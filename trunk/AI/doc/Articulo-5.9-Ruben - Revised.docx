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138757"/>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138758"/>
      <w:r w:rsidRPr="002539EB">
        <w:lastRenderedPageBreak/>
        <w:t>Resumen en castellano</w:t>
      </w:r>
      <w:bookmarkEnd w:id="9"/>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138759"/>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Comportamiento, Piloto, Avión, 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138760"/>
      <w:r>
        <w:lastRenderedPageBreak/>
        <w:t>Resumen en inglés</w:t>
      </w:r>
      <w:bookmarkEnd w:id="182"/>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138761"/>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ins w:id="318" w:author="Orion" w:date="2011-07-24T16:26:00Z">
        <w:r>
          <w:rPr>
            <w:lang w:val="en-US"/>
          </w:rPr>
          <w:t>Software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138762"/>
      <w:r>
        <w:lastRenderedPageBreak/>
        <w:t>Índice de contenidos</w:t>
      </w:r>
      <w:bookmarkEnd w:id="327"/>
    </w:p>
    <w:p w14:paraId="7613299E" w14:textId="77777777" w:rsidR="004605FC" w:rsidRDefault="00120931">
      <w:pPr>
        <w:pStyle w:val="TOC1"/>
        <w:rPr>
          <w:ins w:id="328" w:author="Orion" w:date="2011-08-03T12:4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3T12:43:00Z">
        <w:r w:rsidR="004605FC" w:rsidRPr="00B55D78">
          <w:rPr>
            <w:rStyle w:val="Hyperlink"/>
            <w:noProof/>
          </w:rPr>
          <w:fldChar w:fldCharType="begin"/>
        </w:r>
        <w:r w:rsidR="004605FC" w:rsidRPr="00B55D78">
          <w:rPr>
            <w:rStyle w:val="Hyperlink"/>
            <w:noProof/>
          </w:rPr>
          <w:instrText xml:space="preserve"> </w:instrText>
        </w:r>
        <w:r w:rsidR="004605FC">
          <w:rPr>
            <w:noProof/>
          </w:rPr>
          <w:instrText>HYPERLINK \l "_Toc300138757"</w:instrText>
        </w:r>
        <w:r w:rsidR="004605FC" w:rsidRPr="00B55D78">
          <w:rPr>
            <w:rStyle w:val="Hyperlink"/>
            <w:noProof/>
          </w:rPr>
          <w:instrText xml:space="preserve"> </w:instrText>
        </w:r>
        <w:r w:rsidR="004605FC" w:rsidRPr="00B55D78">
          <w:rPr>
            <w:rStyle w:val="Hyperlink"/>
            <w:noProof/>
          </w:rPr>
        </w:r>
        <w:r w:rsidR="004605FC" w:rsidRPr="00B55D78">
          <w:rPr>
            <w:rStyle w:val="Hyperlink"/>
            <w:noProof/>
          </w:rPr>
          <w:fldChar w:fldCharType="separate"/>
        </w:r>
        <w:r w:rsidR="004605FC" w:rsidRPr="00B55D78">
          <w:rPr>
            <w:rStyle w:val="Hyperlink"/>
            <w:noProof/>
            <w:lang w:val="es-ES"/>
          </w:rPr>
          <w:t>Autorización de Difusión</w:t>
        </w:r>
        <w:r w:rsidR="004605FC">
          <w:rPr>
            <w:noProof/>
            <w:webHidden/>
          </w:rPr>
          <w:tab/>
        </w:r>
        <w:r w:rsidR="004605FC">
          <w:rPr>
            <w:noProof/>
            <w:webHidden/>
          </w:rPr>
          <w:fldChar w:fldCharType="begin"/>
        </w:r>
        <w:r w:rsidR="004605FC">
          <w:rPr>
            <w:noProof/>
            <w:webHidden/>
          </w:rPr>
          <w:instrText xml:space="preserve"> PAGEREF _Toc300138757 \h </w:instrText>
        </w:r>
        <w:r w:rsidR="004605FC">
          <w:rPr>
            <w:noProof/>
            <w:webHidden/>
          </w:rPr>
        </w:r>
      </w:ins>
      <w:r w:rsidR="004605FC">
        <w:rPr>
          <w:noProof/>
          <w:webHidden/>
        </w:rPr>
        <w:fldChar w:fldCharType="separate"/>
      </w:r>
      <w:ins w:id="330" w:author="Orion" w:date="2011-08-03T12:45:00Z">
        <w:r w:rsidR="009C2637">
          <w:rPr>
            <w:noProof/>
            <w:webHidden/>
          </w:rPr>
          <w:t>iii</w:t>
        </w:r>
      </w:ins>
      <w:ins w:id="331" w:author="Orion" w:date="2011-08-03T12:43:00Z">
        <w:r w:rsidR="004605FC">
          <w:rPr>
            <w:noProof/>
            <w:webHidden/>
          </w:rPr>
          <w:fldChar w:fldCharType="end"/>
        </w:r>
        <w:r w:rsidR="004605FC" w:rsidRPr="00B55D78">
          <w:rPr>
            <w:rStyle w:val="Hyperlink"/>
            <w:noProof/>
          </w:rPr>
          <w:fldChar w:fldCharType="end"/>
        </w:r>
      </w:ins>
    </w:p>
    <w:p w14:paraId="58308554" w14:textId="77777777" w:rsidR="004605FC" w:rsidRDefault="004605FC">
      <w:pPr>
        <w:pStyle w:val="TOC1"/>
        <w:rPr>
          <w:ins w:id="332" w:author="Orion" w:date="2011-08-03T12:43:00Z"/>
          <w:rFonts w:asciiTheme="minorHAnsi" w:eastAsiaTheme="minorEastAsia" w:hAnsiTheme="minorHAnsi" w:cstheme="minorBidi"/>
          <w:noProof/>
          <w:sz w:val="22"/>
          <w:szCs w:val="22"/>
          <w:lang w:val="es-ES" w:eastAsia="es-ES"/>
        </w:rPr>
      </w:pPr>
      <w:ins w:id="3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"_Toc300138758"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Resumen en castellano</w:t>
        </w:r>
        <w:r>
          <w:rPr>
            <w:noProof/>
            <w:webHidden/>
          </w:rPr>
          <w:tab/>
        </w:r>
        <w:r>
          <w:rPr>
            <w:noProof/>
            <w:webHidden/>
          </w:rPr>
          <w:fldChar w:fldCharType="begin"/>
        </w:r>
        <w:r>
          <w:rPr>
            <w:noProof/>
            <w:webHidden/>
          </w:rPr>
          <w:instrText xml:space="preserve"> PAGEREF _Toc300138758 \h </w:instrText>
        </w:r>
        <w:r>
          <w:rPr>
            <w:noProof/>
            <w:webHidden/>
          </w:rPr>
        </w:r>
      </w:ins>
      <w:r>
        <w:rPr>
          <w:noProof/>
          <w:webHidden/>
        </w:rPr>
        <w:fldChar w:fldCharType="separate"/>
      </w:r>
      <w:ins w:id="334" w:author="Orion" w:date="2011-08-03T12:45:00Z">
        <w:r w:rsidR="009C2637">
          <w:rPr>
            <w:noProof/>
            <w:webHidden/>
          </w:rPr>
          <w:t>v</w:t>
        </w:r>
      </w:ins>
      <w:ins w:id="335" w:author="Orion" w:date="2011-08-03T12:43:00Z">
        <w:r>
          <w:rPr>
            <w:noProof/>
            <w:webHidden/>
          </w:rPr>
          <w:fldChar w:fldCharType="end"/>
        </w:r>
        <w:r w:rsidRPr="00B55D78">
          <w:rPr>
            <w:rStyle w:val="Hyperlink"/>
            <w:noProof/>
          </w:rPr>
          <w:fldChar w:fldCharType="end"/>
        </w:r>
      </w:ins>
    </w:p>
    <w:p w14:paraId="5877CAA5" w14:textId="77777777" w:rsidR="004605FC" w:rsidRDefault="004605FC">
      <w:pPr>
        <w:pStyle w:val="TOC1"/>
        <w:rPr>
          <w:ins w:id="336" w:author="Orion" w:date="2011-08-03T12:43:00Z"/>
          <w:rFonts w:asciiTheme="minorHAnsi" w:eastAsiaTheme="minorEastAsia" w:hAnsiTheme="minorHAnsi" w:cstheme="minorBidi"/>
          <w:noProof/>
          <w:sz w:val="22"/>
          <w:szCs w:val="22"/>
          <w:lang w:val="es-ES" w:eastAsia="es-ES"/>
        </w:rPr>
      </w:pPr>
      <w:ins w:id="3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"_Toc300138759"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val="es-ES"/>
          </w:rPr>
          <w:t>Palabras clave</w:t>
        </w:r>
        <w:r>
          <w:rPr>
            <w:noProof/>
            <w:webHidden/>
          </w:rPr>
          <w:tab/>
        </w:r>
        <w:r>
          <w:rPr>
            <w:noProof/>
            <w:webHidden/>
          </w:rPr>
          <w:fldChar w:fldCharType="begin"/>
        </w:r>
        <w:r>
          <w:rPr>
            <w:noProof/>
            <w:webHidden/>
          </w:rPr>
          <w:instrText xml:space="preserve"> PAGEREF _Toc300138759 \h </w:instrText>
        </w:r>
        <w:r>
          <w:rPr>
            <w:noProof/>
            <w:webHidden/>
          </w:rPr>
        </w:r>
      </w:ins>
      <w:r>
        <w:rPr>
          <w:noProof/>
          <w:webHidden/>
        </w:rPr>
        <w:fldChar w:fldCharType="separate"/>
      </w:r>
      <w:ins w:id="338" w:author="Orion" w:date="2011-08-03T12:45:00Z">
        <w:r w:rsidR="009C2637">
          <w:rPr>
            <w:noProof/>
            <w:webHidden/>
          </w:rPr>
          <w:t>v</w:t>
        </w:r>
      </w:ins>
      <w:ins w:id="339" w:author="Orion" w:date="2011-08-03T12:43:00Z">
        <w:r>
          <w:rPr>
            <w:noProof/>
            <w:webHidden/>
          </w:rPr>
          <w:fldChar w:fldCharType="end"/>
        </w:r>
        <w:r w:rsidRPr="00B55D78">
          <w:rPr>
            <w:rStyle w:val="Hyperlink"/>
            <w:noProof/>
          </w:rPr>
          <w:fldChar w:fldCharType="end"/>
        </w:r>
      </w:ins>
    </w:p>
    <w:p w14:paraId="06A601B3" w14:textId="77777777" w:rsidR="004605FC" w:rsidRDefault="004605FC">
      <w:pPr>
        <w:pStyle w:val="TOC1"/>
        <w:rPr>
          <w:ins w:id="340" w:author="Orion" w:date="2011-08-03T12:43:00Z"/>
          <w:rFonts w:asciiTheme="minorHAnsi" w:eastAsiaTheme="minorEastAsia" w:hAnsiTheme="minorHAnsi" w:cstheme="minorBidi"/>
          <w:noProof/>
          <w:sz w:val="22"/>
          <w:szCs w:val="22"/>
          <w:lang w:val="es-ES" w:eastAsia="es-ES"/>
        </w:rPr>
      </w:pPr>
      <w:ins w:id="3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Resumen en inglés</w:t>
        </w:r>
        <w:r>
          <w:rPr>
            <w:noProof/>
            <w:webHidden/>
          </w:rPr>
          <w:tab/>
        </w:r>
        <w:r>
          <w:rPr>
            <w:noProof/>
            <w:webHidden/>
          </w:rPr>
          <w:fldChar w:fldCharType="begin"/>
        </w:r>
        <w:r>
          <w:rPr>
            <w:noProof/>
            <w:webHidden/>
          </w:rPr>
          <w:instrText xml:space="preserve"> PAGEREF _Toc300138760 \h </w:instrText>
        </w:r>
        <w:r>
          <w:rPr>
            <w:noProof/>
            <w:webHidden/>
          </w:rPr>
        </w:r>
      </w:ins>
      <w:r>
        <w:rPr>
          <w:noProof/>
          <w:webHidden/>
        </w:rPr>
        <w:fldChar w:fldCharType="separate"/>
      </w:r>
      <w:ins w:id="342" w:author="Orion" w:date="2011-08-03T12:45:00Z">
        <w:r w:rsidR="009C2637">
          <w:rPr>
            <w:noProof/>
            <w:webHidden/>
          </w:rPr>
          <w:t>vi</w:t>
        </w:r>
      </w:ins>
      <w:ins w:id="343" w:author="Orion" w:date="2011-08-03T12:43:00Z">
        <w:r>
          <w:rPr>
            <w:noProof/>
            <w:webHidden/>
          </w:rPr>
          <w:fldChar w:fldCharType="end"/>
        </w:r>
        <w:r w:rsidRPr="00B55D78">
          <w:rPr>
            <w:rStyle w:val="Hyperlink"/>
            <w:noProof/>
          </w:rPr>
          <w:fldChar w:fldCharType="end"/>
        </w:r>
      </w:ins>
    </w:p>
    <w:p w14:paraId="299BD6C4" w14:textId="77777777" w:rsidR="004605FC" w:rsidRDefault="004605FC">
      <w:pPr>
        <w:pStyle w:val="TOC1"/>
        <w:rPr>
          <w:ins w:id="344" w:author="Orion" w:date="2011-08-03T12:43:00Z"/>
          <w:rFonts w:asciiTheme="minorHAnsi" w:eastAsiaTheme="minorEastAsia" w:hAnsiTheme="minorHAnsi" w:cstheme="minorBidi"/>
          <w:noProof/>
          <w:sz w:val="22"/>
          <w:szCs w:val="22"/>
          <w:lang w:val="es-ES" w:eastAsia="es-ES"/>
        </w:rPr>
      </w:pPr>
      <w:ins w:id="3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Keywords</w:t>
        </w:r>
        <w:r>
          <w:rPr>
            <w:noProof/>
            <w:webHidden/>
          </w:rPr>
          <w:tab/>
        </w:r>
        <w:r>
          <w:rPr>
            <w:noProof/>
            <w:webHidden/>
          </w:rPr>
          <w:fldChar w:fldCharType="begin"/>
        </w:r>
        <w:r>
          <w:rPr>
            <w:noProof/>
            <w:webHidden/>
          </w:rPr>
          <w:instrText xml:space="preserve"> PAGEREF _Toc300138761 \h </w:instrText>
        </w:r>
        <w:r>
          <w:rPr>
            <w:noProof/>
            <w:webHidden/>
          </w:rPr>
        </w:r>
      </w:ins>
      <w:r>
        <w:rPr>
          <w:noProof/>
          <w:webHidden/>
        </w:rPr>
        <w:fldChar w:fldCharType="separate"/>
      </w:r>
      <w:ins w:id="346" w:author="Orion" w:date="2011-08-03T12:45:00Z">
        <w:r w:rsidR="009C2637">
          <w:rPr>
            <w:noProof/>
            <w:webHidden/>
          </w:rPr>
          <w:t>vi</w:t>
        </w:r>
      </w:ins>
      <w:ins w:id="347" w:author="Orion" w:date="2011-08-03T12:43:00Z">
        <w:r>
          <w:rPr>
            <w:noProof/>
            <w:webHidden/>
          </w:rPr>
          <w:fldChar w:fldCharType="end"/>
        </w:r>
        <w:r w:rsidRPr="00B55D78">
          <w:rPr>
            <w:rStyle w:val="Hyperlink"/>
            <w:noProof/>
          </w:rPr>
          <w:fldChar w:fldCharType="end"/>
        </w:r>
      </w:ins>
    </w:p>
    <w:p w14:paraId="5A8AF385" w14:textId="77777777" w:rsidR="004605FC" w:rsidRDefault="004605FC">
      <w:pPr>
        <w:pStyle w:val="TOC1"/>
        <w:rPr>
          <w:ins w:id="348" w:author="Orion" w:date="2011-08-03T12:43:00Z"/>
          <w:rFonts w:asciiTheme="minorHAnsi" w:eastAsiaTheme="minorEastAsia" w:hAnsiTheme="minorHAnsi" w:cstheme="minorBidi"/>
          <w:noProof/>
          <w:sz w:val="22"/>
          <w:szCs w:val="22"/>
          <w:lang w:val="es-ES" w:eastAsia="es-ES"/>
        </w:rPr>
      </w:pPr>
      <w:ins w:id="3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Índice de contenidos</w:t>
        </w:r>
        <w:r>
          <w:rPr>
            <w:noProof/>
            <w:webHidden/>
          </w:rPr>
          <w:tab/>
        </w:r>
        <w:r>
          <w:rPr>
            <w:noProof/>
            <w:webHidden/>
          </w:rPr>
          <w:fldChar w:fldCharType="begin"/>
        </w:r>
        <w:r>
          <w:rPr>
            <w:noProof/>
            <w:webHidden/>
          </w:rPr>
          <w:instrText xml:space="preserve"> PAGEREF _Toc300138762 \h </w:instrText>
        </w:r>
        <w:r>
          <w:rPr>
            <w:noProof/>
            <w:webHidden/>
          </w:rPr>
        </w:r>
      </w:ins>
      <w:r>
        <w:rPr>
          <w:noProof/>
          <w:webHidden/>
        </w:rPr>
        <w:fldChar w:fldCharType="separate"/>
      </w:r>
      <w:ins w:id="350" w:author="Orion" w:date="2011-08-03T12:45:00Z">
        <w:r w:rsidR="009C2637">
          <w:rPr>
            <w:noProof/>
            <w:webHidden/>
          </w:rPr>
          <w:t>7</w:t>
        </w:r>
      </w:ins>
      <w:ins w:id="351" w:author="Orion" w:date="2011-08-03T12:43:00Z">
        <w:r>
          <w:rPr>
            <w:noProof/>
            <w:webHidden/>
          </w:rPr>
          <w:fldChar w:fldCharType="end"/>
        </w:r>
        <w:r w:rsidRPr="00B55D78">
          <w:rPr>
            <w:rStyle w:val="Hyperlink"/>
            <w:noProof/>
          </w:rPr>
          <w:fldChar w:fldCharType="end"/>
        </w:r>
      </w:ins>
    </w:p>
    <w:p w14:paraId="1FAD18C0" w14:textId="77777777" w:rsidR="004605FC" w:rsidRDefault="004605FC">
      <w:pPr>
        <w:pStyle w:val="TOC1"/>
        <w:rPr>
          <w:ins w:id="352" w:author="Orion" w:date="2011-08-03T12:43:00Z"/>
          <w:rFonts w:asciiTheme="minorHAnsi" w:eastAsiaTheme="minorEastAsia" w:hAnsiTheme="minorHAnsi" w:cstheme="minorBidi"/>
          <w:noProof/>
          <w:sz w:val="22"/>
          <w:szCs w:val="22"/>
          <w:lang w:val="es-ES" w:eastAsia="es-ES"/>
        </w:rPr>
      </w:pPr>
      <w:ins w:id="3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val="es-ES"/>
          </w:rPr>
          <w:t>Tabla de Figuras</w:t>
        </w:r>
        <w:r>
          <w:rPr>
            <w:noProof/>
            <w:webHidden/>
          </w:rPr>
          <w:tab/>
        </w:r>
        <w:r>
          <w:rPr>
            <w:noProof/>
            <w:webHidden/>
          </w:rPr>
          <w:fldChar w:fldCharType="begin"/>
        </w:r>
        <w:r>
          <w:rPr>
            <w:noProof/>
            <w:webHidden/>
          </w:rPr>
          <w:instrText xml:space="preserve"> PAGEREF _Toc300138763 \h </w:instrText>
        </w:r>
        <w:r>
          <w:rPr>
            <w:noProof/>
            <w:webHidden/>
          </w:rPr>
        </w:r>
      </w:ins>
      <w:r>
        <w:rPr>
          <w:noProof/>
          <w:webHidden/>
        </w:rPr>
        <w:fldChar w:fldCharType="separate"/>
      </w:r>
      <w:ins w:id="354" w:author="Orion" w:date="2011-08-03T12:45:00Z">
        <w:r w:rsidR="009C2637">
          <w:rPr>
            <w:noProof/>
            <w:webHidden/>
          </w:rPr>
          <w:t>9</w:t>
        </w:r>
      </w:ins>
      <w:ins w:id="355" w:author="Orion" w:date="2011-08-03T12:43:00Z">
        <w:r>
          <w:rPr>
            <w:noProof/>
            <w:webHidden/>
          </w:rPr>
          <w:fldChar w:fldCharType="end"/>
        </w:r>
        <w:r w:rsidRPr="00B55D78">
          <w:rPr>
            <w:rStyle w:val="Hyperlink"/>
            <w:noProof/>
          </w:rPr>
          <w:fldChar w:fldCharType="end"/>
        </w:r>
      </w:ins>
    </w:p>
    <w:p w14:paraId="4E9B32A6" w14:textId="77777777" w:rsidR="004605FC" w:rsidRDefault="004605FC">
      <w:pPr>
        <w:pStyle w:val="TOC1"/>
        <w:rPr>
          <w:ins w:id="356" w:author="Orion" w:date="2011-08-03T12:43:00Z"/>
          <w:rFonts w:asciiTheme="minorHAnsi" w:eastAsiaTheme="minorEastAsia" w:hAnsiTheme="minorHAnsi" w:cstheme="minorBidi"/>
          <w:noProof/>
          <w:sz w:val="22"/>
          <w:szCs w:val="22"/>
          <w:lang w:val="es-ES" w:eastAsia="es-ES"/>
        </w:rPr>
      </w:pPr>
      <w:ins w:id="3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Agradecim</w:t>
        </w:r>
        <w:r w:rsidRPr="00B55D78">
          <w:rPr>
            <w:rStyle w:val="Hyperlink"/>
            <w:noProof/>
          </w:rPr>
          <w:t>i</w:t>
        </w:r>
        <w:r w:rsidRPr="00B55D78">
          <w:rPr>
            <w:rStyle w:val="Hyperlink"/>
            <w:noProof/>
          </w:rPr>
          <w:t>entos</w:t>
        </w:r>
        <w:r>
          <w:rPr>
            <w:noProof/>
            <w:webHidden/>
          </w:rPr>
          <w:tab/>
        </w:r>
        <w:r>
          <w:rPr>
            <w:noProof/>
            <w:webHidden/>
          </w:rPr>
          <w:fldChar w:fldCharType="begin"/>
        </w:r>
        <w:r>
          <w:rPr>
            <w:noProof/>
            <w:webHidden/>
          </w:rPr>
          <w:instrText xml:space="preserve"> PAGEREF _Toc300138764 \h </w:instrText>
        </w:r>
        <w:r>
          <w:rPr>
            <w:noProof/>
            <w:webHidden/>
          </w:rPr>
        </w:r>
      </w:ins>
      <w:r>
        <w:rPr>
          <w:noProof/>
          <w:webHidden/>
        </w:rPr>
        <w:fldChar w:fldCharType="separate"/>
      </w:r>
      <w:ins w:id="358" w:author="Orion" w:date="2011-08-03T12:45:00Z">
        <w:r w:rsidR="009C2637">
          <w:rPr>
            <w:noProof/>
            <w:webHidden/>
          </w:rPr>
          <w:t>11</w:t>
        </w:r>
      </w:ins>
      <w:ins w:id="359" w:author="Orion" w:date="2011-08-03T12:43:00Z">
        <w:r>
          <w:rPr>
            <w:noProof/>
            <w:webHidden/>
          </w:rPr>
          <w:fldChar w:fldCharType="end"/>
        </w:r>
        <w:r w:rsidRPr="00B55D78">
          <w:rPr>
            <w:rStyle w:val="Hyperlink"/>
            <w:noProof/>
          </w:rPr>
          <w:fldChar w:fldCharType="end"/>
        </w:r>
      </w:ins>
    </w:p>
    <w:p w14:paraId="32F2ED49" w14:textId="77777777" w:rsidR="004605FC" w:rsidRDefault="004605FC">
      <w:pPr>
        <w:pStyle w:val="TOC1"/>
        <w:rPr>
          <w:ins w:id="360" w:author="Orion" w:date="2011-08-03T12:43:00Z"/>
          <w:rFonts w:asciiTheme="minorHAnsi" w:eastAsiaTheme="minorEastAsia" w:hAnsiTheme="minorHAnsi" w:cstheme="minorBidi"/>
          <w:noProof/>
          <w:sz w:val="22"/>
          <w:szCs w:val="22"/>
          <w:lang w:val="es-ES" w:eastAsia="es-ES"/>
        </w:rPr>
      </w:pPr>
      <w:ins w:id="36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1.</w:t>
        </w:r>
        <w:r>
          <w:rPr>
            <w:rFonts w:asciiTheme="minorHAnsi" w:eastAsiaTheme="minorEastAsia" w:hAnsiTheme="minorHAnsi" w:cstheme="minorBidi"/>
            <w:noProof/>
            <w:sz w:val="22"/>
            <w:szCs w:val="22"/>
            <w:lang w:val="es-ES" w:eastAsia="es-ES"/>
          </w:rPr>
          <w:tab/>
        </w:r>
        <w:r w:rsidRPr="00B55D78">
          <w:rPr>
            <w:rStyle w:val="Hyperlink"/>
            <w:noProof/>
            <w:lang w:bidi="hi-IN"/>
          </w:rPr>
          <w:t>Introducción</w:t>
        </w:r>
        <w:r>
          <w:rPr>
            <w:noProof/>
            <w:webHidden/>
          </w:rPr>
          <w:tab/>
        </w:r>
        <w:r>
          <w:rPr>
            <w:noProof/>
            <w:webHidden/>
          </w:rPr>
          <w:fldChar w:fldCharType="begin"/>
        </w:r>
        <w:r>
          <w:rPr>
            <w:noProof/>
            <w:webHidden/>
          </w:rPr>
          <w:instrText xml:space="preserve"> PAGEREF _Toc300138765 \h </w:instrText>
        </w:r>
        <w:r>
          <w:rPr>
            <w:noProof/>
            <w:webHidden/>
          </w:rPr>
        </w:r>
      </w:ins>
      <w:r>
        <w:rPr>
          <w:noProof/>
          <w:webHidden/>
        </w:rPr>
        <w:fldChar w:fldCharType="separate"/>
      </w:r>
      <w:ins w:id="362" w:author="Orion" w:date="2011-08-03T12:45:00Z">
        <w:r w:rsidR="009C2637">
          <w:rPr>
            <w:noProof/>
            <w:webHidden/>
          </w:rPr>
          <w:t>13</w:t>
        </w:r>
      </w:ins>
      <w:ins w:id="363" w:author="Orion" w:date="2011-08-03T12:43:00Z">
        <w:r>
          <w:rPr>
            <w:noProof/>
            <w:webHidden/>
          </w:rPr>
          <w:fldChar w:fldCharType="end"/>
        </w:r>
        <w:r w:rsidRPr="00B55D78">
          <w:rPr>
            <w:rStyle w:val="Hyperlink"/>
            <w:noProof/>
          </w:rPr>
          <w:fldChar w:fldCharType="end"/>
        </w:r>
      </w:ins>
    </w:p>
    <w:p w14:paraId="2C85E156" w14:textId="77777777" w:rsidR="004605FC" w:rsidRDefault="004605FC">
      <w:pPr>
        <w:pStyle w:val="TOC1"/>
        <w:rPr>
          <w:ins w:id="364" w:author="Orion" w:date="2011-08-03T12:43:00Z"/>
          <w:rFonts w:asciiTheme="minorHAnsi" w:eastAsiaTheme="minorEastAsia" w:hAnsiTheme="minorHAnsi" w:cstheme="minorBidi"/>
          <w:noProof/>
          <w:sz w:val="22"/>
          <w:szCs w:val="22"/>
          <w:lang w:val="es-ES" w:eastAsia="es-ES"/>
        </w:rPr>
      </w:pPr>
      <w:ins w:id="36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2.</w:t>
        </w:r>
        <w:r>
          <w:rPr>
            <w:rFonts w:asciiTheme="minorHAnsi" w:eastAsiaTheme="minorEastAsia" w:hAnsiTheme="minorHAnsi" w:cstheme="minorBidi"/>
            <w:noProof/>
            <w:sz w:val="22"/>
            <w:szCs w:val="22"/>
            <w:lang w:val="es-ES" w:eastAsia="es-ES"/>
          </w:rPr>
          <w:tab/>
        </w:r>
        <w:r w:rsidRPr="00B55D78">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_Toc300138766 \h </w:instrText>
        </w:r>
        <w:r>
          <w:rPr>
            <w:noProof/>
            <w:webHidden/>
          </w:rPr>
        </w:r>
      </w:ins>
      <w:r>
        <w:rPr>
          <w:noProof/>
          <w:webHidden/>
        </w:rPr>
        <w:fldChar w:fldCharType="separate"/>
      </w:r>
      <w:ins w:id="366" w:author="Orion" w:date="2011-08-03T12:45:00Z">
        <w:r w:rsidR="009C2637">
          <w:rPr>
            <w:noProof/>
            <w:webHidden/>
          </w:rPr>
          <w:t>17</w:t>
        </w:r>
      </w:ins>
      <w:ins w:id="367" w:author="Orion" w:date="2011-08-03T12:43:00Z">
        <w:r>
          <w:rPr>
            <w:noProof/>
            <w:webHidden/>
          </w:rPr>
          <w:fldChar w:fldCharType="end"/>
        </w:r>
        <w:r w:rsidRPr="00B55D78">
          <w:rPr>
            <w:rStyle w:val="Hyperlink"/>
            <w:noProof/>
          </w:rPr>
          <w:fldChar w:fldCharType="end"/>
        </w:r>
      </w:ins>
    </w:p>
    <w:p w14:paraId="27227596" w14:textId="77777777" w:rsidR="004605FC" w:rsidRDefault="004605FC">
      <w:pPr>
        <w:pStyle w:val="TOC1"/>
        <w:rPr>
          <w:ins w:id="368" w:author="Orion" w:date="2011-08-03T12:43:00Z"/>
          <w:rFonts w:asciiTheme="minorHAnsi" w:eastAsiaTheme="minorEastAsia" w:hAnsiTheme="minorHAnsi" w:cstheme="minorBidi"/>
          <w:noProof/>
          <w:sz w:val="22"/>
          <w:szCs w:val="22"/>
          <w:lang w:val="es-ES" w:eastAsia="es-ES"/>
        </w:rPr>
      </w:pPr>
      <w:ins w:id="36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w:t>
        </w:r>
        <w:r>
          <w:rPr>
            <w:rFonts w:asciiTheme="minorHAnsi" w:eastAsiaTheme="minorEastAsia" w:hAnsiTheme="minorHAnsi" w:cstheme="minorBidi"/>
            <w:noProof/>
            <w:sz w:val="22"/>
            <w:szCs w:val="22"/>
            <w:lang w:val="es-ES" w:eastAsia="es-ES"/>
          </w:rPr>
          <w:tab/>
        </w:r>
        <w:r w:rsidRPr="00B55D78">
          <w:rPr>
            <w:rStyle w:val="Hyperlink"/>
            <w:noProof/>
            <w:lang w:bidi="hi-IN"/>
          </w:rPr>
          <w:t>Estado del arte</w:t>
        </w:r>
        <w:r>
          <w:rPr>
            <w:noProof/>
            <w:webHidden/>
          </w:rPr>
          <w:tab/>
        </w:r>
        <w:r>
          <w:rPr>
            <w:noProof/>
            <w:webHidden/>
          </w:rPr>
          <w:fldChar w:fldCharType="begin"/>
        </w:r>
        <w:r>
          <w:rPr>
            <w:noProof/>
            <w:webHidden/>
          </w:rPr>
          <w:instrText xml:space="preserve"> PAGEREF _Toc300138767 \h </w:instrText>
        </w:r>
        <w:r>
          <w:rPr>
            <w:noProof/>
            <w:webHidden/>
          </w:rPr>
        </w:r>
      </w:ins>
      <w:r>
        <w:rPr>
          <w:noProof/>
          <w:webHidden/>
        </w:rPr>
        <w:fldChar w:fldCharType="separate"/>
      </w:r>
      <w:ins w:id="370" w:author="Orion" w:date="2011-08-03T12:45:00Z">
        <w:r w:rsidR="009C2637">
          <w:rPr>
            <w:noProof/>
            <w:webHidden/>
          </w:rPr>
          <w:t>21</w:t>
        </w:r>
      </w:ins>
      <w:ins w:id="371" w:author="Orion" w:date="2011-08-03T12:43:00Z">
        <w:r>
          <w:rPr>
            <w:noProof/>
            <w:webHidden/>
          </w:rPr>
          <w:fldChar w:fldCharType="end"/>
        </w:r>
        <w:r w:rsidRPr="00B55D78">
          <w:rPr>
            <w:rStyle w:val="Hyperlink"/>
            <w:noProof/>
          </w:rPr>
          <w:fldChar w:fldCharType="end"/>
        </w:r>
      </w:ins>
    </w:p>
    <w:p w14:paraId="7005D10F" w14:textId="77777777" w:rsidR="004605FC" w:rsidRDefault="004605FC">
      <w:pPr>
        <w:pStyle w:val="TOC1"/>
        <w:rPr>
          <w:ins w:id="372" w:author="Orion" w:date="2011-08-03T12:43:00Z"/>
          <w:rFonts w:asciiTheme="minorHAnsi" w:eastAsiaTheme="minorEastAsia" w:hAnsiTheme="minorHAnsi" w:cstheme="minorBidi"/>
          <w:noProof/>
          <w:sz w:val="22"/>
          <w:szCs w:val="22"/>
          <w:lang w:val="es-ES" w:eastAsia="es-ES"/>
        </w:rPr>
      </w:pPr>
      <w:ins w:id="37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3.1.</w:t>
        </w:r>
        <w:r>
          <w:rPr>
            <w:rFonts w:asciiTheme="minorHAnsi" w:eastAsiaTheme="minorEastAsia" w:hAnsiTheme="minorHAnsi" w:cstheme="minorBidi"/>
            <w:noProof/>
            <w:sz w:val="22"/>
            <w:szCs w:val="22"/>
            <w:lang w:val="es-ES" w:eastAsia="es-ES"/>
          </w:rPr>
          <w:tab/>
        </w:r>
        <w:r w:rsidRPr="00B55D78">
          <w:rPr>
            <w:rStyle w:val="Hyperlink"/>
            <w:noProof/>
            <w:lang w:bidi="hi-IN"/>
          </w:rPr>
          <w:t>Factores humanos en aviación</w:t>
        </w:r>
        <w:r>
          <w:rPr>
            <w:noProof/>
            <w:webHidden/>
          </w:rPr>
          <w:tab/>
        </w:r>
        <w:r>
          <w:rPr>
            <w:noProof/>
            <w:webHidden/>
          </w:rPr>
          <w:fldChar w:fldCharType="begin"/>
        </w:r>
        <w:r>
          <w:rPr>
            <w:noProof/>
            <w:webHidden/>
          </w:rPr>
          <w:instrText xml:space="preserve"> PAGEREF _Toc300138768 \h </w:instrText>
        </w:r>
        <w:r>
          <w:rPr>
            <w:noProof/>
            <w:webHidden/>
          </w:rPr>
        </w:r>
      </w:ins>
      <w:r>
        <w:rPr>
          <w:noProof/>
          <w:webHidden/>
        </w:rPr>
        <w:fldChar w:fldCharType="separate"/>
      </w:r>
      <w:ins w:id="374" w:author="Orion" w:date="2011-08-03T12:45:00Z">
        <w:r w:rsidR="009C2637">
          <w:rPr>
            <w:noProof/>
            <w:webHidden/>
          </w:rPr>
          <w:t>21</w:t>
        </w:r>
      </w:ins>
      <w:ins w:id="375" w:author="Orion" w:date="2011-08-03T12:43:00Z">
        <w:r>
          <w:rPr>
            <w:noProof/>
            <w:webHidden/>
          </w:rPr>
          <w:fldChar w:fldCharType="end"/>
        </w:r>
        <w:r w:rsidRPr="00B55D78">
          <w:rPr>
            <w:rStyle w:val="Hyperlink"/>
            <w:noProof/>
          </w:rPr>
          <w:fldChar w:fldCharType="end"/>
        </w:r>
      </w:ins>
    </w:p>
    <w:p w14:paraId="2A3216ED" w14:textId="77777777" w:rsidR="004605FC" w:rsidRDefault="004605FC">
      <w:pPr>
        <w:pStyle w:val="TOC1"/>
        <w:rPr>
          <w:ins w:id="376" w:author="Orion" w:date="2011-08-03T12:43:00Z"/>
          <w:rFonts w:asciiTheme="minorHAnsi" w:eastAsiaTheme="minorEastAsia" w:hAnsiTheme="minorHAnsi" w:cstheme="minorBidi"/>
          <w:noProof/>
          <w:sz w:val="22"/>
          <w:szCs w:val="22"/>
          <w:lang w:val="es-ES" w:eastAsia="es-ES"/>
        </w:rPr>
      </w:pPr>
      <w:ins w:id="37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3.2.</w:t>
        </w:r>
        <w:r>
          <w:rPr>
            <w:rFonts w:asciiTheme="minorHAnsi" w:eastAsiaTheme="minorEastAsia" w:hAnsiTheme="minorHAnsi" w:cstheme="minorBidi"/>
            <w:noProof/>
            <w:sz w:val="22"/>
            <w:szCs w:val="22"/>
            <w:lang w:val="es-ES" w:eastAsia="es-ES"/>
          </w:rPr>
          <w:tab/>
        </w:r>
        <w:r w:rsidRPr="00B55D78">
          <w:rPr>
            <w:rStyle w:val="Hyperlink"/>
            <w:noProof/>
            <w:lang w:bidi="hi-IN"/>
          </w:rPr>
          <w:t>UAVs</w:t>
        </w:r>
        <w:r>
          <w:rPr>
            <w:noProof/>
            <w:webHidden/>
          </w:rPr>
          <w:tab/>
        </w:r>
        <w:r>
          <w:rPr>
            <w:noProof/>
            <w:webHidden/>
          </w:rPr>
          <w:fldChar w:fldCharType="begin"/>
        </w:r>
        <w:r>
          <w:rPr>
            <w:noProof/>
            <w:webHidden/>
          </w:rPr>
          <w:instrText xml:space="preserve"> PAGEREF _Toc300138769 \h </w:instrText>
        </w:r>
        <w:r>
          <w:rPr>
            <w:noProof/>
            <w:webHidden/>
          </w:rPr>
        </w:r>
      </w:ins>
      <w:r>
        <w:rPr>
          <w:noProof/>
          <w:webHidden/>
        </w:rPr>
        <w:fldChar w:fldCharType="separate"/>
      </w:r>
      <w:ins w:id="378" w:author="Orion" w:date="2011-08-03T12:45:00Z">
        <w:r w:rsidR="009C2637">
          <w:rPr>
            <w:noProof/>
            <w:webHidden/>
          </w:rPr>
          <w:t>22</w:t>
        </w:r>
      </w:ins>
      <w:ins w:id="379" w:author="Orion" w:date="2011-08-03T12:43:00Z">
        <w:r>
          <w:rPr>
            <w:noProof/>
            <w:webHidden/>
          </w:rPr>
          <w:fldChar w:fldCharType="end"/>
        </w:r>
        <w:r w:rsidRPr="00B55D78">
          <w:rPr>
            <w:rStyle w:val="Hyperlink"/>
            <w:noProof/>
          </w:rPr>
          <w:fldChar w:fldCharType="end"/>
        </w:r>
      </w:ins>
    </w:p>
    <w:p w14:paraId="5EA639EB" w14:textId="77777777" w:rsidR="004605FC" w:rsidRDefault="004605FC">
      <w:pPr>
        <w:pStyle w:val="TOC1"/>
        <w:rPr>
          <w:ins w:id="380" w:author="Orion" w:date="2011-08-03T12:43:00Z"/>
          <w:rFonts w:asciiTheme="minorHAnsi" w:eastAsiaTheme="minorEastAsia" w:hAnsiTheme="minorHAnsi" w:cstheme="minorBidi"/>
          <w:noProof/>
          <w:sz w:val="22"/>
          <w:szCs w:val="22"/>
          <w:lang w:val="es-ES" w:eastAsia="es-ES"/>
        </w:rPr>
      </w:pPr>
      <w:ins w:id="38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w:t>
        </w:r>
        <w:r>
          <w:rPr>
            <w:rFonts w:asciiTheme="minorHAnsi" w:eastAsiaTheme="minorEastAsia" w:hAnsiTheme="minorHAnsi" w:cstheme="minorBidi"/>
            <w:noProof/>
            <w:sz w:val="22"/>
            <w:szCs w:val="22"/>
            <w:lang w:val="es-ES" w:eastAsia="es-ES"/>
          </w:rPr>
          <w:tab/>
        </w:r>
        <w:r w:rsidRPr="00B55D78">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_Toc300138770 \h </w:instrText>
        </w:r>
        <w:r>
          <w:rPr>
            <w:noProof/>
            <w:webHidden/>
          </w:rPr>
        </w:r>
      </w:ins>
      <w:r>
        <w:rPr>
          <w:noProof/>
          <w:webHidden/>
        </w:rPr>
        <w:fldChar w:fldCharType="separate"/>
      </w:r>
      <w:ins w:id="382" w:author="Orion" w:date="2011-08-03T12:45:00Z">
        <w:r w:rsidR="009C2637">
          <w:rPr>
            <w:noProof/>
            <w:webHidden/>
          </w:rPr>
          <w:t>23</w:t>
        </w:r>
      </w:ins>
      <w:ins w:id="383" w:author="Orion" w:date="2011-08-03T12:43:00Z">
        <w:r>
          <w:rPr>
            <w:noProof/>
            <w:webHidden/>
          </w:rPr>
          <w:fldChar w:fldCharType="end"/>
        </w:r>
        <w:r w:rsidRPr="00B55D78">
          <w:rPr>
            <w:rStyle w:val="Hyperlink"/>
            <w:noProof/>
          </w:rPr>
          <w:fldChar w:fldCharType="end"/>
        </w:r>
      </w:ins>
    </w:p>
    <w:p w14:paraId="2A08D293" w14:textId="77777777" w:rsidR="004605FC" w:rsidRDefault="004605FC">
      <w:pPr>
        <w:pStyle w:val="TOC1"/>
        <w:tabs>
          <w:tab w:val="left" w:pos="880"/>
        </w:tabs>
        <w:rPr>
          <w:ins w:id="384" w:author="Orion" w:date="2011-08-03T12:43:00Z"/>
          <w:rFonts w:asciiTheme="minorHAnsi" w:eastAsiaTheme="minorEastAsia" w:hAnsiTheme="minorHAnsi" w:cstheme="minorBidi"/>
          <w:noProof/>
          <w:sz w:val="22"/>
          <w:szCs w:val="22"/>
          <w:lang w:val="es-ES" w:eastAsia="es-ES"/>
        </w:rPr>
      </w:pPr>
      <w:ins w:id="38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3.3.1.</w:t>
        </w:r>
        <w:r>
          <w:rPr>
            <w:rFonts w:asciiTheme="minorHAnsi" w:eastAsiaTheme="minorEastAsia" w:hAnsiTheme="minorHAnsi" w:cstheme="minorBidi"/>
            <w:noProof/>
            <w:sz w:val="22"/>
            <w:szCs w:val="22"/>
            <w:lang w:val="es-ES" w:eastAsia="es-ES"/>
          </w:rPr>
          <w:tab/>
        </w:r>
        <w:r w:rsidRPr="00B55D78">
          <w:rPr>
            <w:rStyle w:val="Hyperlink"/>
            <w:noProof/>
            <w:lang w:bidi="hi-IN"/>
          </w:rPr>
          <w:t>Dinámica del vuelo</w:t>
        </w:r>
        <w:r>
          <w:rPr>
            <w:noProof/>
            <w:webHidden/>
          </w:rPr>
          <w:tab/>
        </w:r>
        <w:r>
          <w:rPr>
            <w:noProof/>
            <w:webHidden/>
          </w:rPr>
          <w:fldChar w:fldCharType="begin"/>
        </w:r>
        <w:r>
          <w:rPr>
            <w:noProof/>
            <w:webHidden/>
          </w:rPr>
          <w:instrText xml:space="preserve"> PAGEREF _Toc300138771 \h </w:instrText>
        </w:r>
        <w:r>
          <w:rPr>
            <w:noProof/>
            <w:webHidden/>
          </w:rPr>
        </w:r>
      </w:ins>
      <w:r>
        <w:rPr>
          <w:noProof/>
          <w:webHidden/>
        </w:rPr>
        <w:fldChar w:fldCharType="separate"/>
      </w:r>
      <w:ins w:id="386" w:author="Orion" w:date="2011-08-03T12:45:00Z">
        <w:r w:rsidR="009C2637">
          <w:rPr>
            <w:noProof/>
            <w:webHidden/>
          </w:rPr>
          <w:t>23</w:t>
        </w:r>
      </w:ins>
      <w:ins w:id="387" w:author="Orion" w:date="2011-08-03T12:43:00Z">
        <w:r>
          <w:rPr>
            <w:noProof/>
            <w:webHidden/>
          </w:rPr>
          <w:fldChar w:fldCharType="end"/>
        </w:r>
        <w:r w:rsidRPr="00B55D78">
          <w:rPr>
            <w:rStyle w:val="Hyperlink"/>
            <w:noProof/>
          </w:rPr>
          <w:fldChar w:fldCharType="end"/>
        </w:r>
      </w:ins>
    </w:p>
    <w:p w14:paraId="2F8321F4" w14:textId="77777777" w:rsidR="004605FC" w:rsidRDefault="004605FC">
      <w:pPr>
        <w:pStyle w:val="TOC1"/>
        <w:tabs>
          <w:tab w:val="left" w:pos="880"/>
        </w:tabs>
        <w:rPr>
          <w:ins w:id="388" w:author="Orion" w:date="2011-08-03T12:43:00Z"/>
          <w:rFonts w:asciiTheme="minorHAnsi" w:eastAsiaTheme="minorEastAsia" w:hAnsiTheme="minorHAnsi" w:cstheme="minorBidi"/>
          <w:noProof/>
          <w:sz w:val="22"/>
          <w:szCs w:val="22"/>
          <w:lang w:val="es-ES" w:eastAsia="es-ES"/>
        </w:rPr>
      </w:pPr>
      <w:ins w:id="38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3.3.2.</w:t>
        </w:r>
        <w:r>
          <w:rPr>
            <w:rFonts w:asciiTheme="minorHAnsi" w:eastAsiaTheme="minorEastAsia" w:hAnsiTheme="minorHAnsi" w:cstheme="minorBidi"/>
            <w:noProof/>
            <w:sz w:val="22"/>
            <w:szCs w:val="22"/>
            <w:lang w:val="es-ES" w:eastAsia="es-ES"/>
          </w:rPr>
          <w:tab/>
        </w:r>
        <w:r w:rsidRPr="00B55D78">
          <w:rPr>
            <w:rStyle w:val="Hyperlink"/>
            <w:noProof/>
            <w:lang w:bidi="hi-IN"/>
          </w:rPr>
          <w:t>Navegación aérea</w:t>
        </w:r>
        <w:r>
          <w:rPr>
            <w:noProof/>
            <w:webHidden/>
          </w:rPr>
          <w:tab/>
        </w:r>
        <w:r>
          <w:rPr>
            <w:noProof/>
            <w:webHidden/>
          </w:rPr>
          <w:fldChar w:fldCharType="begin"/>
        </w:r>
        <w:r>
          <w:rPr>
            <w:noProof/>
            <w:webHidden/>
          </w:rPr>
          <w:instrText xml:space="preserve"> PAGEREF _Toc300138772 \h </w:instrText>
        </w:r>
        <w:r>
          <w:rPr>
            <w:noProof/>
            <w:webHidden/>
          </w:rPr>
        </w:r>
      </w:ins>
      <w:r>
        <w:rPr>
          <w:noProof/>
          <w:webHidden/>
        </w:rPr>
        <w:fldChar w:fldCharType="separate"/>
      </w:r>
      <w:ins w:id="390" w:author="Orion" w:date="2011-08-03T12:45:00Z">
        <w:r w:rsidR="009C2637">
          <w:rPr>
            <w:noProof/>
            <w:webHidden/>
          </w:rPr>
          <w:t>25</w:t>
        </w:r>
      </w:ins>
      <w:ins w:id="391" w:author="Orion" w:date="2011-08-03T12:43:00Z">
        <w:r>
          <w:rPr>
            <w:noProof/>
            <w:webHidden/>
          </w:rPr>
          <w:fldChar w:fldCharType="end"/>
        </w:r>
        <w:r w:rsidRPr="00B55D78">
          <w:rPr>
            <w:rStyle w:val="Hyperlink"/>
            <w:noProof/>
          </w:rPr>
          <w:fldChar w:fldCharType="end"/>
        </w:r>
      </w:ins>
    </w:p>
    <w:p w14:paraId="54BA4B3B" w14:textId="77777777" w:rsidR="004605FC" w:rsidRDefault="004605FC">
      <w:pPr>
        <w:pStyle w:val="TOC1"/>
        <w:tabs>
          <w:tab w:val="left" w:pos="880"/>
        </w:tabs>
        <w:rPr>
          <w:ins w:id="392" w:author="Orion" w:date="2011-08-03T12:43:00Z"/>
          <w:rFonts w:asciiTheme="minorHAnsi" w:eastAsiaTheme="minorEastAsia" w:hAnsiTheme="minorHAnsi" w:cstheme="minorBidi"/>
          <w:noProof/>
          <w:sz w:val="22"/>
          <w:szCs w:val="22"/>
          <w:lang w:val="es-ES" w:eastAsia="es-ES"/>
        </w:rPr>
      </w:pPr>
      <w:ins w:id="39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3.3.3.</w:t>
        </w:r>
        <w:r>
          <w:rPr>
            <w:rFonts w:asciiTheme="minorHAnsi" w:eastAsiaTheme="minorEastAsia" w:hAnsiTheme="minorHAnsi" w:cstheme="minorBidi"/>
            <w:noProof/>
            <w:sz w:val="22"/>
            <w:szCs w:val="22"/>
            <w:lang w:val="es-ES" w:eastAsia="es-ES"/>
          </w:rPr>
          <w:tab/>
        </w:r>
        <w:r w:rsidRPr="00B55D78">
          <w:rPr>
            <w:rStyle w:val="Hyperlink"/>
            <w:noProof/>
            <w:lang w:bidi="hi-IN"/>
          </w:rPr>
          <w:t>Factores humanos</w:t>
        </w:r>
        <w:r>
          <w:rPr>
            <w:noProof/>
            <w:webHidden/>
          </w:rPr>
          <w:tab/>
        </w:r>
        <w:r>
          <w:rPr>
            <w:noProof/>
            <w:webHidden/>
          </w:rPr>
          <w:fldChar w:fldCharType="begin"/>
        </w:r>
        <w:r>
          <w:rPr>
            <w:noProof/>
            <w:webHidden/>
          </w:rPr>
          <w:instrText xml:space="preserve"> PAGEREF _Toc300138773 \h </w:instrText>
        </w:r>
        <w:r>
          <w:rPr>
            <w:noProof/>
            <w:webHidden/>
          </w:rPr>
        </w:r>
      </w:ins>
      <w:r>
        <w:rPr>
          <w:noProof/>
          <w:webHidden/>
        </w:rPr>
        <w:fldChar w:fldCharType="separate"/>
      </w:r>
      <w:ins w:id="394" w:author="Orion" w:date="2011-08-03T12:45:00Z">
        <w:r w:rsidR="009C2637">
          <w:rPr>
            <w:noProof/>
            <w:webHidden/>
          </w:rPr>
          <w:t>27</w:t>
        </w:r>
      </w:ins>
      <w:ins w:id="395" w:author="Orion" w:date="2011-08-03T12:43:00Z">
        <w:r>
          <w:rPr>
            <w:noProof/>
            <w:webHidden/>
          </w:rPr>
          <w:fldChar w:fldCharType="end"/>
        </w:r>
        <w:r w:rsidRPr="00B55D78">
          <w:rPr>
            <w:rStyle w:val="Hyperlink"/>
            <w:noProof/>
          </w:rPr>
          <w:fldChar w:fldCharType="end"/>
        </w:r>
      </w:ins>
    </w:p>
    <w:p w14:paraId="09E4FC1D" w14:textId="77777777" w:rsidR="004605FC" w:rsidRDefault="004605FC">
      <w:pPr>
        <w:pStyle w:val="TOC1"/>
        <w:tabs>
          <w:tab w:val="left" w:pos="880"/>
        </w:tabs>
        <w:rPr>
          <w:ins w:id="396" w:author="Orion" w:date="2011-08-03T12:43:00Z"/>
          <w:rFonts w:asciiTheme="minorHAnsi" w:eastAsiaTheme="minorEastAsia" w:hAnsiTheme="minorHAnsi" w:cstheme="minorBidi"/>
          <w:noProof/>
          <w:sz w:val="22"/>
          <w:szCs w:val="22"/>
          <w:lang w:val="es-ES" w:eastAsia="es-ES"/>
        </w:rPr>
      </w:pPr>
      <w:ins w:id="39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3.3.4.</w:t>
        </w:r>
        <w:r>
          <w:rPr>
            <w:rFonts w:asciiTheme="minorHAnsi" w:eastAsiaTheme="minorEastAsia" w:hAnsiTheme="minorHAnsi" w:cstheme="minorBidi"/>
            <w:noProof/>
            <w:sz w:val="22"/>
            <w:szCs w:val="22"/>
            <w:lang w:val="es-ES" w:eastAsia="es-ES"/>
          </w:rPr>
          <w:tab/>
        </w:r>
        <w:r w:rsidRPr="00B55D78">
          <w:rPr>
            <w:rStyle w:val="Hyperlink"/>
            <w:noProof/>
            <w:lang w:bidi="hi-IN"/>
          </w:rPr>
          <w:t>UAVs</w:t>
        </w:r>
        <w:r>
          <w:rPr>
            <w:noProof/>
            <w:webHidden/>
          </w:rPr>
          <w:tab/>
        </w:r>
        <w:r>
          <w:rPr>
            <w:noProof/>
            <w:webHidden/>
          </w:rPr>
          <w:fldChar w:fldCharType="begin"/>
        </w:r>
        <w:r>
          <w:rPr>
            <w:noProof/>
            <w:webHidden/>
          </w:rPr>
          <w:instrText xml:space="preserve"> PAGEREF _Toc300138774 \h </w:instrText>
        </w:r>
        <w:r>
          <w:rPr>
            <w:noProof/>
            <w:webHidden/>
          </w:rPr>
        </w:r>
      </w:ins>
      <w:r>
        <w:rPr>
          <w:noProof/>
          <w:webHidden/>
        </w:rPr>
        <w:fldChar w:fldCharType="separate"/>
      </w:r>
      <w:ins w:id="398" w:author="Orion" w:date="2011-08-03T12:45:00Z">
        <w:r w:rsidR="009C2637">
          <w:rPr>
            <w:noProof/>
            <w:webHidden/>
          </w:rPr>
          <w:t>27</w:t>
        </w:r>
      </w:ins>
      <w:ins w:id="399" w:author="Orion" w:date="2011-08-03T12:43:00Z">
        <w:r>
          <w:rPr>
            <w:noProof/>
            <w:webHidden/>
          </w:rPr>
          <w:fldChar w:fldCharType="end"/>
        </w:r>
        <w:r w:rsidRPr="00B55D78">
          <w:rPr>
            <w:rStyle w:val="Hyperlink"/>
            <w:noProof/>
          </w:rPr>
          <w:fldChar w:fldCharType="end"/>
        </w:r>
      </w:ins>
    </w:p>
    <w:p w14:paraId="30A8AAAB" w14:textId="77777777" w:rsidR="004605FC" w:rsidRDefault="004605FC">
      <w:pPr>
        <w:pStyle w:val="TOC1"/>
        <w:rPr>
          <w:ins w:id="400" w:author="Orion" w:date="2011-08-03T12:43:00Z"/>
          <w:rFonts w:asciiTheme="minorHAnsi" w:eastAsiaTheme="minorEastAsia" w:hAnsiTheme="minorHAnsi" w:cstheme="minorBidi"/>
          <w:noProof/>
          <w:sz w:val="22"/>
          <w:szCs w:val="22"/>
          <w:lang w:val="es-ES" w:eastAsia="es-ES"/>
        </w:rPr>
      </w:pPr>
      <w:ins w:id="40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w:t>
        </w:r>
        <w:r>
          <w:rPr>
            <w:rFonts w:asciiTheme="minorHAnsi" w:eastAsiaTheme="minorEastAsia" w:hAnsiTheme="minorHAnsi" w:cstheme="minorBidi"/>
            <w:noProof/>
            <w:sz w:val="22"/>
            <w:szCs w:val="22"/>
            <w:lang w:val="es-ES" w:eastAsia="es-ES"/>
          </w:rPr>
          <w:tab/>
        </w:r>
        <w:r w:rsidRPr="00B55D78">
          <w:rPr>
            <w:rStyle w:val="Hyperlink"/>
            <w:noProof/>
            <w:lang w:bidi="hi-IN"/>
          </w:rPr>
          <w:t>Requisitos del Sistema</w:t>
        </w:r>
        <w:r>
          <w:rPr>
            <w:noProof/>
            <w:webHidden/>
          </w:rPr>
          <w:tab/>
        </w:r>
        <w:r>
          <w:rPr>
            <w:noProof/>
            <w:webHidden/>
          </w:rPr>
          <w:fldChar w:fldCharType="begin"/>
        </w:r>
        <w:r>
          <w:rPr>
            <w:noProof/>
            <w:webHidden/>
          </w:rPr>
          <w:instrText xml:space="preserve"> PAGEREF _Toc300138775 \h </w:instrText>
        </w:r>
        <w:r>
          <w:rPr>
            <w:noProof/>
            <w:webHidden/>
          </w:rPr>
        </w:r>
      </w:ins>
      <w:r>
        <w:rPr>
          <w:noProof/>
          <w:webHidden/>
        </w:rPr>
        <w:fldChar w:fldCharType="separate"/>
      </w:r>
      <w:ins w:id="402" w:author="Orion" w:date="2011-08-03T12:45:00Z">
        <w:r w:rsidR="009C2637">
          <w:rPr>
            <w:noProof/>
            <w:webHidden/>
          </w:rPr>
          <w:t>29</w:t>
        </w:r>
      </w:ins>
      <w:ins w:id="403" w:author="Orion" w:date="2011-08-03T12:43:00Z">
        <w:r>
          <w:rPr>
            <w:noProof/>
            <w:webHidden/>
          </w:rPr>
          <w:fldChar w:fldCharType="end"/>
        </w:r>
        <w:r w:rsidRPr="00B55D78">
          <w:rPr>
            <w:rStyle w:val="Hyperlink"/>
            <w:noProof/>
          </w:rPr>
          <w:fldChar w:fldCharType="end"/>
        </w:r>
      </w:ins>
    </w:p>
    <w:p w14:paraId="51A83C8F" w14:textId="77777777" w:rsidR="004605FC" w:rsidRDefault="004605FC">
      <w:pPr>
        <w:pStyle w:val="TOC1"/>
        <w:rPr>
          <w:ins w:id="404" w:author="Orion" w:date="2011-08-03T12:43:00Z"/>
          <w:rFonts w:asciiTheme="minorHAnsi" w:eastAsiaTheme="minorEastAsia" w:hAnsiTheme="minorHAnsi" w:cstheme="minorBidi"/>
          <w:noProof/>
          <w:sz w:val="22"/>
          <w:szCs w:val="22"/>
          <w:lang w:val="es-ES" w:eastAsia="es-ES"/>
        </w:rPr>
      </w:pPr>
      <w:ins w:id="40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w:t>
        </w:r>
        <w:r>
          <w:rPr>
            <w:rFonts w:asciiTheme="minorHAnsi" w:eastAsiaTheme="minorEastAsia" w:hAnsiTheme="minorHAnsi" w:cstheme="minorBidi"/>
            <w:noProof/>
            <w:sz w:val="22"/>
            <w:szCs w:val="22"/>
            <w:lang w:val="es-ES" w:eastAsia="es-ES"/>
          </w:rPr>
          <w:tab/>
        </w:r>
        <w:r w:rsidRPr="00B55D78">
          <w:rPr>
            <w:rStyle w:val="Hyperlink"/>
            <w:noProof/>
            <w:lang w:bidi="hi-IN"/>
          </w:rPr>
          <w:t>Aspectos del tráfico aéreo</w:t>
        </w:r>
        <w:r>
          <w:rPr>
            <w:noProof/>
            <w:webHidden/>
          </w:rPr>
          <w:tab/>
        </w:r>
        <w:r>
          <w:rPr>
            <w:noProof/>
            <w:webHidden/>
          </w:rPr>
          <w:fldChar w:fldCharType="begin"/>
        </w:r>
        <w:r>
          <w:rPr>
            <w:noProof/>
            <w:webHidden/>
          </w:rPr>
          <w:instrText xml:space="preserve"> PAGEREF _Toc300138776 \h </w:instrText>
        </w:r>
        <w:r>
          <w:rPr>
            <w:noProof/>
            <w:webHidden/>
          </w:rPr>
        </w:r>
      </w:ins>
      <w:r>
        <w:rPr>
          <w:noProof/>
          <w:webHidden/>
        </w:rPr>
        <w:fldChar w:fldCharType="separate"/>
      </w:r>
      <w:ins w:id="406" w:author="Orion" w:date="2011-08-03T12:45:00Z">
        <w:r w:rsidR="009C2637">
          <w:rPr>
            <w:noProof/>
            <w:webHidden/>
          </w:rPr>
          <w:t>29</w:t>
        </w:r>
      </w:ins>
      <w:ins w:id="407" w:author="Orion" w:date="2011-08-03T12:43:00Z">
        <w:r>
          <w:rPr>
            <w:noProof/>
            <w:webHidden/>
          </w:rPr>
          <w:fldChar w:fldCharType="end"/>
        </w:r>
        <w:r w:rsidRPr="00B55D78">
          <w:rPr>
            <w:rStyle w:val="Hyperlink"/>
            <w:noProof/>
          </w:rPr>
          <w:fldChar w:fldCharType="end"/>
        </w:r>
      </w:ins>
    </w:p>
    <w:p w14:paraId="3E281D01" w14:textId="77777777" w:rsidR="004605FC" w:rsidRDefault="004605FC">
      <w:pPr>
        <w:pStyle w:val="TOC1"/>
        <w:tabs>
          <w:tab w:val="left" w:pos="880"/>
        </w:tabs>
        <w:rPr>
          <w:ins w:id="408" w:author="Orion" w:date="2011-08-03T12:43:00Z"/>
          <w:rFonts w:asciiTheme="minorHAnsi" w:eastAsiaTheme="minorEastAsia" w:hAnsiTheme="minorHAnsi" w:cstheme="minorBidi"/>
          <w:noProof/>
          <w:sz w:val="22"/>
          <w:szCs w:val="22"/>
          <w:lang w:val="es-ES" w:eastAsia="es-ES"/>
        </w:rPr>
      </w:pPr>
      <w:ins w:id="40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4.1.1.</w:t>
        </w:r>
        <w:r>
          <w:rPr>
            <w:rFonts w:asciiTheme="minorHAnsi" w:eastAsiaTheme="minorEastAsia" w:hAnsiTheme="minorHAnsi" w:cstheme="minorBidi"/>
            <w:noProof/>
            <w:sz w:val="22"/>
            <w:szCs w:val="22"/>
            <w:lang w:val="es-ES" w:eastAsia="es-ES"/>
          </w:rPr>
          <w:tab/>
        </w:r>
        <w:r w:rsidRPr="00B55D78">
          <w:rPr>
            <w:rStyle w:val="Hyperlink"/>
            <w:noProof/>
            <w:lang w:bidi="hi-IN"/>
          </w:rPr>
          <w:t>Vuelo</w:t>
        </w:r>
        <w:r>
          <w:rPr>
            <w:noProof/>
            <w:webHidden/>
          </w:rPr>
          <w:tab/>
        </w:r>
        <w:r>
          <w:rPr>
            <w:noProof/>
            <w:webHidden/>
          </w:rPr>
          <w:fldChar w:fldCharType="begin"/>
        </w:r>
        <w:r>
          <w:rPr>
            <w:noProof/>
            <w:webHidden/>
          </w:rPr>
          <w:instrText xml:space="preserve"> PAGEREF _Toc300138777 \h </w:instrText>
        </w:r>
        <w:r>
          <w:rPr>
            <w:noProof/>
            <w:webHidden/>
          </w:rPr>
        </w:r>
      </w:ins>
      <w:r>
        <w:rPr>
          <w:noProof/>
          <w:webHidden/>
        </w:rPr>
        <w:fldChar w:fldCharType="separate"/>
      </w:r>
      <w:ins w:id="410" w:author="Orion" w:date="2011-08-03T12:45:00Z">
        <w:r w:rsidR="009C2637">
          <w:rPr>
            <w:noProof/>
            <w:webHidden/>
          </w:rPr>
          <w:t>29</w:t>
        </w:r>
      </w:ins>
      <w:ins w:id="411" w:author="Orion" w:date="2011-08-03T12:43:00Z">
        <w:r>
          <w:rPr>
            <w:noProof/>
            <w:webHidden/>
          </w:rPr>
          <w:fldChar w:fldCharType="end"/>
        </w:r>
        <w:r w:rsidRPr="00B55D78">
          <w:rPr>
            <w:rStyle w:val="Hyperlink"/>
            <w:noProof/>
          </w:rPr>
          <w:fldChar w:fldCharType="end"/>
        </w:r>
      </w:ins>
    </w:p>
    <w:p w14:paraId="23ED8E26" w14:textId="77777777" w:rsidR="004605FC" w:rsidRDefault="004605FC">
      <w:pPr>
        <w:pStyle w:val="TOC1"/>
        <w:tabs>
          <w:tab w:val="left" w:pos="880"/>
        </w:tabs>
        <w:rPr>
          <w:ins w:id="412" w:author="Orion" w:date="2011-08-03T12:43:00Z"/>
          <w:rFonts w:asciiTheme="minorHAnsi" w:eastAsiaTheme="minorEastAsia" w:hAnsiTheme="minorHAnsi" w:cstheme="minorBidi"/>
          <w:noProof/>
          <w:sz w:val="22"/>
          <w:szCs w:val="22"/>
          <w:lang w:val="es-ES" w:eastAsia="es-ES"/>
        </w:rPr>
      </w:pPr>
      <w:ins w:id="41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4.1.2.</w:t>
        </w:r>
        <w:r>
          <w:rPr>
            <w:rFonts w:asciiTheme="minorHAnsi" w:eastAsiaTheme="minorEastAsia" w:hAnsiTheme="minorHAnsi" w:cstheme="minorBidi"/>
            <w:noProof/>
            <w:sz w:val="22"/>
            <w:szCs w:val="22"/>
            <w:lang w:val="es-ES" w:eastAsia="es-ES"/>
          </w:rPr>
          <w:tab/>
        </w:r>
        <w:r w:rsidRPr="00B55D78">
          <w:rPr>
            <w:rStyle w:val="Hyperlink"/>
            <w:noProof/>
            <w:lang w:bidi="hi-IN"/>
          </w:rPr>
          <w:t>Aeronaves</w:t>
        </w:r>
        <w:r>
          <w:rPr>
            <w:noProof/>
            <w:webHidden/>
          </w:rPr>
          <w:tab/>
        </w:r>
        <w:r>
          <w:rPr>
            <w:noProof/>
            <w:webHidden/>
          </w:rPr>
          <w:fldChar w:fldCharType="begin"/>
        </w:r>
        <w:r>
          <w:rPr>
            <w:noProof/>
            <w:webHidden/>
          </w:rPr>
          <w:instrText xml:space="preserve"> PAGEREF _Toc300138778 \h </w:instrText>
        </w:r>
        <w:r>
          <w:rPr>
            <w:noProof/>
            <w:webHidden/>
          </w:rPr>
        </w:r>
      </w:ins>
      <w:r>
        <w:rPr>
          <w:noProof/>
          <w:webHidden/>
        </w:rPr>
        <w:fldChar w:fldCharType="separate"/>
      </w:r>
      <w:ins w:id="414" w:author="Orion" w:date="2011-08-03T12:45:00Z">
        <w:r w:rsidR="009C2637">
          <w:rPr>
            <w:noProof/>
            <w:webHidden/>
          </w:rPr>
          <w:t>30</w:t>
        </w:r>
      </w:ins>
      <w:ins w:id="415" w:author="Orion" w:date="2011-08-03T12:43:00Z">
        <w:r>
          <w:rPr>
            <w:noProof/>
            <w:webHidden/>
          </w:rPr>
          <w:fldChar w:fldCharType="end"/>
        </w:r>
        <w:r w:rsidRPr="00B55D78">
          <w:rPr>
            <w:rStyle w:val="Hyperlink"/>
            <w:noProof/>
          </w:rPr>
          <w:fldChar w:fldCharType="end"/>
        </w:r>
      </w:ins>
    </w:p>
    <w:p w14:paraId="6B731906" w14:textId="77777777" w:rsidR="004605FC" w:rsidRDefault="004605FC">
      <w:pPr>
        <w:pStyle w:val="TOC1"/>
        <w:tabs>
          <w:tab w:val="left" w:pos="880"/>
        </w:tabs>
        <w:rPr>
          <w:ins w:id="416" w:author="Orion" w:date="2011-08-03T12:43:00Z"/>
          <w:rFonts w:asciiTheme="minorHAnsi" w:eastAsiaTheme="minorEastAsia" w:hAnsiTheme="minorHAnsi" w:cstheme="minorBidi"/>
          <w:noProof/>
          <w:sz w:val="22"/>
          <w:szCs w:val="22"/>
          <w:lang w:val="es-ES" w:eastAsia="es-ES"/>
        </w:rPr>
      </w:pPr>
      <w:ins w:id="41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4.1.3.</w:t>
        </w:r>
        <w:r>
          <w:rPr>
            <w:rFonts w:asciiTheme="minorHAnsi" w:eastAsiaTheme="minorEastAsia" w:hAnsiTheme="minorHAnsi" w:cstheme="minorBidi"/>
            <w:noProof/>
            <w:sz w:val="22"/>
            <w:szCs w:val="22"/>
            <w:lang w:val="es-ES" w:eastAsia="es-ES"/>
          </w:rPr>
          <w:tab/>
        </w:r>
        <w:r w:rsidRPr="00B55D78">
          <w:rPr>
            <w:rStyle w:val="Hyperlink"/>
            <w:noProof/>
            <w:lang w:bidi="hi-IN"/>
          </w:rPr>
          <w:t>Pilotos</w:t>
        </w:r>
        <w:r>
          <w:rPr>
            <w:noProof/>
            <w:webHidden/>
          </w:rPr>
          <w:tab/>
        </w:r>
        <w:r>
          <w:rPr>
            <w:noProof/>
            <w:webHidden/>
          </w:rPr>
          <w:fldChar w:fldCharType="begin"/>
        </w:r>
        <w:r>
          <w:rPr>
            <w:noProof/>
            <w:webHidden/>
          </w:rPr>
          <w:instrText xml:space="preserve"> PAGEREF _Toc300138779 \h </w:instrText>
        </w:r>
        <w:r>
          <w:rPr>
            <w:noProof/>
            <w:webHidden/>
          </w:rPr>
        </w:r>
      </w:ins>
      <w:r>
        <w:rPr>
          <w:noProof/>
          <w:webHidden/>
        </w:rPr>
        <w:fldChar w:fldCharType="separate"/>
      </w:r>
      <w:ins w:id="418" w:author="Orion" w:date="2011-08-03T12:45:00Z">
        <w:r w:rsidR="009C2637">
          <w:rPr>
            <w:noProof/>
            <w:webHidden/>
          </w:rPr>
          <w:t>31</w:t>
        </w:r>
      </w:ins>
      <w:ins w:id="419" w:author="Orion" w:date="2011-08-03T12:43:00Z">
        <w:r>
          <w:rPr>
            <w:noProof/>
            <w:webHidden/>
          </w:rPr>
          <w:fldChar w:fldCharType="end"/>
        </w:r>
        <w:r w:rsidRPr="00B55D78">
          <w:rPr>
            <w:rStyle w:val="Hyperlink"/>
            <w:noProof/>
          </w:rPr>
          <w:fldChar w:fldCharType="end"/>
        </w:r>
      </w:ins>
    </w:p>
    <w:p w14:paraId="3993F77D" w14:textId="77777777" w:rsidR="004605FC" w:rsidRDefault="004605FC">
      <w:pPr>
        <w:pStyle w:val="TOC1"/>
        <w:tabs>
          <w:tab w:val="left" w:pos="880"/>
        </w:tabs>
        <w:rPr>
          <w:ins w:id="420" w:author="Orion" w:date="2011-08-03T12:43:00Z"/>
          <w:rFonts w:asciiTheme="minorHAnsi" w:eastAsiaTheme="minorEastAsia" w:hAnsiTheme="minorHAnsi" w:cstheme="minorBidi"/>
          <w:noProof/>
          <w:sz w:val="22"/>
          <w:szCs w:val="22"/>
          <w:lang w:val="es-ES" w:eastAsia="es-ES"/>
        </w:rPr>
      </w:pPr>
      <w:ins w:id="42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4.1.4.</w:t>
        </w:r>
        <w:r>
          <w:rPr>
            <w:rFonts w:asciiTheme="minorHAnsi" w:eastAsiaTheme="minorEastAsia" w:hAnsiTheme="minorHAnsi" w:cstheme="minorBidi"/>
            <w:noProof/>
            <w:sz w:val="22"/>
            <w:szCs w:val="22"/>
            <w:lang w:val="es-ES" w:eastAsia="es-ES"/>
          </w:rPr>
          <w:tab/>
        </w:r>
        <w:r w:rsidRPr="00B55D78">
          <w:rPr>
            <w:rStyle w:val="Hyperlink"/>
            <w:noProof/>
            <w:lang w:bidi="hi-IN"/>
          </w:rPr>
          <w:t>Controladores</w:t>
        </w:r>
        <w:r>
          <w:rPr>
            <w:noProof/>
            <w:webHidden/>
          </w:rPr>
          <w:tab/>
        </w:r>
        <w:r>
          <w:rPr>
            <w:noProof/>
            <w:webHidden/>
          </w:rPr>
          <w:fldChar w:fldCharType="begin"/>
        </w:r>
        <w:r>
          <w:rPr>
            <w:noProof/>
            <w:webHidden/>
          </w:rPr>
          <w:instrText xml:space="preserve"> PAGEREF _Toc300138780 \h </w:instrText>
        </w:r>
        <w:r>
          <w:rPr>
            <w:noProof/>
            <w:webHidden/>
          </w:rPr>
        </w:r>
      </w:ins>
      <w:r>
        <w:rPr>
          <w:noProof/>
          <w:webHidden/>
        </w:rPr>
        <w:fldChar w:fldCharType="separate"/>
      </w:r>
      <w:ins w:id="422" w:author="Orion" w:date="2011-08-03T12:45:00Z">
        <w:r w:rsidR="009C2637">
          <w:rPr>
            <w:noProof/>
            <w:webHidden/>
          </w:rPr>
          <w:t>31</w:t>
        </w:r>
      </w:ins>
      <w:ins w:id="423" w:author="Orion" w:date="2011-08-03T12:43:00Z">
        <w:r>
          <w:rPr>
            <w:noProof/>
            <w:webHidden/>
          </w:rPr>
          <w:fldChar w:fldCharType="end"/>
        </w:r>
        <w:r w:rsidRPr="00B55D78">
          <w:rPr>
            <w:rStyle w:val="Hyperlink"/>
            <w:noProof/>
          </w:rPr>
          <w:fldChar w:fldCharType="end"/>
        </w:r>
      </w:ins>
    </w:p>
    <w:p w14:paraId="7C8A3712" w14:textId="77777777" w:rsidR="004605FC" w:rsidRDefault="004605FC">
      <w:pPr>
        <w:pStyle w:val="TOC1"/>
        <w:rPr>
          <w:ins w:id="424" w:author="Orion" w:date="2011-08-03T12:43:00Z"/>
          <w:rFonts w:asciiTheme="minorHAnsi" w:eastAsiaTheme="minorEastAsia" w:hAnsiTheme="minorHAnsi" w:cstheme="minorBidi"/>
          <w:noProof/>
          <w:sz w:val="22"/>
          <w:szCs w:val="22"/>
          <w:lang w:val="es-ES" w:eastAsia="es-ES"/>
        </w:rPr>
      </w:pPr>
      <w:ins w:id="42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4.2.</w:t>
        </w:r>
        <w:r>
          <w:rPr>
            <w:rFonts w:asciiTheme="minorHAnsi" w:eastAsiaTheme="minorEastAsia" w:hAnsiTheme="minorHAnsi" w:cstheme="minorBidi"/>
            <w:noProof/>
            <w:sz w:val="22"/>
            <w:szCs w:val="22"/>
            <w:lang w:val="es-ES" w:eastAsia="es-ES"/>
          </w:rPr>
          <w:tab/>
        </w:r>
        <w:r w:rsidRPr="00B55D78">
          <w:rPr>
            <w:rStyle w:val="Hyperlink"/>
            <w:noProof/>
            <w:lang w:bidi="hi-IN"/>
          </w:rPr>
          <w:t>Desarrollo</w:t>
        </w:r>
        <w:r>
          <w:rPr>
            <w:noProof/>
            <w:webHidden/>
          </w:rPr>
          <w:tab/>
        </w:r>
        <w:r>
          <w:rPr>
            <w:noProof/>
            <w:webHidden/>
          </w:rPr>
          <w:fldChar w:fldCharType="begin"/>
        </w:r>
        <w:r>
          <w:rPr>
            <w:noProof/>
            <w:webHidden/>
          </w:rPr>
          <w:instrText xml:space="preserve"> PAGEREF _Toc300138781 \h </w:instrText>
        </w:r>
        <w:r>
          <w:rPr>
            <w:noProof/>
            <w:webHidden/>
          </w:rPr>
        </w:r>
      </w:ins>
      <w:r>
        <w:rPr>
          <w:noProof/>
          <w:webHidden/>
        </w:rPr>
        <w:fldChar w:fldCharType="separate"/>
      </w:r>
      <w:ins w:id="426" w:author="Orion" w:date="2011-08-03T12:45:00Z">
        <w:r w:rsidR="009C2637">
          <w:rPr>
            <w:noProof/>
            <w:webHidden/>
          </w:rPr>
          <w:t>31</w:t>
        </w:r>
      </w:ins>
      <w:ins w:id="427" w:author="Orion" w:date="2011-08-03T12:43:00Z">
        <w:r>
          <w:rPr>
            <w:noProof/>
            <w:webHidden/>
          </w:rPr>
          <w:fldChar w:fldCharType="end"/>
        </w:r>
        <w:r w:rsidRPr="00B55D78">
          <w:rPr>
            <w:rStyle w:val="Hyperlink"/>
            <w:noProof/>
          </w:rPr>
          <w:fldChar w:fldCharType="end"/>
        </w:r>
      </w:ins>
    </w:p>
    <w:p w14:paraId="5D6FA460" w14:textId="77777777" w:rsidR="004605FC" w:rsidRDefault="004605FC">
      <w:pPr>
        <w:pStyle w:val="TOC1"/>
        <w:rPr>
          <w:ins w:id="428" w:author="Orion" w:date="2011-08-03T12:43:00Z"/>
          <w:rFonts w:asciiTheme="minorHAnsi" w:eastAsiaTheme="minorEastAsia" w:hAnsiTheme="minorHAnsi" w:cstheme="minorBidi"/>
          <w:noProof/>
          <w:sz w:val="22"/>
          <w:szCs w:val="22"/>
          <w:lang w:val="es-ES" w:eastAsia="es-ES"/>
        </w:rPr>
      </w:pPr>
      <w:ins w:id="42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w:t>
        </w:r>
        <w:r>
          <w:rPr>
            <w:rFonts w:asciiTheme="minorHAnsi" w:eastAsiaTheme="minorEastAsia" w:hAnsiTheme="minorHAnsi" w:cstheme="minorBidi"/>
            <w:noProof/>
            <w:sz w:val="22"/>
            <w:szCs w:val="22"/>
            <w:lang w:val="es-ES" w:eastAsia="es-ES"/>
          </w:rPr>
          <w:tab/>
        </w:r>
        <w:r w:rsidRPr="00B55D78">
          <w:rPr>
            <w:rStyle w:val="Hyperlink"/>
            <w:noProof/>
            <w:lang w:bidi="hi-IN"/>
          </w:rPr>
          <w:t>Entorno de simulación</w:t>
        </w:r>
        <w:r>
          <w:rPr>
            <w:noProof/>
            <w:webHidden/>
          </w:rPr>
          <w:tab/>
        </w:r>
        <w:r>
          <w:rPr>
            <w:noProof/>
            <w:webHidden/>
          </w:rPr>
          <w:fldChar w:fldCharType="begin"/>
        </w:r>
        <w:r>
          <w:rPr>
            <w:noProof/>
            <w:webHidden/>
          </w:rPr>
          <w:instrText xml:space="preserve"> PAGEREF _Toc300138782 \h </w:instrText>
        </w:r>
        <w:r>
          <w:rPr>
            <w:noProof/>
            <w:webHidden/>
          </w:rPr>
        </w:r>
      </w:ins>
      <w:r>
        <w:rPr>
          <w:noProof/>
          <w:webHidden/>
        </w:rPr>
        <w:fldChar w:fldCharType="separate"/>
      </w:r>
      <w:ins w:id="430" w:author="Orion" w:date="2011-08-03T12:45:00Z">
        <w:r w:rsidR="009C2637">
          <w:rPr>
            <w:noProof/>
            <w:webHidden/>
          </w:rPr>
          <w:t>35</w:t>
        </w:r>
      </w:ins>
      <w:ins w:id="431" w:author="Orion" w:date="2011-08-03T12:43:00Z">
        <w:r>
          <w:rPr>
            <w:noProof/>
            <w:webHidden/>
          </w:rPr>
          <w:fldChar w:fldCharType="end"/>
        </w:r>
        <w:r w:rsidRPr="00B55D78">
          <w:rPr>
            <w:rStyle w:val="Hyperlink"/>
            <w:noProof/>
          </w:rPr>
          <w:fldChar w:fldCharType="end"/>
        </w:r>
      </w:ins>
    </w:p>
    <w:p w14:paraId="1F01D403" w14:textId="77777777" w:rsidR="004605FC" w:rsidRDefault="004605FC">
      <w:pPr>
        <w:pStyle w:val="TOC1"/>
        <w:rPr>
          <w:ins w:id="432" w:author="Orion" w:date="2011-08-03T12:43:00Z"/>
          <w:rFonts w:asciiTheme="minorHAnsi" w:eastAsiaTheme="minorEastAsia" w:hAnsiTheme="minorHAnsi" w:cstheme="minorBidi"/>
          <w:noProof/>
          <w:sz w:val="22"/>
          <w:szCs w:val="22"/>
          <w:lang w:val="es-ES" w:eastAsia="es-ES"/>
        </w:rPr>
      </w:pPr>
      <w:ins w:id="4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w:t>
        </w:r>
        <w:r>
          <w:rPr>
            <w:rFonts w:asciiTheme="minorHAnsi" w:eastAsiaTheme="minorEastAsia" w:hAnsiTheme="minorHAnsi" w:cstheme="minorBidi"/>
            <w:noProof/>
            <w:sz w:val="22"/>
            <w:szCs w:val="22"/>
            <w:lang w:val="es-ES" w:eastAsia="es-ES"/>
          </w:rPr>
          <w:tab/>
        </w:r>
        <w:r w:rsidRPr="00B55D78">
          <w:rPr>
            <w:rStyle w:val="Hyperlink"/>
            <w:noProof/>
            <w:lang w:bidi="hi-IN"/>
          </w:rPr>
          <w:t>Especificación</w:t>
        </w:r>
        <w:r>
          <w:rPr>
            <w:noProof/>
            <w:webHidden/>
          </w:rPr>
          <w:tab/>
        </w:r>
        <w:r>
          <w:rPr>
            <w:noProof/>
            <w:webHidden/>
          </w:rPr>
          <w:fldChar w:fldCharType="begin"/>
        </w:r>
        <w:r>
          <w:rPr>
            <w:noProof/>
            <w:webHidden/>
          </w:rPr>
          <w:instrText xml:space="preserve"> PAGEREF _Toc300138783 \h </w:instrText>
        </w:r>
        <w:r>
          <w:rPr>
            <w:noProof/>
            <w:webHidden/>
          </w:rPr>
        </w:r>
      </w:ins>
      <w:r>
        <w:rPr>
          <w:noProof/>
          <w:webHidden/>
        </w:rPr>
        <w:fldChar w:fldCharType="separate"/>
      </w:r>
      <w:ins w:id="434" w:author="Orion" w:date="2011-08-03T12:45:00Z">
        <w:r w:rsidR="009C2637">
          <w:rPr>
            <w:noProof/>
            <w:webHidden/>
          </w:rPr>
          <w:t>35</w:t>
        </w:r>
      </w:ins>
      <w:ins w:id="435" w:author="Orion" w:date="2011-08-03T12:43:00Z">
        <w:r>
          <w:rPr>
            <w:noProof/>
            <w:webHidden/>
          </w:rPr>
          <w:fldChar w:fldCharType="end"/>
        </w:r>
        <w:r w:rsidRPr="00B55D78">
          <w:rPr>
            <w:rStyle w:val="Hyperlink"/>
            <w:noProof/>
          </w:rPr>
          <w:fldChar w:fldCharType="end"/>
        </w:r>
      </w:ins>
    </w:p>
    <w:p w14:paraId="242F4877" w14:textId="77777777" w:rsidR="004605FC" w:rsidRDefault="004605FC">
      <w:pPr>
        <w:pStyle w:val="TOC1"/>
        <w:tabs>
          <w:tab w:val="left" w:pos="880"/>
        </w:tabs>
        <w:rPr>
          <w:ins w:id="436" w:author="Orion" w:date="2011-08-03T12:43:00Z"/>
          <w:rFonts w:asciiTheme="minorHAnsi" w:eastAsiaTheme="minorEastAsia" w:hAnsiTheme="minorHAnsi" w:cstheme="minorBidi"/>
          <w:noProof/>
          <w:sz w:val="22"/>
          <w:szCs w:val="22"/>
          <w:lang w:val="es-ES" w:eastAsia="es-ES"/>
        </w:rPr>
      </w:pPr>
      <w:ins w:id="4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5.1.1.</w:t>
        </w:r>
        <w:r>
          <w:rPr>
            <w:rFonts w:asciiTheme="minorHAnsi" w:eastAsiaTheme="minorEastAsia" w:hAnsiTheme="minorHAnsi" w:cstheme="minorBidi"/>
            <w:noProof/>
            <w:sz w:val="22"/>
            <w:szCs w:val="22"/>
            <w:lang w:val="es-ES" w:eastAsia="es-ES"/>
          </w:rPr>
          <w:tab/>
        </w:r>
        <w:r w:rsidRPr="00B55D78">
          <w:rPr>
            <w:rStyle w:val="Hyperlink"/>
            <w:noProof/>
            <w:lang w:bidi="hi-IN"/>
          </w:rPr>
          <w:t>Casos de uso</w:t>
        </w:r>
        <w:r>
          <w:rPr>
            <w:noProof/>
            <w:webHidden/>
          </w:rPr>
          <w:tab/>
        </w:r>
        <w:r>
          <w:rPr>
            <w:noProof/>
            <w:webHidden/>
          </w:rPr>
          <w:fldChar w:fldCharType="begin"/>
        </w:r>
        <w:r>
          <w:rPr>
            <w:noProof/>
            <w:webHidden/>
          </w:rPr>
          <w:instrText xml:space="preserve"> PAGEREF _Toc300138784 \h </w:instrText>
        </w:r>
        <w:r>
          <w:rPr>
            <w:noProof/>
            <w:webHidden/>
          </w:rPr>
        </w:r>
      </w:ins>
      <w:r>
        <w:rPr>
          <w:noProof/>
          <w:webHidden/>
        </w:rPr>
        <w:fldChar w:fldCharType="separate"/>
      </w:r>
      <w:ins w:id="438" w:author="Orion" w:date="2011-08-03T12:45:00Z">
        <w:r w:rsidR="009C2637">
          <w:rPr>
            <w:noProof/>
            <w:webHidden/>
          </w:rPr>
          <w:t>35</w:t>
        </w:r>
      </w:ins>
      <w:ins w:id="439" w:author="Orion" w:date="2011-08-03T12:43:00Z">
        <w:r>
          <w:rPr>
            <w:noProof/>
            <w:webHidden/>
          </w:rPr>
          <w:fldChar w:fldCharType="end"/>
        </w:r>
        <w:r w:rsidRPr="00B55D78">
          <w:rPr>
            <w:rStyle w:val="Hyperlink"/>
            <w:noProof/>
          </w:rPr>
          <w:fldChar w:fldCharType="end"/>
        </w:r>
      </w:ins>
    </w:p>
    <w:p w14:paraId="44FBBABF" w14:textId="77777777" w:rsidR="004605FC" w:rsidRDefault="004605FC">
      <w:pPr>
        <w:pStyle w:val="TOC1"/>
        <w:tabs>
          <w:tab w:val="left" w:pos="880"/>
        </w:tabs>
        <w:rPr>
          <w:ins w:id="440" w:author="Orion" w:date="2011-08-03T12:43:00Z"/>
          <w:rFonts w:asciiTheme="minorHAnsi" w:eastAsiaTheme="minorEastAsia" w:hAnsiTheme="minorHAnsi" w:cstheme="minorBidi"/>
          <w:noProof/>
          <w:sz w:val="22"/>
          <w:szCs w:val="22"/>
          <w:lang w:val="es-ES" w:eastAsia="es-ES"/>
        </w:rPr>
      </w:pPr>
      <w:ins w:id="4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5.1.2.</w:t>
        </w:r>
        <w:r>
          <w:rPr>
            <w:rFonts w:asciiTheme="minorHAnsi" w:eastAsiaTheme="minorEastAsia" w:hAnsiTheme="minorHAnsi" w:cstheme="minorBidi"/>
            <w:noProof/>
            <w:sz w:val="22"/>
            <w:szCs w:val="22"/>
            <w:lang w:val="es-ES" w:eastAsia="es-ES"/>
          </w:rPr>
          <w:tab/>
        </w:r>
        <w:r w:rsidRPr="00B55D78">
          <w:rPr>
            <w:rStyle w:val="Hyperlink"/>
            <w:noProof/>
            <w:lang w:bidi="hi-IN"/>
          </w:rPr>
          <w:t>Objetivos principales del sistema</w:t>
        </w:r>
        <w:r>
          <w:rPr>
            <w:noProof/>
            <w:webHidden/>
          </w:rPr>
          <w:tab/>
        </w:r>
        <w:r>
          <w:rPr>
            <w:noProof/>
            <w:webHidden/>
          </w:rPr>
          <w:fldChar w:fldCharType="begin"/>
        </w:r>
        <w:r>
          <w:rPr>
            <w:noProof/>
            <w:webHidden/>
          </w:rPr>
          <w:instrText xml:space="preserve"> PAGEREF _Toc300138785 \h </w:instrText>
        </w:r>
        <w:r>
          <w:rPr>
            <w:noProof/>
            <w:webHidden/>
          </w:rPr>
        </w:r>
      </w:ins>
      <w:r>
        <w:rPr>
          <w:noProof/>
          <w:webHidden/>
        </w:rPr>
        <w:fldChar w:fldCharType="separate"/>
      </w:r>
      <w:ins w:id="442" w:author="Orion" w:date="2011-08-03T12:45:00Z">
        <w:r w:rsidR="009C2637">
          <w:rPr>
            <w:noProof/>
            <w:webHidden/>
          </w:rPr>
          <w:t>36</w:t>
        </w:r>
      </w:ins>
      <w:ins w:id="443" w:author="Orion" w:date="2011-08-03T12:43:00Z">
        <w:r>
          <w:rPr>
            <w:noProof/>
            <w:webHidden/>
          </w:rPr>
          <w:fldChar w:fldCharType="end"/>
        </w:r>
        <w:r w:rsidRPr="00B55D78">
          <w:rPr>
            <w:rStyle w:val="Hyperlink"/>
            <w:noProof/>
          </w:rPr>
          <w:fldChar w:fldCharType="end"/>
        </w:r>
      </w:ins>
    </w:p>
    <w:p w14:paraId="0838101A" w14:textId="77777777" w:rsidR="004605FC" w:rsidRDefault="004605FC">
      <w:pPr>
        <w:pStyle w:val="TOC1"/>
        <w:tabs>
          <w:tab w:val="left" w:pos="880"/>
        </w:tabs>
        <w:rPr>
          <w:ins w:id="444" w:author="Orion" w:date="2011-08-03T12:43:00Z"/>
          <w:rFonts w:asciiTheme="minorHAnsi" w:eastAsiaTheme="minorEastAsia" w:hAnsiTheme="minorHAnsi" w:cstheme="minorBidi"/>
          <w:noProof/>
          <w:sz w:val="22"/>
          <w:szCs w:val="22"/>
          <w:lang w:val="es-ES" w:eastAsia="es-ES"/>
        </w:rPr>
      </w:pPr>
      <w:ins w:id="4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i/>
            <w:noProof/>
            <w:lang w:bidi="hi-IN"/>
          </w:rPr>
          <w:t>5.1.3.</w:t>
        </w:r>
        <w:r>
          <w:rPr>
            <w:rFonts w:asciiTheme="minorHAnsi" w:eastAsiaTheme="minorEastAsia" w:hAnsiTheme="minorHAnsi" w:cstheme="minorBidi"/>
            <w:noProof/>
            <w:sz w:val="22"/>
            <w:szCs w:val="22"/>
            <w:lang w:val="es-ES" w:eastAsia="es-ES"/>
          </w:rPr>
          <w:tab/>
        </w:r>
        <w:r w:rsidRPr="00B55D78">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_Toc300138786 \h </w:instrText>
        </w:r>
        <w:r>
          <w:rPr>
            <w:noProof/>
            <w:webHidden/>
          </w:rPr>
        </w:r>
      </w:ins>
      <w:r>
        <w:rPr>
          <w:noProof/>
          <w:webHidden/>
        </w:rPr>
        <w:fldChar w:fldCharType="separate"/>
      </w:r>
      <w:ins w:id="446" w:author="Orion" w:date="2011-08-03T12:45:00Z">
        <w:r w:rsidR="009C2637">
          <w:rPr>
            <w:noProof/>
            <w:webHidden/>
          </w:rPr>
          <w:t>37</w:t>
        </w:r>
      </w:ins>
      <w:ins w:id="447" w:author="Orion" w:date="2011-08-03T12:43:00Z">
        <w:r>
          <w:rPr>
            <w:noProof/>
            <w:webHidden/>
          </w:rPr>
          <w:fldChar w:fldCharType="end"/>
        </w:r>
        <w:r w:rsidRPr="00B55D78">
          <w:rPr>
            <w:rStyle w:val="Hyperlink"/>
            <w:noProof/>
          </w:rPr>
          <w:fldChar w:fldCharType="end"/>
        </w:r>
      </w:ins>
    </w:p>
    <w:p w14:paraId="69CE5955" w14:textId="77777777" w:rsidR="004605FC" w:rsidRDefault="004605FC">
      <w:pPr>
        <w:pStyle w:val="TOC1"/>
        <w:tabs>
          <w:tab w:val="left" w:pos="880"/>
        </w:tabs>
        <w:rPr>
          <w:ins w:id="448" w:author="Orion" w:date="2011-08-03T12:43:00Z"/>
          <w:rFonts w:asciiTheme="minorHAnsi" w:eastAsiaTheme="minorEastAsia" w:hAnsiTheme="minorHAnsi" w:cstheme="minorBidi"/>
          <w:noProof/>
          <w:sz w:val="22"/>
          <w:szCs w:val="22"/>
          <w:lang w:val="es-ES" w:eastAsia="es-ES"/>
        </w:rPr>
      </w:pPr>
      <w:ins w:id="4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i/>
            <w:noProof/>
            <w:lang w:bidi="hi-IN"/>
          </w:rPr>
          <w:t>5.1.4.</w:t>
        </w:r>
        <w:r>
          <w:rPr>
            <w:rFonts w:asciiTheme="minorHAnsi" w:eastAsiaTheme="minorEastAsia" w:hAnsiTheme="minorHAnsi" w:cstheme="minorBidi"/>
            <w:noProof/>
            <w:sz w:val="22"/>
            <w:szCs w:val="22"/>
            <w:lang w:val="es-ES" w:eastAsia="es-ES"/>
          </w:rPr>
          <w:tab/>
        </w:r>
        <w:r w:rsidRPr="00B55D78">
          <w:rPr>
            <w:rStyle w:val="Hyperlink"/>
            <w:noProof/>
            <w:lang w:bidi="hi-IN"/>
          </w:rPr>
          <w:t>Seguimiento del plan de vuelo</w:t>
        </w:r>
        <w:r>
          <w:rPr>
            <w:noProof/>
            <w:webHidden/>
          </w:rPr>
          <w:tab/>
        </w:r>
        <w:r>
          <w:rPr>
            <w:noProof/>
            <w:webHidden/>
          </w:rPr>
          <w:fldChar w:fldCharType="begin"/>
        </w:r>
        <w:r>
          <w:rPr>
            <w:noProof/>
            <w:webHidden/>
          </w:rPr>
          <w:instrText xml:space="preserve"> PAGEREF _Toc300138787 \h </w:instrText>
        </w:r>
        <w:r>
          <w:rPr>
            <w:noProof/>
            <w:webHidden/>
          </w:rPr>
        </w:r>
      </w:ins>
      <w:r>
        <w:rPr>
          <w:noProof/>
          <w:webHidden/>
        </w:rPr>
        <w:fldChar w:fldCharType="separate"/>
      </w:r>
      <w:ins w:id="450" w:author="Orion" w:date="2011-08-03T12:45:00Z">
        <w:r w:rsidR="009C2637">
          <w:rPr>
            <w:noProof/>
            <w:webHidden/>
          </w:rPr>
          <w:t>39</w:t>
        </w:r>
      </w:ins>
      <w:ins w:id="451" w:author="Orion" w:date="2011-08-03T12:43:00Z">
        <w:r>
          <w:rPr>
            <w:noProof/>
            <w:webHidden/>
          </w:rPr>
          <w:fldChar w:fldCharType="end"/>
        </w:r>
        <w:r w:rsidRPr="00B55D78">
          <w:rPr>
            <w:rStyle w:val="Hyperlink"/>
            <w:noProof/>
          </w:rPr>
          <w:fldChar w:fldCharType="end"/>
        </w:r>
      </w:ins>
    </w:p>
    <w:p w14:paraId="2C46124F" w14:textId="77777777" w:rsidR="004605FC" w:rsidRDefault="004605FC">
      <w:pPr>
        <w:pStyle w:val="TOC1"/>
        <w:tabs>
          <w:tab w:val="left" w:pos="1100"/>
        </w:tabs>
        <w:rPr>
          <w:ins w:id="452" w:author="Orion" w:date="2011-08-03T12:43:00Z"/>
          <w:rFonts w:asciiTheme="minorHAnsi" w:eastAsiaTheme="minorEastAsia" w:hAnsiTheme="minorHAnsi" w:cstheme="minorBidi"/>
          <w:noProof/>
          <w:sz w:val="22"/>
          <w:szCs w:val="22"/>
          <w:lang w:val="es-ES" w:eastAsia="es-ES"/>
        </w:rPr>
      </w:pPr>
      <w:ins w:id="4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5.1.4.1.</w:t>
        </w:r>
        <w:r>
          <w:rPr>
            <w:rFonts w:asciiTheme="minorHAnsi" w:eastAsiaTheme="minorEastAsia" w:hAnsiTheme="minorHAnsi" w:cstheme="minorBidi"/>
            <w:noProof/>
            <w:sz w:val="22"/>
            <w:szCs w:val="22"/>
            <w:lang w:val="es-ES" w:eastAsia="es-ES"/>
          </w:rPr>
          <w:tab/>
        </w:r>
        <w:r w:rsidRPr="00B55D78">
          <w:rPr>
            <w:rStyle w:val="Hyperlink"/>
            <w:noProof/>
            <w:lang w:bidi="hi-IN"/>
          </w:rPr>
          <w:t>Arranque del avión</w:t>
        </w:r>
        <w:r>
          <w:rPr>
            <w:noProof/>
            <w:webHidden/>
          </w:rPr>
          <w:tab/>
        </w:r>
        <w:r>
          <w:rPr>
            <w:noProof/>
            <w:webHidden/>
          </w:rPr>
          <w:fldChar w:fldCharType="begin"/>
        </w:r>
        <w:r>
          <w:rPr>
            <w:noProof/>
            <w:webHidden/>
          </w:rPr>
          <w:instrText xml:space="preserve"> PAGEREF _Toc300138788 \h </w:instrText>
        </w:r>
        <w:r>
          <w:rPr>
            <w:noProof/>
            <w:webHidden/>
          </w:rPr>
        </w:r>
      </w:ins>
      <w:r>
        <w:rPr>
          <w:noProof/>
          <w:webHidden/>
        </w:rPr>
        <w:fldChar w:fldCharType="separate"/>
      </w:r>
      <w:ins w:id="454" w:author="Orion" w:date="2011-08-03T12:45:00Z">
        <w:r w:rsidR="009C2637">
          <w:rPr>
            <w:noProof/>
            <w:webHidden/>
          </w:rPr>
          <w:t>40</w:t>
        </w:r>
      </w:ins>
      <w:ins w:id="455" w:author="Orion" w:date="2011-08-03T12:43:00Z">
        <w:r>
          <w:rPr>
            <w:noProof/>
            <w:webHidden/>
          </w:rPr>
          <w:fldChar w:fldCharType="end"/>
        </w:r>
        <w:r w:rsidRPr="00B55D78">
          <w:rPr>
            <w:rStyle w:val="Hyperlink"/>
            <w:noProof/>
          </w:rPr>
          <w:fldChar w:fldCharType="end"/>
        </w:r>
      </w:ins>
    </w:p>
    <w:p w14:paraId="173920EA" w14:textId="77777777" w:rsidR="004605FC" w:rsidRDefault="004605FC">
      <w:pPr>
        <w:pStyle w:val="TOC1"/>
        <w:tabs>
          <w:tab w:val="left" w:pos="1100"/>
        </w:tabs>
        <w:rPr>
          <w:ins w:id="456" w:author="Orion" w:date="2011-08-03T12:43:00Z"/>
          <w:rFonts w:asciiTheme="minorHAnsi" w:eastAsiaTheme="minorEastAsia" w:hAnsiTheme="minorHAnsi" w:cstheme="minorBidi"/>
          <w:noProof/>
          <w:sz w:val="22"/>
          <w:szCs w:val="22"/>
          <w:lang w:val="es-ES" w:eastAsia="es-ES"/>
        </w:rPr>
      </w:pPr>
      <w:ins w:id="4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5.1.4.2.</w:t>
        </w:r>
        <w:r>
          <w:rPr>
            <w:rFonts w:asciiTheme="minorHAnsi" w:eastAsiaTheme="minorEastAsia" w:hAnsiTheme="minorHAnsi" w:cstheme="minorBidi"/>
            <w:noProof/>
            <w:sz w:val="22"/>
            <w:szCs w:val="22"/>
            <w:lang w:val="es-ES" w:eastAsia="es-ES"/>
          </w:rPr>
          <w:tab/>
        </w:r>
        <w:r w:rsidRPr="00B55D78">
          <w:rPr>
            <w:rStyle w:val="Hyperlink"/>
            <w:noProof/>
            <w:lang w:bidi="hi-IN"/>
          </w:rPr>
          <w:t>Descomposición del plan de vuelo</w:t>
        </w:r>
        <w:r>
          <w:rPr>
            <w:noProof/>
            <w:webHidden/>
          </w:rPr>
          <w:tab/>
        </w:r>
        <w:r>
          <w:rPr>
            <w:noProof/>
            <w:webHidden/>
          </w:rPr>
          <w:fldChar w:fldCharType="begin"/>
        </w:r>
        <w:r>
          <w:rPr>
            <w:noProof/>
            <w:webHidden/>
          </w:rPr>
          <w:instrText xml:space="preserve"> PAGEREF _Toc300138789 \h </w:instrText>
        </w:r>
        <w:r>
          <w:rPr>
            <w:noProof/>
            <w:webHidden/>
          </w:rPr>
        </w:r>
      </w:ins>
      <w:r>
        <w:rPr>
          <w:noProof/>
          <w:webHidden/>
        </w:rPr>
        <w:fldChar w:fldCharType="separate"/>
      </w:r>
      <w:ins w:id="458" w:author="Orion" w:date="2011-08-03T12:45:00Z">
        <w:r w:rsidR="009C2637">
          <w:rPr>
            <w:noProof/>
            <w:webHidden/>
          </w:rPr>
          <w:t>42</w:t>
        </w:r>
      </w:ins>
      <w:ins w:id="459" w:author="Orion" w:date="2011-08-03T12:43:00Z">
        <w:r>
          <w:rPr>
            <w:noProof/>
            <w:webHidden/>
          </w:rPr>
          <w:fldChar w:fldCharType="end"/>
        </w:r>
        <w:r w:rsidRPr="00B55D78">
          <w:rPr>
            <w:rStyle w:val="Hyperlink"/>
            <w:noProof/>
          </w:rPr>
          <w:fldChar w:fldCharType="end"/>
        </w:r>
      </w:ins>
    </w:p>
    <w:p w14:paraId="05B07E0A" w14:textId="77777777" w:rsidR="004605FC" w:rsidRDefault="004605FC">
      <w:pPr>
        <w:pStyle w:val="TOC1"/>
        <w:tabs>
          <w:tab w:val="left" w:pos="1100"/>
        </w:tabs>
        <w:rPr>
          <w:ins w:id="460" w:author="Orion" w:date="2011-08-03T12:43:00Z"/>
          <w:rFonts w:asciiTheme="minorHAnsi" w:eastAsiaTheme="minorEastAsia" w:hAnsiTheme="minorHAnsi" w:cstheme="minorBidi"/>
          <w:noProof/>
          <w:sz w:val="22"/>
          <w:szCs w:val="22"/>
          <w:lang w:val="es-ES" w:eastAsia="es-ES"/>
        </w:rPr>
      </w:pPr>
      <w:ins w:id="461" w:author="Orion" w:date="2011-08-03T12:43:00Z">
        <w:r w:rsidRPr="00B55D78">
          <w:rPr>
            <w:rStyle w:val="Hyperlink"/>
            <w:noProof/>
          </w:rPr>
          <w:lastRenderedPageBreak/>
          <w:fldChar w:fldCharType="begin"/>
        </w:r>
        <w:r w:rsidRPr="00B55D78">
          <w:rPr>
            <w:rStyle w:val="Hyperlink"/>
            <w:noProof/>
          </w:rPr>
          <w:instrText xml:space="preserve"> </w:instrText>
        </w:r>
        <w:r>
          <w:rPr>
            <w:noProof/>
          </w:rPr>
          <w:instrText>HYPERLINK \l "_Toc300138790"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5.1.4.3.</w:t>
        </w:r>
        <w:r>
          <w:rPr>
            <w:rFonts w:asciiTheme="minorHAnsi" w:eastAsiaTheme="minorEastAsia" w:hAnsiTheme="minorHAnsi" w:cstheme="minorBidi"/>
            <w:noProof/>
            <w:sz w:val="22"/>
            <w:szCs w:val="22"/>
            <w:lang w:val="es-ES" w:eastAsia="es-ES"/>
          </w:rPr>
          <w:tab/>
        </w:r>
        <w:r w:rsidRPr="00B55D78">
          <w:rPr>
            <w:rStyle w:val="Hyperlink"/>
            <w:noProof/>
            <w:lang w:bidi="hi-IN"/>
          </w:rPr>
          <w:t>Toma de decisiones en un tramo</w:t>
        </w:r>
        <w:r>
          <w:rPr>
            <w:noProof/>
            <w:webHidden/>
          </w:rPr>
          <w:tab/>
        </w:r>
        <w:r>
          <w:rPr>
            <w:noProof/>
            <w:webHidden/>
          </w:rPr>
          <w:fldChar w:fldCharType="begin"/>
        </w:r>
        <w:r>
          <w:rPr>
            <w:noProof/>
            <w:webHidden/>
          </w:rPr>
          <w:instrText xml:space="preserve"> PAGEREF _Toc300138790 \h </w:instrText>
        </w:r>
        <w:r>
          <w:rPr>
            <w:noProof/>
            <w:webHidden/>
          </w:rPr>
        </w:r>
      </w:ins>
      <w:r>
        <w:rPr>
          <w:noProof/>
          <w:webHidden/>
        </w:rPr>
        <w:fldChar w:fldCharType="separate"/>
      </w:r>
      <w:ins w:id="462" w:author="Orion" w:date="2011-08-03T12:45:00Z">
        <w:r w:rsidR="009C2637">
          <w:rPr>
            <w:noProof/>
            <w:webHidden/>
          </w:rPr>
          <w:t>42</w:t>
        </w:r>
      </w:ins>
      <w:ins w:id="463" w:author="Orion" w:date="2011-08-03T12:43:00Z">
        <w:r>
          <w:rPr>
            <w:noProof/>
            <w:webHidden/>
          </w:rPr>
          <w:fldChar w:fldCharType="end"/>
        </w:r>
        <w:r w:rsidRPr="00B55D78">
          <w:rPr>
            <w:rStyle w:val="Hyperlink"/>
            <w:noProof/>
          </w:rPr>
          <w:fldChar w:fldCharType="end"/>
        </w:r>
      </w:ins>
    </w:p>
    <w:p w14:paraId="5EDFEE9E" w14:textId="77777777" w:rsidR="004605FC" w:rsidRDefault="004605FC">
      <w:pPr>
        <w:pStyle w:val="TOC1"/>
        <w:tabs>
          <w:tab w:val="left" w:pos="1100"/>
        </w:tabs>
        <w:rPr>
          <w:ins w:id="464" w:author="Orion" w:date="2011-08-03T12:43:00Z"/>
          <w:rFonts w:asciiTheme="minorHAnsi" w:eastAsiaTheme="minorEastAsia" w:hAnsiTheme="minorHAnsi" w:cstheme="minorBidi"/>
          <w:noProof/>
          <w:sz w:val="22"/>
          <w:szCs w:val="22"/>
          <w:lang w:val="es-ES" w:eastAsia="es-ES"/>
        </w:rPr>
      </w:pPr>
      <w:ins w:id="46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5.1.4.4.</w:t>
        </w:r>
        <w:r>
          <w:rPr>
            <w:rFonts w:asciiTheme="minorHAnsi" w:eastAsiaTheme="minorEastAsia" w:hAnsiTheme="minorHAnsi" w:cstheme="minorBidi"/>
            <w:noProof/>
            <w:sz w:val="22"/>
            <w:szCs w:val="22"/>
            <w:lang w:val="es-ES" w:eastAsia="es-ES"/>
          </w:rPr>
          <w:tab/>
        </w:r>
        <w:r w:rsidRPr="00B55D78">
          <w:rPr>
            <w:rStyle w:val="Hyperlink"/>
            <w:noProof/>
            <w:lang w:bidi="hi-IN"/>
          </w:rPr>
          <w:t>Ejecución de maniobras</w:t>
        </w:r>
        <w:r>
          <w:rPr>
            <w:noProof/>
            <w:webHidden/>
          </w:rPr>
          <w:tab/>
        </w:r>
        <w:r>
          <w:rPr>
            <w:noProof/>
            <w:webHidden/>
          </w:rPr>
          <w:fldChar w:fldCharType="begin"/>
        </w:r>
        <w:r>
          <w:rPr>
            <w:noProof/>
            <w:webHidden/>
          </w:rPr>
          <w:instrText xml:space="preserve"> PAGEREF _Toc300138791 \h </w:instrText>
        </w:r>
        <w:r>
          <w:rPr>
            <w:noProof/>
            <w:webHidden/>
          </w:rPr>
        </w:r>
      </w:ins>
      <w:r>
        <w:rPr>
          <w:noProof/>
          <w:webHidden/>
        </w:rPr>
        <w:fldChar w:fldCharType="separate"/>
      </w:r>
      <w:ins w:id="466" w:author="Orion" w:date="2011-08-03T12:45:00Z">
        <w:r w:rsidR="009C2637">
          <w:rPr>
            <w:noProof/>
            <w:webHidden/>
          </w:rPr>
          <w:t>44</w:t>
        </w:r>
      </w:ins>
      <w:ins w:id="467" w:author="Orion" w:date="2011-08-03T12:43:00Z">
        <w:r>
          <w:rPr>
            <w:noProof/>
            <w:webHidden/>
          </w:rPr>
          <w:fldChar w:fldCharType="end"/>
        </w:r>
        <w:r w:rsidRPr="00B55D78">
          <w:rPr>
            <w:rStyle w:val="Hyperlink"/>
            <w:noProof/>
          </w:rPr>
          <w:fldChar w:fldCharType="end"/>
        </w:r>
      </w:ins>
    </w:p>
    <w:p w14:paraId="4FD20AF3" w14:textId="77777777" w:rsidR="004605FC" w:rsidRDefault="004605FC">
      <w:pPr>
        <w:pStyle w:val="TOC1"/>
        <w:tabs>
          <w:tab w:val="left" w:pos="1100"/>
        </w:tabs>
        <w:rPr>
          <w:ins w:id="468" w:author="Orion" w:date="2011-08-03T12:43:00Z"/>
          <w:rFonts w:asciiTheme="minorHAnsi" w:eastAsiaTheme="minorEastAsia" w:hAnsiTheme="minorHAnsi" w:cstheme="minorBidi"/>
          <w:noProof/>
          <w:sz w:val="22"/>
          <w:szCs w:val="22"/>
          <w:lang w:val="es-ES" w:eastAsia="es-ES"/>
        </w:rPr>
      </w:pPr>
      <w:ins w:id="46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5.1.4.5.</w:t>
        </w:r>
        <w:r>
          <w:rPr>
            <w:rFonts w:asciiTheme="minorHAnsi" w:eastAsiaTheme="minorEastAsia" w:hAnsiTheme="minorHAnsi" w:cstheme="minorBidi"/>
            <w:noProof/>
            <w:sz w:val="22"/>
            <w:szCs w:val="22"/>
            <w:lang w:val="es-ES" w:eastAsia="es-ES"/>
          </w:rPr>
          <w:tab/>
        </w:r>
        <w:r w:rsidRPr="00B55D78">
          <w:rPr>
            <w:rStyle w:val="Hyperlink"/>
            <w:noProof/>
            <w:lang w:bidi="hi-IN"/>
          </w:rPr>
          <w:t>Comprobaciones tras la maniobra</w:t>
        </w:r>
        <w:r>
          <w:rPr>
            <w:noProof/>
            <w:webHidden/>
          </w:rPr>
          <w:tab/>
        </w:r>
        <w:r>
          <w:rPr>
            <w:noProof/>
            <w:webHidden/>
          </w:rPr>
          <w:fldChar w:fldCharType="begin"/>
        </w:r>
        <w:r>
          <w:rPr>
            <w:noProof/>
            <w:webHidden/>
          </w:rPr>
          <w:instrText xml:space="preserve"> PAGEREF _Toc300138792 \h </w:instrText>
        </w:r>
        <w:r>
          <w:rPr>
            <w:noProof/>
            <w:webHidden/>
          </w:rPr>
        </w:r>
      </w:ins>
      <w:r>
        <w:rPr>
          <w:noProof/>
          <w:webHidden/>
        </w:rPr>
        <w:fldChar w:fldCharType="separate"/>
      </w:r>
      <w:ins w:id="470" w:author="Orion" w:date="2011-08-03T12:45:00Z">
        <w:r w:rsidR="009C2637">
          <w:rPr>
            <w:noProof/>
            <w:webHidden/>
          </w:rPr>
          <w:t>45</w:t>
        </w:r>
      </w:ins>
      <w:ins w:id="471" w:author="Orion" w:date="2011-08-03T12:43:00Z">
        <w:r>
          <w:rPr>
            <w:noProof/>
            <w:webHidden/>
          </w:rPr>
          <w:fldChar w:fldCharType="end"/>
        </w:r>
        <w:r w:rsidRPr="00B55D78">
          <w:rPr>
            <w:rStyle w:val="Hyperlink"/>
            <w:noProof/>
          </w:rPr>
          <w:fldChar w:fldCharType="end"/>
        </w:r>
      </w:ins>
    </w:p>
    <w:p w14:paraId="47FAE72A" w14:textId="77777777" w:rsidR="004605FC" w:rsidRDefault="004605FC">
      <w:pPr>
        <w:pStyle w:val="TOC1"/>
        <w:tabs>
          <w:tab w:val="left" w:pos="880"/>
        </w:tabs>
        <w:rPr>
          <w:ins w:id="472" w:author="Orion" w:date="2011-08-03T12:43:00Z"/>
          <w:rFonts w:asciiTheme="minorHAnsi" w:eastAsiaTheme="minorEastAsia" w:hAnsiTheme="minorHAnsi" w:cstheme="minorBidi"/>
          <w:noProof/>
          <w:sz w:val="22"/>
          <w:szCs w:val="22"/>
          <w:lang w:val="es-ES" w:eastAsia="es-ES"/>
        </w:rPr>
      </w:pPr>
      <w:ins w:id="47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w:t>
        </w:r>
        <w:r>
          <w:rPr>
            <w:rFonts w:asciiTheme="minorHAnsi" w:eastAsiaTheme="minorEastAsia" w:hAnsiTheme="minorHAnsi" w:cstheme="minorBidi"/>
            <w:noProof/>
            <w:sz w:val="22"/>
            <w:szCs w:val="22"/>
            <w:lang w:val="es-ES" w:eastAsia="es-ES"/>
          </w:rPr>
          <w:tab/>
        </w:r>
        <w:r w:rsidRPr="00B55D78">
          <w:rPr>
            <w:rStyle w:val="Hyperlink"/>
            <w:noProof/>
            <w:lang w:bidi="hi-IN"/>
          </w:rPr>
          <w:t>Gestión de conflictos</w:t>
        </w:r>
        <w:r>
          <w:rPr>
            <w:noProof/>
            <w:webHidden/>
          </w:rPr>
          <w:tab/>
        </w:r>
        <w:r>
          <w:rPr>
            <w:noProof/>
            <w:webHidden/>
          </w:rPr>
          <w:fldChar w:fldCharType="begin"/>
        </w:r>
        <w:r>
          <w:rPr>
            <w:noProof/>
            <w:webHidden/>
          </w:rPr>
          <w:instrText xml:space="preserve"> PAGEREF _Toc300138793 \h </w:instrText>
        </w:r>
        <w:r>
          <w:rPr>
            <w:noProof/>
            <w:webHidden/>
          </w:rPr>
        </w:r>
      </w:ins>
      <w:r>
        <w:rPr>
          <w:noProof/>
          <w:webHidden/>
        </w:rPr>
        <w:fldChar w:fldCharType="separate"/>
      </w:r>
      <w:ins w:id="474" w:author="Orion" w:date="2011-08-03T12:45:00Z">
        <w:r w:rsidR="009C2637">
          <w:rPr>
            <w:noProof/>
            <w:webHidden/>
          </w:rPr>
          <w:t>46</w:t>
        </w:r>
      </w:ins>
      <w:ins w:id="475" w:author="Orion" w:date="2011-08-03T12:43:00Z">
        <w:r>
          <w:rPr>
            <w:noProof/>
            <w:webHidden/>
          </w:rPr>
          <w:fldChar w:fldCharType="end"/>
        </w:r>
        <w:r w:rsidRPr="00B55D78">
          <w:rPr>
            <w:rStyle w:val="Hyperlink"/>
            <w:noProof/>
          </w:rPr>
          <w:fldChar w:fldCharType="end"/>
        </w:r>
      </w:ins>
    </w:p>
    <w:p w14:paraId="7F831CC2" w14:textId="77777777" w:rsidR="004605FC" w:rsidRDefault="004605FC">
      <w:pPr>
        <w:pStyle w:val="TOC1"/>
        <w:tabs>
          <w:tab w:val="left" w:pos="1100"/>
        </w:tabs>
        <w:rPr>
          <w:ins w:id="476" w:author="Orion" w:date="2011-08-03T12:43:00Z"/>
          <w:rFonts w:asciiTheme="minorHAnsi" w:eastAsiaTheme="minorEastAsia" w:hAnsiTheme="minorHAnsi" w:cstheme="minorBidi"/>
          <w:noProof/>
          <w:sz w:val="22"/>
          <w:szCs w:val="22"/>
          <w:lang w:val="es-ES" w:eastAsia="es-ES"/>
        </w:rPr>
      </w:pPr>
      <w:ins w:id="47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5.1.5.1.</w:t>
        </w:r>
        <w:r>
          <w:rPr>
            <w:rFonts w:asciiTheme="minorHAnsi" w:eastAsiaTheme="minorEastAsia" w:hAnsiTheme="minorHAnsi" w:cstheme="minorBidi"/>
            <w:noProof/>
            <w:sz w:val="22"/>
            <w:szCs w:val="22"/>
            <w:lang w:val="es-ES" w:eastAsia="es-ES"/>
          </w:rPr>
          <w:tab/>
        </w:r>
        <w:r w:rsidRPr="00B55D78">
          <w:rPr>
            <w:rStyle w:val="Hyperlink"/>
            <w:noProof/>
            <w:lang w:bidi="hi-IN"/>
          </w:rPr>
          <w:t>Detección de conflictos</w:t>
        </w:r>
        <w:r>
          <w:rPr>
            <w:noProof/>
            <w:webHidden/>
          </w:rPr>
          <w:tab/>
        </w:r>
        <w:r>
          <w:rPr>
            <w:noProof/>
            <w:webHidden/>
          </w:rPr>
          <w:fldChar w:fldCharType="begin"/>
        </w:r>
        <w:r>
          <w:rPr>
            <w:noProof/>
            <w:webHidden/>
          </w:rPr>
          <w:instrText xml:space="preserve"> PAGEREF _Toc300138794 \h </w:instrText>
        </w:r>
        <w:r>
          <w:rPr>
            <w:noProof/>
            <w:webHidden/>
          </w:rPr>
        </w:r>
      </w:ins>
      <w:r>
        <w:rPr>
          <w:noProof/>
          <w:webHidden/>
        </w:rPr>
        <w:fldChar w:fldCharType="separate"/>
      </w:r>
      <w:ins w:id="478" w:author="Orion" w:date="2011-08-03T12:45:00Z">
        <w:r w:rsidR="009C2637">
          <w:rPr>
            <w:noProof/>
            <w:webHidden/>
          </w:rPr>
          <w:t>48</w:t>
        </w:r>
      </w:ins>
      <w:ins w:id="479" w:author="Orion" w:date="2011-08-03T12:43:00Z">
        <w:r>
          <w:rPr>
            <w:noProof/>
            <w:webHidden/>
          </w:rPr>
          <w:fldChar w:fldCharType="end"/>
        </w:r>
        <w:r w:rsidRPr="00B55D78">
          <w:rPr>
            <w:rStyle w:val="Hyperlink"/>
            <w:noProof/>
          </w:rPr>
          <w:fldChar w:fldCharType="end"/>
        </w:r>
      </w:ins>
    </w:p>
    <w:p w14:paraId="63F32AE5" w14:textId="77777777" w:rsidR="004605FC" w:rsidRDefault="004605FC">
      <w:pPr>
        <w:pStyle w:val="TOC1"/>
        <w:tabs>
          <w:tab w:val="left" w:pos="1100"/>
        </w:tabs>
        <w:rPr>
          <w:ins w:id="480" w:author="Orion" w:date="2011-08-03T12:43:00Z"/>
          <w:rFonts w:asciiTheme="minorHAnsi" w:eastAsiaTheme="minorEastAsia" w:hAnsiTheme="minorHAnsi" w:cstheme="minorBidi"/>
          <w:noProof/>
          <w:sz w:val="22"/>
          <w:szCs w:val="22"/>
          <w:lang w:val="es-ES" w:eastAsia="es-ES"/>
        </w:rPr>
      </w:pPr>
      <w:ins w:id="48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5.1.5.2.</w:t>
        </w:r>
        <w:r>
          <w:rPr>
            <w:rFonts w:asciiTheme="minorHAnsi" w:eastAsiaTheme="minorEastAsia" w:hAnsiTheme="minorHAnsi" w:cstheme="minorBidi"/>
            <w:noProof/>
            <w:sz w:val="22"/>
            <w:szCs w:val="22"/>
            <w:lang w:val="es-ES" w:eastAsia="es-ES"/>
          </w:rPr>
          <w:tab/>
        </w:r>
        <w:r w:rsidRPr="00B55D78">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_Toc300138795 \h </w:instrText>
        </w:r>
        <w:r>
          <w:rPr>
            <w:noProof/>
            <w:webHidden/>
          </w:rPr>
        </w:r>
      </w:ins>
      <w:r>
        <w:rPr>
          <w:noProof/>
          <w:webHidden/>
        </w:rPr>
        <w:fldChar w:fldCharType="separate"/>
      </w:r>
      <w:ins w:id="482" w:author="Orion" w:date="2011-08-03T12:45:00Z">
        <w:r w:rsidR="009C2637">
          <w:rPr>
            <w:noProof/>
            <w:webHidden/>
          </w:rPr>
          <w:t>48</w:t>
        </w:r>
      </w:ins>
      <w:ins w:id="483" w:author="Orion" w:date="2011-08-03T12:43:00Z">
        <w:r>
          <w:rPr>
            <w:noProof/>
            <w:webHidden/>
          </w:rPr>
          <w:fldChar w:fldCharType="end"/>
        </w:r>
        <w:r w:rsidRPr="00B55D78">
          <w:rPr>
            <w:rStyle w:val="Hyperlink"/>
            <w:noProof/>
          </w:rPr>
          <w:fldChar w:fldCharType="end"/>
        </w:r>
      </w:ins>
    </w:p>
    <w:p w14:paraId="02C18D1B" w14:textId="77777777" w:rsidR="004605FC" w:rsidRDefault="004605FC">
      <w:pPr>
        <w:pStyle w:val="TOC1"/>
        <w:tabs>
          <w:tab w:val="left" w:pos="1100"/>
        </w:tabs>
        <w:rPr>
          <w:ins w:id="484" w:author="Orion" w:date="2011-08-03T12:43:00Z"/>
          <w:rFonts w:asciiTheme="minorHAnsi" w:eastAsiaTheme="minorEastAsia" w:hAnsiTheme="minorHAnsi" w:cstheme="minorBidi"/>
          <w:noProof/>
          <w:sz w:val="22"/>
          <w:szCs w:val="22"/>
          <w:lang w:val="es-ES" w:eastAsia="es-ES"/>
        </w:rPr>
      </w:pPr>
      <w:ins w:id="48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5.1.5.3.</w:t>
        </w:r>
        <w:r>
          <w:rPr>
            <w:rFonts w:asciiTheme="minorHAnsi" w:eastAsiaTheme="minorEastAsia" w:hAnsiTheme="minorHAnsi" w:cstheme="minorBidi"/>
            <w:noProof/>
            <w:sz w:val="22"/>
            <w:szCs w:val="22"/>
            <w:lang w:val="es-ES" w:eastAsia="es-ES"/>
          </w:rPr>
          <w:tab/>
        </w:r>
        <w:r w:rsidRPr="00B55D78">
          <w:rPr>
            <w:rStyle w:val="Hyperlink"/>
            <w:noProof/>
            <w:lang w:bidi="hi-IN"/>
          </w:rPr>
          <w:t>Ejecución de órdenes</w:t>
        </w:r>
        <w:r>
          <w:rPr>
            <w:noProof/>
            <w:webHidden/>
          </w:rPr>
          <w:tab/>
        </w:r>
        <w:r>
          <w:rPr>
            <w:noProof/>
            <w:webHidden/>
          </w:rPr>
          <w:fldChar w:fldCharType="begin"/>
        </w:r>
        <w:r>
          <w:rPr>
            <w:noProof/>
            <w:webHidden/>
          </w:rPr>
          <w:instrText xml:space="preserve"> PAGEREF _Toc300138796 \h </w:instrText>
        </w:r>
        <w:r>
          <w:rPr>
            <w:noProof/>
            <w:webHidden/>
          </w:rPr>
        </w:r>
      </w:ins>
      <w:r>
        <w:rPr>
          <w:noProof/>
          <w:webHidden/>
        </w:rPr>
        <w:fldChar w:fldCharType="separate"/>
      </w:r>
      <w:ins w:id="486" w:author="Orion" w:date="2011-08-03T12:45:00Z">
        <w:r w:rsidR="009C2637">
          <w:rPr>
            <w:noProof/>
            <w:webHidden/>
          </w:rPr>
          <w:t>49</w:t>
        </w:r>
      </w:ins>
      <w:ins w:id="487" w:author="Orion" w:date="2011-08-03T12:43:00Z">
        <w:r>
          <w:rPr>
            <w:noProof/>
            <w:webHidden/>
          </w:rPr>
          <w:fldChar w:fldCharType="end"/>
        </w:r>
        <w:r w:rsidRPr="00B55D78">
          <w:rPr>
            <w:rStyle w:val="Hyperlink"/>
            <w:noProof/>
          </w:rPr>
          <w:fldChar w:fldCharType="end"/>
        </w:r>
      </w:ins>
    </w:p>
    <w:p w14:paraId="564EE63A" w14:textId="77777777" w:rsidR="004605FC" w:rsidRDefault="004605FC">
      <w:pPr>
        <w:pStyle w:val="TOC1"/>
        <w:rPr>
          <w:ins w:id="488" w:author="Orion" w:date="2011-08-03T12:43:00Z"/>
          <w:rFonts w:asciiTheme="minorHAnsi" w:eastAsiaTheme="minorEastAsia" w:hAnsiTheme="minorHAnsi" w:cstheme="minorBidi"/>
          <w:noProof/>
          <w:sz w:val="22"/>
          <w:szCs w:val="22"/>
          <w:lang w:val="es-ES" w:eastAsia="es-ES"/>
        </w:rPr>
      </w:pPr>
      <w:ins w:id="48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w:t>
        </w:r>
        <w:r>
          <w:rPr>
            <w:rFonts w:asciiTheme="minorHAnsi" w:eastAsiaTheme="minorEastAsia" w:hAnsiTheme="minorHAnsi" w:cstheme="minorBidi"/>
            <w:noProof/>
            <w:sz w:val="22"/>
            <w:szCs w:val="22"/>
            <w:lang w:val="es-ES" w:eastAsia="es-ES"/>
          </w:rPr>
          <w:tab/>
        </w:r>
        <w:r w:rsidRPr="00B55D78">
          <w:rPr>
            <w:rStyle w:val="Hyperlink"/>
            <w:noProof/>
            <w:lang w:bidi="hi-IN"/>
          </w:rPr>
          <w:t>Simulación</w:t>
        </w:r>
        <w:r>
          <w:rPr>
            <w:noProof/>
            <w:webHidden/>
          </w:rPr>
          <w:tab/>
        </w:r>
        <w:r>
          <w:rPr>
            <w:noProof/>
            <w:webHidden/>
          </w:rPr>
          <w:fldChar w:fldCharType="begin"/>
        </w:r>
        <w:r>
          <w:rPr>
            <w:noProof/>
            <w:webHidden/>
          </w:rPr>
          <w:instrText xml:space="preserve"> PAGEREF _Toc300138797 \h </w:instrText>
        </w:r>
        <w:r>
          <w:rPr>
            <w:noProof/>
            <w:webHidden/>
          </w:rPr>
        </w:r>
      </w:ins>
      <w:r>
        <w:rPr>
          <w:noProof/>
          <w:webHidden/>
        </w:rPr>
        <w:fldChar w:fldCharType="separate"/>
      </w:r>
      <w:ins w:id="490" w:author="Orion" w:date="2011-08-03T12:45:00Z">
        <w:r w:rsidR="009C2637">
          <w:rPr>
            <w:noProof/>
            <w:webHidden/>
          </w:rPr>
          <w:t>53</w:t>
        </w:r>
      </w:ins>
      <w:ins w:id="491" w:author="Orion" w:date="2011-08-03T12:43:00Z">
        <w:r>
          <w:rPr>
            <w:noProof/>
            <w:webHidden/>
          </w:rPr>
          <w:fldChar w:fldCharType="end"/>
        </w:r>
        <w:r w:rsidRPr="00B55D78">
          <w:rPr>
            <w:rStyle w:val="Hyperlink"/>
            <w:noProof/>
          </w:rPr>
          <w:fldChar w:fldCharType="end"/>
        </w:r>
      </w:ins>
    </w:p>
    <w:p w14:paraId="2BE3195D" w14:textId="77777777" w:rsidR="004605FC" w:rsidRDefault="004605FC">
      <w:pPr>
        <w:pStyle w:val="TOC1"/>
        <w:tabs>
          <w:tab w:val="left" w:pos="880"/>
        </w:tabs>
        <w:rPr>
          <w:ins w:id="492" w:author="Orion" w:date="2011-08-03T12:43:00Z"/>
          <w:rFonts w:asciiTheme="minorHAnsi" w:eastAsiaTheme="minorEastAsia" w:hAnsiTheme="minorHAnsi" w:cstheme="minorBidi"/>
          <w:noProof/>
          <w:sz w:val="22"/>
          <w:szCs w:val="22"/>
          <w:lang w:val="es-ES" w:eastAsia="es-ES"/>
        </w:rPr>
      </w:pPr>
      <w:ins w:id="49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5.2.1.</w:t>
        </w:r>
        <w:r>
          <w:rPr>
            <w:rFonts w:asciiTheme="minorHAnsi" w:eastAsiaTheme="minorEastAsia" w:hAnsiTheme="minorHAnsi" w:cstheme="minorBidi"/>
            <w:noProof/>
            <w:sz w:val="22"/>
            <w:szCs w:val="22"/>
            <w:lang w:val="es-ES" w:eastAsia="es-ES"/>
          </w:rPr>
          <w:tab/>
        </w:r>
        <w:r w:rsidRPr="00B55D78">
          <w:rPr>
            <w:rStyle w:val="Hyperlink"/>
            <w:noProof/>
            <w:lang w:bidi="hi-IN"/>
          </w:rPr>
          <w:t>Módulo de lógica</w:t>
        </w:r>
        <w:r>
          <w:rPr>
            <w:noProof/>
            <w:webHidden/>
          </w:rPr>
          <w:tab/>
        </w:r>
        <w:r>
          <w:rPr>
            <w:noProof/>
            <w:webHidden/>
          </w:rPr>
          <w:fldChar w:fldCharType="begin"/>
        </w:r>
        <w:r>
          <w:rPr>
            <w:noProof/>
            <w:webHidden/>
          </w:rPr>
          <w:instrText xml:space="preserve"> PAGEREF _Toc300138798 \h </w:instrText>
        </w:r>
        <w:r>
          <w:rPr>
            <w:noProof/>
            <w:webHidden/>
          </w:rPr>
        </w:r>
      </w:ins>
      <w:r>
        <w:rPr>
          <w:noProof/>
          <w:webHidden/>
        </w:rPr>
        <w:fldChar w:fldCharType="separate"/>
      </w:r>
      <w:ins w:id="494" w:author="Orion" w:date="2011-08-03T12:45:00Z">
        <w:r w:rsidR="009C2637">
          <w:rPr>
            <w:noProof/>
            <w:webHidden/>
          </w:rPr>
          <w:t>53</w:t>
        </w:r>
      </w:ins>
      <w:ins w:id="495" w:author="Orion" w:date="2011-08-03T12:43:00Z">
        <w:r>
          <w:rPr>
            <w:noProof/>
            <w:webHidden/>
          </w:rPr>
          <w:fldChar w:fldCharType="end"/>
        </w:r>
        <w:r w:rsidRPr="00B55D78">
          <w:rPr>
            <w:rStyle w:val="Hyperlink"/>
            <w:noProof/>
          </w:rPr>
          <w:fldChar w:fldCharType="end"/>
        </w:r>
      </w:ins>
    </w:p>
    <w:p w14:paraId="4250CA8B" w14:textId="77777777" w:rsidR="004605FC" w:rsidRDefault="004605FC">
      <w:pPr>
        <w:pStyle w:val="TOC1"/>
        <w:tabs>
          <w:tab w:val="left" w:pos="880"/>
        </w:tabs>
        <w:rPr>
          <w:ins w:id="496" w:author="Orion" w:date="2011-08-03T12:43:00Z"/>
          <w:rFonts w:asciiTheme="minorHAnsi" w:eastAsiaTheme="minorEastAsia" w:hAnsiTheme="minorHAnsi" w:cstheme="minorBidi"/>
          <w:noProof/>
          <w:sz w:val="22"/>
          <w:szCs w:val="22"/>
          <w:lang w:val="es-ES" w:eastAsia="es-ES"/>
        </w:rPr>
      </w:pPr>
      <w:ins w:id="49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5.2.2.</w:t>
        </w:r>
        <w:r>
          <w:rPr>
            <w:rFonts w:asciiTheme="minorHAnsi" w:eastAsiaTheme="minorEastAsia" w:hAnsiTheme="minorHAnsi" w:cstheme="minorBidi"/>
            <w:noProof/>
            <w:sz w:val="22"/>
            <w:szCs w:val="22"/>
            <w:lang w:val="es-ES" w:eastAsia="es-ES"/>
          </w:rPr>
          <w:tab/>
        </w:r>
        <w:r w:rsidRPr="00B55D78">
          <w:rPr>
            <w:rStyle w:val="Hyperlink"/>
            <w:noProof/>
            <w:lang w:bidi="hi-IN"/>
          </w:rPr>
          <w:t>Visualización</w:t>
        </w:r>
        <w:r>
          <w:rPr>
            <w:noProof/>
            <w:webHidden/>
          </w:rPr>
          <w:tab/>
        </w:r>
        <w:r>
          <w:rPr>
            <w:noProof/>
            <w:webHidden/>
          </w:rPr>
          <w:fldChar w:fldCharType="begin"/>
        </w:r>
        <w:r>
          <w:rPr>
            <w:noProof/>
            <w:webHidden/>
          </w:rPr>
          <w:instrText xml:space="preserve"> PAGEREF _Toc300138799 \h </w:instrText>
        </w:r>
        <w:r>
          <w:rPr>
            <w:noProof/>
            <w:webHidden/>
          </w:rPr>
        </w:r>
      </w:ins>
      <w:r>
        <w:rPr>
          <w:noProof/>
          <w:webHidden/>
        </w:rPr>
        <w:fldChar w:fldCharType="separate"/>
      </w:r>
      <w:ins w:id="498" w:author="Orion" w:date="2011-08-03T12:45:00Z">
        <w:r w:rsidR="009C2637">
          <w:rPr>
            <w:noProof/>
            <w:webHidden/>
          </w:rPr>
          <w:t>53</w:t>
        </w:r>
      </w:ins>
      <w:ins w:id="499" w:author="Orion" w:date="2011-08-03T12:43:00Z">
        <w:r>
          <w:rPr>
            <w:noProof/>
            <w:webHidden/>
          </w:rPr>
          <w:fldChar w:fldCharType="end"/>
        </w:r>
        <w:r w:rsidRPr="00B55D78">
          <w:rPr>
            <w:rStyle w:val="Hyperlink"/>
            <w:noProof/>
          </w:rPr>
          <w:fldChar w:fldCharType="end"/>
        </w:r>
      </w:ins>
    </w:p>
    <w:p w14:paraId="30771475" w14:textId="77777777" w:rsidR="004605FC" w:rsidRDefault="004605FC">
      <w:pPr>
        <w:pStyle w:val="TOC1"/>
        <w:tabs>
          <w:tab w:val="left" w:pos="880"/>
        </w:tabs>
        <w:rPr>
          <w:ins w:id="500" w:author="Orion" w:date="2011-08-03T12:43:00Z"/>
          <w:rFonts w:asciiTheme="minorHAnsi" w:eastAsiaTheme="minorEastAsia" w:hAnsiTheme="minorHAnsi" w:cstheme="minorBidi"/>
          <w:noProof/>
          <w:sz w:val="22"/>
          <w:szCs w:val="22"/>
          <w:lang w:val="es-ES" w:eastAsia="es-ES"/>
        </w:rPr>
      </w:pPr>
      <w:ins w:id="50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5.2.3.</w:t>
        </w:r>
        <w:r>
          <w:rPr>
            <w:rFonts w:asciiTheme="minorHAnsi" w:eastAsiaTheme="minorEastAsia" w:hAnsiTheme="minorHAnsi" w:cstheme="minorBidi"/>
            <w:noProof/>
            <w:sz w:val="22"/>
            <w:szCs w:val="22"/>
            <w:lang w:val="es-ES" w:eastAsia="es-ES"/>
          </w:rPr>
          <w:tab/>
        </w:r>
        <w:r w:rsidRPr="00B55D78">
          <w:rPr>
            <w:rStyle w:val="Hyperlink"/>
            <w:noProof/>
            <w:lang w:bidi="hi-IN"/>
          </w:rPr>
          <w:t>Controlador</w:t>
        </w:r>
        <w:r>
          <w:rPr>
            <w:noProof/>
            <w:webHidden/>
          </w:rPr>
          <w:tab/>
        </w:r>
        <w:r>
          <w:rPr>
            <w:noProof/>
            <w:webHidden/>
          </w:rPr>
          <w:fldChar w:fldCharType="begin"/>
        </w:r>
        <w:r>
          <w:rPr>
            <w:noProof/>
            <w:webHidden/>
          </w:rPr>
          <w:instrText xml:space="preserve"> PAGEREF _Toc300138800 \h </w:instrText>
        </w:r>
        <w:r>
          <w:rPr>
            <w:noProof/>
            <w:webHidden/>
          </w:rPr>
        </w:r>
      </w:ins>
      <w:r>
        <w:rPr>
          <w:noProof/>
          <w:webHidden/>
        </w:rPr>
        <w:fldChar w:fldCharType="separate"/>
      </w:r>
      <w:ins w:id="502" w:author="Orion" w:date="2011-08-03T12:45:00Z">
        <w:r w:rsidR="009C2637">
          <w:rPr>
            <w:noProof/>
            <w:webHidden/>
          </w:rPr>
          <w:t>57</w:t>
        </w:r>
      </w:ins>
      <w:ins w:id="503" w:author="Orion" w:date="2011-08-03T12:43:00Z">
        <w:r>
          <w:rPr>
            <w:noProof/>
            <w:webHidden/>
          </w:rPr>
          <w:fldChar w:fldCharType="end"/>
        </w:r>
        <w:r w:rsidRPr="00B55D78">
          <w:rPr>
            <w:rStyle w:val="Hyperlink"/>
            <w:noProof/>
          </w:rPr>
          <w:fldChar w:fldCharType="end"/>
        </w:r>
      </w:ins>
    </w:p>
    <w:p w14:paraId="63589DCD" w14:textId="77777777" w:rsidR="004605FC" w:rsidRDefault="004605FC">
      <w:pPr>
        <w:pStyle w:val="TOC1"/>
        <w:rPr>
          <w:ins w:id="504" w:author="Orion" w:date="2011-08-03T12:43:00Z"/>
          <w:rFonts w:asciiTheme="minorHAnsi" w:eastAsiaTheme="minorEastAsia" w:hAnsiTheme="minorHAnsi" w:cstheme="minorBidi"/>
          <w:noProof/>
          <w:sz w:val="22"/>
          <w:szCs w:val="22"/>
          <w:lang w:val="es-ES" w:eastAsia="es-ES"/>
        </w:rPr>
      </w:pPr>
      <w:ins w:id="50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w:t>
        </w:r>
        <w:r>
          <w:rPr>
            <w:rFonts w:asciiTheme="minorHAnsi" w:eastAsiaTheme="minorEastAsia" w:hAnsiTheme="minorHAnsi" w:cstheme="minorBidi"/>
            <w:noProof/>
            <w:sz w:val="22"/>
            <w:szCs w:val="22"/>
            <w:lang w:val="es-ES" w:eastAsia="es-ES"/>
          </w:rPr>
          <w:tab/>
        </w:r>
        <w:r w:rsidRPr="00B55D78">
          <w:rPr>
            <w:rStyle w:val="Hyperlink"/>
            <w:noProof/>
            <w:lang w:bidi="hi-IN"/>
          </w:rPr>
          <w:t>Casos de estudio</w:t>
        </w:r>
        <w:r>
          <w:rPr>
            <w:noProof/>
            <w:webHidden/>
          </w:rPr>
          <w:tab/>
        </w:r>
        <w:r>
          <w:rPr>
            <w:noProof/>
            <w:webHidden/>
          </w:rPr>
          <w:fldChar w:fldCharType="begin"/>
        </w:r>
        <w:r>
          <w:rPr>
            <w:noProof/>
            <w:webHidden/>
          </w:rPr>
          <w:instrText xml:space="preserve"> PAGEREF _Toc300138801 \h </w:instrText>
        </w:r>
        <w:r>
          <w:rPr>
            <w:noProof/>
            <w:webHidden/>
          </w:rPr>
        </w:r>
      </w:ins>
      <w:r>
        <w:rPr>
          <w:noProof/>
          <w:webHidden/>
        </w:rPr>
        <w:fldChar w:fldCharType="separate"/>
      </w:r>
      <w:ins w:id="506" w:author="Orion" w:date="2011-08-03T12:45:00Z">
        <w:r w:rsidR="009C2637">
          <w:rPr>
            <w:noProof/>
            <w:webHidden/>
          </w:rPr>
          <w:t>59</w:t>
        </w:r>
      </w:ins>
      <w:ins w:id="507" w:author="Orion" w:date="2011-08-03T12:43:00Z">
        <w:r>
          <w:rPr>
            <w:noProof/>
            <w:webHidden/>
          </w:rPr>
          <w:fldChar w:fldCharType="end"/>
        </w:r>
        <w:r w:rsidRPr="00B55D78">
          <w:rPr>
            <w:rStyle w:val="Hyperlink"/>
            <w:noProof/>
          </w:rPr>
          <w:fldChar w:fldCharType="end"/>
        </w:r>
      </w:ins>
    </w:p>
    <w:p w14:paraId="59AA9E62" w14:textId="77777777" w:rsidR="004605FC" w:rsidRDefault="004605FC">
      <w:pPr>
        <w:pStyle w:val="TOC1"/>
        <w:rPr>
          <w:ins w:id="508" w:author="Orion" w:date="2011-08-03T12:43:00Z"/>
          <w:rFonts w:asciiTheme="minorHAnsi" w:eastAsiaTheme="minorEastAsia" w:hAnsiTheme="minorHAnsi" w:cstheme="minorBidi"/>
          <w:noProof/>
          <w:sz w:val="22"/>
          <w:szCs w:val="22"/>
          <w:lang w:val="es-ES" w:eastAsia="es-ES"/>
        </w:rPr>
      </w:pPr>
      <w:ins w:id="50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6.1.</w:t>
        </w:r>
        <w:r>
          <w:rPr>
            <w:rFonts w:asciiTheme="minorHAnsi" w:eastAsiaTheme="minorEastAsia" w:hAnsiTheme="minorHAnsi" w:cstheme="minorBidi"/>
            <w:noProof/>
            <w:sz w:val="22"/>
            <w:szCs w:val="22"/>
            <w:lang w:val="es-ES" w:eastAsia="es-ES"/>
          </w:rPr>
          <w:tab/>
        </w:r>
        <w:r w:rsidRPr="00B55D78">
          <w:rPr>
            <w:rStyle w:val="Hyperlink"/>
            <w:noProof/>
            <w:lang w:bidi="hi-IN"/>
          </w:rPr>
          <w:t>Caso básico: dos aviones</w:t>
        </w:r>
        <w:r>
          <w:rPr>
            <w:noProof/>
            <w:webHidden/>
          </w:rPr>
          <w:tab/>
        </w:r>
        <w:r>
          <w:rPr>
            <w:noProof/>
            <w:webHidden/>
          </w:rPr>
          <w:fldChar w:fldCharType="begin"/>
        </w:r>
        <w:r>
          <w:rPr>
            <w:noProof/>
            <w:webHidden/>
          </w:rPr>
          <w:instrText xml:space="preserve"> PAGEREF _Toc300138802 \h </w:instrText>
        </w:r>
        <w:r>
          <w:rPr>
            <w:noProof/>
            <w:webHidden/>
          </w:rPr>
        </w:r>
      </w:ins>
      <w:r>
        <w:rPr>
          <w:noProof/>
          <w:webHidden/>
        </w:rPr>
        <w:fldChar w:fldCharType="separate"/>
      </w:r>
      <w:ins w:id="510" w:author="Orion" w:date="2011-08-03T12:45:00Z">
        <w:r w:rsidR="009C2637">
          <w:rPr>
            <w:noProof/>
            <w:webHidden/>
          </w:rPr>
          <w:t>59</w:t>
        </w:r>
      </w:ins>
      <w:ins w:id="511" w:author="Orion" w:date="2011-08-03T12:43:00Z">
        <w:r>
          <w:rPr>
            <w:noProof/>
            <w:webHidden/>
          </w:rPr>
          <w:fldChar w:fldCharType="end"/>
        </w:r>
        <w:r w:rsidRPr="00B55D78">
          <w:rPr>
            <w:rStyle w:val="Hyperlink"/>
            <w:noProof/>
          </w:rPr>
          <w:fldChar w:fldCharType="end"/>
        </w:r>
      </w:ins>
    </w:p>
    <w:p w14:paraId="018AF870" w14:textId="77777777" w:rsidR="004605FC" w:rsidRDefault="004605FC">
      <w:pPr>
        <w:pStyle w:val="TOC1"/>
        <w:tabs>
          <w:tab w:val="left" w:pos="880"/>
        </w:tabs>
        <w:rPr>
          <w:ins w:id="512" w:author="Orion" w:date="2011-08-03T12:43:00Z"/>
          <w:rFonts w:asciiTheme="minorHAnsi" w:eastAsiaTheme="minorEastAsia" w:hAnsiTheme="minorHAnsi" w:cstheme="minorBidi"/>
          <w:noProof/>
          <w:sz w:val="22"/>
          <w:szCs w:val="22"/>
          <w:lang w:val="es-ES" w:eastAsia="es-ES"/>
        </w:rPr>
      </w:pPr>
      <w:ins w:id="51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6.1.1.</w:t>
        </w:r>
        <w:r>
          <w:rPr>
            <w:rFonts w:asciiTheme="minorHAnsi" w:eastAsiaTheme="minorEastAsia" w:hAnsiTheme="minorHAnsi" w:cstheme="minorBidi"/>
            <w:noProof/>
            <w:sz w:val="22"/>
            <w:szCs w:val="22"/>
            <w:lang w:val="es-ES" w:eastAsia="es-ES"/>
          </w:rPr>
          <w:tab/>
        </w:r>
        <w:r w:rsidRPr="00B55D78">
          <w:rPr>
            <w:rStyle w:val="Hyperlink"/>
            <w:noProof/>
            <w:lang w:bidi="hi-IN"/>
          </w:rPr>
          <w:t>Dos aviones sin puntos de paso</w:t>
        </w:r>
        <w:r>
          <w:rPr>
            <w:noProof/>
            <w:webHidden/>
          </w:rPr>
          <w:tab/>
        </w:r>
        <w:r>
          <w:rPr>
            <w:noProof/>
            <w:webHidden/>
          </w:rPr>
          <w:fldChar w:fldCharType="begin"/>
        </w:r>
        <w:r>
          <w:rPr>
            <w:noProof/>
            <w:webHidden/>
          </w:rPr>
          <w:instrText xml:space="preserve"> PAGEREF _Toc300138803 \h </w:instrText>
        </w:r>
        <w:r>
          <w:rPr>
            <w:noProof/>
            <w:webHidden/>
          </w:rPr>
        </w:r>
      </w:ins>
      <w:r>
        <w:rPr>
          <w:noProof/>
          <w:webHidden/>
        </w:rPr>
        <w:fldChar w:fldCharType="separate"/>
      </w:r>
      <w:ins w:id="514" w:author="Orion" w:date="2011-08-03T12:45:00Z">
        <w:r w:rsidR="009C2637">
          <w:rPr>
            <w:noProof/>
            <w:webHidden/>
          </w:rPr>
          <w:t>59</w:t>
        </w:r>
      </w:ins>
      <w:ins w:id="515" w:author="Orion" w:date="2011-08-03T12:43:00Z">
        <w:r>
          <w:rPr>
            <w:noProof/>
            <w:webHidden/>
          </w:rPr>
          <w:fldChar w:fldCharType="end"/>
        </w:r>
        <w:r w:rsidRPr="00B55D78">
          <w:rPr>
            <w:rStyle w:val="Hyperlink"/>
            <w:noProof/>
          </w:rPr>
          <w:fldChar w:fldCharType="end"/>
        </w:r>
      </w:ins>
    </w:p>
    <w:p w14:paraId="4B698434" w14:textId="77777777" w:rsidR="004605FC" w:rsidRDefault="004605FC">
      <w:pPr>
        <w:pStyle w:val="TOC1"/>
        <w:tabs>
          <w:tab w:val="left" w:pos="880"/>
        </w:tabs>
        <w:rPr>
          <w:ins w:id="516" w:author="Orion" w:date="2011-08-03T12:43:00Z"/>
          <w:rFonts w:asciiTheme="minorHAnsi" w:eastAsiaTheme="minorEastAsia" w:hAnsiTheme="minorHAnsi" w:cstheme="minorBidi"/>
          <w:noProof/>
          <w:sz w:val="22"/>
          <w:szCs w:val="22"/>
          <w:lang w:val="es-ES" w:eastAsia="es-ES"/>
        </w:rPr>
      </w:pPr>
      <w:ins w:id="51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6.1.2.</w:t>
        </w:r>
        <w:r>
          <w:rPr>
            <w:rFonts w:asciiTheme="minorHAnsi" w:eastAsiaTheme="minorEastAsia" w:hAnsiTheme="minorHAnsi" w:cstheme="minorBidi"/>
            <w:noProof/>
            <w:sz w:val="22"/>
            <w:szCs w:val="22"/>
            <w:lang w:val="es-ES" w:eastAsia="es-ES"/>
          </w:rPr>
          <w:tab/>
        </w:r>
        <w:r w:rsidRPr="00B55D78">
          <w:rPr>
            <w:rStyle w:val="Hyperlink"/>
            <w:noProof/>
            <w:lang w:bidi="hi-IN"/>
          </w:rPr>
          <w:t>Dos aviones con puntos de paso</w:t>
        </w:r>
        <w:r>
          <w:rPr>
            <w:noProof/>
            <w:webHidden/>
          </w:rPr>
          <w:tab/>
        </w:r>
        <w:r>
          <w:rPr>
            <w:noProof/>
            <w:webHidden/>
          </w:rPr>
          <w:fldChar w:fldCharType="begin"/>
        </w:r>
        <w:r>
          <w:rPr>
            <w:noProof/>
            <w:webHidden/>
          </w:rPr>
          <w:instrText xml:space="preserve"> PAGEREF _Toc300138804 \h </w:instrText>
        </w:r>
        <w:r>
          <w:rPr>
            <w:noProof/>
            <w:webHidden/>
          </w:rPr>
        </w:r>
      </w:ins>
      <w:r>
        <w:rPr>
          <w:noProof/>
          <w:webHidden/>
        </w:rPr>
        <w:fldChar w:fldCharType="separate"/>
      </w:r>
      <w:ins w:id="518" w:author="Orion" w:date="2011-08-03T12:45:00Z">
        <w:r w:rsidR="009C2637">
          <w:rPr>
            <w:noProof/>
            <w:webHidden/>
          </w:rPr>
          <w:t>66</w:t>
        </w:r>
      </w:ins>
      <w:ins w:id="519" w:author="Orion" w:date="2011-08-03T12:43:00Z">
        <w:r>
          <w:rPr>
            <w:noProof/>
            <w:webHidden/>
          </w:rPr>
          <w:fldChar w:fldCharType="end"/>
        </w:r>
        <w:r w:rsidRPr="00B55D78">
          <w:rPr>
            <w:rStyle w:val="Hyperlink"/>
            <w:noProof/>
          </w:rPr>
          <w:fldChar w:fldCharType="end"/>
        </w:r>
      </w:ins>
    </w:p>
    <w:p w14:paraId="2A019C7B" w14:textId="77777777" w:rsidR="004605FC" w:rsidRDefault="004605FC">
      <w:pPr>
        <w:pStyle w:val="TOC1"/>
        <w:rPr>
          <w:ins w:id="520" w:author="Orion" w:date="2011-08-03T12:43:00Z"/>
          <w:rFonts w:asciiTheme="minorHAnsi" w:eastAsiaTheme="minorEastAsia" w:hAnsiTheme="minorHAnsi" w:cstheme="minorBidi"/>
          <w:noProof/>
          <w:sz w:val="22"/>
          <w:szCs w:val="22"/>
          <w:lang w:val="es-ES" w:eastAsia="es-ES"/>
        </w:rPr>
      </w:pPr>
      <w:ins w:id="52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6.2.</w:t>
        </w:r>
        <w:r>
          <w:rPr>
            <w:rFonts w:asciiTheme="minorHAnsi" w:eastAsiaTheme="minorEastAsia" w:hAnsiTheme="minorHAnsi" w:cstheme="minorBidi"/>
            <w:noProof/>
            <w:sz w:val="22"/>
            <w:szCs w:val="22"/>
            <w:lang w:val="es-ES" w:eastAsia="es-ES"/>
          </w:rPr>
          <w:tab/>
        </w:r>
        <w:r w:rsidRPr="00B55D78">
          <w:rPr>
            <w:rStyle w:val="Hyperlink"/>
            <w:noProof/>
            <w:lang w:bidi="hi-IN"/>
          </w:rPr>
          <w:t>Caso avanzado: varios aviones</w:t>
        </w:r>
        <w:r>
          <w:rPr>
            <w:noProof/>
            <w:webHidden/>
          </w:rPr>
          <w:tab/>
        </w:r>
        <w:r>
          <w:rPr>
            <w:noProof/>
            <w:webHidden/>
          </w:rPr>
          <w:fldChar w:fldCharType="begin"/>
        </w:r>
        <w:r>
          <w:rPr>
            <w:noProof/>
            <w:webHidden/>
          </w:rPr>
          <w:instrText xml:space="preserve"> PAGEREF _Toc300138805 \h </w:instrText>
        </w:r>
        <w:r>
          <w:rPr>
            <w:noProof/>
            <w:webHidden/>
          </w:rPr>
        </w:r>
      </w:ins>
      <w:r>
        <w:rPr>
          <w:noProof/>
          <w:webHidden/>
        </w:rPr>
        <w:fldChar w:fldCharType="separate"/>
      </w:r>
      <w:ins w:id="522" w:author="Orion" w:date="2011-08-03T12:45:00Z">
        <w:r w:rsidR="009C2637">
          <w:rPr>
            <w:noProof/>
            <w:webHidden/>
          </w:rPr>
          <w:t>69</w:t>
        </w:r>
      </w:ins>
      <w:ins w:id="523" w:author="Orion" w:date="2011-08-03T12:43:00Z">
        <w:r>
          <w:rPr>
            <w:noProof/>
            <w:webHidden/>
          </w:rPr>
          <w:fldChar w:fldCharType="end"/>
        </w:r>
        <w:r w:rsidRPr="00B55D78">
          <w:rPr>
            <w:rStyle w:val="Hyperlink"/>
            <w:noProof/>
          </w:rPr>
          <w:fldChar w:fldCharType="end"/>
        </w:r>
      </w:ins>
    </w:p>
    <w:p w14:paraId="1ADCD49B" w14:textId="77777777" w:rsidR="004605FC" w:rsidRDefault="004605FC">
      <w:pPr>
        <w:pStyle w:val="TOC1"/>
        <w:tabs>
          <w:tab w:val="left" w:pos="880"/>
        </w:tabs>
        <w:rPr>
          <w:ins w:id="524" w:author="Orion" w:date="2011-08-03T12:43:00Z"/>
          <w:rFonts w:asciiTheme="minorHAnsi" w:eastAsiaTheme="minorEastAsia" w:hAnsiTheme="minorHAnsi" w:cstheme="minorBidi"/>
          <w:noProof/>
          <w:sz w:val="22"/>
          <w:szCs w:val="22"/>
          <w:lang w:val="es-ES" w:eastAsia="es-ES"/>
        </w:rPr>
      </w:pPr>
      <w:ins w:id="52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6.2.1.</w:t>
        </w:r>
        <w:r>
          <w:rPr>
            <w:rFonts w:asciiTheme="minorHAnsi" w:eastAsiaTheme="minorEastAsia" w:hAnsiTheme="minorHAnsi" w:cstheme="minorBidi"/>
            <w:noProof/>
            <w:sz w:val="22"/>
            <w:szCs w:val="22"/>
            <w:lang w:val="es-ES" w:eastAsia="es-ES"/>
          </w:rPr>
          <w:tab/>
        </w:r>
        <w:r w:rsidRPr="00B55D78">
          <w:rPr>
            <w:rStyle w:val="Hyperlink"/>
            <w:noProof/>
            <w:lang w:bidi="hi-IN"/>
          </w:rPr>
          <w:t>Varios  aviones sin puntos de paso</w:t>
        </w:r>
        <w:r>
          <w:rPr>
            <w:noProof/>
            <w:webHidden/>
          </w:rPr>
          <w:tab/>
        </w:r>
        <w:r>
          <w:rPr>
            <w:noProof/>
            <w:webHidden/>
          </w:rPr>
          <w:fldChar w:fldCharType="begin"/>
        </w:r>
        <w:r>
          <w:rPr>
            <w:noProof/>
            <w:webHidden/>
          </w:rPr>
          <w:instrText xml:space="preserve"> PAGEREF _Toc300138806 \h </w:instrText>
        </w:r>
        <w:r>
          <w:rPr>
            <w:noProof/>
            <w:webHidden/>
          </w:rPr>
        </w:r>
      </w:ins>
      <w:r>
        <w:rPr>
          <w:noProof/>
          <w:webHidden/>
        </w:rPr>
        <w:fldChar w:fldCharType="separate"/>
      </w:r>
      <w:ins w:id="526" w:author="Orion" w:date="2011-08-03T12:45:00Z">
        <w:r w:rsidR="009C2637">
          <w:rPr>
            <w:noProof/>
            <w:webHidden/>
          </w:rPr>
          <w:t>69</w:t>
        </w:r>
      </w:ins>
      <w:ins w:id="527" w:author="Orion" w:date="2011-08-03T12:43:00Z">
        <w:r>
          <w:rPr>
            <w:noProof/>
            <w:webHidden/>
          </w:rPr>
          <w:fldChar w:fldCharType="end"/>
        </w:r>
        <w:r w:rsidRPr="00B55D78">
          <w:rPr>
            <w:rStyle w:val="Hyperlink"/>
            <w:noProof/>
          </w:rPr>
          <w:fldChar w:fldCharType="end"/>
        </w:r>
      </w:ins>
    </w:p>
    <w:p w14:paraId="24D50172" w14:textId="77777777" w:rsidR="004605FC" w:rsidRDefault="004605FC">
      <w:pPr>
        <w:pStyle w:val="TOC1"/>
        <w:tabs>
          <w:tab w:val="left" w:pos="880"/>
        </w:tabs>
        <w:rPr>
          <w:ins w:id="528" w:author="Orion" w:date="2011-08-03T12:43:00Z"/>
          <w:rFonts w:asciiTheme="minorHAnsi" w:eastAsiaTheme="minorEastAsia" w:hAnsiTheme="minorHAnsi" w:cstheme="minorBidi"/>
          <w:noProof/>
          <w:sz w:val="22"/>
          <w:szCs w:val="22"/>
          <w:lang w:val="es-ES" w:eastAsia="es-ES"/>
        </w:rPr>
      </w:pPr>
      <w:ins w:id="52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6.2.2.</w:t>
        </w:r>
        <w:r>
          <w:rPr>
            <w:rFonts w:asciiTheme="minorHAnsi" w:eastAsiaTheme="minorEastAsia" w:hAnsiTheme="minorHAnsi" w:cstheme="minorBidi"/>
            <w:noProof/>
            <w:sz w:val="22"/>
            <w:szCs w:val="22"/>
            <w:lang w:val="es-ES" w:eastAsia="es-ES"/>
          </w:rPr>
          <w:tab/>
        </w:r>
        <w:r w:rsidRPr="00B55D78">
          <w:rPr>
            <w:rStyle w:val="Hyperlink"/>
            <w:noProof/>
            <w:lang w:bidi="hi-IN"/>
          </w:rPr>
          <w:t>Varios aviones con puntos de paso</w:t>
        </w:r>
        <w:r>
          <w:rPr>
            <w:noProof/>
            <w:webHidden/>
          </w:rPr>
          <w:tab/>
        </w:r>
        <w:r>
          <w:rPr>
            <w:noProof/>
            <w:webHidden/>
          </w:rPr>
          <w:fldChar w:fldCharType="begin"/>
        </w:r>
        <w:r>
          <w:rPr>
            <w:noProof/>
            <w:webHidden/>
          </w:rPr>
          <w:instrText xml:space="preserve"> PAGEREF _Toc300138807 \h </w:instrText>
        </w:r>
        <w:r>
          <w:rPr>
            <w:noProof/>
            <w:webHidden/>
          </w:rPr>
        </w:r>
      </w:ins>
      <w:r>
        <w:rPr>
          <w:noProof/>
          <w:webHidden/>
        </w:rPr>
        <w:fldChar w:fldCharType="separate"/>
      </w:r>
      <w:ins w:id="530" w:author="Orion" w:date="2011-08-03T12:45:00Z">
        <w:r w:rsidR="009C2637">
          <w:rPr>
            <w:noProof/>
            <w:webHidden/>
          </w:rPr>
          <w:t>72</w:t>
        </w:r>
      </w:ins>
      <w:ins w:id="531" w:author="Orion" w:date="2011-08-03T12:43:00Z">
        <w:r>
          <w:rPr>
            <w:noProof/>
            <w:webHidden/>
          </w:rPr>
          <w:fldChar w:fldCharType="end"/>
        </w:r>
        <w:r w:rsidRPr="00B55D78">
          <w:rPr>
            <w:rStyle w:val="Hyperlink"/>
            <w:noProof/>
          </w:rPr>
          <w:fldChar w:fldCharType="end"/>
        </w:r>
      </w:ins>
    </w:p>
    <w:p w14:paraId="1AA542AA" w14:textId="77777777" w:rsidR="004605FC" w:rsidRDefault="004605FC">
      <w:pPr>
        <w:pStyle w:val="TOC1"/>
        <w:rPr>
          <w:ins w:id="532" w:author="Orion" w:date="2011-08-03T12:43:00Z"/>
          <w:rFonts w:asciiTheme="minorHAnsi" w:eastAsiaTheme="minorEastAsia" w:hAnsiTheme="minorHAnsi" w:cstheme="minorBidi"/>
          <w:noProof/>
          <w:sz w:val="22"/>
          <w:szCs w:val="22"/>
          <w:lang w:val="es-ES" w:eastAsia="es-ES"/>
        </w:rPr>
      </w:pPr>
      <w:ins w:id="5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6.3.</w:t>
        </w:r>
        <w:r>
          <w:rPr>
            <w:rFonts w:asciiTheme="minorHAnsi" w:eastAsiaTheme="minorEastAsia" w:hAnsiTheme="minorHAnsi" w:cstheme="minorBidi"/>
            <w:noProof/>
            <w:sz w:val="22"/>
            <w:szCs w:val="22"/>
            <w:lang w:val="es-ES" w:eastAsia="es-ES"/>
          </w:rPr>
          <w:tab/>
        </w:r>
        <w:r w:rsidRPr="00B55D78">
          <w:rPr>
            <w:rStyle w:val="Hyperlink"/>
            <w:noProof/>
            <w:lang w:bidi="hi-IN"/>
          </w:rPr>
          <w:t>Discus</w:t>
        </w:r>
        <w:r w:rsidRPr="00B55D78">
          <w:rPr>
            <w:rStyle w:val="Hyperlink"/>
            <w:noProof/>
            <w:lang w:bidi="hi-IN"/>
          </w:rPr>
          <w:t>i</w:t>
        </w:r>
        <w:r w:rsidRPr="00B55D78">
          <w:rPr>
            <w:rStyle w:val="Hyperlink"/>
            <w:noProof/>
            <w:lang w:bidi="hi-IN"/>
          </w:rPr>
          <w:t>ón</w:t>
        </w:r>
        <w:r>
          <w:rPr>
            <w:noProof/>
            <w:webHidden/>
          </w:rPr>
          <w:tab/>
        </w:r>
        <w:r>
          <w:rPr>
            <w:noProof/>
            <w:webHidden/>
          </w:rPr>
          <w:fldChar w:fldCharType="begin"/>
        </w:r>
        <w:r>
          <w:rPr>
            <w:noProof/>
            <w:webHidden/>
          </w:rPr>
          <w:instrText xml:space="preserve"> PAGEREF _Toc300138808 \h </w:instrText>
        </w:r>
        <w:r>
          <w:rPr>
            <w:noProof/>
            <w:webHidden/>
          </w:rPr>
        </w:r>
      </w:ins>
      <w:r>
        <w:rPr>
          <w:noProof/>
          <w:webHidden/>
        </w:rPr>
        <w:fldChar w:fldCharType="separate"/>
      </w:r>
      <w:ins w:id="534" w:author="Orion" w:date="2011-08-03T12:45:00Z">
        <w:r w:rsidR="009C2637">
          <w:rPr>
            <w:noProof/>
            <w:webHidden/>
          </w:rPr>
          <w:t>75</w:t>
        </w:r>
      </w:ins>
      <w:ins w:id="535" w:author="Orion" w:date="2011-08-03T12:43:00Z">
        <w:r>
          <w:rPr>
            <w:noProof/>
            <w:webHidden/>
          </w:rPr>
          <w:fldChar w:fldCharType="end"/>
        </w:r>
        <w:r w:rsidRPr="00B55D78">
          <w:rPr>
            <w:rStyle w:val="Hyperlink"/>
            <w:noProof/>
          </w:rPr>
          <w:fldChar w:fldCharType="end"/>
        </w:r>
      </w:ins>
    </w:p>
    <w:p w14:paraId="50FB3BD7" w14:textId="77777777" w:rsidR="004605FC" w:rsidRDefault="004605FC">
      <w:pPr>
        <w:pStyle w:val="TOC1"/>
        <w:rPr>
          <w:ins w:id="536" w:author="Orion" w:date="2011-08-03T12:43:00Z"/>
          <w:rFonts w:asciiTheme="minorHAnsi" w:eastAsiaTheme="minorEastAsia" w:hAnsiTheme="minorHAnsi" w:cstheme="minorBidi"/>
          <w:noProof/>
          <w:sz w:val="22"/>
          <w:szCs w:val="22"/>
          <w:lang w:val="es-ES" w:eastAsia="es-ES"/>
        </w:rPr>
      </w:pPr>
      <w:ins w:id="5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7.</w:t>
        </w:r>
        <w:r>
          <w:rPr>
            <w:rFonts w:asciiTheme="minorHAnsi" w:eastAsiaTheme="minorEastAsia" w:hAnsiTheme="minorHAnsi" w:cstheme="minorBidi"/>
            <w:noProof/>
            <w:sz w:val="22"/>
            <w:szCs w:val="22"/>
            <w:lang w:val="es-ES" w:eastAsia="es-ES"/>
          </w:rPr>
          <w:tab/>
        </w:r>
        <w:r w:rsidRPr="00B55D78">
          <w:rPr>
            <w:rStyle w:val="Hyperlink"/>
            <w:noProof/>
            <w:lang w:bidi="hi-IN"/>
          </w:rPr>
          <w:t>Conclusiones y trabajo futuro</w:t>
        </w:r>
        <w:r>
          <w:rPr>
            <w:noProof/>
            <w:webHidden/>
          </w:rPr>
          <w:tab/>
        </w:r>
        <w:r>
          <w:rPr>
            <w:noProof/>
            <w:webHidden/>
          </w:rPr>
          <w:fldChar w:fldCharType="begin"/>
        </w:r>
        <w:r>
          <w:rPr>
            <w:noProof/>
            <w:webHidden/>
          </w:rPr>
          <w:instrText xml:space="preserve"> PAGEREF _Toc300138809 \h </w:instrText>
        </w:r>
        <w:r>
          <w:rPr>
            <w:noProof/>
            <w:webHidden/>
          </w:rPr>
        </w:r>
      </w:ins>
      <w:r>
        <w:rPr>
          <w:noProof/>
          <w:webHidden/>
        </w:rPr>
        <w:fldChar w:fldCharType="separate"/>
      </w:r>
      <w:ins w:id="538" w:author="Orion" w:date="2011-08-03T12:45:00Z">
        <w:r w:rsidR="009C2637">
          <w:rPr>
            <w:noProof/>
            <w:webHidden/>
          </w:rPr>
          <w:t>77</w:t>
        </w:r>
      </w:ins>
      <w:ins w:id="539" w:author="Orion" w:date="2011-08-03T12:43:00Z">
        <w:r>
          <w:rPr>
            <w:noProof/>
            <w:webHidden/>
          </w:rPr>
          <w:fldChar w:fldCharType="end"/>
        </w:r>
        <w:r w:rsidRPr="00B55D78">
          <w:rPr>
            <w:rStyle w:val="Hyperlink"/>
            <w:noProof/>
          </w:rPr>
          <w:fldChar w:fldCharType="end"/>
        </w:r>
      </w:ins>
    </w:p>
    <w:p w14:paraId="513376E7" w14:textId="77777777" w:rsidR="004605FC" w:rsidRDefault="004605FC">
      <w:pPr>
        <w:pStyle w:val="TOC1"/>
        <w:rPr>
          <w:ins w:id="540" w:author="Orion" w:date="2011-08-03T12:43:00Z"/>
          <w:rFonts w:asciiTheme="minorHAnsi" w:eastAsiaTheme="minorEastAsia" w:hAnsiTheme="minorHAnsi" w:cstheme="minorBidi"/>
          <w:noProof/>
          <w:sz w:val="22"/>
          <w:szCs w:val="22"/>
          <w:lang w:val="es-ES" w:eastAsia="es-ES"/>
        </w:rPr>
      </w:pPr>
      <w:ins w:id="5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7.1.</w:t>
        </w:r>
        <w:r>
          <w:rPr>
            <w:rFonts w:asciiTheme="minorHAnsi" w:eastAsiaTheme="minorEastAsia" w:hAnsiTheme="minorHAnsi" w:cstheme="minorBidi"/>
            <w:noProof/>
            <w:sz w:val="22"/>
            <w:szCs w:val="22"/>
            <w:lang w:val="es-ES" w:eastAsia="es-ES"/>
          </w:rPr>
          <w:tab/>
        </w:r>
        <w:r w:rsidRPr="00B55D78">
          <w:rPr>
            <w:rStyle w:val="Hyperlink"/>
            <w:noProof/>
            <w:lang w:bidi="hi-IN"/>
          </w:rPr>
          <w:t>Conclusión</w:t>
        </w:r>
        <w:r>
          <w:rPr>
            <w:noProof/>
            <w:webHidden/>
          </w:rPr>
          <w:tab/>
        </w:r>
        <w:r>
          <w:rPr>
            <w:noProof/>
            <w:webHidden/>
          </w:rPr>
          <w:fldChar w:fldCharType="begin"/>
        </w:r>
        <w:r>
          <w:rPr>
            <w:noProof/>
            <w:webHidden/>
          </w:rPr>
          <w:instrText xml:space="preserve"> PAGEREF _Toc300138810 \h </w:instrText>
        </w:r>
        <w:r>
          <w:rPr>
            <w:noProof/>
            <w:webHidden/>
          </w:rPr>
        </w:r>
      </w:ins>
      <w:r>
        <w:rPr>
          <w:noProof/>
          <w:webHidden/>
        </w:rPr>
        <w:fldChar w:fldCharType="separate"/>
      </w:r>
      <w:ins w:id="542" w:author="Orion" w:date="2011-08-03T12:45:00Z">
        <w:r w:rsidR="009C2637">
          <w:rPr>
            <w:noProof/>
            <w:webHidden/>
          </w:rPr>
          <w:t>77</w:t>
        </w:r>
      </w:ins>
      <w:ins w:id="543" w:author="Orion" w:date="2011-08-03T12:43:00Z">
        <w:r>
          <w:rPr>
            <w:noProof/>
            <w:webHidden/>
          </w:rPr>
          <w:fldChar w:fldCharType="end"/>
        </w:r>
        <w:r w:rsidRPr="00B55D78">
          <w:rPr>
            <w:rStyle w:val="Hyperlink"/>
            <w:noProof/>
          </w:rPr>
          <w:fldChar w:fldCharType="end"/>
        </w:r>
      </w:ins>
    </w:p>
    <w:p w14:paraId="3E6566EA" w14:textId="77777777" w:rsidR="004605FC" w:rsidRDefault="004605FC">
      <w:pPr>
        <w:pStyle w:val="TOC1"/>
        <w:rPr>
          <w:ins w:id="544" w:author="Orion" w:date="2011-08-03T12:43:00Z"/>
          <w:rFonts w:asciiTheme="minorHAnsi" w:eastAsiaTheme="minorEastAsia" w:hAnsiTheme="minorHAnsi" w:cstheme="minorBidi"/>
          <w:noProof/>
          <w:sz w:val="22"/>
          <w:szCs w:val="22"/>
          <w:lang w:val="es-ES" w:eastAsia="es-ES"/>
        </w:rPr>
      </w:pPr>
      <w:ins w:id="5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7.2.</w:t>
        </w:r>
        <w:r>
          <w:rPr>
            <w:rFonts w:asciiTheme="minorHAnsi" w:eastAsiaTheme="minorEastAsia" w:hAnsiTheme="minorHAnsi" w:cstheme="minorBidi"/>
            <w:noProof/>
            <w:sz w:val="22"/>
            <w:szCs w:val="22"/>
            <w:lang w:val="es-ES" w:eastAsia="es-ES"/>
          </w:rPr>
          <w:tab/>
        </w:r>
        <w:r w:rsidRPr="00B55D78">
          <w:rPr>
            <w:rStyle w:val="Hyperlink"/>
            <w:noProof/>
            <w:lang w:bidi="hi-IN"/>
          </w:rPr>
          <w:t>Trabajo Futuro</w:t>
        </w:r>
        <w:r>
          <w:rPr>
            <w:noProof/>
            <w:webHidden/>
          </w:rPr>
          <w:tab/>
        </w:r>
        <w:r>
          <w:rPr>
            <w:noProof/>
            <w:webHidden/>
          </w:rPr>
          <w:fldChar w:fldCharType="begin"/>
        </w:r>
        <w:r>
          <w:rPr>
            <w:noProof/>
            <w:webHidden/>
          </w:rPr>
          <w:instrText xml:space="preserve"> PAGEREF _Toc300138811 \h </w:instrText>
        </w:r>
        <w:r>
          <w:rPr>
            <w:noProof/>
            <w:webHidden/>
          </w:rPr>
        </w:r>
      </w:ins>
      <w:r>
        <w:rPr>
          <w:noProof/>
          <w:webHidden/>
        </w:rPr>
        <w:fldChar w:fldCharType="separate"/>
      </w:r>
      <w:ins w:id="546" w:author="Orion" w:date="2011-08-03T12:45:00Z">
        <w:r w:rsidR="009C2637">
          <w:rPr>
            <w:noProof/>
            <w:webHidden/>
          </w:rPr>
          <w:t>78</w:t>
        </w:r>
      </w:ins>
      <w:ins w:id="547" w:author="Orion" w:date="2011-08-03T12:43:00Z">
        <w:r>
          <w:rPr>
            <w:noProof/>
            <w:webHidden/>
          </w:rPr>
          <w:fldChar w:fldCharType="end"/>
        </w:r>
        <w:r w:rsidRPr="00B55D78">
          <w:rPr>
            <w:rStyle w:val="Hyperlink"/>
            <w:noProof/>
          </w:rPr>
          <w:fldChar w:fldCharType="end"/>
        </w:r>
      </w:ins>
    </w:p>
    <w:p w14:paraId="532A0788" w14:textId="77777777" w:rsidR="004605FC" w:rsidRDefault="004605FC">
      <w:pPr>
        <w:pStyle w:val="TOC1"/>
        <w:rPr>
          <w:ins w:id="548" w:author="Orion" w:date="2011-08-03T12:43:00Z"/>
          <w:rFonts w:asciiTheme="minorHAnsi" w:eastAsiaTheme="minorEastAsia" w:hAnsiTheme="minorHAnsi" w:cstheme="minorBidi"/>
          <w:noProof/>
          <w:sz w:val="22"/>
          <w:szCs w:val="22"/>
          <w:lang w:val="es-ES" w:eastAsia="es-ES"/>
        </w:rPr>
      </w:pPr>
      <w:ins w:id="5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Bibliografía</w:t>
        </w:r>
        <w:r>
          <w:rPr>
            <w:noProof/>
            <w:webHidden/>
          </w:rPr>
          <w:tab/>
        </w:r>
        <w:r>
          <w:rPr>
            <w:noProof/>
            <w:webHidden/>
          </w:rPr>
          <w:fldChar w:fldCharType="begin"/>
        </w:r>
        <w:r>
          <w:rPr>
            <w:noProof/>
            <w:webHidden/>
          </w:rPr>
          <w:instrText xml:space="preserve"> PAGEREF _Toc300138812 \h </w:instrText>
        </w:r>
        <w:r>
          <w:rPr>
            <w:noProof/>
            <w:webHidden/>
          </w:rPr>
        </w:r>
      </w:ins>
      <w:r>
        <w:rPr>
          <w:noProof/>
          <w:webHidden/>
        </w:rPr>
        <w:fldChar w:fldCharType="separate"/>
      </w:r>
      <w:ins w:id="550" w:author="Orion" w:date="2011-08-03T12:45:00Z">
        <w:r w:rsidR="009C2637">
          <w:rPr>
            <w:noProof/>
            <w:webHidden/>
          </w:rPr>
          <w:t>79</w:t>
        </w:r>
      </w:ins>
      <w:ins w:id="551" w:author="Orion" w:date="2011-08-03T12:43:00Z">
        <w:r>
          <w:rPr>
            <w:noProof/>
            <w:webHidden/>
          </w:rPr>
          <w:fldChar w:fldCharType="end"/>
        </w:r>
        <w:r w:rsidRPr="00B55D78">
          <w:rPr>
            <w:rStyle w:val="Hyperlink"/>
            <w:noProof/>
          </w:rPr>
          <w:fldChar w:fldCharType="end"/>
        </w:r>
      </w:ins>
    </w:p>
    <w:p w14:paraId="0E6FD529" w14:textId="77777777" w:rsidR="004605FC" w:rsidRDefault="004605FC">
      <w:pPr>
        <w:pStyle w:val="TOC1"/>
        <w:rPr>
          <w:ins w:id="552" w:author="Orion" w:date="2011-08-03T12:43:00Z"/>
          <w:rFonts w:asciiTheme="minorHAnsi" w:eastAsiaTheme="minorEastAsia" w:hAnsiTheme="minorHAnsi" w:cstheme="minorBidi"/>
          <w:noProof/>
          <w:sz w:val="22"/>
          <w:szCs w:val="22"/>
          <w:lang w:val="es-ES" w:eastAsia="es-ES"/>
        </w:rPr>
      </w:pPr>
      <w:ins w:id="5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_Toc300138813 \h </w:instrText>
        </w:r>
        <w:r>
          <w:rPr>
            <w:noProof/>
            <w:webHidden/>
          </w:rPr>
        </w:r>
      </w:ins>
      <w:r>
        <w:rPr>
          <w:noProof/>
          <w:webHidden/>
        </w:rPr>
        <w:fldChar w:fldCharType="separate"/>
      </w:r>
      <w:ins w:id="554" w:author="Orion" w:date="2011-08-03T12:45:00Z">
        <w:r w:rsidR="009C2637">
          <w:rPr>
            <w:noProof/>
            <w:webHidden/>
          </w:rPr>
          <w:t>83</w:t>
        </w:r>
      </w:ins>
      <w:ins w:id="555" w:author="Orion" w:date="2011-08-03T12:43:00Z">
        <w:r>
          <w:rPr>
            <w:noProof/>
            <w:webHidden/>
          </w:rPr>
          <w:fldChar w:fldCharType="end"/>
        </w:r>
        <w:r w:rsidRPr="00B55D78">
          <w:rPr>
            <w:rStyle w:val="Hyperlink"/>
            <w:noProof/>
          </w:rPr>
          <w:fldChar w:fldCharType="end"/>
        </w:r>
      </w:ins>
    </w:p>
    <w:p w14:paraId="735136D2" w14:textId="77777777" w:rsidR="004605FC" w:rsidRDefault="004605FC">
      <w:pPr>
        <w:pStyle w:val="TOC1"/>
        <w:rPr>
          <w:ins w:id="556" w:author="Orion" w:date="2011-08-03T12:43:00Z"/>
          <w:rFonts w:asciiTheme="minorHAnsi" w:eastAsiaTheme="minorEastAsia" w:hAnsiTheme="minorHAnsi" w:cstheme="minorBidi"/>
          <w:noProof/>
          <w:sz w:val="22"/>
          <w:szCs w:val="22"/>
          <w:lang w:val="es-ES" w:eastAsia="es-ES"/>
        </w:rPr>
      </w:pPr>
      <w:ins w:id="5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Apéndice A</w:t>
        </w:r>
        <w:r>
          <w:rPr>
            <w:noProof/>
            <w:webHidden/>
          </w:rPr>
          <w:tab/>
        </w:r>
        <w:r>
          <w:rPr>
            <w:noProof/>
            <w:webHidden/>
          </w:rPr>
          <w:fldChar w:fldCharType="begin"/>
        </w:r>
        <w:r>
          <w:rPr>
            <w:noProof/>
            <w:webHidden/>
          </w:rPr>
          <w:instrText xml:space="preserve"> PAGEREF _Toc300138814 \h </w:instrText>
        </w:r>
        <w:r>
          <w:rPr>
            <w:noProof/>
            <w:webHidden/>
          </w:rPr>
        </w:r>
      </w:ins>
      <w:r>
        <w:rPr>
          <w:noProof/>
          <w:webHidden/>
        </w:rPr>
        <w:fldChar w:fldCharType="separate"/>
      </w:r>
      <w:ins w:id="558" w:author="Orion" w:date="2011-08-03T12:45:00Z">
        <w:r w:rsidR="009C2637">
          <w:rPr>
            <w:noProof/>
            <w:webHidden/>
          </w:rPr>
          <w:t>85</w:t>
        </w:r>
      </w:ins>
      <w:ins w:id="559" w:author="Orion" w:date="2011-08-03T12:43:00Z">
        <w:r>
          <w:rPr>
            <w:noProof/>
            <w:webHidden/>
          </w:rPr>
          <w:fldChar w:fldCharType="end"/>
        </w:r>
        <w:r w:rsidRPr="00B55D78">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60" w:name="Acknowledgements"/>
    </w:p>
    <w:p w14:paraId="1868199A" w14:textId="249F77FC" w:rsidR="009C2572" w:rsidRPr="00416930" w:rsidDel="00AC02F4" w:rsidRDefault="00BC3639">
      <w:pPr>
        <w:pStyle w:val="PageHeading"/>
        <w:rPr>
          <w:del w:id="561" w:author="Orion" w:date="2011-08-02T12:39:00Z"/>
          <w:lang w:val="es-ES"/>
          <w:rPrChange w:id="562" w:author="Orion" w:date="2011-08-02T13:11:00Z">
            <w:rPr>
              <w:del w:id="563" w:author="Orion" w:date="2011-08-02T12:39:00Z"/>
            </w:rPr>
          </w:rPrChange>
        </w:rPr>
      </w:pPr>
      <w:bookmarkStart w:id="564" w:name="_Toc300138763"/>
      <w:r w:rsidRPr="00416930">
        <w:rPr>
          <w:b w:val="0"/>
          <w:lang w:val="es-ES"/>
          <w:rPrChange w:id="565" w:author="Orion" w:date="2011-08-02T13:11:00Z">
            <w:rPr>
              <w:b w:val="0"/>
            </w:rPr>
          </w:rPrChange>
        </w:rPr>
        <w:lastRenderedPageBreak/>
        <w:t>Tabla de Figuras</w:t>
      </w:r>
      <w:bookmarkEnd w:id="564"/>
    </w:p>
    <w:p w14:paraId="7B8005D3" w14:textId="77777777" w:rsidR="00B24539" w:rsidRPr="00FB105D" w:rsidRDefault="00B24539">
      <w:pPr>
        <w:pStyle w:val="PageHeading"/>
        <w:pPrChange w:id="566" w:author="Orion" w:date="2011-08-02T12:39:00Z">
          <w:pPr>
            <w:pStyle w:val="BodyText"/>
          </w:pPr>
        </w:pPrChange>
      </w:pPr>
    </w:p>
    <w:p w14:paraId="35804A67" w14:textId="77777777" w:rsidR="00664E55" w:rsidRDefault="00282C13">
      <w:pPr>
        <w:pStyle w:val="TableofFigures"/>
        <w:tabs>
          <w:tab w:val="right" w:leader="dot" w:pos="9628"/>
        </w:tabs>
        <w:rPr>
          <w:ins w:id="567" w:author="Orion" w:date="2011-08-02T14:20:00Z"/>
          <w:rFonts w:eastAsiaTheme="minorEastAsia" w:cstheme="minorBidi"/>
          <w:i w:val="0"/>
          <w:iCs w:val="0"/>
          <w:noProof/>
          <w:kern w:val="0"/>
          <w:sz w:val="22"/>
          <w:szCs w:val="22"/>
          <w:lang w:eastAsia="es-ES" w:bidi="ar-SA"/>
        </w:rPr>
      </w:pPr>
      <w:ins w:id="568" w:author="Orion" w:date="2011-08-02T14:14:00Z">
        <w:r>
          <w:fldChar w:fldCharType="begin"/>
        </w:r>
        <w:r>
          <w:instrText xml:space="preserve"> TOC \h \z \c "Figura" </w:instrText>
        </w:r>
      </w:ins>
      <w:r>
        <w:fldChar w:fldCharType="separate"/>
      </w:r>
      <w:ins w:id="569" w:author="Orion" w:date="2011-08-02T14:20:00Z">
        <w:r w:rsidR="00664E55" w:rsidRPr="0092629C">
          <w:rPr>
            <w:rStyle w:val="Hyperlink"/>
            <w:noProof/>
          </w:rPr>
          <w:fldChar w:fldCharType="begin"/>
        </w:r>
        <w:r w:rsidR="00664E55" w:rsidRPr="0092629C">
          <w:rPr>
            <w:rStyle w:val="Hyperlink"/>
            <w:noProof/>
          </w:rPr>
          <w:instrText xml:space="preserve"> </w:instrText>
        </w:r>
        <w:r w:rsidR="00664E55">
          <w:rPr>
            <w:noProof/>
          </w:rPr>
          <w:instrText>HYPERLINK \l "_Toc300058144"</w:instrText>
        </w:r>
        <w:r w:rsidR="00664E55" w:rsidRPr="0092629C">
          <w:rPr>
            <w:rStyle w:val="Hyperlink"/>
            <w:noProof/>
          </w:rPr>
          <w:instrText xml:space="preserve"> </w:instrText>
        </w:r>
        <w:r w:rsidR="00664E55" w:rsidRPr="0092629C">
          <w:rPr>
            <w:rStyle w:val="Hyperlink"/>
            <w:noProof/>
          </w:rPr>
          <w:fldChar w:fldCharType="separate"/>
        </w:r>
        <w:r w:rsidR="00664E55" w:rsidRPr="0092629C">
          <w:rPr>
            <w:rStyle w:val="Hyperlink"/>
            <w:noProof/>
          </w:rPr>
          <w:t>Figura 2: División del espacio aéreo</w:t>
        </w:r>
        <w:r w:rsidR="00664E55">
          <w:rPr>
            <w:noProof/>
            <w:webHidden/>
          </w:rPr>
          <w:tab/>
        </w:r>
        <w:r w:rsidR="00664E55">
          <w:rPr>
            <w:noProof/>
            <w:webHidden/>
          </w:rPr>
          <w:fldChar w:fldCharType="begin"/>
        </w:r>
        <w:r w:rsidR="00664E55">
          <w:rPr>
            <w:noProof/>
            <w:webHidden/>
          </w:rPr>
          <w:instrText xml:space="preserve"> PAGEREF _Toc300058144 \h </w:instrText>
        </w:r>
      </w:ins>
      <w:r w:rsidR="00664E55">
        <w:rPr>
          <w:noProof/>
          <w:webHidden/>
        </w:rPr>
      </w:r>
      <w:r w:rsidR="00664E55">
        <w:rPr>
          <w:noProof/>
          <w:webHidden/>
        </w:rPr>
        <w:fldChar w:fldCharType="separate"/>
      </w:r>
      <w:ins w:id="570" w:author="Orion" w:date="2011-08-02T14:20:00Z">
        <w:r w:rsidR="00664E55">
          <w:rPr>
            <w:noProof/>
            <w:webHidden/>
          </w:rPr>
          <w:t>17</w:t>
        </w:r>
        <w:r w:rsidR="00664E55">
          <w:rPr>
            <w:noProof/>
            <w:webHidden/>
          </w:rPr>
          <w:fldChar w:fldCharType="end"/>
        </w:r>
        <w:r w:rsidR="00664E55" w:rsidRPr="0092629C">
          <w:rPr>
            <w:rStyle w:val="Hyperlink"/>
            <w:noProof/>
          </w:rPr>
          <w:fldChar w:fldCharType="end"/>
        </w:r>
      </w:ins>
    </w:p>
    <w:p w14:paraId="15B31ED2" w14:textId="77777777" w:rsidR="00664E55" w:rsidRDefault="00664E55">
      <w:pPr>
        <w:pStyle w:val="TableofFigures"/>
        <w:tabs>
          <w:tab w:val="right" w:leader="dot" w:pos="9628"/>
        </w:tabs>
        <w:rPr>
          <w:ins w:id="571" w:author="Orion" w:date="2011-08-02T14:20:00Z"/>
          <w:rFonts w:eastAsiaTheme="minorEastAsia" w:cstheme="minorBidi"/>
          <w:i w:val="0"/>
          <w:iCs w:val="0"/>
          <w:noProof/>
          <w:kern w:val="0"/>
          <w:sz w:val="22"/>
          <w:szCs w:val="22"/>
          <w:lang w:eastAsia="es-ES" w:bidi="ar-SA"/>
        </w:rPr>
      </w:pPr>
      <w:ins w:id="57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 Casos de Uso.</w:t>
        </w:r>
        <w:r>
          <w:rPr>
            <w:noProof/>
            <w:webHidden/>
          </w:rPr>
          <w:tab/>
        </w:r>
        <w:r>
          <w:rPr>
            <w:noProof/>
            <w:webHidden/>
          </w:rPr>
          <w:fldChar w:fldCharType="begin"/>
        </w:r>
        <w:r>
          <w:rPr>
            <w:noProof/>
            <w:webHidden/>
          </w:rPr>
          <w:instrText xml:space="preserve"> PAGEREF _Toc300058145 \h </w:instrText>
        </w:r>
      </w:ins>
      <w:r>
        <w:rPr>
          <w:noProof/>
          <w:webHidden/>
        </w:rPr>
      </w:r>
      <w:r>
        <w:rPr>
          <w:noProof/>
          <w:webHidden/>
        </w:rPr>
        <w:fldChar w:fldCharType="separate"/>
      </w:r>
      <w:ins w:id="573" w:author="Orion" w:date="2011-08-02T14:20:00Z">
        <w:r>
          <w:rPr>
            <w:noProof/>
            <w:webHidden/>
          </w:rPr>
          <w:t>36</w:t>
        </w:r>
        <w:r>
          <w:rPr>
            <w:noProof/>
            <w:webHidden/>
          </w:rPr>
          <w:fldChar w:fldCharType="end"/>
        </w:r>
        <w:r w:rsidRPr="0092629C">
          <w:rPr>
            <w:rStyle w:val="Hyperlink"/>
            <w:noProof/>
          </w:rPr>
          <w:fldChar w:fldCharType="end"/>
        </w:r>
      </w:ins>
    </w:p>
    <w:p w14:paraId="13B22A1F" w14:textId="77777777" w:rsidR="00664E55" w:rsidRDefault="00664E55">
      <w:pPr>
        <w:pStyle w:val="TableofFigures"/>
        <w:tabs>
          <w:tab w:val="right" w:leader="dot" w:pos="9628"/>
        </w:tabs>
        <w:rPr>
          <w:ins w:id="574" w:author="Orion" w:date="2011-08-02T14:20:00Z"/>
          <w:rFonts w:eastAsiaTheme="minorEastAsia" w:cstheme="minorBidi"/>
          <w:i w:val="0"/>
          <w:iCs w:val="0"/>
          <w:noProof/>
          <w:kern w:val="0"/>
          <w:sz w:val="22"/>
          <w:szCs w:val="22"/>
          <w:lang w:eastAsia="es-ES" w:bidi="ar-SA"/>
        </w:rPr>
      </w:pPr>
      <w:ins w:id="57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 Diagrama de Objetivos.</w:t>
        </w:r>
        <w:r>
          <w:rPr>
            <w:noProof/>
            <w:webHidden/>
          </w:rPr>
          <w:tab/>
        </w:r>
        <w:r>
          <w:rPr>
            <w:noProof/>
            <w:webHidden/>
          </w:rPr>
          <w:fldChar w:fldCharType="begin"/>
        </w:r>
        <w:r>
          <w:rPr>
            <w:noProof/>
            <w:webHidden/>
          </w:rPr>
          <w:instrText xml:space="preserve"> PAGEREF _Toc300058146 \h </w:instrText>
        </w:r>
      </w:ins>
      <w:r>
        <w:rPr>
          <w:noProof/>
          <w:webHidden/>
        </w:rPr>
      </w:r>
      <w:r>
        <w:rPr>
          <w:noProof/>
          <w:webHidden/>
        </w:rPr>
        <w:fldChar w:fldCharType="separate"/>
      </w:r>
      <w:ins w:id="576" w:author="Orion" w:date="2011-08-02T14:20:00Z">
        <w:r>
          <w:rPr>
            <w:noProof/>
            <w:webHidden/>
          </w:rPr>
          <w:t>37</w:t>
        </w:r>
        <w:r>
          <w:rPr>
            <w:noProof/>
            <w:webHidden/>
          </w:rPr>
          <w:fldChar w:fldCharType="end"/>
        </w:r>
        <w:r w:rsidRPr="0092629C">
          <w:rPr>
            <w:rStyle w:val="Hyperlink"/>
            <w:noProof/>
          </w:rPr>
          <w:fldChar w:fldCharType="end"/>
        </w:r>
      </w:ins>
    </w:p>
    <w:p w14:paraId="350693D8" w14:textId="77777777" w:rsidR="00664E55" w:rsidRDefault="00664E55">
      <w:pPr>
        <w:pStyle w:val="TableofFigures"/>
        <w:tabs>
          <w:tab w:val="right" w:leader="dot" w:pos="9628"/>
        </w:tabs>
        <w:rPr>
          <w:ins w:id="577" w:author="Orion" w:date="2011-08-02T14:20:00Z"/>
          <w:rFonts w:eastAsiaTheme="minorEastAsia" w:cstheme="minorBidi"/>
          <w:i w:val="0"/>
          <w:iCs w:val="0"/>
          <w:noProof/>
          <w:kern w:val="0"/>
          <w:sz w:val="22"/>
          <w:szCs w:val="22"/>
          <w:lang w:eastAsia="es-ES" w:bidi="ar-SA"/>
        </w:rPr>
      </w:pPr>
      <w:ins w:id="57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5: Estado Mental "FlightPlanner"</w:t>
        </w:r>
        <w:r>
          <w:rPr>
            <w:noProof/>
            <w:webHidden/>
          </w:rPr>
          <w:tab/>
        </w:r>
        <w:r>
          <w:rPr>
            <w:noProof/>
            <w:webHidden/>
          </w:rPr>
          <w:fldChar w:fldCharType="begin"/>
        </w:r>
        <w:r>
          <w:rPr>
            <w:noProof/>
            <w:webHidden/>
          </w:rPr>
          <w:instrText xml:space="preserve"> PAGEREF _Toc300058147 \h </w:instrText>
        </w:r>
      </w:ins>
      <w:r>
        <w:rPr>
          <w:noProof/>
          <w:webHidden/>
        </w:rPr>
      </w:r>
      <w:r>
        <w:rPr>
          <w:noProof/>
          <w:webHidden/>
        </w:rPr>
        <w:fldChar w:fldCharType="separate"/>
      </w:r>
      <w:ins w:id="579" w:author="Orion" w:date="2011-08-02T14:20:00Z">
        <w:r>
          <w:rPr>
            <w:noProof/>
            <w:webHidden/>
          </w:rPr>
          <w:t>37</w:t>
        </w:r>
        <w:r>
          <w:rPr>
            <w:noProof/>
            <w:webHidden/>
          </w:rPr>
          <w:fldChar w:fldCharType="end"/>
        </w:r>
        <w:r w:rsidRPr="0092629C">
          <w:rPr>
            <w:rStyle w:val="Hyperlink"/>
            <w:noProof/>
          </w:rPr>
          <w:fldChar w:fldCharType="end"/>
        </w:r>
      </w:ins>
    </w:p>
    <w:p w14:paraId="5862A23B" w14:textId="77777777" w:rsidR="00664E55" w:rsidRDefault="00664E55">
      <w:pPr>
        <w:pStyle w:val="TableofFigures"/>
        <w:tabs>
          <w:tab w:val="right" w:leader="dot" w:pos="9628"/>
        </w:tabs>
        <w:rPr>
          <w:ins w:id="580" w:author="Orion" w:date="2011-08-02T14:20:00Z"/>
          <w:rFonts w:eastAsiaTheme="minorEastAsia" w:cstheme="minorBidi"/>
          <w:i w:val="0"/>
          <w:iCs w:val="0"/>
          <w:noProof/>
          <w:kern w:val="0"/>
          <w:sz w:val="22"/>
          <w:szCs w:val="22"/>
          <w:lang w:eastAsia="es-ES" w:bidi="ar-SA"/>
        </w:rPr>
      </w:pPr>
      <w:ins w:id="58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6: Tarea de Crear Planes de Vuelo.</w:t>
        </w:r>
        <w:r>
          <w:rPr>
            <w:noProof/>
            <w:webHidden/>
          </w:rPr>
          <w:tab/>
        </w:r>
        <w:r>
          <w:rPr>
            <w:noProof/>
            <w:webHidden/>
          </w:rPr>
          <w:fldChar w:fldCharType="begin"/>
        </w:r>
        <w:r>
          <w:rPr>
            <w:noProof/>
            <w:webHidden/>
          </w:rPr>
          <w:instrText xml:space="preserve"> PAGEREF _Toc300058148 \h </w:instrText>
        </w:r>
      </w:ins>
      <w:r>
        <w:rPr>
          <w:noProof/>
          <w:webHidden/>
        </w:rPr>
      </w:r>
      <w:r>
        <w:rPr>
          <w:noProof/>
          <w:webHidden/>
        </w:rPr>
        <w:fldChar w:fldCharType="separate"/>
      </w:r>
      <w:ins w:id="582" w:author="Orion" w:date="2011-08-02T14:20:00Z">
        <w:r>
          <w:rPr>
            <w:noProof/>
            <w:webHidden/>
          </w:rPr>
          <w:t>37</w:t>
        </w:r>
        <w:r>
          <w:rPr>
            <w:noProof/>
            <w:webHidden/>
          </w:rPr>
          <w:fldChar w:fldCharType="end"/>
        </w:r>
        <w:r w:rsidRPr="0092629C">
          <w:rPr>
            <w:rStyle w:val="Hyperlink"/>
            <w:noProof/>
          </w:rPr>
          <w:fldChar w:fldCharType="end"/>
        </w:r>
      </w:ins>
    </w:p>
    <w:p w14:paraId="5AF68653" w14:textId="77777777" w:rsidR="00664E55" w:rsidRDefault="00664E55">
      <w:pPr>
        <w:pStyle w:val="TableofFigures"/>
        <w:tabs>
          <w:tab w:val="right" w:leader="dot" w:pos="9628"/>
        </w:tabs>
        <w:rPr>
          <w:ins w:id="583" w:author="Orion" w:date="2011-08-02T14:20:00Z"/>
          <w:rFonts w:eastAsiaTheme="minorEastAsia" w:cstheme="minorBidi"/>
          <w:i w:val="0"/>
          <w:iCs w:val="0"/>
          <w:noProof/>
          <w:kern w:val="0"/>
          <w:sz w:val="22"/>
          <w:szCs w:val="22"/>
          <w:lang w:eastAsia="es-ES" w:bidi="ar-SA"/>
        </w:rPr>
      </w:pPr>
      <w:ins w:id="58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7: Diagrama de Interacción Para Recibir el Plan de Vuelo Inicial.</w:t>
        </w:r>
        <w:r>
          <w:rPr>
            <w:noProof/>
            <w:webHidden/>
          </w:rPr>
          <w:tab/>
        </w:r>
        <w:r>
          <w:rPr>
            <w:noProof/>
            <w:webHidden/>
          </w:rPr>
          <w:fldChar w:fldCharType="begin"/>
        </w:r>
        <w:r>
          <w:rPr>
            <w:noProof/>
            <w:webHidden/>
          </w:rPr>
          <w:instrText xml:space="preserve"> PAGEREF _Toc300058149 \h </w:instrText>
        </w:r>
      </w:ins>
      <w:r>
        <w:rPr>
          <w:noProof/>
          <w:webHidden/>
        </w:rPr>
      </w:r>
      <w:r>
        <w:rPr>
          <w:noProof/>
          <w:webHidden/>
        </w:rPr>
        <w:fldChar w:fldCharType="separate"/>
      </w:r>
      <w:ins w:id="585" w:author="Orion" w:date="2011-08-02T14:20:00Z">
        <w:r>
          <w:rPr>
            <w:noProof/>
            <w:webHidden/>
          </w:rPr>
          <w:t>38</w:t>
        </w:r>
        <w:r>
          <w:rPr>
            <w:noProof/>
            <w:webHidden/>
          </w:rPr>
          <w:fldChar w:fldCharType="end"/>
        </w:r>
        <w:r w:rsidRPr="0092629C">
          <w:rPr>
            <w:rStyle w:val="Hyperlink"/>
            <w:noProof/>
          </w:rPr>
          <w:fldChar w:fldCharType="end"/>
        </w:r>
      </w:ins>
    </w:p>
    <w:p w14:paraId="3E8C16A3" w14:textId="77777777" w:rsidR="00664E55" w:rsidRDefault="00664E55">
      <w:pPr>
        <w:pStyle w:val="TableofFigures"/>
        <w:tabs>
          <w:tab w:val="right" w:leader="dot" w:pos="9628"/>
        </w:tabs>
        <w:rPr>
          <w:ins w:id="586" w:author="Orion" w:date="2011-08-02T14:20:00Z"/>
          <w:rFonts w:eastAsiaTheme="minorEastAsia" w:cstheme="minorBidi"/>
          <w:i w:val="0"/>
          <w:iCs w:val="0"/>
          <w:noProof/>
          <w:kern w:val="0"/>
          <w:sz w:val="22"/>
          <w:szCs w:val="22"/>
          <w:lang w:eastAsia="es-ES" w:bidi="ar-SA"/>
        </w:rPr>
      </w:pPr>
      <w:ins w:id="58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8: Creación del Estado Mental Inicial del Piloto.</w:t>
        </w:r>
        <w:r>
          <w:rPr>
            <w:noProof/>
            <w:webHidden/>
          </w:rPr>
          <w:tab/>
        </w:r>
        <w:r>
          <w:rPr>
            <w:noProof/>
            <w:webHidden/>
          </w:rPr>
          <w:fldChar w:fldCharType="begin"/>
        </w:r>
        <w:r>
          <w:rPr>
            <w:noProof/>
            <w:webHidden/>
          </w:rPr>
          <w:instrText xml:space="preserve"> PAGEREF _Toc300058150 \h </w:instrText>
        </w:r>
      </w:ins>
      <w:r>
        <w:rPr>
          <w:noProof/>
          <w:webHidden/>
        </w:rPr>
      </w:r>
      <w:r>
        <w:rPr>
          <w:noProof/>
          <w:webHidden/>
        </w:rPr>
        <w:fldChar w:fldCharType="separate"/>
      </w:r>
      <w:ins w:id="588" w:author="Orion" w:date="2011-08-02T14:20:00Z">
        <w:r>
          <w:rPr>
            <w:noProof/>
            <w:webHidden/>
          </w:rPr>
          <w:t>39</w:t>
        </w:r>
        <w:r>
          <w:rPr>
            <w:noProof/>
            <w:webHidden/>
          </w:rPr>
          <w:fldChar w:fldCharType="end"/>
        </w:r>
        <w:r w:rsidRPr="0092629C">
          <w:rPr>
            <w:rStyle w:val="Hyperlink"/>
            <w:noProof/>
          </w:rPr>
          <w:fldChar w:fldCharType="end"/>
        </w:r>
      </w:ins>
    </w:p>
    <w:p w14:paraId="1F4D480E" w14:textId="77777777" w:rsidR="00664E55" w:rsidRDefault="00664E55">
      <w:pPr>
        <w:pStyle w:val="TableofFigures"/>
        <w:tabs>
          <w:tab w:val="right" w:leader="dot" w:pos="9628"/>
        </w:tabs>
        <w:rPr>
          <w:ins w:id="589" w:author="Orion" w:date="2011-08-02T14:20:00Z"/>
          <w:rFonts w:eastAsiaTheme="minorEastAsia" w:cstheme="minorBidi"/>
          <w:i w:val="0"/>
          <w:iCs w:val="0"/>
          <w:noProof/>
          <w:kern w:val="0"/>
          <w:sz w:val="22"/>
          <w:szCs w:val="22"/>
          <w:lang w:eastAsia="es-ES" w:bidi="ar-SA"/>
        </w:rPr>
      </w:pPr>
      <w:ins w:id="59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9: Diagrama de Actividades General.</w:t>
        </w:r>
        <w:r>
          <w:rPr>
            <w:noProof/>
            <w:webHidden/>
          </w:rPr>
          <w:tab/>
        </w:r>
        <w:r>
          <w:rPr>
            <w:noProof/>
            <w:webHidden/>
          </w:rPr>
          <w:fldChar w:fldCharType="begin"/>
        </w:r>
        <w:r>
          <w:rPr>
            <w:noProof/>
            <w:webHidden/>
          </w:rPr>
          <w:instrText xml:space="preserve"> PAGEREF _Toc300058151 \h </w:instrText>
        </w:r>
      </w:ins>
      <w:r>
        <w:rPr>
          <w:noProof/>
          <w:webHidden/>
        </w:rPr>
      </w:r>
      <w:r>
        <w:rPr>
          <w:noProof/>
          <w:webHidden/>
        </w:rPr>
        <w:fldChar w:fldCharType="separate"/>
      </w:r>
      <w:ins w:id="591" w:author="Orion" w:date="2011-08-02T14:20:00Z">
        <w:r>
          <w:rPr>
            <w:noProof/>
            <w:webHidden/>
          </w:rPr>
          <w:t>40</w:t>
        </w:r>
        <w:r>
          <w:rPr>
            <w:noProof/>
            <w:webHidden/>
          </w:rPr>
          <w:fldChar w:fldCharType="end"/>
        </w:r>
        <w:r w:rsidRPr="0092629C">
          <w:rPr>
            <w:rStyle w:val="Hyperlink"/>
            <w:noProof/>
          </w:rPr>
          <w:fldChar w:fldCharType="end"/>
        </w:r>
      </w:ins>
    </w:p>
    <w:p w14:paraId="72D1F695" w14:textId="77777777" w:rsidR="00664E55" w:rsidRDefault="00664E55">
      <w:pPr>
        <w:pStyle w:val="TableofFigures"/>
        <w:tabs>
          <w:tab w:val="right" w:leader="dot" w:pos="9628"/>
        </w:tabs>
        <w:rPr>
          <w:ins w:id="592" w:author="Orion" w:date="2011-08-02T14:20:00Z"/>
          <w:rFonts w:eastAsiaTheme="minorEastAsia" w:cstheme="minorBidi"/>
          <w:i w:val="0"/>
          <w:iCs w:val="0"/>
          <w:noProof/>
          <w:kern w:val="0"/>
          <w:sz w:val="22"/>
          <w:szCs w:val="22"/>
          <w:lang w:eastAsia="es-ES" w:bidi="ar-SA"/>
        </w:rPr>
      </w:pPr>
      <w:ins w:id="59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10: Comprobación de la Hora de Salida del Vuelo.</w:t>
        </w:r>
        <w:r>
          <w:rPr>
            <w:noProof/>
            <w:webHidden/>
          </w:rPr>
          <w:tab/>
        </w:r>
        <w:r>
          <w:rPr>
            <w:noProof/>
            <w:webHidden/>
          </w:rPr>
          <w:fldChar w:fldCharType="begin"/>
        </w:r>
        <w:r>
          <w:rPr>
            <w:noProof/>
            <w:webHidden/>
          </w:rPr>
          <w:instrText xml:space="preserve"> PAGEREF _Toc300058152 \h </w:instrText>
        </w:r>
      </w:ins>
      <w:r>
        <w:rPr>
          <w:noProof/>
          <w:webHidden/>
        </w:rPr>
      </w:r>
      <w:r>
        <w:rPr>
          <w:noProof/>
          <w:webHidden/>
        </w:rPr>
        <w:fldChar w:fldCharType="separate"/>
      </w:r>
      <w:ins w:id="594" w:author="Orion" w:date="2011-08-02T14:20:00Z">
        <w:r>
          <w:rPr>
            <w:noProof/>
            <w:webHidden/>
          </w:rPr>
          <w:t>41</w:t>
        </w:r>
        <w:r>
          <w:rPr>
            <w:noProof/>
            <w:webHidden/>
          </w:rPr>
          <w:fldChar w:fldCharType="end"/>
        </w:r>
        <w:r w:rsidRPr="0092629C">
          <w:rPr>
            <w:rStyle w:val="Hyperlink"/>
            <w:noProof/>
          </w:rPr>
          <w:fldChar w:fldCharType="end"/>
        </w:r>
      </w:ins>
    </w:p>
    <w:p w14:paraId="7BEDA67D" w14:textId="77777777" w:rsidR="00664E55" w:rsidRDefault="00664E55">
      <w:pPr>
        <w:pStyle w:val="TableofFigures"/>
        <w:tabs>
          <w:tab w:val="right" w:leader="dot" w:pos="9628"/>
        </w:tabs>
        <w:rPr>
          <w:ins w:id="595" w:author="Orion" w:date="2011-08-02T14:20:00Z"/>
          <w:rFonts w:eastAsiaTheme="minorEastAsia" w:cstheme="minorBidi"/>
          <w:i w:val="0"/>
          <w:iCs w:val="0"/>
          <w:noProof/>
          <w:kern w:val="0"/>
          <w:sz w:val="22"/>
          <w:szCs w:val="22"/>
          <w:lang w:eastAsia="es-ES" w:bidi="ar-SA"/>
        </w:rPr>
      </w:pPr>
      <w:ins w:id="59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11: Interacción para Arrancar el Avión.</w:t>
        </w:r>
        <w:r>
          <w:rPr>
            <w:noProof/>
            <w:webHidden/>
          </w:rPr>
          <w:tab/>
        </w:r>
        <w:r>
          <w:rPr>
            <w:noProof/>
            <w:webHidden/>
          </w:rPr>
          <w:fldChar w:fldCharType="begin"/>
        </w:r>
        <w:r>
          <w:rPr>
            <w:noProof/>
            <w:webHidden/>
          </w:rPr>
          <w:instrText xml:space="preserve"> PAGEREF _Toc300058153 \h </w:instrText>
        </w:r>
      </w:ins>
      <w:r>
        <w:rPr>
          <w:noProof/>
          <w:webHidden/>
        </w:rPr>
      </w:r>
      <w:r>
        <w:rPr>
          <w:noProof/>
          <w:webHidden/>
        </w:rPr>
        <w:fldChar w:fldCharType="separate"/>
      </w:r>
      <w:ins w:id="597" w:author="Orion" w:date="2011-08-02T14:20:00Z">
        <w:r>
          <w:rPr>
            <w:noProof/>
            <w:webHidden/>
          </w:rPr>
          <w:t>41</w:t>
        </w:r>
        <w:r>
          <w:rPr>
            <w:noProof/>
            <w:webHidden/>
          </w:rPr>
          <w:fldChar w:fldCharType="end"/>
        </w:r>
        <w:r w:rsidRPr="0092629C">
          <w:rPr>
            <w:rStyle w:val="Hyperlink"/>
            <w:noProof/>
          </w:rPr>
          <w:fldChar w:fldCharType="end"/>
        </w:r>
      </w:ins>
    </w:p>
    <w:p w14:paraId="67190D0F" w14:textId="77777777" w:rsidR="00664E55" w:rsidRDefault="00664E55">
      <w:pPr>
        <w:pStyle w:val="TableofFigures"/>
        <w:tabs>
          <w:tab w:val="right" w:leader="dot" w:pos="9628"/>
        </w:tabs>
        <w:rPr>
          <w:ins w:id="598" w:author="Orion" w:date="2011-08-02T14:20:00Z"/>
          <w:rFonts w:eastAsiaTheme="minorEastAsia" w:cstheme="minorBidi"/>
          <w:i w:val="0"/>
          <w:iCs w:val="0"/>
          <w:noProof/>
          <w:kern w:val="0"/>
          <w:sz w:val="22"/>
          <w:szCs w:val="22"/>
          <w:lang w:eastAsia="es-ES" w:bidi="ar-SA"/>
        </w:rPr>
      </w:pPr>
      <w:ins w:id="59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12: Descomposición del Plan de Vuelo.</w:t>
        </w:r>
        <w:r>
          <w:rPr>
            <w:noProof/>
            <w:webHidden/>
          </w:rPr>
          <w:tab/>
        </w:r>
        <w:r>
          <w:rPr>
            <w:noProof/>
            <w:webHidden/>
          </w:rPr>
          <w:fldChar w:fldCharType="begin"/>
        </w:r>
        <w:r>
          <w:rPr>
            <w:noProof/>
            <w:webHidden/>
          </w:rPr>
          <w:instrText xml:space="preserve"> PAGEREF _Toc300058154 \h </w:instrText>
        </w:r>
      </w:ins>
      <w:r>
        <w:rPr>
          <w:noProof/>
          <w:webHidden/>
        </w:rPr>
      </w:r>
      <w:r>
        <w:rPr>
          <w:noProof/>
          <w:webHidden/>
        </w:rPr>
        <w:fldChar w:fldCharType="separate"/>
      </w:r>
      <w:ins w:id="600" w:author="Orion" w:date="2011-08-02T14:20:00Z">
        <w:r>
          <w:rPr>
            <w:noProof/>
            <w:webHidden/>
          </w:rPr>
          <w:t>42</w:t>
        </w:r>
        <w:r>
          <w:rPr>
            <w:noProof/>
            <w:webHidden/>
          </w:rPr>
          <w:fldChar w:fldCharType="end"/>
        </w:r>
        <w:r w:rsidRPr="0092629C">
          <w:rPr>
            <w:rStyle w:val="Hyperlink"/>
            <w:noProof/>
          </w:rPr>
          <w:fldChar w:fldCharType="end"/>
        </w:r>
      </w:ins>
    </w:p>
    <w:p w14:paraId="4716D7D5" w14:textId="77777777" w:rsidR="00664E55" w:rsidRDefault="00664E55">
      <w:pPr>
        <w:pStyle w:val="TableofFigures"/>
        <w:tabs>
          <w:tab w:val="right" w:leader="dot" w:pos="9628"/>
        </w:tabs>
        <w:rPr>
          <w:ins w:id="601" w:author="Orion" w:date="2011-08-02T14:20:00Z"/>
          <w:rFonts w:eastAsiaTheme="minorEastAsia" w:cstheme="minorBidi"/>
          <w:i w:val="0"/>
          <w:iCs w:val="0"/>
          <w:noProof/>
          <w:kern w:val="0"/>
          <w:sz w:val="22"/>
          <w:szCs w:val="22"/>
          <w:lang w:eastAsia="es-ES" w:bidi="ar-SA"/>
        </w:rPr>
      </w:pPr>
      <w:ins w:id="60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13: Tiempo de Creación de las Decisiones.</w:t>
        </w:r>
        <w:r>
          <w:rPr>
            <w:noProof/>
            <w:webHidden/>
          </w:rPr>
          <w:tab/>
        </w:r>
        <w:r>
          <w:rPr>
            <w:noProof/>
            <w:webHidden/>
          </w:rPr>
          <w:fldChar w:fldCharType="begin"/>
        </w:r>
        <w:r>
          <w:rPr>
            <w:noProof/>
            <w:webHidden/>
          </w:rPr>
          <w:instrText xml:space="preserve"> PAGEREF _Toc300058155 \h </w:instrText>
        </w:r>
      </w:ins>
      <w:r>
        <w:rPr>
          <w:noProof/>
          <w:webHidden/>
        </w:rPr>
      </w:r>
      <w:r>
        <w:rPr>
          <w:noProof/>
          <w:webHidden/>
        </w:rPr>
        <w:fldChar w:fldCharType="separate"/>
      </w:r>
      <w:ins w:id="603" w:author="Orion" w:date="2011-08-02T14:20:00Z">
        <w:r>
          <w:rPr>
            <w:noProof/>
            <w:webHidden/>
          </w:rPr>
          <w:t>43</w:t>
        </w:r>
        <w:r>
          <w:rPr>
            <w:noProof/>
            <w:webHidden/>
          </w:rPr>
          <w:fldChar w:fldCharType="end"/>
        </w:r>
        <w:r w:rsidRPr="0092629C">
          <w:rPr>
            <w:rStyle w:val="Hyperlink"/>
            <w:noProof/>
          </w:rPr>
          <w:fldChar w:fldCharType="end"/>
        </w:r>
      </w:ins>
    </w:p>
    <w:p w14:paraId="5262E8FC" w14:textId="77777777" w:rsidR="00664E55" w:rsidRDefault="00664E55">
      <w:pPr>
        <w:pStyle w:val="TableofFigures"/>
        <w:tabs>
          <w:tab w:val="right" w:leader="dot" w:pos="9628"/>
        </w:tabs>
        <w:rPr>
          <w:ins w:id="604" w:author="Orion" w:date="2011-08-02T14:20:00Z"/>
          <w:rFonts w:eastAsiaTheme="minorEastAsia" w:cstheme="minorBidi"/>
          <w:i w:val="0"/>
          <w:iCs w:val="0"/>
          <w:noProof/>
          <w:kern w:val="0"/>
          <w:sz w:val="22"/>
          <w:szCs w:val="22"/>
          <w:lang w:eastAsia="es-ES" w:bidi="ar-SA"/>
        </w:rPr>
      </w:pPr>
      <w:ins w:id="60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14: Creación de las Decisiones.</w:t>
        </w:r>
        <w:r>
          <w:rPr>
            <w:noProof/>
            <w:webHidden/>
          </w:rPr>
          <w:tab/>
        </w:r>
        <w:r>
          <w:rPr>
            <w:noProof/>
            <w:webHidden/>
          </w:rPr>
          <w:fldChar w:fldCharType="begin"/>
        </w:r>
        <w:r>
          <w:rPr>
            <w:noProof/>
            <w:webHidden/>
          </w:rPr>
          <w:instrText xml:space="preserve"> PAGEREF _Toc300058156 \h </w:instrText>
        </w:r>
      </w:ins>
      <w:r>
        <w:rPr>
          <w:noProof/>
          <w:webHidden/>
        </w:rPr>
      </w:r>
      <w:r>
        <w:rPr>
          <w:noProof/>
          <w:webHidden/>
        </w:rPr>
        <w:fldChar w:fldCharType="separate"/>
      </w:r>
      <w:ins w:id="606" w:author="Orion" w:date="2011-08-02T14:20:00Z">
        <w:r>
          <w:rPr>
            <w:noProof/>
            <w:webHidden/>
          </w:rPr>
          <w:t>43</w:t>
        </w:r>
        <w:r>
          <w:rPr>
            <w:noProof/>
            <w:webHidden/>
          </w:rPr>
          <w:fldChar w:fldCharType="end"/>
        </w:r>
        <w:r w:rsidRPr="0092629C">
          <w:rPr>
            <w:rStyle w:val="Hyperlink"/>
            <w:noProof/>
          </w:rPr>
          <w:fldChar w:fldCharType="end"/>
        </w:r>
      </w:ins>
    </w:p>
    <w:p w14:paraId="3790E6E3" w14:textId="77777777" w:rsidR="00664E55" w:rsidRDefault="00664E55">
      <w:pPr>
        <w:pStyle w:val="TableofFigures"/>
        <w:tabs>
          <w:tab w:val="right" w:leader="dot" w:pos="9628"/>
        </w:tabs>
        <w:rPr>
          <w:ins w:id="607" w:author="Orion" w:date="2011-08-02T14:20:00Z"/>
          <w:rFonts w:eastAsiaTheme="minorEastAsia" w:cstheme="minorBidi"/>
          <w:i w:val="0"/>
          <w:iCs w:val="0"/>
          <w:noProof/>
          <w:kern w:val="0"/>
          <w:sz w:val="22"/>
          <w:szCs w:val="22"/>
          <w:lang w:eastAsia="es-ES" w:bidi="ar-SA"/>
        </w:rPr>
      </w:pPr>
      <w:ins w:id="60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15: Descomposición de Decisiones.</w:t>
        </w:r>
        <w:r>
          <w:rPr>
            <w:noProof/>
            <w:webHidden/>
          </w:rPr>
          <w:tab/>
        </w:r>
        <w:r>
          <w:rPr>
            <w:noProof/>
            <w:webHidden/>
          </w:rPr>
          <w:fldChar w:fldCharType="begin"/>
        </w:r>
        <w:r>
          <w:rPr>
            <w:noProof/>
            <w:webHidden/>
          </w:rPr>
          <w:instrText xml:space="preserve"> PAGEREF _Toc300058157 \h </w:instrText>
        </w:r>
      </w:ins>
      <w:r>
        <w:rPr>
          <w:noProof/>
          <w:webHidden/>
        </w:rPr>
      </w:r>
      <w:r>
        <w:rPr>
          <w:noProof/>
          <w:webHidden/>
        </w:rPr>
        <w:fldChar w:fldCharType="separate"/>
      </w:r>
      <w:ins w:id="609" w:author="Orion" w:date="2011-08-02T14:20:00Z">
        <w:r>
          <w:rPr>
            <w:noProof/>
            <w:webHidden/>
          </w:rPr>
          <w:t>44</w:t>
        </w:r>
        <w:r>
          <w:rPr>
            <w:noProof/>
            <w:webHidden/>
          </w:rPr>
          <w:fldChar w:fldCharType="end"/>
        </w:r>
        <w:r w:rsidRPr="0092629C">
          <w:rPr>
            <w:rStyle w:val="Hyperlink"/>
            <w:noProof/>
          </w:rPr>
          <w:fldChar w:fldCharType="end"/>
        </w:r>
      </w:ins>
    </w:p>
    <w:p w14:paraId="4CF6560D" w14:textId="77777777" w:rsidR="00664E55" w:rsidRDefault="00664E55">
      <w:pPr>
        <w:pStyle w:val="TableofFigures"/>
        <w:tabs>
          <w:tab w:val="right" w:leader="dot" w:pos="9628"/>
        </w:tabs>
        <w:rPr>
          <w:ins w:id="610" w:author="Orion" w:date="2011-08-02T14:20:00Z"/>
          <w:rFonts w:eastAsiaTheme="minorEastAsia" w:cstheme="minorBidi"/>
          <w:i w:val="0"/>
          <w:iCs w:val="0"/>
          <w:noProof/>
          <w:kern w:val="0"/>
          <w:sz w:val="22"/>
          <w:szCs w:val="22"/>
          <w:lang w:eastAsia="es-ES" w:bidi="ar-SA"/>
        </w:rPr>
      </w:pPr>
      <w:ins w:id="61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16: Interacción Piloto-Avión: Ejecución Maniobra.</w:t>
        </w:r>
        <w:r>
          <w:rPr>
            <w:noProof/>
            <w:webHidden/>
          </w:rPr>
          <w:tab/>
        </w:r>
        <w:r>
          <w:rPr>
            <w:noProof/>
            <w:webHidden/>
          </w:rPr>
          <w:fldChar w:fldCharType="begin"/>
        </w:r>
        <w:r>
          <w:rPr>
            <w:noProof/>
            <w:webHidden/>
          </w:rPr>
          <w:instrText xml:space="preserve"> PAGEREF _Toc300058158 \h </w:instrText>
        </w:r>
      </w:ins>
      <w:r>
        <w:rPr>
          <w:noProof/>
          <w:webHidden/>
        </w:rPr>
      </w:r>
      <w:r>
        <w:rPr>
          <w:noProof/>
          <w:webHidden/>
        </w:rPr>
        <w:fldChar w:fldCharType="separate"/>
      </w:r>
      <w:ins w:id="612" w:author="Orion" w:date="2011-08-02T14:20:00Z">
        <w:r>
          <w:rPr>
            <w:noProof/>
            <w:webHidden/>
          </w:rPr>
          <w:t>45</w:t>
        </w:r>
        <w:r>
          <w:rPr>
            <w:noProof/>
            <w:webHidden/>
          </w:rPr>
          <w:fldChar w:fldCharType="end"/>
        </w:r>
        <w:r w:rsidRPr="0092629C">
          <w:rPr>
            <w:rStyle w:val="Hyperlink"/>
            <w:noProof/>
          </w:rPr>
          <w:fldChar w:fldCharType="end"/>
        </w:r>
      </w:ins>
    </w:p>
    <w:p w14:paraId="2150046B" w14:textId="77777777" w:rsidR="00664E55" w:rsidRDefault="00664E55">
      <w:pPr>
        <w:pStyle w:val="TableofFigures"/>
        <w:tabs>
          <w:tab w:val="right" w:leader="dot" w:pos="9628"/>
        </w:tabs>
        <w:rPr>
          <w:ins w:id="613" w:author="Orion" w:date="2011-08-02T14:20:00Z"/>
          <w:rFonts w:eastAsiaTheme="minorEastAsia" w:cstheme="minorBidi"/>
          <w:i w:val="0"/>
          <w:iCs w:val="0"/>
          <w:noProof/>
          <w:kern w:val="0"/>
          <w:sz w:val="22"/>
          <w:szCs w:val="22"/>
          <w:lang w:eastAsia="es-ES" w:bidi="ar-SA"/>
        </w:rPr>
      </w:pPr>
      <w:ins w:id="61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17: Aplicación que Comprueba la Finalización del Tramo.</w:t>
        </w:r>
        <w:r>
          <w:rPr>
            <w:noProof/>
            <w:webHidden/>
          </w:rPr>
          <w:tab/>
        </w:r>
        <w:r>
          <w:rPr>
            <w:noProof/>
            <w:webHidden/>
          </w:rPr>
          <w:fldChar w:fldCharType="begin"/>
        </w:r>
        <w:r>
          <w:rPr>
            <w:noProof/>
            <w:webHidden/>
          </w:rPr>
          <w:instrText xml:space="preserve"> PAGEREF _Toc300058159 \h </w:instrText>
        </w:r>
      </w:ins>
      <w:r>
        <w:rPr>
          <w:noProof/>
          <w:webHidden/>
        </w:rPr>
      </w:r>
      <w:r>
        <w:rPr>
          <w:noProof/>
          <w:webHidden/>
        </w:rPr>
        <w:fldChar w:fldCharType="separate"/>
      </w:r>
      <w:ins w:id="615" w:author="Orion" w:date="2011-08-02T14:20:00Z">
        <w:r>
          <w:rPr>
            <w:noProof/>
            <w:webHidden/>
          </w:rPr>
          <w:t>46</w:t>
        </w:r>
        <w:r>
          <w:rPr>
            <w:noProof/>
            <w:webHidden/>
          </w:rPr>
          <w:fldChar w:fldCharType="end"/>
        </w:r>
        <w:r w:rsidRPr="0092629C">
          <w:rPr>
            <w:rStyle w:val="Hyperlink"/>
            <w:noProof/>
          </w:rPr>
          <w:fldChar w:fldCharType="end"/>
        </w:r>
      </w:ins>
    </w:p>
    <w:p w14:paraId="15C65298" w14:textId="77777777" w:rsidR="00664E55" w:rsidRDefault="00664E55">
      <w:pPr>
        <w:pStyle w:val="TableofFigures"/>
        <w:tabs>
          <w:tab w:val="right" w:leader="dot" w:pos="9628"/>
        </w:tabs>
        <w:rPr>
          <w:ins w:id="616" w:author="Orion" w:date="2011-08-02T14:20:00Z"/>
          <w:rFonts w:eastAsiaTheme="minorEastAsia" w:cstheme="minorBidi"/>
          <w:i w:val="0"/>
          <w:iCs w:val="0"/>
          <w:noProof/>
          <w:kern w:val="0"/>
          <w:sz w:val="22"/>
          <w:szCs w:val="22"/>
          <w:lang w:eastAsia="es-ES" w:bidi="ar-SA"/>
        </w:rPr>
      </w:pPr>
      <w:ins w:id="61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18: Diagrama para  Ir al Siguiente Tramo.</w:t>
        </w:r>
        <w:r>
          <w:rPr>
            <w:noProof/>
            <w:webHidden/>
          </w:rPr>
          <w:tab/>
        </w:r>
        <w:r>
          <w:rPr>
            <w:noProof/>
            <w:webHidden/>
          </w:rPr>
          <w:fldChar w:fldCharType="begin"/>
        </w:r>
        <w:r>
          <w:rPr>
            <w:noProof/>
            <w:webHidden/>
          </w:rPr>
          <w:instrText xml:space="preserve"> PAGEREF _Toc300058160 \h </w:instrText>
        </w:r>
      </w:ins>
      <w:r>
        <w:rPr>
          <w:noProof/>
          <w:webHidden/>
        </w:rPr>
      </w:r>
      <w:r>
        <w:rPr>
          <w:noProof/>
          <w:webHidden/>
        </w:rPr>
        <w:fldChar w:fldCharType="separate"/>
      </w:r>
      <w:ins w:id="618" w:author="Orion" w:date="2011-08-02T14:20:00Z">
        <w:r>
          <w:rPr>
            <w:noProof/>
            <w:webHidden/>
          </w:rPr>
          <w:t>46</w:t>
        </w:r>
        <w:r>
          <w:rPr>
            <w:noProof/>
            <w:webHidden/>
          </w:rPr>
          <w:fldChar w:fldCharType="end"/>
        </w:r>
        <w:r w:rsidRPr="0092629C">
          <w:rPr>
            <w:rStyle w:val="Hyperlink"/>
            <w:noProof/>
          </w:rPr>
          <w:fldChar w:fldCharType="end"/>
        </w:r>
      </w:ins>
    </w:p>
    <w:p w14:paraId="745B3CE6" w14:textId="77777777" w:rsidR="00664E55" w:rsidRDefault="00664E55">
      <w:pPr>
        <w:pStyle w:val="TableofFigures"/>
        <w:tabs>
          <w:tab w:val="right" w:leader="dot" w:pos="9628"/>
        </w:tabs>
        <w:rPr>
          <w:ins w:id="619" w:author="Orion" w:date="2011-08-02T14:20:00Z"/>
          <w:rFonts w:eastAsiaTheme="minorEastAsia" w:cstheme="minorBidi"/>
          <w:i w:val="0"/>
          <w:iCs w:val="0"/>
          <w:noProof/>
          <w:kern w:val="0"/>
          <w:sz w:val="22"/>
          <w:szCs w:val="22"/>
          <w:lang w:eastAsia="es-ES" w:bidi="ar-SA"/>
        </w:rPr>
      </w:pPr>
      <w:ins w:id="62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19: Diagrama de Actividad Evitar Conflicto</w:t>
        </w:r>
        <w:r>
          <w:rPr>
            <w:noProof/>
            <w:webHidden/>
          </w:rPr>
          <w:tab/>
        </w:r>
        <w:r>
          <w:rPr>
            <w:noProof/>
            <w:webHidden/>
          </w:rPr>
          <w:fldChar w:fldCharType="begin"/>
        </w:r>
        <w:r>
          <w:rPr>
            <w:noProof/>
            <w:webHidden/>
          </w:rPr>
          <w:instrText xml:space="preserve"> PAGEREF _Toc300058161 \h </w:instrText>
        </w:r>
      </w:ins>
      <w:r>
        <w:rPr>
          <w:noProof/>
          <w:webHidden/>
        </w:rPr>
      </w:r>
      <w:r>
        <w:rPr>
          <w:noProof/>
          <w:webHidden/>
        </w:rPr>
        <w:fldChar w:fldCharType="separate"/>
      </w:r>
      <w:ins w:id="621" w:author="Orion" w:date="2011-08-02T14:20:00Z">
        <w:r>
          <w:rPr>
            <w:noProof/>
            <w:webHidden/>
          </w:rPr>
          <w:t>47</w:t>
        </w:r>
        <w:r>
          <w:rPr>
            <w:noProof/>
            <w:webHidden/>
          </w:rPr>
          <w:fldChar w:fldCharType="end"/>
        </w:r>
        <w:r w:rsidRPr="0092629C">
          <w:rPr>
            <w:rStyle w:val="Hyperlink"/>
            <w:noProof/>
          </w:rPr>
          <w:fldChar w:fldCharType="end"/>
        </w:r>
      </w:ins>
    </w:p>
    <w:p w14:paraId="6B3C3FC9" w14:textId="77777777" w:rsidR="00664E55" w:rsidRDefault="00664E55">
      <w:pPr>
        <w:pStyle w:val="TableofFigures"/>
        <w:tabs>
          <w:tab w:val="right" w:leader="dot" w:pos="9628"/>
        </w:tabs>
        <w:rPr>
          <w:ins w:id="622" w:author="Orion" w:date="2011-08-02T14:20:00Z"/>
          <w:rFonts w:eastAsiaTheme="minorEastAsia" w:cstheme="minorBidi"/>
          <w:i w:val="0"/>
          <w:iCs w:val="0"/>
          <w:noProof/>
          <w:kern w:val="0"/>
          <w:sz w:val="22"/>
          <w:szCs w:val="22"/>
          <w:lang w:eastAsia="es-ES" w:bidi="ar-SA"/>
        </w:rPr>
      </w:pPr>
      <w:ins w:id="62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20: Comprobación de Nuevo Conflicto.</w:t>
        </w:r>
        <w:r>
          <w:rPr>
            <w:noProof/>
            <w:webHidden/>
          </w:rPr>
          <w:tab/>
        </w:r>
        <w:r>
          <w:rPr>
            <w:noProof/>
            <w:webHidden/>
          </w:rPr>
          <w:fldChar w:fldCharType="begin"/>
        </w:r>
        <w:r>
          <w:rPr>
            <w:noProof/>
            <w:webHidden/>
          </w:rPr>
          <w:instrText xml:space="preserve"> PAGEREF _Toc300058162 \h </w:instrText>
        </w:r>
      </w:ins>
      <w:r>
        <w:rPr>
          <w:noProof/>
          <w:webHidden/>
        </w:rPr>
      </w:r>
      <w:r>
        <w:rPr>
          <w:noProof/>
          <w:webHidden/>
        </w:rPr>
        <w:fldChar w:fldCharType="separate"/>
      </w:r>
      <w:ins w:id="624" w:author="Orion" w:date="2011-08-02T14:20:00Z">
        <w:r>
          <w:rPr>
            <w:noProof/>
            <w:webHidden/>
          </w:rPr>
          <w:t>48</w:t>
        </w:r>
        <w:r>
          <w:rPr>
            <w:noProof/>
            <w:webHidden/>
          </w:rPr>
          <w:fldChar w:fldCharType="end"/>
        </w:r>
        <w:r w:rsidRPr="0092629C">
          <w:rPr>
            <w:rStyle w:val="Hyperlink"/>
            <w:noProof/>
          </w:rPr>
          <w:fldChar w:fldCharType="end"/>
        </w:r>
      </w:ins>
    </w:p>
    <w:p w14:paraId="0167E228" w14:textId="77777777" w:rsidR="00664E55" w:rsidRDefault="00664E55">
      <w:pPr>
        <w:pStyle w:val="TableofFigures"/>
        <w:tabs>
          <w:tab w:val="right" w:leader="dot" w:pos="9628"/>
        </w:tabs>
        <w:rPr>
          <w:ins w:id="625" w:author="Orion" w:date="2011-08-02T14:20:00Z"/>
          <w:rFonts w:eastAsiaTheme="minorEastAsia" w:cstheme="minorBidi"/>
          <w:i w:val="0"/>
          <w:iCs w:val="0"/>
          <w:noProof/>
          <w:kern w:val="0"/>
          <w:sz w:val="22"/>
          <w:szCs w:val="22"/>
          <w:lang w:eastAsia="es-ES" w:bidi="ar-SA"/>
        </w:rPr>
      </w:pPr>
      <w:ins w:id="62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21: Creación de las Ordenes.</w:t>
        </w:r>
        <w:r>
          <w:rPr>
            <w:noProof/>
            <w:webHidden/>
          </w:rPr>
          <w:tab/>
        </w:r>
        <w:r>
          <w:rPr>
            <w:noProof/>
            <w:webHidden/>
          </w:rPr>
          <w:fldChar w:fldCharType="begin"/>
        </w:r>
        <w:r>
          <w:rPr>
            <w:noProof/>
            <w:webHidden/>
          </w:rPr>
          <w:instrText xml:space="preserve"> PAGEREF _Toc300058163 \h </w:instrText>
        </w:r>
      </w:ins>
      <w:r>
        <w:rPr>
          <w:noProof/>
          <w:webHidden/>
        </w:rPr>
      </w:r>
      <w:r>
        <w:rPr>
          <w:noProof/>
          <w:webHidden/>
        </w:rPr>
        <w:fldChar w:fldCharType="separate"/>
      </w:r>
      <w:ins w:id="627" w:author="Orion" w:date="2011-08-02T14:20:00Z">
        <w:r>
          <w:rPr>
            <w:noProof/>
            <w:webHidden/>
          </w:rPr>
          <w:t>49</w:t>
        </w:r>
        <w:r>
          <w:rPr>
            <w:noProof/>
            <w:webHidden/>
          </w:rPr>
          <w:fldChar w:fldCharType="end"/>
        </w:r>
        <w:r w:rsidRPr="0092629C">
          <w:rPr>
            <w:rStyle w:val="Hyperlink"/>
            <w:noProof/>
          </w:rPr>
          <w:fldChar w:fldCharType="end"/>
        </w:r>
      </w:ins>
    </w:p>
    <w:p w14:paraId="095BCDCF" w14:textId="77777777" w:rsidR="00664E55" w:rsidRDefault="00664E55">
      <w:pPr>
        <w:pStyle w:val="TableofFigures"/>
        <w:tabs>
          <w:tab w:val="right" w:leader="dot" w:pos="9628"/>
        </w:tabs>
        <w:rPr>
          <w:ins w:id="628" w:author="Orion" w:date="2011-08-02T14:20:00Z"/>
          <w:rFonts w:eastAsiaTheme="minorEastAsia" w:cstheme="minorBidi"/>
          <w:i w:val="0"/>
          <w:iCs w:val="0"/>
          <w:noProof/>
          <w:kern w:val="0"/>
          <w:sz w:val="22"/>
          <w:szCs w:val="22"/>
          <w:lang w:eastAsia="es-ES" w:bidi="ar-SA"/>
        </w:rPr>
      </w:pPr>
      <w:ins w:id="62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22: Interacción Controlador-Piloto traspaso de Ordenes.</w:t>
        </w:r>
        <w:r>
          <w:rPr>
            <w:noProof/>
            <w:webHidden/>
          </w:rPr>
          <w:tab/>
        </w:r>
        <w:r>
          <w:rPr>
            <w:noProof/>
            <w:webHidden/>
          </w:rPr>
          <w:fldChar w:fldCharType="begin"/>
        </w:r>
        <w:r>
          <w:rPr>
            <w:noProof/>
            <w:webHidden/>
          </w:rPr>
          <w:instrText xml:space="preserve"> PAGEREF _Toc300058164 \h </w:instrText>
        </w:r>
      </w:ins>
      <w:r>
        <w:rPr>
          <w:noProof/>
          <w:webHidden/>
        </w:rPr>
      </w:r>
      <w:r>
        <w:rPr>
          <w:noProof/>
          <w:webHidden/>
        </w:rPr>
        <w:fldChar w:fldCharType="separate"/>
      </w:r>
      <w:ins w:id="630" w:author="Orion" w:date="2011-08-02T14:20:00Z">
        <w:r>
          <w:rPr>
            <w:noProof/>
            <w:webHidden/>
          </w:rPr>
          <w:t>50</w:t>
        </w:r>
        <w:r>
          <w:rPr>
            <w:noProof/>
            <w:webHidden/>
          </w:rPr>
          <w:fldChar w:fldCharType="end"/>
        </w:r>
        <w:r w:rsidRPr="0092629C">
          <w:rPr>
            <w:rStyle w:val="Hyperlink"/>
            <w:noProof/>
          </w:rPr>
          <w:fldChar w:fldCharType="end"/>
        </w:r>
      </w:ins>
    </w:p>
    <w:p w14:paraId="21F3374C" w14:textId="77777777" w:rsidR="00664E55" w:rsidRDefault="00664E55">
      <w:pPr>
        <w:pStyle w:val="TableofFigures"/>
        <w:tabs>
          <w:tab w:val="right" w:leader="dot" w:pos="9628"/>
        </w:tabs>
        <w:rPr>
          <w:ins w:id="631" w:author="Orion" w:date="2011-08-02T14:20:00Z"/>
          <w:rFonts w:eastAsiaTheme="minorEastAsia" w:cstheme="minorBidi"/>
          <w:i w:val="0"/>
          <w:iCs w:val="0"/>
          <w:noProof/>
          <w:kern w:val="0"/>
          <w:sz w:val="22"/>
          <w:szCs w:val="22"/>
          <w:lang w:eastAsia="es-ES" w:bidi="ar-SA"/>
        </w:rPr>
      </w:pPr>
      <w:ins w:id="63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23: Piloto Obedeciendo una Orden.</w:t>
        </w:r>
        <w:r>
          <w:rPr>
            <w:noProof/>
            <w:webHidden/>
          </w:rPr>
          <w:tab/>
        </w:r>
        <w:r>
          <w:rPr>
            <w:noProof/>
            <w:webHidden/>
          </w:rPr>
          <w:fldChar w:fldCharType="begin"/>
        </w:r>
        <w:r>
          <w:rPr>
            <w:noProof/>
            <w:webHidden/>
          </w:rPr>
          <w:instrText xml:space="preserve"> PAGEREF _Toc300058165 \h </w:instrText>
        </w:r>
      </w:ins>
      <w:r>
        <w:rPr>
          <w:noProof/>
          <w:webHidden/>
        </w:rPr>
      </w:r>
      <w:r>
        <w:rPr>
          <w:noProof/>
          <w:webHidden/>
        </w:rPr>
        <w:fldChar w:fldCharType="separate"/>
      </w:r>
      <w:ins w:id="633" w:author="Orion" w:date="2011-08-02T14:20:00Z">
        <w:r>
          <w:rPr>
            <w:noProof/>
            <w:webHidden/>
          </w:rPr>
          <w:t>51</w:t>
        </w:r>
        <w:r>
          <w:rPr>
            <w:noProof/>
            <w:webHidden/>
          </w:rPr>
          <w:fldChar w:fldCharType="end"/>
        </w:r>
        <w:r w:rsidRPr="0092629C">
          <w:rPr>
            <w:rStyle w:val="Hyperlink"/>
            <w:noProof/>
          </w:rPr>
          <w:fldChar w:fldCharType="end"/>
        </w:r>
      </w:ins>
    </w:p>
    <w:p w14:paraId="0A9D2D53" w14:textId="77777777" w:rsidR="00664E55" w:rsidRDefault="00664E55">
      <w:pPr>
        <w:pStyle w:val="TableofFigures"/>
        <w:tabs>
          <w:tab w:val="right" w:leader="dot" w:pos="9628"/>
        </w:tabs>
        <w:rPr>
          <w:ins w:id="634" w:author="Orion" w:date="2011-08-02T14:20:00Z"/>
          <w:rFonts w:eastAsiaTheme="minorEastAsia" w:cstheme="minorBidi"/>
          <w:i w:val="0"/>
          <w:iCs w:val="0"/>
          <w:noProof/>
          <w:kern w:val="0"/>
          <w:sz w:val="22"/>
          <w:szCs w:val="22"/>
          <w:lang w:eastAsia="es-ES" w:bidi="ar-SA"/>
        </w:rPr>
      </w:pPr>
      <w:ins w:id="63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24: Conflicto Finalizado por Lejanía entre Aviones.</w:t>
        </w:r>
        <w:r>
          <w:rPr>
            <w:noProof/>
            <w:webHidden/>
          </w:rPr>
          <w:tab/>
        </w:r>
        <w:r>
          <w:rPr>
            <w:noProof/>
            <w:webHidden/>
          </w:rPr>
          <w:fldChar w:fldCharType="begin"/>
        </w:r>
        <w:r>
          <w:rPr>
            <w:noProof/>
            <w:webHidden/>
          </w:rPr>
          <w:instrText xml:space="preserve"> PAGEREF _Toc300058166 \h </w:instrText>
        </w:r>
      </w:ins>
      <w:r>
        <w:rPr>
          <w:noProof/>
          <w:webHidden/>
        </w:rPr>
      </w:r>
      <w:r>
        <w:rPr>
          <w:noProof/>
          <w:webHidden/>
        </w:rPr>
        <w:fldChar w:fldCharType="separate"/>
      </w:r>
      <w:ins w:id="636" w:author="Orion" w:date="2011-08-02T14:20:00Z">
        <w:r>
          <w:rPr>
            <w:noProof/>
            <w:webHidden/>
          </w:rPr>
          <w:t>51</w:t>
        </w:r>
        <w:r>
          <w:rPr>
            <w:noProof/>
            <w:webHidden/>
          </w:rPr>
          <w:fldChar w:fldCharType="end"/>
        </w:r>
        <w:r w:rsidRPr="0092629C">
          <w:rPr>
            <w:rStyle w:val="Hyperlink"/>
            <w:noProof/>
          </w:rPr>
          <w:fldChar w:fldCharType="end"/>
        </w:r>
      </w:ins>
    </w:p>
    <w:p w14:paraId="4AE088A7" w14:textId="77777777" w:rsidR="00664E55" w:rsidRDefault="00664E55">
      <w:pPr>
        <w:pStyle w:val="TableofFigures"/>
        <w:tabs>
          <w:tab w:val="right" w:leader="dot" w:pos="9628"/>
        </w:tabs>
        <w:rPr>
          <w:ins w:id="637" w:author="Orion" w:date="2011-08-02T14:20:00Z"/>
          <w:rFonts w:eastAsiaTheme="minorEastAsia" w:cstheme="minorBidi"/>
          <w:i w:val="0"/>
          <w:iCs w:val="0"/>
          <w:noProof/>
          <w:kern w:val="0"/>
          <w:sz w:val="22"/>
          <w:szCs w:val="22"/>
          <w:lang w:eastAsia="es-ES" w:bidi="ar-SA"/>
        </w:rPr>
      </w:pPr>
      <w:ins w:id="63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25: Ir al Siguiente Tramo Con Conflicto.</w:t>
        </w:r>
        <w:r>
          <w:rPr>
            <w:noProof/>
            <w:webHidden/>
          </w:rPr>
          <w:tab/>
        </w:r>
        <w:r>
          <w:rPr>
            <w:noProof/>
            <w:webHidden/>
          </w:rPr>
          <w:fldChar w:fldCharType="begin"/>
        </w:r>
        <w:r>
          <w:rPr>
            <w:noProof/>
            <w:webHidden/>
          </w:rPr>
          <w:instrText xml:space="preserve"> PAGEREF _Toc300058167 \h </w:instrText>
        </w:r>
      </w:ins>
      <w:r>
        <w:rPr>
          <w:noProof/>
          <w:webHidden/>
        </w:rPr>
      </w:r>
      <w:r>
        <w:rPr>
          <w:noProof/>
          <w:webHidden/>
        </w:rPr>
        <w:fldChar w:fldCharType="separate"/>
      </w:r>
      <w:ins w:id="639" w:author="Orion" w:date="2011-08-02T14:20:00Z">
        <w:r>
          <w:rPr>
            <w:noProof/>
            <w:webHidden/>
          </w:rPr>
          <w:t>52</w:t>
        </w:r>
        <w:r>
          <w:rPr>
            <w:noProof/>
            <w:webHidden/>
          </w:rPr>
          <w:fldChar w:fldCharType="end"/>
        </w:r>
        <w:r w:rsidRPr="0092629C">
          <w:rPr>
            <w:rStyle w:val="Hyperlink"/>
            <w:noProof/>
          </w:rPr>
          <w:fldChar w:fldCharType="end"/>
        </w:r>
      </w:ins>
    </w:p>
    <w:p w14:paraId="22E75968" w14:textId="77777777" w:rsidR="00664E55" w:rsidRDefault="00664E55">
      <w:pPr>
        <w:pStyle w:val="TableofFigures"/>
        <w:tabs>
          <w:tab w:val="right" w:leader="dot" w:pos="9628"/>
        </w:tabs>
        <w:rPr>
          <w:ins w:id="640" w:author="Orion" w:date="2011-08-02T14:20:00Z"/>
          <w:rFonts w:eastAsiaTheme="minorEastAsia" w:cstheme="minorBidi"/>
          <w:i w:val="0"/>
          <w:iCs w:val="0"/>
          <w:noProof/>
          <w:kern w:val="0"/>
          <w:sz w:val="22"/>
          <w:szCs w:val="22"/>
          <w:lang w:eastAsia="es-ES" w:bidi="ar-SA"/>
        </w:rPr>
      </w:pPr>
      <w:ins w:id="64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26: IAF Estado Mental</w:t>
        </w:r>
        <w:r>
          <w:rPr>
            <w:noProof/>
            <w:webHidden/>
          </w:rPr>
          <w:tab/>
        </w:r>
        <w:r>
          <w:rPr>
            <w:noProof/>
            <w:webHidden/>
          </w:rPr>
          <w:fldChar w:fldCharType="begin"/>
        </w:r>
        <w:r>
          <w:rPr>
            <w:noProof/>
            <w:webHidden/>
          </w:rPr>
          <w:instrText xml:space="preserve"> PAGEREF _Toc300058168 \h </w:instrText>
        </w:r>
      </w:ins>
      <w:r>
        <w:rPr>
          <w:noProof/>
          <w:webHidden/>
        </w:rPr>
      </w:r>
      <w:r>
        <w:rPr>
          <w:noProof/>
          <w:webHidden/>
        </w:rPr>
        <w:fldChar w:fldCharType="separate"/>
      </w:r>
      <w:ins w:id="642" w:author="Orion" w:date="2011-08-02T14:20:00Z">
        <w:r>
          <w:rPr>
            <w:noProof/>
            <w:webHidden/>
          </w:rPr>
          <w:t>53</w:t>
        </w:r>
        <w:r>
          <w:rPr>
            <w:noProof/>
            <w:webHidden/>
          </w:rPr>
          <w:fldChar w:fldCharType="end"/>
        </w:r>
        <w:r w:rsidRPr="0092629C">
          <w:rPr>
            <w:rStyle w:val="Hyperlink"/>
            <w:noProof/>
          </w:rPr>
          <w:fldChar w:fldCharType="end"/>
        </w:r>
      </w:ins>
    </w:p>
    <w:p w14:paraId="205DA7C6" w14:textId="77777777" w:rsidR="00664E55" w:rsidRDefault="00664E55">
      <w:pPr>
        <w:pStyle w:val="TableofFigures"/>
        <w:tabs>
          <w:tab w:val="right" w:leader="dot" w:pos="9628"/>
        </w:tabs>
        <w:rPr>
          <w:ins w:id="643" w:author="Orion" w:date="2011-08-02T14:20:00Z"/>
          <w:rFonts w:eastAsiaTheme="minorEastAsia" w:cstheme="minorBidi"/>
          <w:i w:val="0"/>
          <w:iCs w:val="0"/>
          <w:noProof/>
          <w:kern w:val="0"/>
          <w:sz w:val="22"/>
          <w:szCs w:val="22"/>
          <w:lang w:eastAsia="es-ES" w:bidi="ar-SA"/>
        </w:rPr>
      </w:pPr>
      <w:ins w:id="64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27: IAF Interacciones</w:t>
        </w:r>
        <w:r>
          <w:rPr>
            <w:noProof/>
            <w:webHidden/>
          </w:rPr>
          <w:tab/>
        </w:r>
        <w:r>
          <w:rPr>
            <w:noProof/>
            <w:webHidden/>
          </w:rPr>
          <w:fldChar w:fldCharType="begin"/>
        </w:r>
        <w:r>
          <w:rPr>
            <w:noProof/>
            <w:webHidden/>
          </w:rPr>
          <w:instrText xml:space="preserve"> PAGEREF _Toc300058169 \h </w:instrText>
        </w:r>
      </w:ins>
      <w:r>
        <w:rPr>
          <w:noProof/>
          <w:webHidden/>
        </w:rPr>
      </w:r>
      <w:r>
        <w:rPr>
          <w:noProof/>
          <w:webHidden/>
        </w:rPr>
        <w:fldChar w:fldCharType="separate"/>
      </w:r>
      <w:ins w:id="645" w:author="Orion" w:date="2011-08-02T14:20:00Z">
        <w:r>
          <w:rPr>
            <w:noProof/>
            <w:webHidden/>
          </w:rPr>
          <w:t>54</w:t>
        </w:r>
        <w:r>
          <w:rPr>
            <w:noProof/>
            <w:webHidden/>
          </w:rPr>
          <w:fldChar w:fldCharType="end"/>
        </w:r>
        <w:r w:rsidRPr="0092629C">
          <w:rPr>
            <w:rStyle w:val="Hyperlink"/>
            <w:noProof/>
          </w:rPr>
          <w:fldChar w:fldCharType="end"/>
        </w:r>
      </w:ins>
    </w:p>
    <w:p w14:paraId="43FA2B39" w14:textId="77777777" w:rsidR="00664E55" w:rsidRDefault="00664E55">
      <w:pPr>
        <w:pStyle w:val="TableofFigures"/>
        <w:tabs>
          <w:tab w:val="right" w:leader="dot" w:pos="9628"/>
        </w:tabs>
        <w:rPr>
          <w:ins w:id="646" w:author="Orion" w:date="2011-08-02T14:20:00Z"/>
          <w:rFonts w:eastAsiaTheme="minorEastAsia" w:cstheme="minorBidi"/>
          <w:i w:val="0"/>
          <w:iCs w:val="0"/>
          <w:noProof/>
          <w:kern w:val="0"/>
          <w:sz w:val="22"/>
          <w:szCs w:val="22"/>
          <w:lang w:eastAsia="es-ES" w:bidi="ar-SA"/>
        </w:rPr>
      </w:pPr>
      <w:ins w:id="64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28: IAF Logs</w:t>
        </w:r>
        <w:r>
          <w:rPr>
            <w:noProof/>
            <w:webHidden/>
          </w:rPr>
          <w:tab/>
        </w:r>
        <w:r>
          <w:rPr>
            <w:noProof/>
            <w:webHidden/>
          </w:rPr>
          <w:fldChar w:fldCharType="begin"/>
        </w:r>
        <w:r>
          <w:rPr>
            <w:noProof/>
            <w:webHidden/>
          </w:rPr>
          <w:instrText xml:space="preserve"> PAGEREF _Toc300058170 \h </w:instrText>
        </w:r>
      </w:ins>
      <w:r>
        <w:rPr>
          <w:noProof/>
          <w:webHidden/>
        </w:rPr>
      </w:r>
      <w:r>
        <w:rPr>
          <w:noProof/>
          <w:webHidden/>
        </w:rPr>
        <w:fldChar w:fldCharType="separate"/>
      </w:r>
      <w:ins w:id="648" w:author="Orion" w:date="2011-08-02T14:20:00Z">
        <w:r>
          <w:rPr>
            <w:noProof/>
            <w:webHidden/>
          </w:rPr>
          <w:t>54</w:t>
        </w:r>
        <w:r>
          <w:rPr>
            <w:noProof/>
            <w:webHidden/>
          </w:rPr>
          <w:fldChar w:fldCharType="end"/>
        </w:r>
        <w:r w:rsidRPr="0092629C">
          <w:rPr>
            <w:rStyle w:val="Hyperlink"/>
            <w:noProof/>
          </w:rPr>
          <w:fldChar w:fldCharType="end"/>
        </w:r>
      </w:ins>
    </w:p>
    <w:p w14:paraId="6F5910CE" w14:textId="77777777" w:rsidR="00664E55" w:rsidRDefault="00664E55">
      <w:pPr>
        <w:pStyle w:val="TableofFigures"/>
        <w:tabs>
          <w:tab w:val="right" w:leader="dot" w:pos="9628"/>
        </w:tabs>
        <w:rPr>
          <w:ins w:id="649" w:author="Orion" w:date="2011-08-02T14:20:00Z"/>
          <w:rFonts w:eastAsiaTheme="minorEastAsia" w:cstheme="minorBidi"/>
          <w:i w:val="0"/>
          <w:iCs w:val="0"/>
          <w:noProof/>
          <w:kern w:val="0"/>
          <w:sz w:val="22"/>
          <w:szCs w:val="22"/>
          <w:lang w:eastAsia="es-ES" w:bidi="ar-SA"/>
        </w:rPr>
      </w:pPr>
      <w:ins w:id="65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29. Aplicación de visualización.</w:t>
        </w:r>
        <w:r>
          <w:rPr>
            <w:noProof/>
            <w:webHidden/>
          </w:rPr>
          <w:tab/>
        </w:r>
        <w:r>
          <w:rPr>
            <w:noProof/>
            <w:webHidden/>
          </w:rPr>
          <w:fldChar w:fldCharType="begin"/>
        </w:r>
        <w:r>
          <w:rPr>
            <w:noProof/>
            <w:webHidden/>
          </w:rPr>
          <w:instrText xml:space="preserve"> PAGEREF _Toc300058171 \h </w:instrText>
        </w:r>
      </w:ins>
      <w:r>
        <w:rPr>
          <w:noProof/>
          <w:webHidden/>
        </w:rPr>
      </w:r>
      <w:r>
        <w:rPr>
          <w:noProof/>
          <w:webHidden/>
        </w:rPr>
        <w:fldChar w:fldCharType="separate"/>
      </w:r>
      <w:ins w:id="651" w:author="Orion" w:date="2011-08-02T14:20:00Z">
        <w:r>
          <w:rPr>
            <w:noProof/>
            <w:webHidden/>
          </w:rPr>
          <w:t>55</w:t>
        </w:r>
        <w:r>
          <w:rPr>
            <w:noProof/>
            <w:webHidden/>
          </w:rPr>
          <w:fldChar w:fldCharType="end"/>
        </w:r>
        <w:r w:rsidRPr="0092629C">
          <w:rPr>
            <w:rStyle w:val="Hyperlink"/>
            <w:noProof/>
          </w:rPr>
          <w:fldChar w:fldCharType="end"/>
        </w:r>
      </w:ins>
    </w:p>
    <w:p w14:paraId="46E6ACA4" w14:textId="77777777" w:rsidR="00664E55" w:rsidRDefault="00664E55">
      <w:pPr>
        <w:pStyle w:val="TableofFigures"/>
        <w:tabs>
          <w:tab w:val="right" w:leader="dot" w:pos="9628"/>
        </w:tabs>
        <w:rPr>
          <w:ins w:id="652" w:author="Orion" w:date="2011-08-02T14:20:00Z"/>
          <w:rFonts w:eastAsiaTheme="minorEastAsia" w:cstheme="minorBidi"/>
          <w:i w:val="0"/>
          <w:iCs w:val="0"/>
          <w:noProof/>
          <w:kern w:val="0"/>
          <w:sz w:val="22"/>
          <w:szCs w:val="22"/>
          <w:lang w:eastAsia="es-ES" w:bidi="ar-SA"/>
        </w:rPr>
      </w:pPr>
      <w:ins w:id="65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30: Despliegue dos aviones.</w:t>
        </w:r>
        <w:r>
          <w:rPr>
            <w:noProof/>
            <w:webHidden/>
          </w:rPr>
          <w:tab/>
        </w:r>
        <w:r>
          <w:rPr>
            <w:noProof/>
            <w:webHidden/>
          </w:rPr>
          <w:fldChar w:fldCharType="begin"/>
        </w:r>
        <w:r>
          <w:rPr>
            <w:noProof/>
            <w:webHidden/>
          </w:rPr>
          <w:instrText xml:space="preserve"> PAGEREF _Toc300058172 \h </w:instrText>
        </w:r>
      </w:ins>
      <w:r>
        <w:rPr>
          <w:noProof/>
          <w:webHidden/>
        </w:rPr>
      </w:r>
      <w:r>
        <w:rPr>
          <w:noProof/>
          <w:webHidden/>
        </w:rPr>
        <w:fldChar w:fldCharType="separate"/>
      </w:r>
      <w:ins w:id="654" w:author="Orion" w:date="2011-08-02T14:20:00Z">
        <w:r>
          <w:rPr>
            <w:noProof/>
            <w:webHidden/>
          </w:rPr>
          <w:t>57</w:t>
        </w:r>
        <w:r>
          <w:rPr>
            <w:noProof/>
            <w:webHidden/>
          </w:rPr>
          <w:fldChar w:fldCharType="end"/>
        </w:r>
        <w:r w:rsidRPr="0092629C">
          <w:rPr>
            <w:rStyle w:val="Hyperlink"/>
            <w:noProof/>
          </w:rPr>
          <w:fldChar w:fldCharType="end"/>
        </w:r>
      </w:ins>
    </w:p>
    <w:p w14:paraId="1A79E885" w14:textId="77777777" w:rsidR="00664E55" w:rsidRDefault="00664E55">
      <w:pPr>
        <w:pStyle w:val="TableofFigures"/>
        <w:tabs>
          <w:tab w:val="right" w:leader="dot" w:pos="9628"/>
        </w:tabs>
        <w:rPr>
          <w:ins w:id="655" w:author="Orion" w:date="2011-08-02T14:20:00Z"/>
          <w:rFonts w:eastAsiaTheme="minorEastAsia" w:cstheme="minorBidi"/>
          <w:i w:val="0"/>
          <w:iCs w:val="0"/>
          <w:noProof/>
          <w:kern w:val="0"/>
          <w:sz w:val="22"/>
          <w:szCs w:val="22"/>
          <w:lang w:eastAsia="es-ES" w:bidi="ar-SA"/>
        </w:rPr>
      </w:pPr>
      <w:ins w:id="65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31: Resolución de conflicto entre dos aviones volando rutas sin puntos de paso especificados.</w:t>
        </w:r>
        <w:r>
          <w:rPr>
            <w:noProof/>
            <w:webHidden/>
          </w:rPr>
          <w:tab/>
        </w:r>
        <w:r>
          <w:rPr>
            <w:noProof/>
            <w:webHidden/>
          </w:rPr>
          <w:fldChar w:fldCharType="begin"/>
        </w:r>
        <w:r>
          <w:rPr>
            <w:noProof/>
            <w:webHidden/>
          </w:rPr>
          <w:instrText xml:space="preserve"> PAGEREF _Toc300058173 \h </w:instrText>
        </w:r>
      </w:ins>
      <w:r>
        <w:rPr>
          <w:noProof/>
          <w:webHidden/>
        </w:rPr>
      </w:r>
      <w:r>
        <w:rPr>
          <w:noProof/>
          <w:webHidden/>
        </w:rPr>
        <w:fldChar w:fldCharType="separate"/>
      </w:r>
      <w:ins w:id="657" w:author="Orion" w:date="2011-08-02T14:20:00Z">
        <w:r>
          <w:rPr>
            <w:noProof/>
            <w:webHidden/>
          </w:rPr>
          <w:t>58</w:t>
        </w:r>
        <w:r>
          <w:rPr>
            <w:noProof/>
            <w:webHidden/>
          </w:rPr>
          <w:fldChar w:fldCharType="end"/>
        </w:r>
        <w:r w:rsidRPr="0092629C">
          <w:rPr>
            <w:rStyle w:val="Hyperlink"/>
            <w:noProof/>
          </w:rPr>
          <w:fldChar w:fldCharType="end"/>
        </w:r>
      </w:ins>
    </w:p>
    <w:p w14:paraId="51DA0118" w14:textId="77777777" w:rsidR="00664E55" w:rsidRDefault="00664E55">
      <w:pPr>
        <w:pStyle w:val="TableofFigures"/>
        <w:tabs>
          <w:tab w:val="right" w:leader="dot" w:pos="9628"/>
        </w:tabs>
        <w:rPr>
          <w:ins w:id="658" w:author="Orion" w:date="2011-08-02T14:20:00Z"/>
          <w:rFonts w:eastAsiaTheme="minorEastAsia" w:cstheme="minorBidi"/>
          <w:i w:val="0"/>
          <w:iCs w:val="0"/>
          <w:noProof/>
          <w:kern w:val="0"/>
          <w:sz w:val="22"/>
          <w:szCs w:val="22"/>
          <w:lang w:eastAsia="es-ES" w:bidi="ar-SA"/>
        </w:rPr>
      </w:pPr>
      <w:ins w:id="65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32: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_Toc300058174 \h </w:instrText>
        </w:r>
      </w:ins>
      <w:r>
        <w:rPr>
          <w:noProof/>
          <w:webHidden/>
        </w:rPr>
      </w:r>
      <w:r>
        <w:rPr>
          <w:noProof/>
          <w:webHidden/>
        </w:rPr>
        <w:fldChar w:fldCharType="separate"/>
      </w:r>
      <w:ins w:id="660" w:author="Orion" w:date="2011-08-02T14:20:00Z">
        <w:r>
          <w:rPr>
            <w:noProof/>
            <w:webHidden/>
          </w:rPr>
          <w:t>59</w:t>
        </w:r>
        <w:r>
          <w:rPr>
            <w:noProof/>
            <w:webHidden/>
          </w:rPr>
          <w:fldChar w:fldCharType="end"/>
        </w:r>
        <w:r w:rsidRPr="0092629C">
          <w:rPr>
            <w:rStyle w:val="Hyperlink"/>
            <w:noProof/>
          </w:rPr>
          <w:fldChar w:fldCharType="end"/>
        </w:r>
      </w:ins>
    </w:p>
    <w:p w14:paraId="3368DA33" w14:textId="77777777" w:rsidR="00664E55" w:rsidRDefault="00664E55">
      <w:pPr>
        <w:pStyle w:val="TableofFigures"/>
        <w:tabs>
          <w:tab w:val="right" w:leader="dot" w:pos="9628"/>
        </w:tabs>
        <w:rPr>
          <w:ins w:id="661" w:author="Orion" w:date="2011-08-02T14:20:00Z"/>
          <w:rFonts w:eastAsiaTheme="minorEastAsia" w:cstheme="minorBidi"/>
          <w:i w:val="0"/>
          <w:iCs w:val="0"/>
          <w:noProof/>
          <w:kern w:val="0"/>
          <w:sz w:val="22"/>
          <w:szCs w:val="22"/>
          <w:lang w:eastAsia="es-ES" w:bidi="ar-SA"/>
        </w:rPr>
      </w:pPr>
      <w:ins w:id="66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33: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_Toc300058175 \h </w:instrText>
        </w:r>
      </w:ins>
      <w:r>
        <w:rPr>
          <w:noProof/>
          <w:webHidden/>
        </w:rPr>
      </w:r>
      <w:r>
        <w:rPr>
          <w:noProof/>
          <w:webHidden/>
        </w:rPr>
        <w:fldChar w:fldCharType="separate"/>
      </w:r>
      <w:ins w:id="663" w:author="Orion" w:date="2011-08-02T14:20:00Z">
        <w:r>
          <w:rPr>
            <w:noProof/>
            <w:webHidden/>
          </w:rPr>
          <w:t>60</w:t>
        </w:r>
        <w:r>
          <w:rPr>
            <w:noProof/>
            <w:webHidden/>
          </w:rPr>
          <w:fldChar w:fldCharType="end"/>
        </w:r>
        <w:r w:rsidRPr="0092629C">
          <w:rPr>
            <w:rStyle w:val="Hyperlink"/>
            <w:noProof/>
          </w:rPr>
          <w:fldChar w:fldCharType="end"/>
        </w:r>
      </w:ins>
    </w:p>
    <w:p w14:paraId="5887A041" w14:textId="77777777" w:rsidR="00664E55" w:rsidRDefault="00664E55">
      <w:pPr>
        <w:pStyle w:val="TableofFigures"/>
        <w:tabs>
          <w:tab w:val="right" w:leader="dot" w:pos="9628"/>
        </w:tabs>
        <w:rPr>
          <w:ins w:id="664" w:author="Orion" w:date="2011-08-02T14:20:00Z"/>
          <w:rFonts w:eastAsiaTheme="minorEastAsia" w:cstheme="minorBidi"/>
          <w:i w:val="0"/>
          <w:iCs w:val="0"/>
          <w:noProof/>
          <w:kern w:val="0"/>
          <w:sz w:val="22"/>
          <w:szCs w:val="22"/>
          <w:lang w:eastAsia="es-ES" w:bidi="ar-SA"/>
        </w:rPr>
      </w:pPr>
      <w:ins w:id="66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34: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_Toc300058176 \h </w:instrText>
        </w:r>
      </w:ins>
      <w:r>
        <w:rPr>
          <w:noProof/>
          <w:webHidden/>
        </w:rPr>
      </w:r>
      <w:r>
        <w:rPr>
          <w:noProof/>
          <w:webHidden/>
        </w:rPr>
        <w:fldChar w:fldCharType="separate"/>
      </w:r>
      <w:ins w:id="666" w:author="Orion" w:date="2011-08-02T14:20:00Z">
        <w:r>
          <w:rPr>
            <w:noProof/>
            <w:webHidden/>
          </w:rPr>
          <w:t>60</w:t>
        </w:r>
        <w:r>
          <w:rPr>
            <w:noProof/>
            <w:webHidden/>
          </w:rPr>
          <w:fldChar w:fldCharType="end"/>
        </w:r>
        <w:r w:rsidRPr="0092629C">
          <w:rPr>
            <w:rStyle w:val="Hyperlink"/>
            <w:noProof/>
          </w:rPr>
          <w:fldChar w:fldCharType="end"/>
        </w:r>
      </w:ins>
    </w:p>
    <w:p w14:paraId="661BD3A0" w14:textId="77777777" w:rsidR="00664E55" w:rsidRDefault="00664E55">
      <w:pPr>
        <w:pStyle w:val="TableofFigures"/>
        <w:tabs>
          <w:tab w:val="right" w:leader="dot" w:pos="9628"/>
        </w:tabs>
        <w:rPr>
          <w:ins w:id="667" w:author="Orion" w:date="2011-08-02T14:20:00Z"/>
          <w:rFonts w:eastAsiaTheme="minorEastAsia" w:cstheme="minorBidi"/>
          <w:i w:val="0"/>
          <w:iCs w:val="0"/>
          <w:noProof/>
          <w:kern w:val="0"/>
          <w:sz w:val="22"/>
          <w:szCs w:val="22"/>
          <w:lang w:eastAsia="es-ES" w:bidi="ar-SA"/>
        </w:rPr>
      </w:pPr>
      <w:ins w:id="66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35: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_Toc300058177 \h </w:instrText>
        </w:r>
      </w:ins>
      <w:r>
        <w:rPr>
          <w:noProof/>
          <w:webHidden/>
        </w:rPr>
      </w:r>
      <w:r>
        <w:rPr>
          <w:noProof/>
          <w:webHidden/>
        </w:rPr>
        <w:fldChar w:fldCharType="separate"/>
      </w:r>
      <w:ins w:id="669" w:author="Orion" w:date="2011-08-02T14:20:00Z">
        <w:r>
          <w:rPr>
            <w:noProof/>
            <w:webHidden/>
          </w:rPr>
          <w:t>61</w:t>
        </w:r>
        <w:r>
          <w:rPr>
            <w:noProof/>
            <w:webHidden/>
          </w:rPr>
          <w:fldChar w:fldCharType="end"/>
        </w:r>
        <w:r w:rsidRPr="0092629C">
          <w:rPr>
            <w:rStyle w:val="Hyperlink"/>
            <w:noProof/>
          </w:rPr>
          <w:fldChar w:fldCharType="end"/>
        </w:r>
      </w:ins>
    </w:p>
    <w:p w14:paraId="54927E2F" w14:textId="77777777" w:rsidR="00664E55" w:rsidRDefault="00664E55">
      <w:pPr>
        <w:pStyle w:val="TableofFigures"/>
        <w:tabs>
          <w:tab w:val="right" w:leader="dot" w:pos="9628"/>
        </w:tabs>
        <w:rPr>
          <w:ins w:id="670" w:author="Orion" w:date="2011-08-02T14:20:00Z"/>
          <w:rFonts w:eastAsiaTheme="minorEastAsia" w:cstheme="minorBidi"/>
          <w:i w:val="0"/>
          <w:iCs w:val="0"/>
          <w:noProof/>
          <w:kern w:val="0"/>
          <w:sz w:val="22"/>
          <w:szCs w:val="22"/>
          <w:lang w:eastAsia="es-ES" w:bidi="ar-SA"/>
        </w:rPr>
      </w:pPr>
      <w:ins w:id="67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36: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_Toc300058178 \h </w:instrText>
        </w:r>
      </w:ins>
      <w:r>
        <w:rPr>
          <w:noProof/>
          <w:webHidden/>
        </w:rPr>
      </w:r>
      <w:r>
        <w:rPr>
          <w:noProof/>
          <w:webHidden/>
        </w:rPr>
        <w:fldChar w:fldCharType="separate"/>
      </w:r>
      <w:ins w:id="672" w:author="Orion" w:date="2011-08-02T14:20:00Z">
        <w:r>
          <w:rPr>
            <w:noProof/>
            <w:webHidden/>
          </w:rPr>
          <w:t>62</w:t>
        </w:r>
        <w:r>
          <w:rPr>
            <w:noProof/>
            <w:webHidden/>
          </w:rPr>
          <w:fldChar w:fldCharType="end"/>
        </w:r>
        <w:r w:rsidRPr="0092629C">
          <w:rPr>
            <w:rStyle w:val="Hyperlink"/>
            <w:noProof/>
          </w:rPr>
          <w:fldChar w:fldCharType="end"/>
        </w:r>
      </w:ins>
    </w:p>
    <w:p w14:paraId="12FFC1D8" w14:textId="77777777" w:rsidR="00664E55" w:rsidRDefault="00664E55">
      <w:pPr>
        <w:pStyle w:val="TableofFigures"/>
        <w:tabs>
          <w:tab w:val="right" w:leader="dot" w:pos="9628"/>
        </w:tabs>
        <w:rPr>
          <w:ins w:id="673" w:author="Orion" w:date="2011-08-02T14:20:00Z"/>
          <w:rFonts w:eastAsiaTheme="minorEastAsia" w:cstheme="minorBidi"/>
          <w:i w:val="0"/>
          <w:iCs w:val="0"/>
          <w:noProof/>
          <w:kern w:val="0"/>
          <w:sz w:val="22"/>
          <w:szCs w:val="22"/>
          <w:lang w:eastAsia="es-ES" w:bidi="ar-SA"/>
        </w:rPr>
      </w:pPr>
      <w:ins w:id="67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37: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_Toc300058179 \h </w:instrText>
        </w:r>
      </w:ins>
      <w:r>
        <w:rPr>
          <w:noProof/>
          <w:webHidden/>
        </w:rPr>
      </w:r>
      <w:r>
        <w:rPr>
          <w:noProof/>
          <w:webHidden/>
        </w:rPr>
        <w:fldChar w:fldCharType="separate"/>
      </w:r>
      <w:ins w:id="675" w:author="Orion" w:date="2011-08-02T14:20:00Z">
        <w:r>
          <w:rPr>
            <w:noProof/>
            <w:webHidden/>
          </w:rPr>
          <w:t>62</w:t>
        </w:r>
        <w:r>
          <w:rPr>
            <w:noProof/>
            <w:webHidden/>
          </w:rPr>
          <w:fldChar w:fldCharType="end"/>
        </w:r>
        <w:r w:rsidRPr="0092629C">
          <w:rPr>
            <w:rStyle w:val="Hyperlink"/>
            <w:noProof/>
          </w:rPr>
          <w:fldChar w:fldCharType="end"/>
        </w:r>
      </w:ins>
    </w:p>
    <w:p w14:paraId="78BC3D1A" w14:textId="77777777" w:rsidR="00664E55" w:rsidRDefault="00664E55">
      <w:pPr>
        <w:pStyle w:val="TableofFigures"/>
        <w:tabs>
          <w:tab w:val="right" w:leader="dot" w:pos="9628"/>
        </w:tabs>
        <w:rPr>
          <w:ins w:id="676" w:author="Orion" w:date="2011-08-02T14:20:00Z"/>
          <w:rFonts w:eastAsiaTheme="minorEastAsia" w:cstheme="minorBidi"/>
          <w:i w:val="0"/>
          <w:iCs w:val="0"/>
          <w:noProof/>
          <w:kern w:val="0"/>
          <w:sz w:val="22"/>
          <w:szCs w:val="22"/>
          <w:lang w:eastAsia="es-ES" w:bidi="ar-SA"/>
        </w:rPr>
      </w:pPr>
      <w:ins w:id="67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38: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_Toc300058180 \h </w:instrText>
        </w:r>
      </w:ins>
      <w:r>
        <w:rPr>
          <w:noProof/>
          <w:webHidden/>
        </w:rPr>
      </w:r>
      <w:r>
        <w:rPr>
          <w:noProof/>
          <w:webHidden/>
        </w:rPr>
        <w:fldChar w:fldCharType="separate"/>
      </w:r>
      <w:ins w:id="678" w:author="Orion" w:date="2011-08-02T14:20:00Z">
        <w:r>
          <w:rPr>
            <w:noProof/>
            <w:webHidden/>
          </w:rPr>
          <w:t>63</w:t>
        </w:r>
        <w:r>
          <w:rPr>
            <w:noProof/>
            <w:webHidden/>
          </w:rPr>
          <w:fldChar w:fldCharType="end"/>
        </w:r>
        <w:r w:rsidRPr="0092629C">
          <w:rPr>
            <w:rStyle w:val="Hyperlink"/>
            <w:noProof/>
          </w:rPr>
          <w:fldChar w:fldCharType="end"/>
        </w:r>
      </w:ins>
    </w:p>
    <w:p w14:paraId="68811324" w14:textId="77777777" w:rsidR="00664E55" w:rsidRDefault="00664E55">
      <w:pPr>
        <w:pStyle w:val="TableofFigures"/>
        <w:tabs>
          <w:tab w:val="right" w:leader="dot" w:pos="9628"/>
        </w:tabs>
        <w:rPr>
          <w:ins w:id="679" w:author="Orion" w:date="2011-08-02T14:20:00Z"/>
          <w:rFonts w:eastAsiaTheme="minorEastAsia" w:cstheme="minorBidi"/>
          <w:i w:val="0"/>
          <w:iCs w:val="0"/>
          <w:noProof/>
          <w:kern w:val="0"/>
          <w:sz w:val="22"/>
          <w:szCs w:val="22"/>
          <w:lang w:eastAsia="es-ES" w:bidi="ar-SA"/>
        </w:rPr>
      </w:pPr>
      <w:ins w:id="68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39: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_Toc300058181 \h </w:instrText>
        </w:r>
      </w:ins>
      <w:r>
        <w:rPr>
          <w:noProof/>
          <w:webHidden/>
        </w:rPr>
      </w:r>
      <w:r>
        <w:rPr>
          <w:noProof/>
          <w:webHidden/>
        </w:rPr>
        <w:fldChar w:fldCharType="separate"/>
      </w:r>
      <w:ins w:id="681" w:author="Orion" w:date="2011-08-02T14:20:00Z">
        <w:r>
          <w:rPr>
            <w:noProof/>
            <w:webHidden/>
          </w:rPr>
          <w:t>63</w:t>
        </w:r>
        <w:r>
          <w:rPr>
            <w:noProof/>
            <w:webHidden/>
          </w:rPr>
          <w:fldChar w:fldCharType="end"/>
        </w:r>
        <w:r w:rsidRPr="0092629C">
          <w:rPr>
            <w:rStyle w:val="Hyperlink"/>
            <w:noProof/>
          </w:rPr>
          <w:fldChar w:fldCharType="end"/>
        </w:r>
      </w:ins>
    </w:p>
    <w:p w14:paraId="3AC8404B" w14:textId="77777777" w:rsidR="00664E55" w:rsidRDefault="00664E55">
      <w:pPr>
        <w:pStyle w:val="TableofFigures"/>
        <w:tabs>
          <w:tab w:val="right" w:leader="dot" w:pos="9628"/>
        </w:tabs>
        <w:rPr>
          <w:ins w:id="682" w:author="Orion" w:date="2011-08-02T14:20:00Z"/>
          <w:rFonts w:eastAsiaTheme="minorEastAsia" w:cstheme="minorBidi"/>
          <w:i w:val="0"/>
          <w:iCs w:val="0"/>
          <w:noProof/>
          <w:kern w:val="0"/>
          <w:sz w:val="22"/>
          <w:szCs w:val="22"/>
          <w:lang w:eastAsia="es-ES" w:bidi="ar-SA"/>
        </w:rPr>
      </w:pPr>
      <w:ins w:id="68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40: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_Toc300058182 \h </w:instrText>
        </w:r>
      </w:ins>
      <w:r>
        <w:rPr>
          <w:noProof/>
          <w:webHidden/>
        </w:rPr>
      </w:r>
      <w:r>
        <w:rPr>
          <w:noProof/>
          <w:webHidden/>
        </w:rPr>
        <w:fldChar w:fldCharType="separate"/>
      </w:r>
      <w:ins w:id="684" w:author="Orion" w:date="2011-08-02T14:20:00Z">
        <w:r>
          <w:rPr>
            <w:noProof/>
            <w:webHidden/>
          </w:rPr>
          <w:t>65</w:t>
        </w:r>
        <w:r>
          <w:rPr>
            <w:noProof/>
            <w:webHidden/>
          </w:rPr>
          <w:fldChar w:fldCharType="end"/>
        </w:r>
        <w:r w:rsidRPr="0092629C">
          <w:rPr>
            <w:rStyle w:val="Hyperlink"/>
            <w:noProof/>
          </w:rPr>
          <w:fldChar w:fldCharType="end"/>
        </w:r>
      </w:ins>
    </w:p>
    <w:p w14:paraId="2F574C86" w14:textId="77777777" w:rsidR="00664E55" w:rsidRDefault="00664E55">
      <w:pPr>
        <w:pStyle w:val="TableofFigures"/>
        <w:tabs>
          <w:tab w:val="right" w:leader="dot" w:pos="9628"/>
        </w:tabs>
        <w:rPr>
          <w:ins w:id="685" w:author="Orion" w:date="2011-08-02T14:20:00Z"/>
          <w:rFonts w:eastAsiaTheme="minorEastAsia" w:cstheme="minorBidi"/>
          <w:i w:val="0"/>
          <w:iCs w:val="0"/>
          <w:noProof/>
          <w:kern w:val="0"/>
          <w:sz w:val="22"/>
          <w:szCs w:val="22"/>
          <w:lang w:eastAsia="es-ES" w:bidi="ar-SA"/>
        </w:rPr>
      </w:pPr>
      <w:ins w:id="68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41: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_Toc300058183 \h </w:instrText>
        </w:r>
      </w:ins>
      <w:r>
        <w:rPr>
          <w:noProof/>
          <w:webHidden/>
        </w:rPr>
      </w:r>
      <w:r>
        <w:rPr>
          <w:noProof/>
          <w:webHidden/>
        </w:rPr>
        <w:fldChar w:fldCharType="separate"/>
      </w:r>
      <w:ins w:id="687" w:author="Orion" w:date="2011-08-02T14:20:00Z">
        <w:r>
          <w:rPr>
            <w:noProof/>
            <w:webHidden/>
          </w:rPr>
          <w:t>65</w:t>
        </w:r>
        <w:r>
          <w:rPr>
            <w:noProof/>
            <w:webHidden/>
          </w:rPr>
          <w:fldChar w:fldCharType="end"/>
        </w:r>
        <w:r w:rsidRPr="0092629C">
          <w:rPr>
            <w:rStyle w:val="Hyperlink"/>
            <w:noProof/>
          </w:rPr>
          <w:fldChar w:fldCharType="end"/>
        </w:r>
      </w:ins>
    </w:p>
    <w:p w14:paraId="431F6AE6" w14:textId="77777777" w:rsidR="00664E55" w:rsidRDefault="00664E55">
      <w:pPr>
        <w:pStyle w:val="TableofFigures"/>
        <w:tabs>
          <w:tab w:val="right" w:leader="dot" w:pos="9628"/>
        </w:tabs>
        <w:rPr>
          <w:ins w:id="688" w:author="Orion" w:date="2011-08-02T14:20:00Z"/>
          <w:rFonts w:eastAsiaTheme="minorEastAsia" w:cstheme="minorBidi"/>
          <w:i w:val="0"/>
          <w:iCs w:val="0"/>
          <w:noProof/>
          <w:kern w:val="0"/>
          <w:sz w:val="22"/>
          <w:szCs w:val="22"/>
          <w:lang w:eastAsia="es-ES" w:bidi="ar-SA"/>
        </w:rPr>
      </w:pPr>
      <w:ins w:id="68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42: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_Toc300058184 \h </w:instrText>
        </w:r>
      </w:ins>
      <w:r>
        <w:rPr>
          <w:noProof/>
          <w:webHidden/>
        </w:rPr>
      </w:r>
      <w:r>
        <w:rPr>
          <w:noProof/>
          <w:webHidden/>
        </w:rPr>
        <w:fldChar w:fldCharType="separate"/>
      </w:r>
      <w:ins w:id="690" w:author="Orion" w:date="2011-08-02T14:20:00Z">
        <w:r>
          <w:rPr>
            <w:noProof/>
            <w:webHidden/>
          </w:rPr>
          <w:t>66</w:t>
        </w:r>
        <w:r>
          <w:rPr>
            <w:noProof/>
            <w:webHidden/>
          </w:rPr>
          <w:fldChar w:fldCharType="end"/>
        </w:r>
        <w:r w:rsidRPr="0092629C">
          <w:rPr>
            <w:rStyle w:val="Hyperlink"/>
            <w:noProof/>
          </w:rPr>
          <w:fldChar w:fldCharType="end"/>
        </w:r>
      </w:ins>
    </w:p>
    <w:p w14:paraId="2754D891" w14:textId="77777777" w:rsidR="00664E55" w:rsidRDefault="00664E55">
      <w:pPr>
        <w:pStyle w:val="TableofFigures"/>
        <w:tabs>
          <w:tab w:val="right" w:leader="dot" w:pos="9628"/>
        </w:tabs>
        <w:rPr>
          <w:ins w:id="691" w:author="Orion" w:date="2011-08-02T14:20:00Z"/>
          <w:rFonts w:eastAsiaTheme="minorEastAsia" w:cstheme="minorBidi"/>
          <w:i w:val="0"/>
          <w:iCs w:val="0"/>
          <w:noProof/>
          <w:kern w:val="0"/>
          <w:sz w:val="22"/>
          <w:szCs w:val="22"/>
          <w:lang w:eastAsia="es-ES" w:bidi="ar-SA"/>
        </w:rPr>
      </w:pPr>
      <w:ins w:id="69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43: Despliegue seis aviones</w:t>
        </w:r>
        <w:r>
          <w:rPr>
            <w:noProof/>
            <w:webHidden/>
          </w:rPr>
          <w:tab/>
        </w:r>
        <w:r>
          <w:rPr>
            <w:noProof/>
            <w:webHidden/>
          </w:rPr>
          <w:fldChar w:fldCharType="begin"/>
        </w:r>
        <w:r>
          <w:rPr>
            <w:noProof/>
            <w:webHidden/>
          </w:rPr>
          <w:instrText xml:space="preserve"> PAGEREF _Toc300058185 \h </w:instrText>
        </w:r>
      </w:ins>
      <w:r>
        <w:rPr>
          <w:noProof/>
          <w:webHidden/>
        </w:rPr>
      </w:r>
      <w:r>
        <w:rPr>
          <w:noProof/>
          <w:webHidden/>
        </w:rPr>
        <w:fldChar w:fldCharType="separate"/>
      </w:r>
      <w:ins w:id="693" w:author="Orion" w:date="2011-08-02T14:20:00Z">
        <w:r>
          <w:rPr>
            <w:noProof/>
            <w:webHidden/>
          </w:rPr>
          <w:t>67</w:t>
        </w:r>
        <w:r>
          <w:rPr>
            <w:noProof/>
            <w:webHidden/>
          </w:rPr>
          <w:fldChar w:fldCharType="end"/>
        </w:r>
        <w:r w:rsidRPr="0092629C">
          <w:rPr>
            <w:rStyle w:val="Hyperlink"/>
            <w:noProof/>
          </w:rPr>
          <w:fldChar w:fldCharType="end"/>
        </w:r>
      </w:ins>
    </w:p>
    <w:p w14:paraId="7D04F270" w14:textId="77777777" w:rsidR="00664E55" w:rsidRDefault="00664E55">
      <w:pPr>
        <w:pStyle w:val="TableofFigures"/>
        <w:tabs>
          <w:tab w:val="right" w:leader="dot" w:pos="9628"/>
        </w:tabs>
        <w:rPr>
          <w:ins w:id="694" w:author="Orion" w:date="2011-08-02T14:20:00Z"/>
          <w:rFonts w:eastAsiaTheme="minorEastAsia" w:cstheme="minorBidi"/>
          <w:i w:val="0"/>
          <w:iCs w:val="0"/>
          <w:noProof/>
          <w:kern w:val="0"/>
          <w:sz w:val="22"/>
          <w:szCs w:val="22"/>
          <w:lang w:eastAsia="es-ES" w:bidi="ar-SA"/>
        </w:rPr>
      </w:pPr>
      <w:ins w:id="69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_Toc300058186 \h </w:instrText>
        </w:r>
      </w:ins>
      <w:r>
        <w:rPr>
          <w:noProof/>
          <w:webHidden/>
        </w:rPr>
      </w:r>
      <w:r>
        <w:rPr>
          <w:noProof/>
          <w:webHidden/>
        </w:rPr>
        <w:fldChar w:fldCharType="separate"/>
      </w:r>
      <w:ins w:id="696" w:author="Orion" w:date="2011-08-02T14:20:00Z">
        <w:r>
          <w:rPr>
            <w:noProof/>
            <w:webHidden/>
          </w:rPr>
          <w:t>69</w:t>
        </w:r>
        <w:r>
          <w:rPr>
            <w:noProof/>
            <w:webHidden/>
          </w:rPr>
          <w:fldChar w:fldCharType="end"/>
        </w:r>
        <w:r w:rsidRPr="0092629C">
          <w:rPr>
            <w:rStyle w:val="Hyperlink"/>
            <w:noProof/>
          </w:rPr>
          <w:fldChar w:fldCharType="end"/>
        </w:r>
      </w:ins>
    </w:p>
    <w:p w14:paraId="41D5A2A1" w14:textId="77777777" w:rsidR="00664E55" w:rsidRDefault="00664E55">
      <w:pPr>
        <w:pStyle w:val="TableofFigures"/>
        <w:tabs>
          <w:tab w:val="right" w:leader="dot" w:pos="9628"/>
        </w:tabs>
        <w:rPr>
          <w:ins w:id="697" w:author="Orion" w:date="2011-08-02T14:20:00Z"/>
          <w:rFonts w:eastAsiaTheme="minorEastAsia" w:cstheme="minorBidi"/>
          <w:i w:val="0"/>
          <w:iCs w:val="0"/>
          <w:noProof/>
          <w:kern w:val="0"/>
          <w:sz w:val="22"/>
          <w:szCs w:val="22"/>
          <w:lang w:eastAsia="es-ES" w:bidi="ar-SA"/>
        </w:rPr>
      </w:pPr>
      <w:ins w:id="698" w:author="Orion" w:date="2011-08-02T14:20:00Z">
        <w:r w:rsidRPr="0092629C">
          <w:rPr>
            <w:rStyle w:val="Hyperlink"/>
            <w:noProof/>
          </w:rPr>
          <w:lastRenderedPageBreak/>
          <w:fldChar w:fldCharType="begin"/>
        </w:r>
        <w:r w:rsidRPr="0092629C">
          <w:rPr>
            <w:rStyle w:val="Hyperlink"/>
            <w:noProof/>
          </w:rPr>
          <w:instrText xml:space="preserve"> </w:instrText>
        </w:r>
        <w:r>
          <w:rPr>
            <w:noProof/>
          </w:rPr>
          <w:instrText>HYPERLINK \l "_Toc300058187"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_Toc300058187 \h </w:instrText>
        </w:r>
      </w:ins>
      <w:r>
        <w:rPr>
          <w:noProof/>
          <w:webHidden/>
        </w:rPr>
      </w:r>
      <w:r>
        <w:rPr>
          <w:noProof/>
          <w:webHidden/>
        </w:rPr>
        <w:fldChar w:fldCharType="separate"/>
      </w:r>
      <w:ins w:id="699" w:author="Orion" w:date="2011-08-02T14:20:00Z">
        <w:r>
          <w:rPr>
            <w:noProof/>
            <w:webHidden/>
          </w:rPr>
          <w:t>70</w:t>
        </w:r>
        <w:r>
          <w:rPr>
            <w:noProof/>
            <w:webHidden/>
          </w:rPr>
          <w:fldChar w:fldCharType="end"/>
        </w:r>
        <w:r w:rsidRPr="0092629C">
          <w:rPr>
            <w:rStyle w:val="Hyperlink"/>
            <w:noProof/>
          </w:rPr>
          <w:fldChar w:fldCharType="end"/>
        </w:r>
      </w:ins>
    </w:p>
    <w:p w14:paraId="3BCCE2B7" w14:textId="77777777" w:rsidR="00664E55" w:rsidRDefault="00664E55">
      <w:pPr>
        <w:pStyle w:val="TableofFigures"/>
        <w:tabs>
          <w:tab w:val="right" w:leader="dot" w:pos="9628"/>
        </w:tabs>
        <w:rPr>
          <w:ins w:id="700" w:author="Orion" w:date="2011-08-02T14:20:00Z"/>
          <w:rFonts w:eastAsiaTheme="minorEastAsia" w:cstheme="minorBidi"/>
          <w:i w:val="0"/>
          <w:iCs w:val="0"/>
          <w:noProof/>
          <w:kern w:val="0"/>
          <w:sz w:val="22"/>
          <w:szCs w:val="22"/>
          <w:lang w:eastAsia="es-ES" w:bidi="ar-SA"/>
        </w:rPr>
      </w:pPr>
      <w:ins w:id="70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_Toc300058188 \h </w:instrText>
        </w:r>
      </w:ins>
      <w:r>
        <w:rPr>
          <w:noProof/>
          <w:webHidden/>
        </w:rPr>
      </w:r>
      <w:r>
        <w:rPr>
          <w:noProof/>
          <w:webHidden/>
        </w:rPr>
        <w:fldChar w:fldCharType="separate"/>
      </w:r>
      <w:ins w:id="702" w:author="Orion" w:date="2011-08-02T14:20:00Z">
        <w:r>
          <w:rPr>
            <w:noProof/>
            <w:webHidden/>
          </w:rPr>
          <w:t>70</w:t>
        </w:r>
        <w:r>
          <w:rPr>
            <w:noProof/>
            <w:webHidden/>
          </w:rPr>
          <w:fldChar w:fldCharType="end"/>
        </w:r>
        <w:r w:rsidRPr="0092629C">
          <w:rPr>
            <w:rStyle w:val="Hyperlink"/>
            <w:noProof/>
          </w:rPr>
          <w:fldChar w:fldCharType="end"/>
        </w:r>
      </w:ins>
    </w:p>
    <w:p w14:paraId="3E22535B" w14:textId="77777777" w:rsidR="00664E55" w:rsidRDefault="00664E55">
      <w:pPr>
        <w:pStyle w:val="TableofFigures"/>
        <w:tabs>
          <w:tab w:val="right" w:leader="dot" w:pos="9628"/>
        </w:tabs>
        <w:rPr>
          <w:ins w:id="703" w:author="Orion" w:date="2011-08-02T14:20:00Z"/>
          <w:rFonts w:eastAsiaTheme="minorEastAsia" w:cstheme="minorBidi"/>
          <w:i w:val="0"/>
          <w:iCs w:val="0"/>
          <w:noProof/>
          <w:kern w:val="0"/>
          <w:sz w:val="22"/>
          <w:szCs w:val="22"/>
          <w:lang w:eastAsia="es-ES" w:bidi="ar-SA"/>
        </w:rPr>
      </w:pPr>
      <w:ins w:id="70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_Toc300058189 \h </w:instrText>
        </w:r>
      </w:ins>
      <w:r>
        <w:rPr>
          <w:noProof/>
          <w:webHidden/>
        </w:rPr>
      </w:r>
      <w:r>
        <w:rPr>
          <w:noProof/>
          <w:webHidden/>
        </w:rPr>
        <w:fldChar w:fldCharType="separate"/>
      </w:r>
      <w:ins w:id="705" w:author="Orion" w:date="2011-08-02T14:20:00Z">
        <w:r>
          <w:rPr>
            <w:noProof/>
            <w:webHidden/>
          </w:rPr>
          <w:t>72</w:t>
        </w:r>
        <w:r>
          <w:rPr>
            <w:noProof/>
            <w:webHidden/>
          </w:rPr>
          <w:fldChar w:fldCharType="end"/>
        </w:r>
        <w:r w:rsidRPr="0092629C">
          <w:rPr>
            <w:rStyle w:val="Hyperlink"/>
            <w:noProof/>
          </w:rPr>
          <w:fldChar w:fldCharType="end"/>
        </w:r>
      </w:ins>
    </w:p>
    <w:p w14:paraId="2CEB0972" w14:textId="10F174F7" w:rsidR="00553EF0" w:rsidRPr="00553EF0" w:rsidRDefault="00282C13" w:rsidP="0006797C">
      <w:pPr>
        <w:pStyle w:val="BodyText"/>
      </w:pPr>
      <w:ins w:id="706"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7C60F4" w:rsidRDefault="00120931" w:rsidP="00B42FC5">
      <w:pPr>
        <w:pStyle w:val="PageHeading"/>
        <w:rPr>
          <w:lang w:val="es-ES"/>
          <w:rPrChange w:id="707" w:author="Orion" w:date="2011-08-03T17:17:00Z">
            <w:rPr/>
          </w:rPrChange>
        </w:rPr>
      </w:pPr>
      <w:bookmarkStart w:id="708" w:name="_Toc300138764"/>
      <w:r w:rsidRPr="007C60F4">
        <w:rPr>
          <w:lang w:val="es-ES"/>
          <w:rPrChange w:id="709" w:author="Orion" w:date="2011-08-03T17:17:00Z">
            <w:rPr/>
          </w:rPrChange>
        </w:rPr>
        <w:lastRenderedPageBreak/>
        <w:t>Agradecimientos</w:t>
      </w:r>
      <w:bookmarkEnd w:id="708"/>
    </w:p>
    <w:bookmarkEnd w:id="560"/>
    <w:p w14:paraId="6B988010" w14:textId="426AE56D" w:rsidR="00A43E2C" w:rsidRDefault="00120931" w:rsidP="00E00A1F">
      <w:pPr>
        <w:pStyle w:val="BodyText"/>
        <w:jc w:val="both"/>
        <w:rPr>
          <w:ins w:id="710" w:author="Orion" w:date="2011-08-03T13:19:00Z"/>
        </w:rPr>
        <w:pPrChange w:id="711" w:author="Orion" w:date="2011-08-03T13:56:00Z">
          <w:pPr>
            <w:pStyle w:val="BodyText"/>
          </w:pPr>
        </w:pPrChange>
      </w:pPr>
      <w:del w:id="712" w:author="Orion" w:date="2011-08-03T13:23:00Z">
        <w:r w:rsidDel="00015974">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713" w:name="AcknowledgementsText"/>
        <w:r w:rsidRPr="00E00A1F" w:rsidDel="00015974">
          <w:rPr>
            <w:rPrChange w:id="714" w:author="Orion" w:date="2011-08-03T13:55:00Z">
              <w:rPr>
                <w:lang w:val="en-US"/>
              </w:rPr>
            </w:rPrChange>
          </w:rPr>
          <w:delInstrText xml:space="preserve"> FORMTEXT </w:delInstrText>
        </w:r>
        <w:r w:rsidDel="00015974">
          <w:fldChar w:fldCharType="separate"/>
        </w:r>
        <w:r w:rsidRPr="00E00A1F" w:rsidDel="00015974">
          <w:rPr>
            <w:noProof/>
            <w:rPrChange w:id="715" w:author="Orion" w:date="2011-08-03T13:55:00Z">
              <w:rPr>
                <w:noProof/>
                <w:lang w:val="en-US"/>
              </w:rPr>
            </w:rPrChange>
          </w:rPr>
          <w:delText>The Acknowledgement page is optional.  If you include it, retain the Acknowledgements heading and enter your text here.  If you do not include it, delete the entire page.  Be sure to retain the Page Break that occurs after the List of Table page above.</w:delText>
        </w:r>
        <w:r w:rsidDel="00015974">
          <w:fldChar w:fldCharType="end"/>
        </w:r>
      </w:del>
      <w:bookmarkEnd w:id="713"/>
      <w:ins w:id="716" w:author="Orion" w:date="2011-08-03T12:51:00Z">
        <w:r w:rsidR="00ED692B" w:rsidRPr="008610DC">
          <w:rPr>
            <w:rPrChange w:id="717" w:author="Orion" w:date="2011-08-03T13:07:00Z">
              <w:rPr>
                <w:lang w:val="en-US"/>
              </w:rPr>
            </w:rPrChange>
          </w:rPr>
          <w:t xml:space="preserve">En primer lugar </w:t>
        </w:r>
      </w:ins>
      <w:ins w:id="718" w:author="Orion" w:date="2011-08-03T13:07:00Z">
        <w:r w:rsidR="008610DC" w:rsidRPr="008610DC">
          <w:rPr>
            <w:rPrChange w:id="719" w:author="Orion" w:date="2011-08-03T13:07:00Z">
              <w:rPr>
                <w:lang w:val="en-US"/>
              </w:rPr>
            </w:rPrChange>
          </w:rPr>
          <w:t xml:space="preserve">me gustaría </w:t>
        </w:r>
        <w:r w:rsidR="008610DC">
          <w:t>agradecer a mis padres</w:t>
        </w:r>
      </w:ins>
      <w:ins w:id="720" w:author="Orion" w:date="2011-08-03T13:16:00Z">
        <w:r w:rsidR="008610DC">
          <w:t xml:space="preserve">, Miguel </w:t>
        </w:r>
      </w:ins>
      <w:ins w:id="721" w:author="Orion" w:date="2011-08-03T13:17:00Z">
        <w:r w:rsidR="008610DC">
          <w:t>e</w:t>
        </w:r>
      </w:ins>
      <w:ins w:id="722" w:author="Orion" w:date="2011-08-03T13:16:00Z">
        <w:r w:rsidR="008610DC">
          <w:t xml:space="preserve"> Isabel</w:t>
        </w:r>
      </w:ins>
      <w:ins w:id="723" w:author="Orion" w:date="2011-08-03T13:17:00Z">
        <w:r w:rsidR="008610DC">
          <w:t>,</w:t>
        </w:r>
      </w:ins>
      <w:ins w:id="724" w:author="Orion" w:date="2011-08-03T13:16:00Z">
        <w:r w:rsidR="008610DC">
          <w:t xml:space="preserve"> y a mi hermana Almudena</w:t>
        </w:r>
      </w:ins>
      <w:ins w:id="725" w:author="Orion" w:date="2011-08-03T13:17:00Z">
        <w:r w:rsidR="008610DC">
          <w:t xml:space="preserve"> por </w:t>
        </w:r>
      </w:ins>
      <w:ins w:id="726" w:author="Orion" w:date="2011-08-03T13:18:00Z">
        <w:r w:rsidR="00A43E2C">
          <w:t xml:space="preserve">los valores que me han transmitido y </w:t>
        </w:r>
      </w:ins>
      <w:ins w:id="727" w:author="Orion" w:date="2011-08-03T13:17:00Z">
        <w:r w:rsidR="008610DC">
          <w:t xml:space="preserve">la confianza depositada en mí en todo momento. </w:t>
        </w:r>
      </w:ins>
      <w:ins w:id="728" w:author="Orion" w:date="2011-08-03T13:18:00Z">
        <w:r w:rsidR="008610DC">
          <w:t>Si no hubiera sido por ellos no habría llegado hasta aquí.</w:t>
        </w:r>
      </w:ins>
    </w:p>
    <w:p w14:paraId="5475DD2C" w14:textId="57A38D99" w:rsidR="00A43E2C" w:rsidRDefault="00A43E2C" w:rsidP="00E00A1F">
      <w:pPr>
        <w:pStyle w:val="BodyText"/>
        <w:jc w:val="both"/>
        <w:rPr>
          <w:ins w:id="729" w:author="Orion" w:date="2011-08-03T13:23:00Z"/>
        </w:rPr>
        <w:pPrChange w:id="730" w:author="Orion" w:date="2011-08-03T13:56:00Z">
          <w:pPr>
            <w:pStyle w:val="BodyText"/>
          </w:pPr>
        </w:pPrChange>
      </w:pPr>
      <w:ins w:id="731" w:author="Orion" w:date="2011-08-03T13:21:00Z">
        <w:r>
          <w:t>También querría agradecer al tutor de este proyecto</w:t>
        </w:r>
      </w:ins>
      <w:ins w:id="732" w:author="Orion" w:date="2011-08-03T13:22:00Z">
        <w:r>
          <w:t>, Rubén Fuentes Fernández</w:t>
        </w:r>
      </w:ins>
      <w:ins w:id="733" w:author="Orion" w:date="2011-08-03T13:21:00Z">
        <w:r>
          <w:t xml:space="preserve">, </w:t>
        </w:r>
      </w:ins>
      <w:ins w:id="734" w:author="Orion" w:date="2011-08-03T13:19:00Z">
        <w:r>
          <w:t xml:space="preserve">la paciencia y dedicación que ha tenido al </w:t>
        </w:r>
      </w:ins>
      <w:ins w:id="735" w:author="Orion" w:date="2011-08-03T13:20:00Z">
        <w:r>
          <w:t>atender</w:t>
        </w:r>
      </w:ins>
      <w:ins w:id="736" w:author="Orion" w:date="2011-08-03T13:19:00Z">
        <w:r>
          <w:t xml:space="preserve"> todas mis dudas y</w:t>
        </w:r>
      </w:ins>
      <w:ins w:id="737" w:author="Orion" w:date="2011-08-03T13:21:00Z">
        <w:r>
          <w:t xml:space="preserve"> ayudarme con el desarrollo de este proyecto y con la escritura de la </w:t>
        </w:r>
      </w:ins>
      <w:ins w:id="738" w:author="Orion" w:date="2011-08-03T13:19:00Z">
        <w:r>
          <w:t>memoria</w:t>
        </w:r>
      </w:ins>
      <w:ins w:id="739" w:author="Orion" w:date="2011-08-03T13:21:00Z">
        <w:r>
          <w:t>.</w:t>
        </w:r>
      </w:ins>
    </w:p>
    <w:p w14:paraId="2E00CCB7" w14:textId="6FFB1081" w:rsidR="00A43E2C" w:rsidRPr="008610DC" w:rsidDel="007E6EAF" w:rsidRDefault="00E00A1F" w:rsidP="00E00A1F">
      <w:pPr>
        <w:pStyle w:val="BodyText"/>
        <w:jc w:val="both"/>
        <w:rPr>
          <w:del w:id="740" w:author="Orion" w:date="2011-08-03T14:18:00Z"/>
          <w:rPrChange w:id="741" w:author="Orion" w:date="2011-08-03T13:07:00Z">
            <w:rPr>
              <w:del w:id="742" w:author="Orion" w:date="2011-08-03T14:18:00Z"/>
              <w:lang w:val="en-US"/>
            </w:rPr>
          </w:rPrChange>
        </w:rPr>
        <w:pPrChange w:id="743" w:author="Orion" w:date="2011-08-03T13:56:00Z">
          <w:pPr>
            <w:pStyle w:val="BodyText"/>
          </w:pPr>
        </w:pPrChange>
      </w:pPr>
      <w:ins w:id="744" w:author="Orion" w:date="2011-08-03T13:55:00Z">
        <w:r>
          <w:t xml:space="preserve">Le agradezco también a Jorge Jesús Gómez Sanz ayudarme con las dudas que he tenido </w:t>
        </w:r>
      </w:ins>
      <w:ins w:id="745" w:author="Orion" w:date="2011-08-03T14:03:00Z">
        <w:r>
          <w:t xml:space="preserve">con </w:t>
        </w:r>
      </w:ins>
      <w:ins w:id="746" w:author="Orion" w:date="2011-08-03T14:12:00Z">
        <w:r w:rsidR="0074008D">
          <w:t xml:space="preserve">y acerca de </w:t>
        </w:r>
      </w:ins>
      <w:ins w:id="747" w:author="Orion" w:date="2011-08-03T14:03:00Z">
        <w:r>
          <w:t>la herramienta INGENIAS</w:t>
        </w:r>
      </w:ins>
      <w:ins w:id="748" w:author="Orion" w:date="2011-08-03T14:12:00Z">
        <w:r w:rsidR="0074008D">
          <w:t xml:space="preserve">, lo que me </w:t>
        </w:r>
      </w:ins>
      <w:ins w:id="749" w:author="Orion" w:date="2011-08-03T14:13:00Z">
        <w:r w:rsidR="0074008D">
          <w:t>h</w:t>
        </w:r>
      </w:ins>
      <w:ins w:id="750" w:author="Orion" w:date="2011-08-03T14:12:00Z">
        <w:r w:rsidR="0074008D">
          <w:t>a facilitado</w:t>
        </w:r>
      </w:ins>
      <w:ins w:id="751" w:author="Orion" w:date="2011-08-03T14:13:00Z">
        <w:r w:rsidR="0074008D">
          <w:t xml:space="preserve"> el desarrollo de este proyecto.</w:t>
        </w:r>
      </w:ins>
    </w:p>
    <w:p w14:paraId="372F8ED3" w14:textId="488E69C5" w:rsidR="00120931" w:rsidRPr="008610DC" w:rsidDel="007E6EAF" w:rsidRDefault="00960667" w:rsidP="00E00A1F">
      <w:pPr>
        <w:pStyle w:val="Heading1"/>
        <w:widowControl/>
        <w:tabs>
          <w:tab w:val="clear" w:pos="0"/>
        </w:tabs>
        <w:suppressAutoHyphens w:val="0"/>
        <w:spacing w:before="0" w:after="240" w:line="360" w:lineRule="auto"/>
        <w:ind w:left="0" w:firstLine="0"/>
        <w:jc w:val="both"/>
        <w:rPr>
          <w:del w:id="752" w:author="Orion" w:date="2011-08-03T14:18:00Z"/>
          <w:rPrChange w:id="753" w:author="Orion" w:date="2011-08-03T13:07:00Z">
            <w:rPr>
              <w:del w:id="754" w:author="Orion" w:date="2011-08-03T14:18:00Z"/>
              <w:lang w:val="en-US"/>
            </w:rPr>
          </w:rPrChange>
        </w:rPr>
        <w:pPrChange w:id="755" w:author="Orion" w:date="2011-08-03T13:56:00Z">
          <w:pPr>
            <w:pStyle w:val="Heading1"/>
            <w:widowControl/>
            <w:tabs>
              <w:tab w:val="clear" w:pos="0"/>
            </w:tabs>
            <w:suppressAutoHyphens w:val="0"/>
            <w:spacing w:before="0" w:after="240" w:line="360" w:lineRule="auto"/>
            <w:ind w:left="0" w:firstLine="0"/>
          </w:pPr>
        </w:pPrChange>
      </w:pPr>
      <w:del w:id="756" w:author="Orion" w:date="2011-08-03T14:18:00Z">
        <w:r w:rsidRPr="008610DC" w:rsidDel="007E6EAF">
          <w:rPr>
            <w:rPrChange w:id="757" w:author="Orion" w:date="2011-08-03T13:07:00Z">
              <w:rPr>
                <w:lang w:val="en-US"/>
              </w:rPr>
            </w:rPrChange>
          </w:rPr>
          <w:delText xml:space="preserve"> </w:delText>
        </w:r>
      </w:del>
    </w:p>
    <w:p w14:paraId="36870D25" w14:textId="77777777" w:rsidR="00960667" w:rsidRPr="008610DC" w:rsidRDefault="00960667" w:rsidP="007E6EAF">
      <w:pPr>
        <w:pStyle w:val="BodyText"/>
        <w:jc w:val="both"/>
        <w:rPr>
          <w:rFonts w:asciiTheme="majorHAnsi" w:eastAsiaTheme="majorEastAsia" w:hAnsiTheme="majorHAnsi"/>
          <w:color w:val="17365D" w:themeColor="text2" w:themeShade="BF"/>
          <w:spacing w:val="5"/>
          <w:kern w:val="28"/>
          <w:sz w:val="52"/>
          <w:szCs w:val="47"/>
          <w:rPrChange w:id="758"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759" w:author="Orion" w:date="2011-08-03T14:18:00Z">
          <w:pPr>
            <w:widowControl/>
            <w:suppressAutoHyphens w:val="0"/>
          </w:pPr>
        </w:pPrChange>
      </w:pPr>
      <w:r w:rsidRPr="008610DC">
        <w:rPr>
          <w:rPrChange w:id="760"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761"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62"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63" w:name="_Ref299118708"/>
      <w:bookmarkStart w:id="764" w:name="_Toc300138765"/>
      <w:commentRangeStart w:id="765"/>
      <w:r w:rsidRPr="00CC7413">
        <w:rPr>
          <w:b w:val="0"/>
          <w:sz w:val="52"/>
          <w:szCs w:val="52"/>
        </w:rPr>
        <w:lastRenderedPageBreak/>
        <w:t>Introducción</w:t>
      </w:r>
      <w:commentRangeEnd w:id="765"/>
      <w:r w:rsidR="00914129" w:rsidRPr="00CC7413">
        <w:rPr>
          <w:rStyle w:val="CommentReference"/>
          <w:b w:val="0"/>
          <w:sz w:val="52"/>
          <w:szCs w:val="52"/>
        </w:rPr>
        <w:commentReference w:id="765"/>
      </w:r>
      <w:bookmarkEnd w:id="763"/>
      <w:bookmarkEnd w:id="764"/>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0A76F4">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0A76F4">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0A76F4">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0A76F4">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0A76F4">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0A76F4">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0A76F4">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Atendiendo a su foco de análisis, estas 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lastRenderedPageBreak/>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767" w:author="IO" w:date="2011-07-13T11:17:00Z">
            <w:rPr/>
          </w:rPrChange>
        </w:rPr>
        <w:t>JSBSim</w:t>
      </w:r>
      <w:r>
        <w:t xml:space="preserve">. </w:t>
      </w:r>
      <w:r w:rsidRPr="00E04976">
        <w:rPr>
          <w:i/>
          <w:rPrChange w:id="768"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769"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770"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0A76F4">
            <w:rPr>
              <w:noProof/>
            </w:rPr>
            <w:t>(9)</w:t>
          </w:r>
          <w:r w:rsidR="005E6C07">
            <w:fldChar w:fldCharType="end"/>
          </w:r>
        </w:sdtContent>
      </w:sdt>
      <w:r w:rsidRPr="001B2F98">
        <w:t xml:space="preserve"> y el </w:t>
      </w:r>
      <w:r w:rsidRPr="00E04976">
        <w:rPr>
          <w:i/>
          <w:rPrChange w:id="771"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0A76F4">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0A76F4">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0A76F4">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0A76F4">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DC26C8">
        <w:rPr>
          <w:i/>
        </w:rPr>
        <w:t>JSBsim</w:t>
      </w:r>
      <w:sdt>
        <w:sdtPr>
          <w:id w:val="-651061870"/>
          <w:citation/>
        </w:sdtPr>
        <w:sdtContent>
          <w:r w:rsidRPr="001B2F98">
            <w:fldChar w:fldCharType="begin"/>
          </w:r>
          <w:r w:rsidR="005E6C07">
            <w:instrText xml:space="preserve">CITATION JSB \l 3082 </w:instrText>
          </w:r>
          <w:r w:rsidRPr="001B2F98">
            <w:fldChar w:fldCharType="separate"/>
          </w:r>
          <w:r w:rsidR="000A76F4">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0A76F4">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0A76F4">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0A76F4">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los expertos en el dominio, y cuya traslación al código sea precisa. </w:t>
      </w:r>
      <w:r>
        <w:t xml:space="preserve">Se persigue además que esta plataforma preste atención al modelado de las personas participantes y sus interacciones, sin </w:t>
      </w:r>
      <w:r>
        <w:lastRenderedPageBreak/>
        <w:t>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0A76F4">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DC26C8">
        <w:rPr>
          <w:i/>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0A76F4">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0A76F4">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0A76F4">
            <w:rPr>
              <w:noProof/>
            </w:rPr>
            <w:t>(20)</w:t>
          </w:r>
          <w:r>
            <w:fldChar w:fldCharType="end"/>
          </w:r>
        </w:sdtContent>
      </w:sdt>
      <w:r>
        <w:t xml:space="preserve">. </w:t>
      </w:r>
      <w:r w:rsidR="000816A6">
        <w:t xml:space="preserve">INGENIAS es una metodología de la Ingeniería del Software Orientada a Agentes (AOSE, </w:t>
      </w:r>
      <w:r w:rsidR="000816A6" w:rsidRPr="00DC26C8">
        <w:rPr>
          <w:i/>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0A76F4">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0A76F4">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DC26C8">
        <w:rPr>
          <w:i/>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0A76F4">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0A76F4">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w:t>
      </w:r>
      <w:r>
        <w:lastRenderedPageBreak/>
        <w:t>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772" w:author="Orion" w:date="2011-07-31T13:07:00Z">
        <w:r w:rsidR="00C85B1A" w:rsidRPr="00CC7413" w:rsidDel="006C7E91">
          <w:rPr>
            <w:i/>
          </w:rPr>
          <w:delText>Conceptos de la navegación aérea</w:delText>
        </w:r>
      </w:del>
      <w:ins w:id="773"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74" w:author="Orion" w:date="2011-07-31T13:07:00Z">
            <w:rPr/>
          </w:rPrChange>
        </w:rPr>
        <w:instrText xml:space="preserve"> \* MERGEFORMAT </w:instrText>
      </w:r>
      <w:r w:rsidR="006C7E91" w:rsidRPr="00383FFF">
        <w:rPr>
          <w:i/>
        </w:rPr>
      </w:r>
      <w:r w:rsidR="006C7E91" w:rsidRPr="00383FFF">
        <w:rPr>
          <w:i/>
        </w:rPr>
        <w:fldChar w:fldCharType="separate"/>
      </w:r>
      <w:ins w:id="775" w:author="Orion" w:date="2011-07-31T13:06:00Z">
        <w:r w:rsidR="006C7E91" w:rsidRPr="006C7E91">
          <w:rPr>
            <w:i/>
            <w:rPrChange w:id="776"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77" w:author="Orion" w:date="2011-07-31T13:07:00Z">
        <w:r w:rsidR="00C85B1A" w:rsidRPr="00CC7413" w:rsidDel="006C7E91">
          <w:rPr>
            <w:i/>
          </w:rPr>
          <w:delText>Estado del Arte</w:delText>
        </w:r>
      </w:del>
      <w:ins w:id="778"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79" w:author="Orion" w:date="2011-07-31T13:09:00Z">
            <w:rPr/>
          </w:rPrChange>
        </w:rPr>
        <w:instrText xml:space="preserve"> \* MERGEFORMAT </w:instrText>
      </w:r>
      <w:r w:rsidR="006C7E91" w:rsidRPr="006C7E91">
        <w:rPr>
          <w:i/>
        </w:rPr>
      </w:r>
      <w:r w:rsidR="006C7E91" w:rsidRPr="006C7E91">
        <w:rPr>
          <w:i/>
        </w:rPr>
        <w:fldChar w:fldCharType="separate"/>
      </w:r>
      <w:ins w:id="780" w:author="Orion" w:date="2011-07-31T13:08:00Z">
        <w:r w:rsidR="006C7E91" w:rsidRPr="006C7E91">
          <w:rPr>
            <w:i/>
            <w:rPrChange w:id="781"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82" w:author="Orion" w:date="2011-07-31T13:10:00Z">
        <w:r w:rsidR="00C85B1A" w:rsidRPr="00CC7413" w:rsidDel="006C7E91">
          <w:rPr>
            <w:i/>
          </w:rPr>
          <w:delText>Requisitos del Sistema</w:delText>
        </w:r>
      </w:del>
      <w:ins w:id="783"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84" w:author="Orion" w:date="2011-07-31T13:08:00Z">
        <w:r w:rsidR="006C7E91" w:rsidRPr="006C7E91">
          <w:rPr>
            <w:i/>
            <w:rPrChange w:id="785"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86" w:author="Orion" w:date="2011-07-31T13:10:00Z">
        <w:r w:rsidR="00CC7413" w:rsidDel="006C7E91">
          <w:rPr>
            <w:i/>
          </w:rPr>
          <w:delText>Entorno de Simulación</w:delText>
        </w:r>
      </w:del>
      <w:ins w:id="787"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88" w:author="Orion" w:date="2011-07-31T13:08:00Z">
        <w:r w:rsidR="006C7E91" w:rsidRPr="006C7E91">
          <w:rPr>
            <w:i/>
            <w:rPrChange w:id="789"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90" w:author="Orion" w:date="2011-07-31T13:10:00Z">
        <w:r w:rsidR="0013471B" w:rsidRPr="00CC7413" w:rsidDel="006C7E91">
          <w:rPr>
            <w:i/>
          </w:rPr>
          <w:delText>Casos de Estudio</w:delText>
        </w:r>
      </w:del>
      <w:ins w:id="791"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92" w:author="Orion" w:date="2011-07-31T13:10:00Z">
            <w:rPr/>
          </w:rPrChange>
        </w:rPr>
        <w:instrText xml:space="preserve"> \* MERGEFORMAT </w:instrText>
      </w:r>
      <w:r w:rsidR="006C7E91" w:rsidRPr="006C7E91">
        <w:rPr>
          <w:i/>
        </w:rPr>
      </w:r>
      <w:r w:rsidR="006C7E91" w:rsidRPr="006C7E91">
        <w:rPr>
          <w:i/>
        </w:rPr>
        <w:fldChar w:fldCharType="separate"/>
      </w:r>
      <w:ins w:id="793" w:author="Orion" w:date="2011-07-31T13:08:00Z">
        <w:r w:rsidR="006C7E91" w:rsidRPr="006C7E91">
          <w:rPr>
            <w:bCs/>
            <w:i/>
            <w:rPrChange w:id="794"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95" w:author="Orion" w:date="2011-07-31T13:10:00Z">
        <w:r w:rsidR="0071072E" w:rsidRPr="00CC7413" w:rsidDel="006C7E91">
          <w:rPr>
            <w:i/>
          </w:rPr>
          <w:delText>Conclusiones y Trabajos Futuros</w:delText>
        </w:r>
      </w:del>
      <w:ins w:id="796"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97" w:author="Orion" w:date="2011-07-31T13:09:00Z">
        <w:r w:rsidR="006C7E91" w:rsidRPr="006C7E91">
          <w:rPr>
            <w:bCs/>
            <w:i/>
            <w:rPrChange w:id="798" w:author="Orion" w:date="2011-07-31T13:10:00Z">
              <w:rPr>
                <w:rFonts w:cs="Times New Roman"/>
                <w:b/>
                <w:bCs/>
              </w:rPr>
            </w:rPrChange>
          </w:rPr>
          <w:t>Conclusi</w:t>
        </w:r>
        <w:r w:rsidR="006C7E91" w:rsidRPr="006C7E91">
          <w:rPr>
            <w:i/>
            <w:rPrChange w:id="799" w:author="Orion" w:date="2011-07-31T13:10:00Z">
              <w:rPr>
                <w:b/>
                <w:sz w:val="52"/>
                <w:szCs w:val="52"/>
              </w:rPr>
            </w:rPrChange>
          </w:rPr>
          <w:t>o</w:t>
        </w:r>
        <w:r w:rsidR="006C7E91" w:rsidRPr="006C7E91">
          <w:rPr>
            <w:bCs/>
            <w:i/>
            <w:rPrChange w:id="800" w:author="Orion" w:date="2011-07-31T13:10:00Z">
              <w:rPr>
                <w:rFonts w:cs="Times New Roman"/>
                <w:b/>
                <w:bCs/>
              </w:rPr>
            </w:rPrChange>
          </w:rPr>
          <w:t>n</w:t>
        </w:r>
        <w:r w:rsidR="006C7E91" w:rsidRPr="006C7E91">
          <w:rPr>
            <w:i/>
            <w:rPrChange w:id="801" w:author="Orion" w:date="2011-07-31T13:10:00Z">
              <w:rPr>
                <w:b/>
                <w:sz w:val="52"/>
                <w:szCs w:val="52"/>
              </w:rPr>
            </w:rPrChange>
          </w:rPr>
          <w:t>es</w:t>
        </w:r>
        <w:r w:rsidR="006C7E91" w:rsidRPr="006C7E91">
          <w:rPr>
            <w:bCs/>
            <w:i/>
            <w:rPrChange w:id="802"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803" w:name="_Toc298344396"/>
      <w:bookmarkStart w:id="804" w:name="_Toc298429453"/>
      <w:bookmarkStart w:id="805" w:name="_Toc298430318"/>
      <w:bookmarkStart w:id="806" w:name="_Toc298516024"/>
      <w:bookmarkStart w:id="807" w:name="_Toc298690973"/>
      <w:bookmarkStart w:id="808" w:name="_Toc298700795"/>
      <w:bookmarkStart w:id="809" w:name="_Toc298752115"/>
      <w:bookmarkStart w:id="810" w:name="_Toc298757495"/>
      <w:bookmarkStart w:id="811" w:name="_Toc298777441"/>
      <w:bookmarkStart w:id="812" w:name="_Toc298787406"/>
      <w:bookmarkStart w:id="813" w:name="_Toc298944569"/>
      <w:bookmarkStart w:id="814" w:name="_Toc298954486"/>
      <w:bookmarkStart w:id="815" w:name="_Toc299007657"/>
      <w:bookmarkStart w:id="816" w:name="_Toc299012015"/>
      <w:bookmarkStart w:id="817" w:name="_Toc299103563"/>
      <w:bookmarkStart w:id="818" w:name="_Toc299103936"/>
      <w:bookmarkStart w:id="819" w:name="_Toc299463761"/>
      <w:bookmarkStart w:id="820" w:name="_Toc299463845"/>
      <w:bookmarkStart w:id="821" w:name="_Toc298344397"/>
      <w:bookmarkStart w:id="822" w:name="_Toc298429454"/>
      <w:bookmarkStart w:id="823" w:name="_Toc298430319"/>
      <w:bookmarkStart w:id="824" w:name="_Toc298516025"/>
      <w:bookmarkStart w:id="825" w:name="_Toc298690974"/>
      <w:bookmarkStart w:id="826" w:name="_Toc298700796"/>
      <w:bookmarkStart w:id="827" w:name="_Toc298752116"/>
      <w:bookmarkStart w:id="828" w:name="_Toc298757496"/>
      <w:bookmarkStart w:id="829" w:name="_Toc298777442"/>
      <w:bookmarkStart w:id="830" w:name="_Toc298787407"/>
      <w:bookmarkStart w:id="831" w:name="_Toc298944570"/>
      <w:bookmarkStart w:id="832" w:name="_Toc298954487"/>
      <w:bookmarkStart w:id="833" w:name="_Toc299007658"/>
      <w:bookmarkStart w:id="834" w:name="_Toc299012016"/>
      <w:bookmarkStart w:id="835" w:name="_Toc299103564"/>
      <w:bookmarkStart w:id="836" w:name="_Toc299103937"/>
      <w:bookmarkStart w:id="837" w:name="_Toc299463762"/>
      <w:bookmarkStart w:id="838" w:name="_Toc299463846"/>
      <w:bookmarkStart w:id="839" w:name="_Ref298790584"/>
      <w:bookmarkStart w:id="840" w:name="_Toc300138766"/>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839"/>
      <w:bookmarkEnd w:id="840"/>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841" w:author="Orion" w:date="2011-07-25T22:17:00Z"/>
      <w:sdt>
        <w:sdtPr>
          <w:id w:val="-1958170509"/>
          <w:citation/>
        </w:sdtPr>
        <w:sdtContent>
          <w:customXmlInsRangeEnd w:id="841"/>
          <w:ins w:id="842" w:author="Orion" w:date="2011-07-25T22:17:00Z">
            <w:r w:rsidR="00AE09AC">
              <w:fldChar w:fldCharType="begin"/>
            </w:r>
            <w:r w:rsidR="00AE09AC">
              <w:instrText xml:space="preserve"> CITATION Cal03 \l 3082 </w:instrText>
            </w:r>
          </w:ins>
          <w:r w:rsidR="00AE09AC">
            <w:fldChar w:fldCharType="separate"/>
          </w:r>
          <w:r w:rsidR="000A76F4">
            <w:rPr>
              <w:noProof/>
            </w:rPr>
            <w:t xml:space="preserve"> (25)</w:t>
          </w:r>
          <w:ins w:id="843" w:author="Orion" w:date="2011-07-25T22:17:00Z">
            <w:r w:rsidR="00AE09AC">
              <w:fldChar w:fldCharType="end"/>
            </w:r>
          </w:ins>
          <w:customXmlInsRangeStart w:id="844" w:author="Orion" w:date="2011-07-25T22:17:00Z"/>
        </w:sdtContent>
      </w:sdt>
      <w:customXmlInsRangeEnd w:id="844"/>
      <w:r w:rsidR="00784846" w:rsidRPr="007A61F8">
        <w:t>.</w:t>
      </w:r>
    </w:p>
    <w:p w14:paraId="4ADF9880" w14:textId="017993EA" w:rsidR="00DB19F4" w:rsidRPr="00F45FF0" w:rsidDel="007F121F" w:rsidRDefault="00DB19F4">
      <w:pPr>
        <w:spacing w:before="240" w:after="120"/>
        <w:ind w:firstLine="284"/>
        <w:jc w:val="both"/>
        <w:rPr>
          <w:ins w:id="845" w:author="Orion" w:date="2011-05-15T15:23:00Z"/>
          <w:del w:id="846" w:author="IO" w:date="2011-07-13T11:36:00Z"/>
          <w:rPrChange w:id="847" w:author="IO" w:date="2011-07-13T11:33:00Z">
            <w:rPr>
              <w:ins w:id="848" w:author="Orion" w:date="2011-05-15T15:23:00Z"/>
              <w:del w:id="849" w:author="IO" w:date="2011-07-13T11:36:00Z"/>
              <w:rStyle w:val="apple-style-span"/>
              <w:rFonts w:cs="Times New Roman"/>
              <w:bCs/>
              <w:color w:val="000000"/>
            </w:rPr>
          </w:rPrChange>
        </w:rPr>
        <w:pPrChange w:id="850" w:author="IO" w:date="2011-07-13T11:33:00Z">
          <w:pPr>
            <w:jc w:val="both"/>
          </w:pPr>
        </w:pPrChange>
      </w:pPr>
    </w:p>
    <w:p w14:paraId="2419E083" w14:textId="0E314977" w:rsidR="00B46344" w:rsidRDefault="00784846" w:rsidP="00FA57E6">
      <w:pPr>
        <w:spacing w:before="240" w:after="120"/>
        <w:ind w:firstLine="284"/>
        <w:jc w:val="both"/>
        <w:rPr>
          <w:ins w:id="851" w:author="Orion" w:date="2011-07-26T22:19:00Z"/>
          <w:rFonts w:cs="Times New Roman"/>
        </w:rPr>
      </w:pPr>
      <w:moveFromRangeStart w:id="852" w:author="Orion" w:date="2011-07-26T22:24:00Z" w:name="move299482427"/>
      <w:moveFrom w:id="853" w:author="Orion" w:date="2011-07-26T22:24:00Z">
        <w:ins w:id="854" w:author="IO" w:date="2011-06-09T13:18:00Z">
          <w:r w:rsidRPr="00F45FF0" w:rsidDel="002F29C3">
            <w:rPr>
              <w:rPrChange w:id="855"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856" w:author="IO" w:date="2011-07-13T11:36:00Z">
                <w:rPr>
                  <w:rStyle w:val="apple-style-span"/>
                  <w:rFonts w:cs="Times New Roman"/>
                  <w:bCs/>
                  <w:color w:val="000000"/>
                </w:rPr>
              </w:rPrChange>
            </w:rPr>
            <w:t>Flight Information Region</w:t>
          </w:r>
          <w:r w:rsidRPr="00F45FF0" w:rsidDel="002F29C3">
            <w:rPr>
              <w:rPrChange w:id="857" w:author="IO" w:date="2011-07-13T11:33:00Z">
                <w:rPr>
                  <w:rStyle w:val="apple-style-span"/>
                  <w:rFonts w:cs="Times New Roman"/>
                  <w:bCs/>
                  <w:color w:val="000000"/>
                </w:rPr>
              </w:rPrChange>
            </w:rPr>
            <w:t xml:space="preserve">). </w:t>
          </w:r>
        </w:ins>
        <w:ins w:id="858" w:author="IO" w:date="2011-07-13T11:47:00Z">
          <w:r w:rsidR="00FA57E6" w:rsidDel="002F29C3">
            <w:t>Las FIR</w:t>
          </w:r>
        </w:ins>
        <w:ins w:id="859" w:author="IO" w:date="2011-07-13T15:37:00Z">
          <w:r w:rsidR="008F4A0F" w:rsidDel="002F29C3">
            <w:t>s</w:t>
          </w:r>
        </w:ins>
        <w:ins w:id="860" w:author="IO" w:date="2011-07-13T11:47:00Z">
          <w:r w:rsidR="00FA57E6" w:rsidDel="002F29C3">
            <w:t xml:space="preserve"> contienen</w:t>
          </w:r>
        </w:ins>
        <w:ins w:id="861" w:author="IO" w:date="2011-07-13T11:45:00Z">
          <w:r w:rsidR="00FA57E6" w:rsidDel="002F29C3">
            <w:t xml:space="preserve"> </w:t>
          </w:r>
          <w:r w:rsidR="00FA57E6" w:rsidRPr="002B284A" w:rsidDel="002F29C3">
            <w:t xml:space="preserve">las áreas terminales de los aeropuertos importantes </w:t>
          </w:r>
        </w:ins>
        <w:ins w:id="862" w:author="IO" w:date="2011-07-13T11:50:00Z">
          <w:r w:rsidR="00C3088F" w:rsidDel="002F29C3">
            <w:t xml:space="preserve">y una serie de </w:t>
          </w:r>
          <w:r w:rsidR="00C3088F" w:rsidRPr="00C3088F" w:rsidDel="002F29C3">
            <w:rPr>
              <w:i/>
              <w:rPrChange w:id="863" w:author="IO" w:date="2011-07-13T11:50:00Z">
                <w:rPr/>
              </w:rPrChange>
            </w:rPr>
            <w:t>puntos de paso</w:t>
          </w:r>
          <w:r w:rsidR="00C3088F" w:rsidDel="002F29C3">
            <w:t xml:space="preserve"> (</w:t>
          </w:r>
          <w:r w:rsidR="00C3088F" w:rsidRPr="00C3088F" w:rsidDel="002F29C3">
            <w:rPr>
              <w:i/>
              <w:rPrChange w:id="864" w:author="IO" w:date="2011-07-13T11:50:00Z">
                <w:rPr/>
              </w:rPrChange>
            </w:rPr>
            <w:t>waypoints</w:t>
          </w:r>
          <w:r w:rsidR="00C3088F" w:rsidDel="002F29C3">
            <w:t>)</w:t>
          </w:r>
        </w:ins>
        <w:ins w:id="865" w:author="IO" w:date="2011-07-13T11:51:00Z">
          <w:r w:rsidR="00C3088F" w:rsidDel="002F29C3">
            <w:t xml:space="preserve"> </w:t>
          </w:r>
        </w:ins>
        <w:ins w:id="866" w:author="IO" w:date="2011-07-13T11:52:00Z">
          <w:r w:rsidR="00C3088F" w:rsidDel="002F29C3">
            <w:t xml:space="preserve">tridimensionales </w:t>
          </w:r>
        </w:ins>
        <w:ins w:id="867" w:author="IO" w:date="2011-07-13T11:51:00Z">
          <w:r w:rsidR="00C3088F" w:rsidDel="002F29C3">
            <w:t>controlados para la navegaci</w:t>
          </w:r>
        </w:ins>
        <w:ins w:id="868" w:author="IO" w:date="2011-07-13T11:52:00Z">
          <w:r w:rsidR="00C3088F" w:rsidDel="002F29C3">
            <w:t xml:space="preserve">ón. Entre estos puntos </w:t>
          </w:r>
        </w:ins>
        <w:ins w:id="869" w:author="IO" w:date="2011-07-13T11:45:00Z">
          <w:r w:rsidR="00FA57E6" w:rsidRPr="002B284A" w:rsidDel="002F29C3">
            <w:t>discurren las aerovías</w:t>
          </w:r>
        </w:ins>
        <w:ins w:id="870" w:author="IO" w:date="2011-07-13T11:52:00Z">
          <w:r w:rsidR="00C3088F" w:rsidDel="002F29C3">
            <w:t xml:space="preserve"> (</w:t>
          </w:r>
          <w:r w:rsidR="00C3088F" w:rsidRPr="00C3088F" w:rsidDel="002F29C3">
            <w:rPr>
              <w:i/>
              <w:rPrChange w:id="871" w:author="IO" w:date="2011-07-13T11:52:00Z">
                <w:rPr/>
              </w:rPrChange>
            </w:rPr>
            <w:t>airways</w:t>
          </w:r>
          <w:r w:rsidR="00C3088F" w:rsidDel="002F29C3">
            <w:t>)</w:t>
          </w:r>
        </w:ins>
        <w:ins w:id="872" w:author="IO" w:date="2011-07-13T11:45:00Z">
          <w:r w:rsidR="00FA57E6" w:rsidRPr="002B284A" w:rsidDel="002F29C3">
            <w:t xml:space="preserve">, </w:t>
          </w:r>
        </w:ins>
        <w:ins w:id="873" w:author="IO" w:date="2011-07-13T11:52:00Z">
          <w:r w:rsidR="00C3088F" w:rsidDel="002F29C3">
            <w:t xml:space="preserve">que son los </w:t>
          </w:r>
        </w:ins>
        <w:ins w:id="874" w:author="IO" w:date="2011-07-13T11:45:00Z">
          <w:r w:rsidR="00FA57E6" w:rsidRPr="002B284A" w:rsidDel="002F29C3">
            <w:t xml:space="preserve">pasillos por los que circulan las aeronaves. Otros elementos </w:t>
          </w:r>
        </w:ins>
        <w:ins w:id="875" w:author="IO" w:date="2011-07-13T11:52:00Z">
          <w:r w:rsidR="00C3088F" w:rsidDel="002F29C3">
            <w:t>de las FIR</w:t>
          </w:r>
        </w:ins>
        <w:ins w:id="876" w:author="IO" w:date="2011-07-13T15:37:00Z">
          <w:r w:rsidR="008F4A0F" w:rsidDel="002F29C3">
            <w:t>s</w:t>
          </w:r>
        </w:ins>
        <w:ins w:id="877" w:author="IO" w:date="2011-07-13T11:52:00Z">
          <w:r w:rsidR="00C3088F" w:rsidDel="002F29C3">
            <w:t xml:space="preserve"> </w:t>
          </w:r>
        </w:ins>
        <w:ins w:id="878" w:author="IO" w:date="2011-07-13T11:45:00Z">
          <w:r w:rsidR="00FA57E6" w:rsidRPr="002B284A" w:rsidDel="002F29C3">
            <w:t>son las áreas prohibidas, restringidas o peligrosas</w:t>
          </w:r>
        </w:ins>
        <w:ins w:id="879" w:author="IO" w:date="2011-07-13T11:53:00Z">
          <w:r w:rsidR="00C3088F" w:rsidDel="002F29C3">
            <w:t>,</w:t>
          </w:r>
        </w:ins>
        <w:ins w:id="880" w:author="IO" w:date="2011-07-13T11:45:00Z">
          <w:r w:rsidR="00FA57E6" w:rsidRPr="002B284A" w:rsidDel="002F29C3">
            <w:t xml:space="preserve"> que son zonas donde el vuelo de aeronaves </w:t>
          </w:r>
        </w:ins>
        <w:ins w:id="881" w:author="IO" w:date="2011-07-13T11:53:00Z">
          <w:r w:rsidR="00C3088F" w:rsidDel="002F29C3">
            <w:t>está limitado</w:t>
          </w:r>
        </w:ins>
        <w:ins w:id="882" w:author="IO" w:date="2011-07-13T11:45:00Z">
          <w:r w:rsidR="00FA57E6" w:rsidRPr="002B284A" w:rsidDel="002F29C3">
            <w:t xml:space="preserve"> en diferentes medidas y por causas diversas.</w:t>
          </w:r>
        </w:ins>
        <w:ins w:id="883" w:author="IO" w:date="2011-07-13T12:00:00Z">
          <w:r w:rsidR="007A61F8" w:rsidDel="002F29C3">
            <w:t xml:space="preserve"> Las FIR</w:t>
          </w:r>
        </w:ins>
        <w:ins w:id="884" w:author="IO" w:date="2011-07-13T15:37:00Z">
          <w:r w:rsidR="008F4A0F" w:rsidDel="002F29C3">
            <w:t>s</w:t>
          </w:r>
        </w:ins>
        <w:ins w:id="885" w:author="IO" w:date="2011-07-13T12:00:00Z">
          <w:r w:rsidR="007A61F8" w:rsidDel="002F29C3">
            <w:t xml:space="preserve"> se subdividen a su vez en </w:t>
          </w:r>
        </w:ins>
        <w:ins w:id="886" w:author="IO" w:date="2011-07-13T12:03:00Z">
          <w:r w:rsidR="007A61F8" w:rsidDel="002F29C3">
            <w:t>S</w:t>
          </w:r>
        </w:ins>
        <w:ins w:id="887" w:author="IO" w:date="2011-07-13T12:00:00Z">
          <w:r w:rsidR="007A61F8" w:rsidDel="002F29C3">
            <w:t xml:space="preserve">ectores </w:t>
          </w:r>
        </w:ins>
        <w:ins w:id="888" w:author="IO" w:date="2011-07-13T12:03:00Z">
          <w:r w:rsidR="007A61F8" w:rsidDel="002F29C3">
            <w:t xml:space="preserve">de Control </w:t>
          </w:r>
        </w:ins>
        <w:ins w:id="889" w:author="IO" w:date="2011-07-13T12:00:00Z">
          <w:r w:rsidR="007A61F8" w:rsidDel="002F29C3">
            <w:t>para la gesti</w:t>
          </w:r>
        </w:ins>
        <w:ins w:id="890" w:author="IO" w:date="2011-07-13T12:01:00Z">
          <w:r w:rsidR="007A61F8" w:rsidDel="002F29C3">
            <w:t>ón de sus vuelos.</w:t>
          </w:r>
        </w:ins>
      </w:moveFrom>
      <w:moveFromRangeEnd w:id="852"/>
      <w:ins w:id="891" w:author="Orion" w:date="2011-07-26T22:13:00Z">
        <w:r w:rsidR="00E54276">
          <w:rPr>
            <w:i/>
            <w:iCs/>
            <w:noProof/>
            <w:color w:val="666666"/>
            <w:lang w:eastAsia="es-ES" w:bidi="ar-SA"/>
            <w:rPrChange w:id="892"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93" w:author="Orion" w:date="2011-07-26T22:08:00Z"/>
          <w:rFonts w:cs="Times New Roman"/>
        </w:rPr>
        <w:pPrChange w:id="894" w:author="Orion" w:date="2011-07-26T22:19:00Z">
          <w:pPr>
            <w:spacing w:before="240" w:after="120"/>
            <w:ind w:firstLine="284"/>
            <w:jc w:val="both"/>
          </w:pPr>
        </w:pPrChange>
      </w:pPr>
      <w:bookmarkStart w:id="895" w:name="_Toc299483433"/>
      <w:bookmarkStart w:id="896" w:name="_Ref299482133"/>
      <w:bookmarkStart w:id="897" w:name="_Toc300051056"/>
      <w:bookmarkStart w:id="898" w:name="_Toc300051429"/>
      <w:bookmarkStart w:id="899" w:name="_Toc300051732"/>
      <w:bookmarkStart w:id="900" w:name="_Toc300052342"/>
      <w:bookmarkStart w:id="901" w:name="_Toc300052953"/>
      <w:bookmarkStart w:id="902" w:name="_Toc300057791"/>
      <w:bookmarkStart w:id="903" w:name="_Toc300058144"/>
      <w:ins w:id="904" w:author="Orion" w:date="2011-07-26T22:19:00Z">
        <w:r>
          <w:t xml:space="preserve">Figura </w:t>
        </w:r>
        <w:r>
          <w:fldChar w:fldCharType="begin"/>
        </w:r>
        <w:r>
          <w:instrText xml:space="preserve"> SEQ Figura \* ARABIC </w:instrText>
        </w:r>
      </w:ins>
      <w:r>
        <w:fldChar w:fldCharType="separate"/>
      </w:r>
      <w:ins w:id="905" w:author="Orion" w:date="2011-08-02T14:09:00Z">
        <w:r w:rsidR="001335BC">
          <w:rPr>
            <w:noProof/>
          </w:rPr>
          <w:t>2</w:t>
        </w:r>
      </w:ins>
      <w:bookmarkEnd w:id="895"/>
      <w:ins w:id="906" w:author="Orion" w:date="2011-07-26T22:19:00Z">
        <w:r>
          <w:fldChar w:fldCharType="end"/>
        </w:r>
      </w:ins>
      <w:bookmarkEnd w:id="896"/>
      <w:ins w:id="907" w:author="Orion" w:date="2011-08-02T11:54:00Z">
        <w:r w:rsidR="00040E3C">
          <w:t>: División del espacio a</w:t>
        </w:r>
      </w:ins>
      <w:ins w:id="908" w:author="Orion" w:date="2011-08-02T11:55:00Z">
        <w:r w:rsidR="00040E3C">
          <w:t>éreo</w:t>
        </w:r>
      </w:ins>
      <w:bookmarkEnd w:id="897"/>
      <w:bookmarkEnd w:id="898"/>
      <w:bookmarkEnd w:id="899"/>
      <w:bookmarkEnd w:id="900"/>
      <w:bookmarkEnd w:id="901"/>
      <w:bookmarkEnd w:id="902"/>
      <w:bookmarkEnd w:id="903"/>
    </w:p>
    <w:p w14:paraId="3F1CCD5D" w14:textId="4500F098" w:rsidR="00E54276" w:rsidRPr="00E54276" w:rsidRDefault="00E237E8" w:rsidP="00E54276">
      <w:pPr>
        <w:spacing w:before="240" w:after="120"/>
        <w:ind w:firstLine="284"/>
        <w:jc w:val="both"/>
        <w:rPr>
          <w:ins w:id="909" w:author="Orion" w:date="2011-07-26T22:14:00Z"/>
          <w:rFonts w:cs="Times New Roman"/>
        </w:rPr>
      </w:pPr>
      <w:ins w:id="910" w:author="Orion" w:date="2011-07-26T22:19:00Z">
        <w:r>
          <w:rPr>
            <w:rFonts w:cs="Times New Roman"/>
          </w:rPr>
          <w:t xml:space="preserve">Como puede observarse en la </w:t>
        </w:r>
      </w:ins>
      <w:ins w:id="911"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912" w:author="Orion" w:date="2011-07-26T22:20:00Z">
        <w:r>
          <w:t xml:space="preserve">Figura </w:t>
        </w:r>
        <w:r>
          <w:rPr>
            <w:noProof/>
          </w:rPr>
          <w:t>1</w:t>
        </w:r>
        <w:r>
          <w:rPr>
            <w:rFonts w:cs="Times New Roman"/>
          </w:rPr>
          <w:fldChar w:fldCharType="end"/>
        </w:r>
        <w:r>
          <w:rPr>
            <w:rFonts w:cs="Times New Roman"/>
          </w:rPr>
          <w:t xml:space="preserve"> c</w:t>
        </w:r>
      </w:ins>
      <w:ins w:id="913" w:author="Orion" w:date="2011-07-26T22:14:00Z">
        <w:r w:rsidR="00E54276" w:rsidRPr="00E54276">
          <w:rPr>
            <w:rFonts w:cs="Times New Roman"/>
          </w:rPr>
          <w:t xml:space="preserve">ada región de información de vuelo se divide verticalmente en dos zonas: un espacio inferior, </w:t>
        </w:r>
      </w:ins>
      <w:ins w:id="914"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915" w:author="Orion" w:date="2011-07-26T22:14:00Z">
        <w:r w:rsidR="00E54276" w:rsidRPr="00E54276">
          <w:rPr>
            <w:rFonts w:cs="Times New Roman"/>
          </w:rPr>
          <w:t>que incluye el espacio comprendido entre el suelo y el nivel de vuelo FL 245</w:t>
        </w:r>
      </w:ins>
      <w:ins w:id="916" w:author="Orion" w:date="2011-07-26T22:16:00Z">
        <w:r w:rsidR="00E54276">
          <w:rPr>
            <w:rFonts w:cs="Times New Roman"/>
          </w:rPr>
          <w:t xml:space="preserve"> (</w:t>
        </w:r>
      </w:ins>
      <w:ins w:id="917" w:author="Orion" w:date="2011-07-26T22:17:00Z">
        <w:r w:rsidR="00E54276">
          <w:rPr>
            <w:rFonts w:cs="Times New Roman"/>
          </w:rPr>
          <w:t>24500 pies)</w:t>
        </w:r>
      </w:ins>
      <w:ins w:id="918" w:author="Orion" w:date="2011-07-26T22:14:00Z">
        <w:r w:rsidR="00E54276" w:rsidRPr="00E54276">
          <w:rPr>
            <w:rFonts w:cs="Times New Roman"/>
          </w:rPr>
          <w:t>, y un espacio superior,</w:t>
        </w:r>
      </w:ins>
      <w:ins w:id="919" w:author="Orion" w:date="2011-07-26T22:18:00Z">
        <w:r w:rsidR="00E54276">
          <w:rPr>
            <w:rFonts w:cs="Times New Roman"/>
          </w:rPr>
          <w:t xml:space="preserve"> Área Superior de I</w:t>
        </w:r>
        <w:r w:rsidR="00E54276" w:rsidRPr="00E54276">
          <w:rPr>
            <w:rFonts w:cs="Times New Roman"/>
          </w:rPr>
          <w:t>nformación</w:t>
        </w:r>
      </w:ins>
      <w:ins w:id="920" w:author="Orion" w:date="2011-07-26T22:14:00Z">
        <w:r w:rsidR="00E54276" w:rsidRPr="00E54276">
          <w:rPr>
            <w:rFonts w:cs="Times New Roman"/>
          </w:rPr>
          <w:t xml:space="preserve"> </w:t>
        </w:r>
      </w:ins>
      <w:ins w:id="921" w:author="Orion" w:date="2011-07-26T22:18:00Z">
        <w:r w:rsidR="00E54276">
          <w:rPr>
            <w:rFonts w:cs="Times New Roman"/>
          </w:rPr>
          <w:t>(</w:t>
        </w:r>
      </w:ins>
      <w:ins w:id="922" w:author="Orion" w:date="2011-07-26T22:14:00Z">
        <w:r w:rsidR="00E54276" w:rsidRPr="00E54276">
          <w:rPr>
            <w:rFonts w:cs="Times New Roman"/>
          </w:rPr>
          <w:t>UIR</w:t>
        </w:r>
      </w:ins>
      <w:ins w:id="923" w:author="Orion" w:date="2011-07-26T22:18:00Z">
        <w:r w:rsidR="00E54276">
          <w:rPr>
            <w:rFonts w:cs="Times New Roman"/>
          </w:rPr>
          <w:t>,</w:t>
        </w:r>
      </w:ins>
      <w:ins w:id="924" w:author="Orion" w:date="2011-07-26T22:14:00Z">
        <w:r w:rsidR="00E54276">
          <w:rPr>
            <w:rFonts w:cs="Times New Roman"/>
          </w:rPr>
          <w:t xml:space="preserve"> Upper Information Region</w:t>
        </w:r>
      </w:ins>
      <w:ins w:id="925" w:author="Orion" w:date="2011-07-26T22:19:00Z">
        <w:r w:rsidR="00E54276">
          <w:rPr>
            <w:rFonts w:cs="Times New Roman"/>
          </w:rPr>
          <w:t>)</w:t>
        </w:r>
      </w:ins>
      <w:ins w:id="926" w:author="Orion" w:date="2011-07-26T22:14:00Z">
        <w:r w:rsidR="00E54276" w:rsidRPr="00E54276">
          <w:rPr>
            <w:rFonts w:cs="Times New Roman"/>
          </w:rPr>
          <w:t>, que se extiende desde el nivel de vuelo FL 245 hasta una altura ilimitada.</w:t>
        </w:r>
      </w:ins>
      <w:customXmlInsRangeStart w:id="927" w:author="Orion" w:date="2011-07-26T22:23:00Z"/>
      <w:sdt>
        <w:sdtPr>
          <w:rPr>
            <w:rFonts w:cs="Times New Roman"/>
          </w:rPr>
          <w:id w:val="-583766890"/>
          <w:citation/>
        </w:sdtPr>
        <w:sdtContent>
          <w:customXmlInsRangeEnd w:id="927"/>
          <w:ins w:id="928"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0A76F4">
            <w:rPr>
              <w:rFonts w:cs="Times New Roman"/>
              <w:noProof/>
            </w:rPr>
            <w:t xml:space="preserve"> </w:t>
          </w:r>
          <w:r w:rsidR="000A76F4" w:rsidRPr="000A76F4">
            <w:rPr>
              <w:rFonts w:cs="Times New Roman"/>
              <w:noProof/>
            </w:rPr>
            <w:t>(26)</w:t>
          </w:r>
          <w:ins w:id="929" w:author="Orion" w:date="2011-07-26T22:23:00Z">
            <w:r w:rsidR="002B1E45">
              <w:rPr>
                <w:rFonts w:cs="Times New Roman"/>
              </w:rPr>
              <w:fldChar w:fldCharType="end"/>
            </w:r>
          </w:ins>
          <w:customXmlInsRangeStart w:id="930" w:author="Orion" w:date="2011-07-26T22:23:00Z"/>
        </w:sdtContent>
      </w:sdt>
      <w:customXmlInsRangeEnd w:id="930"/>
    </w:p>
    <w:p w14:paraId="7EA18C6B" w14:textId="169C91E7" w:rsidR="002F29C3" w:rsidDel="00780A10" w:rsidRDefault="002F29C3" w:rsidP="004F123D">
      <w:pPr>
        <w:spacing w:before="240" w:after="120"/>
        <w:ind w:firstLine="284"/>
        <w:jc w:val="both"/>
        <w:rPr>
          <w:del w:id="931" w:author="Orion" w:date="2011-07-26T22:27:00Z"/>
        </w:rPr>
      </w:pPr>
      <w:moveToRangeStart w:id="932" w:author="Orion" w:date="2011-07-26T22:24:00Z" w:name="move299482427"/>
      <w:moveTo w:id="933" w:author="Orion" w:date="2011-07-26T22:24:00Z">
        <w:del w:id="934"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935"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936" w:author="Orion" w:date="2011-07-26T22:27:00Z">
          <w:r w:rsidDel="00780A10">
            <w:delText>Las FIRs se subdividen a su vez en Sectores de Control para la gestión de sus vuelos.</w:delText>
          </w:r>
        </w:del>
      </w:moveTo>
    </w:p>
    <w:moveToRangeEnd w:id="932"/>
    <w:p w14:paraId="13DC1F18" w14:textId="77777777" w:rsidR="002F29C3" w:rsidRPr="00166C1A" w:rsidRDefault="002F29C3" w:rsidP="00E54276">
      <w:pPr>
        <w:spacing w:before="240" w:after="120"/>
        <w:ind w:firstLine="284"/>
        <w:jc w:val="both"/>
        <w:rPr>
          <w:ins w:id="937" w:author="IO" w:date="2011-07-13T11:53:00Z"/>
          <w:rFonts w:cs="Times New Roman"/>
        </w:rPr>
      </w:pPr>
    </w:p>
    <w:p w14:paraId="47E9670F" w14:textId="2741CE15" w:rsidR="00AC375C" w:rsidRDefault="00FA57E6" w:rsidP="009F0E36">
      <w:pPr>
        <w:spacing w:before="240" w:after="120"/>
        <w:ind w:firstLine="284"/>
        <w:jc w:val="both"/>
        <w:rPr>
          <w:ins w:id="938"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939" w:author="Orion" w:date="2011-07-27T14:45:00Z"/>
        </w:rPr>
      </w:pPr>
    </w:p>
    <w:p w14:paraId="7F6736C4" w14:textId="4D497CF5" w:rsidR="009143CB" w:rsidRDefault="00FA57E6">
      <w:pPr>
        <w:spacing w:before="240" w:after="120"/>
        <w:ind w:firstLine="284"/>
        <w:jc w:val="both"/>
        <w:rPr>
          <w:ins w:id="940" w:author="IO" w:date="2011-07-13T12:34:00Z"/>
        </w:rPr>
        <w:pPrChange w:id="941" w:author="IO" w:date="2011-07-13T15:14:00Z">
          <w:pPr>
            <w:jc w:val="both"/>
          </w:pPr>
        </w:pPrChange>
      </w:pPr>
      <w:ins w:id="942" w:author="IO" w:date="2011-07-13T11:41:00Z">
        <w:del w:id="943" w:author="Orion" w:date="2011-07-27T14:45:00Z">
          <w:r w:rsidDel="0054504D">
            <w:delText>Para realizar estas labores los ATS</w:delText>
          </w:r>
        </w:del>
      </w:ins>
      <w:ins w:id="944" w:author="IO" w:date="2011-07-13T15:38:00Z">
        <w:del w:id="945" w:author="Orion" w:date="2011-07-27T14:45:00Z">
          <w:r w:rsidR="008F4A0F" w:rsidDel="0054504D">
            <w:delText>s</w:delText>
          </w:r>
        </w:del>
      </w:ins>
      <w:ins w:id="946" w:author="IO" w:date="2011-07-13T11:41:00Z">
        <w:del w:id="947" w:author="Orion" w:date="2011-07-27T14:45:00Z">
          <w:r w:rsidDel="0054504D">
            <w:delText xml:space="preserve"> se organizan en varias secciones. </w:delText>
          </w:r>
        </w:del>
      </w:ins>
      <w:ins w:id="948" w:author="Orion" w:date="2011-07-27T14:45:00Z">
        <w:r w:rsidR="0054504D" w:rsidRPr="00E54276">
          <w:rPr>
            <w:rFonts w:cs="Times New Roman"/>
          </w:rPr>
          <w:t xml:space="preserve">A su vez, para hacer más eficaz el volumen del tráfico aéreo existente, la FIR se subdivide en distintos sectores de gestión: las áreas de control, las zonas de control y las de tránsito de </w:t>
        </w:r>
        <w:r w:rsidR="0054504D" w:rsidRPr="00E54276">
          <w:rPr>
            <w:rFonts w:cs="Times New Roman"/>
          </w:rPr>
          <w:lastRenderedPageBreak/>
          <w:t>aeródromo.</w:t>
        </w:r>
        <w:r w:rsidR="0054504D" w:rsidRPr="004E6168">
          <w:t xml:space="preserve"> </w:t>
        </w:r>
      </w:ins>
      <w:ins w:id="949" w:author="IO" w:date="2011-07-13T11:44:00Z">
        <w:del w:id="950" w:author="Orion" w:date="2011-07-27T14:54:00Z">
          <w:r w:rsidDel="0019550B">
            <w:delText xml:space="preserve">El </w:delText>
          </w:r>
          <w:r w:rsidRPr="002B284A" w:rsidDel="0019550B">
            <w:delText xml:space="preserve">Centro de Control de Área (ACC, </w:delText>
          </w:r>
          <w:r w:rsidRPr="00C3088F" w:rsidDel="0019550B">
            <w:rPr>
              <w:i/>
              <w:rPrChange w:id="951" w:author="IO" w:date="2011-07-13T11:55:00Z">
                <w:rPr/>
              </w:rPrChange>
            </w:rPr>
            <w:delText>Area Control Cent</w:delText>
          </w:r>
        </w:del>
      </w:ins>
      <w:ins w:id="952" w:author="IO" w:date="2011-07-13T11:56:00Z">
        <w:del w:id="953" w:author="Orion" w:date="2011-07-27T14:54:00Z">
          <w:r w:rsidR="00C3088F" w:rsidDel="0019550B">
            <w:rPr>
              <w:i/>
            </w:rPr>
            <w:delText>er</w:delText>
          </w:r>
        </w:del>
      </w:ins>
      <w:ins w:id="954" w:author="IO" w:date="2011-07-13T11:44:00Z">
        <w:del w:id="955" w:author="Orion" w:date="2011-07-27T14:54:00Z">
          <w:r w:rsidRPr="002B284A" w:rsidDel="0019550B">
            <w:delText>)</w:delText>
          </w:r>
        </w:del>
      </w:ins>
      <w:ins w:id="956" w:author="IO" w:date="2011-07-13T12:02:00Z">
        <w:del w:id="957" w:author="Orion" w:date="2011-07-27T14:54:00Z">
          <w:r w:rsidR="007A61F8" w:rsidDel="0019550B">
            <w:delText xml:space="preserve"> es l</w:delText>
          </w:r>
        </w:del>
      </w:ins>
      <w:ins w:id="958" w:author="IO" w:date="2011-06-09T13:18:00Z">
        <w:del w:id="959" w:author="Orion" w:date="2011-07-27T14:54:00Z">
          <w:r w:rsidR="00784846" w:rsidRPr="00F45FF0" w:rsidDel="0019550B">
            <w:rPr>
              <w:rPrChange w:id="960" w:author="IO" w:date="2011-07-13T11:33:00Z">
                <w:rPr>
                  <w:rStyle w:val="apple-style-span"/>
                  <w:rFonts w:cs="Times New Roman"/>
                  <w:bCs/>
                  <w:color w:val="000000"/>
                </w:rPr>
              </w:rPrChange>
            </w:rPr>
            <w:delText xml:space="preserve">a </w:delText>
          </w:r>
        </w:del>
      </w:ins>
      <w:ins w:id="961" w:author="IO" w:date="2011-07-13T11:41:00Z">
        <w:del w:id="962" w:author="Orion" w:date="2011-07-27T14:54:00Z">
          <w:r w:rsidDel="0019550B">
            <w:delText>u</w:delText>
          </w:r>
        </w:del>
      </w:ins>
      <w:ins w:id="963" w:author="IO" w:date="2011-06-09T13:18:00Z">
        <w:del w:id="964" w:author="Orion" w:date="2011-07-27T14:54:00Z">
          <w:r w:rsidR="00784846" w:rsidRPr="00F45FF0" w:rsidDel="0019550B">
            <w:rPr>
              <w:rPrChange w:id="965" w:author="IO" w:date="2011-07-13T11:33:00Z">
                <w:rPr>
                  <w:rStyle w:val="apple-style-span"/>
                  <w:rFonts w:cs="Times New Roman"/>
                  <w:bCs/>
                  <w:color w:val="000000"/>
                </w:rPr>
              </w:rPrChange>
            </w:rPr>
            <w:delText xml:space="preserve">nidad encargada de entregar el servicio de control </w:delText>
          </w:r>
        </w:del>
      </w:ins>
      <w:ins w:id="966" w:author="IO" w:date="2011-07-13T12:02:00Z">
        <w:del w:id="967" w:author="Orion" w:date="2011-07-27T14:54:00Z">
          <w:r w:rsidR="007A61F8" w:rsidDel="0019550B">
            <w:delText>de</w:delText>
          </w:r>
        </w:del>
      </w:ins>
      <w:ins w:id="968" w:author="IO" w:date="2011-06-09T13:18:00Z">
        <w:del w:id="969" w:author="Orion" w:date="2011-07-27T14:54:00Z">
          <w:r w:rsidR="00784846" w:rsidRPr="00F45FF0" w:rsidDel="0019550B">
            <w:rPr>
              <w:rPrChange w:id="970" w:author="IO" w:date="2011-07-13T11:33:00Z">
                <w:rPr>
                  <w:rStyle w:val="apple-style-span"/>
                  <w:rFonts w:cs="Times New Roman"/>
                  <w:bCs/>
                  <w:color w:val="000000"/>
                </w:rPr>
              </w:rPrChange>
            </w:rPr>
            <w:delText xml:space="preserve"> tráfico aéreo </w:delText>
          </w:r>
        </w:del>
      </w:ins>
      <w:ins w:id="971" w:author="IO" w:date="2011-07-13T12:03:00Z">
        <w:del w:id="972" w:author="Orion" w:date="2011-07-27T14:54:00Z">
          <w:r w:rsidR="007A61F8" w:rsidDel="0019550B">
            <w:delText xml:space="preserve">entre </w:delText>
          </w:r>
        </w:del>
        <w:del w:id="973" w:author="Orion" w:date="2011-07-27T14:14:00Z">
          <w:r w:rsidR="007A61F8" w:rsidDel="00727047">
            <w:delText xml:space="preserve">las distintas </w:delText>
          </w:r>
        </w:del>
        <w:del w:id="974" w:author="Orion" w:date="2011-07-27T14:13:00Z">
          <w:r w:rsidR="007A61F8" w:rsidDel="00727047">
            <w:delText>FIR</w:delText>
          </w:r>
        </w:del>
      </w:ins>
      <w:ins w:id="975" w:author="IO" w:date="2011-07-13T15:38:00Z">
        <w:del w:id="976" w:author="Orion" w:date="2011-07-27T14:13:00Z">
          <w:r w:rsidR="008F4A0F" w:rsidDel="00727047">
            <w:delText>s</w:delText>
          </w:r>
        </w:del>
      </w:ins>
      <w:ins w:id="977" w:author="IO" w:date="2011-07-13T12:03:00Z">
        <w:del w:id="978" w:author="Orion" w:date="2011-07-27T14:13:00Z">
          <w:r w:rsidR="007A61F8" w:rsidDel="00727047">
            <w:delText xml:space="preserve"> </w:delText>
          </w:r>
        </w:del>
        <w:del w:id="979" w:author="Orion" w:date="2011-07-27T14:14:00Z">
          <w:r w:rsidR="007A61F8" w:rsidDel="00727047">
            <w:delText>o los</w:delText>
          </w:r>
        </w:del>
        <w:del w:id="980" w:author="Orion" w:date="2011-07-27T14:54:00Z">
          <w:r w:rsidR="007A61F8" w:rsidDel="0019550B">
            <w:delText xml:space="preserve"> sectores de </w:delText>
          </w:r>
        </w:del>
        <w:del w:id="981" w:author="Orion" w:date="2011-07-27T14:14:00Z">
          <w:r w:rsidR="007A61F8" w:rsidDel="00727047">
            <w:delText>estas</w:delText>
          </w:r>
        </w:del>
      </w:ins>
      <w:ins w:id="982" w:author="IO" w:date="2011-06-09T13:18:00Z">
        <w:del w:id="983" w:author="Orion" w:date="2011-07-27T14:54:00Z">
          <w:r w:rsidR="00784846" w:rsidRPr="00F45FF0" w:rsidDel="0019550B">
            <w:rPr>
              <w:rPrChange w:id="984" w:author="IO" w:date="2011-07-13T11:33:00Z">
                <w:rPr>
                  <w:rStyle w:val="apple-style-span"/>
                  <w:rFonts w:cs="Times New Roman"/>
                  <w:bCs/>
                  <w:color w:val="000000"/>
                </w:rPr>
              </w:rPrChange>
            </w:rPr>
            <w:delText xml:space="preserve">. </w:delText>
          </w:r>
        </w:del>
      </w:ins>
      <w:ins w:id="985" w:author="Orion" w:date="2011-07-27T14:49:00Z">
        <w:r w:rsidR="0019550B">
          <w:t>C</w:t>
        </w:r>
      </w:ins>
      <w:ins w:id="986" w:author="IO" w:date="2011-07-13T12:04:00Z">
        <w:del w:id="987" w:author="Orion" w:date="2011-07-27T14:49:00Z">
          <w:r w:rsidR="007A61F8" w:rsidDel="0019550B">
            <w:delText>A su vez, c</w:delText>
          </w:r>
        </w:del>
        <w:r w:rsidR="007A61F8">
          <w:t xml:space="preserve">ada </w:t>
        </w:r>
      </w:ins>
      <w:ins w:id="988" w:author="Orion" w:date="2011-07-27T14:50:00Z">
        <w:r w:rsidR="0019550B">
          <w:t xml:space="preserve">uno de estos </w:t>
        </w:r>
      </w:ins>
      <w:ins w:id="989" w:author="IO" w:date="2011-07-13T12:04:00Z">
        <w:r w:rsidR="007A61F8">
          <w:t>sector</w:t>
        </w:r>
      </w:ins>
      <w:ins w:id="990" w:author="Orion" w:date="2011-07-27T14:50:00Z">
        <w:r w:rsidR="0019550B">
          <w:t>es</w:t>
        </w:r>
      </w:ins>
      <w:ins w:id="991" w:author="IO" w:date="2011-07-13T12:04:00Z">
        <w:r w:rsidR="007A61F8">
          <w:t xml:space="preserve"> tiene</w:t>
        </w:r>
      </w:ins>
      <w:ins w:id="992" w:author="Orion" w:date="2011-07-27T14:54:00Z">
        <w:r w:rsidR="005C67CA">
          <w:t>n</w:t>
        </w:r>
      </w:ins>
      <w:ins w:id="993" w:author="IO" w:date="2011-07-13T12:04:00Z">
        <w:r w:rsidR="007A61F8">
          <w:t xml:space="preserve"> </w:t>
        </w:r>
        <w:del w:id="994" w:author="Orion" w:date="2011-07-27T14:58:00Z">
          <w:r w:rsidR="007A61F8" w:rsidDel="005C67CA">
            <w:delText>asignad</w:delText>
          </w:r>
        </w:del>
        <w:del w:id="995" w:author="Orion" w:date="2011-07-27T14:50:00Z">
          <w:r w:rsidR="007A61F8" w:rsidDel="0019550B">
            <w:delText>a</w:delText>
          </w:r>
        </w:del>
        <w:del w:id="996" w:author="Orion" w:date="2011-07-27T14:58:00Z">
          <w:r w:rsidR="007A61F8" w:rsidDel="005C67CA">
            <w:delText xml:space="preserve"> </w:delText>
          </w:r>
        </w:del>
        <w:r w:rsidR="007A61F8">
          <w:t>una unidad</w:t>
        </w:r>
      </w:ins>
      <w:ins w:id="997" w:author="Orion" w:date="2011-07-27T14:58:00Z">
        <w:r w:rsidR="005C67CA">
          <w:t>,</w:t>
        </w:r>
      </w:ins>
      <w:ins w:id="998" w:author="IO" w:date="2011-06-09T13:18:00Z">
        <w:r w:rsidR="00784846" w:rsidRPr="00F45FF0">
          <w:rPr>
            <w:rPrChange w:id="999" w:author="IO" w:date="2011-07-13T11:33:00Z">
              <w:rPr>
                <w:rStyle w:val="apple-style-span"/>
                <w:rFonts w:cs="Times New Roman"/>
                <w:bCs/>
                <w:color w:val="000000"/>
              </w:rPr>
            </w:rPrChange>
          </w:rPr>
          <w:t xml:space="preserve"> </w:t>
        </w:r>
      </w:ins>
      <w:ins w:id="1000" w:author="Orion" w:date="2011-07-27T14:50:00Z">
        <w:r w:rsidR="0019550B">
          <w:t xml:space="preserve">denominada </w:t>
        </w:r>
      </w:ins>
      <w:ins w:id="1001"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1002" w:author="Orion" w:date="2011-07-27T14:58:00Z">
        <w:r w:rsidR="005C67CA">
          <w:t>, asignada</w:t>
        </w:r>
      </w:ins>
      <w:ins w:id="1003" w:author="Orion" w:date="2011-07-27T15:49:00Z">
        <w:r w:rsidR="002D1E5C">
          <w:t xml:space="preserve"> </w:t>
        </w:r>
      </w:ins>
      <w:customXmlInsRangeStart w:id="1004" w:author="Orion" w:date="2011-07-27T15:49:00Z"/>
      <w:sdt>
        <w:sdtPr>
          <w:id w:val="-2046445556"/>
          <w:citation/>
        </w:sdtPr>
        <w:sdtContent>
          <w:customXmlInsRangeEnd w:id="1004"/>
          <w:ins w:id="1005" w:author="Orion" w:date="2011-07-27T15:49:00Z">
            <w:r w:rsidR="002D1E5C">
              <w:fldChar w:fldCharType="begin"/>
            </w:r>
            <w:r w:rsidR="002D1E5C">
              <w:instrText xml:space="preserve"> CITATION USF09 \l 3082 </w:instrText>
            </w:r>
            <w:r w:rsidR="002D1E5C">
              <w:fldChar w:fldCharType="separate"/>
            </w:r>
          </w:ins>
          <w:r w:rsidR="000A76F4">
            <w:rPr>
              <w:noProof/>
            </w:rPr>
            <w:t>(27)</w:t>
          </w:r>
          <w:ins w:id="1006" w:author="Orion" w:date="2011-07-27T15:49:00Z">
            <w:r w:rsidR="002D1E5C">
              <w:fldChar w:fldCharType="end"/>
            </w:r>
          </w:ins>
          <w:customXmlInsRangeStart w:id="1007" w:author="Orion" w:date="2011-07-27T15:49:00Z"/>
        </w:sdtContent>
      </w:sdt>
      <w:customXmlInsRangeEnd w:id="1007"/>
      <w:ins w:id="1008" w:author="Orion" w:date="2011-07-27T14:51:00Z">
        <w:r w:rsidR="0019550B">
          <w:t xml:space="preserve">. El </w:t>
        </w:r>
        <w:r w:rsidR="0019550B" w:rsidRPr="002B284A">
          <w:t>ACC</w:t>
        </w:r>
      </w:ins>
      <w:ins w:id="1009" w:author="Orion" w:date="2011-07-27T14:53:00Z">
        <w:r w:rsidR="005C67CA">
          <w:t xml:space="preserve"> es</w:t>
        </w:r>
        <w:r w:rsidR="0019550B">
          <w:t xml:space="preserve"> </w:t>
        </w:r>
      </w:ins>
      <w:ins w:id="1010" w:author="IO" w:date="2011-07-13T12:04:00Z">
        <w:del w:id="1011" w:author="Orion" w:date="2011-07-27T14:53:00Z">
          <w:r w:rsidR="007A61F8" w:rsidDel="0019550B">
            <w:delText xml:space="preserve">que es </w:delText>
          </w:r>
        </w:del>
      </w:ins>
      <w:ins w:id="1012" w:author="IO" w:date="2011-06-09T13:18:00Z">
        <w:r w:rsidR="00784846" w:rsidRPr="00F45FF0">
          <w:rPr>
            <w:rPrChange w:id="1013" w:author="IO" w:date="2011-07-13T11:33:00Z">
              <w:rPr>
                <w:rStyle w:val="apple-style-span"/>
                <w:rFonts w:cs="Times New Roman"/>
                <w:bCs/>
                <w:color w:val="000000"/>
              </w:rPr>
            </w:rPrChange>
          </w:rPr>
          <w:t>responsable</w:t>
        </w:r>
      </w:ins>
      <w:ins w:id="1014" w:author="Orion" w:date="2011-07-27T14:59:00Z">
        <w:r w:rsidR="005C67CA">
          <w:t>,</w:t>
        </w:r>
      </w:ins>
      <w:ins w:id="1015" w:author="IO" w:date="2011-06-09T13:18:00Z">
        <w:r w:rsidR="00784846" w:rsidRPr="00F45FF0">
          <w:rPr>
            <w:rPrChange w:id="1016" w:author="IO" w:date="2011-07-13T11:33:00Z">
              <w:rPr>
                <w:rStyle w:val="apple-style-span"/>
                <w:rFonts w:cs="Times New Roman"/>
                <w:bCs/>
                <w:color w:val="000000"/>
              </w:rPr>
            </w:rPrChange>
          </w:rPr>
          <w:t xml:space="preserve"> </w:t>
        </w:r>
      </w:ins>
      <w:ins w:id="1017" w:author="Orion" w:date="2011-07-27T14:59:00Z">
        <w:r w:rsidR="005C67CA">
          <w:t>por un lado</w:t>
        </w:r>
      </w:ins>
      <w:ins w:id="1018" w:author="Orion" w:date="2011-07-27T15:54:00Z">
        <w:r w:rsidR="00F05682">
          <w:t>,</w:t>
        </w:r>
      </w:ins>
      <w:ins w:id="1019" w:author="Orion" w:date="2011-07-27T14:59:00Z">
        <w:r w:rsidR="005C67CA">
          <w:t xml:space="preserve"> </w:t>
        </w:r>
      </w:ins>
      <w:ins w:id="1020" w:author="Orion" w:date="2011-07-27T14:53:00Z">
        <w:r w:rsidR="0019550B">
          <w:t>del control de los vuelos en su secci</w:t>
        </w:r>
        <w:r w:rsidR="005C67CA">
          <w:t>ón</w:t>
        </w:r>
      </w:ins>
      <w:ins w:id="1021" w:author="Orion" w:date="2011-07-27T14:59:00Z">
        <w:r w:rsidR="005C67CA">
          <w:t>, y</w:t>
        </w:r>
      </w:ins>
      <w:ins w:id="1022" w:author="Orion" w:date="2011-07-27T15:55:00Z">
        <w:r w:rsidR="00D44B12">
          <w:t>,</w:t>
        </w:r>
      </w:ins>
      <w:ins w:id="1023" w:author="Orion" w:date="2011-07-27T14:59:00Z">
        <w:r w:rsidR="005C67CA">
          <w:t xml:space="preserve"> por otro, </w:t>
        </w:r>
      </w:ins>
      <w:ins w:id="1024" w:author="Orion" w:date="2011-07-27T15:47:00Z">
        <w:r w:rsidR="002D1E5C">
          <w:t>de transferir</w:t>
        </w:r>
      </w:ins>
      <w:ins w:id="1025" w:author="Orion" w:date="2011-07-27T15:55:00Z">
        <w:r w:rsidR="00D44B12" w:rsidRPr="00D44B12">
          <w:t xml:space="preserve"> </w:t>
        </w:r>
        <w:r w:rsidR="00D44B12">
          <w:t>a otro ACC</w:t>
        </w:r>
      </w:ins>
      <w:ins w:id="1026" w:author="Orion" w:date="2011-07-27T15:47:00Z">
        <w:r w:rsidR="002D1E5C">
          <w:t xml:space="preserve"> </w:t>
        </w:r>
      </w:ins>
      <w:ins w:id="1027" w:author="Orion" w:date="2011-07-27T15:50:00Z">
        <w:r w:rsidR="00BD2C20">
          <w:t>el</w:t>
        </w:r>
      </w:ins>
      <w:ins w:id="1028" w:author="Orion" w:date="2011-07-27T15:47:00Z">
        <w:r w:rsidR="002D1E5C">
          <w:t xml:space="preserve"> s</w:t>
        </w:r>
        <w:r w:rsidR="002D1E5C" w:rsidRPr="002D1E5C">
          <w:t>ervicio de control</w:t>
        </w:r>
      </w:ins>
      <w:ins w:id="1029" w:author="Orion" w:date="2011-07-27T15:50:00Z">
        <w:r w:rsidR="00BD2C20">
          <w:t xml:space="preserve"> de una aeronave</w:t>
        </w:r>
      </w:ins>
      <w:ins w:id="1030" w:author="Orion" w:date="2011-07-27T15:47:00Z">
        <w:r w:rsidR="002D1E5C" w:rsidRPr="002D1E5C">
          <w:t xml:space="preserve"> </w:t>
        </w:r>
        <w:r w:rsidR="002D1E5C">
          <w:t xml:space="preserve">cuando </w:t>
        </w:r>
      </w:ins>
      <w:ins w:id="1031" w:author="Orion" w:date="2011-07-27T15:50:00Z">
        <w:r w:rsidR="00BD2C20">
          <w:t>ésta se encuentra</w:t>
        </w:r>
      </w:ins>
      <w:ins w:id="1032" w:author="IO" w:date="2011-07-13T12:04:00Z">
        <w:del w:id="1033" w:author="Orion" w:date="2011-07-27T14:53:00Z">
          <w:r w:rsidR="007A61F8" w:rsidDel="0019550B">
            <w:delText>de él</w:delText>
          </w:r>
        </w:del>
      </w:ins>
      <w:ins w:id="1034" w:author="IO" w:date="2011-06-09T13:18:00Z">
        <w:del w:id="1035" w:author="Orion" w:date="2011-07-27T15:47:00Z">
          <w:r w:rsidR="00784846" w:rsidRPr="00F45FF0" w:rsidDel="002D1E5C">
            <w:rPr>
              <w:rPrChange w:id="1036" w:author="IO" w:date="2011-07-13T11:33:00Z">
                <w:rPr>
                  <w:rStyle w:val="apple-style-span"/>
                  <w:rFonts w:cs="Times New Roman"/>
                  <w:bCs/>
                  <w:color w:val="000000"/>
                </w:rPr>
              </w:rPrChange>
            </w:rPr>
            <w:delText>. Cuando un avión est</w:delText>
          </w:r>
        </w:del>
        <w:del w:id="1037" w:author="Orion" w:date="2011-07-27T15:50:00Z">
          <w:r w:rsidR="00784846" w:rsidRPr="00F45FF0" w:rsidDel="00BD2C20">
            <w:rPr>
              <w:rPrChange w:id="1038" w:author="IO" w:date="2011-07-13T11:33:00Z">
                <w:rPr>
                  <w:rStyle w:val="apple-style-span"/>
                  <w:rFonts w:cs="Times New Roman"/>
                  <w:bCs/>
                  <w:color w:val="000000"/>
                </w:rPr>
              </w:rPrChange>
            </w:rPr>
            <w:delText>á</w:delText>
          </w:r>
        </w:del>
        <w:r w:rsidR="00784846" w:rsidRPr="00F45FF0">
          <w:rPr>
            <w:rPrChange w:id="1039" w:author="IO" w:date="2011-07-13T11:33:00Z">
              <w:rPr>
                <w:rStyle w:val="apple-style-span"/>
                <w:rFonts w:cs="Times New Roman"/>
                <w:bCs/>
                <w:color w:val="000000"/>
              </w:rPr>
            </w:rPrChange>
          </w:rPr>
          <w:t xml:space="preserve"> a punto de salir de </w:t>
        </w:r>
        <w:del w:id="1040" w:author="Orion" w:date="2011-07-27T15:48:00Z">
          <w:r w:rsidR="00784846" w:rsidRPr="00F45FF0" w:rsidDel="002D1E5C">
            <w:rPr>
              <w:rPrChange w:id="1041" w:author="IO" w:date="2011-07-13T11:33:00Z">
                <w:rPr>
                  <w:rStyle w:val="apple-style-span"/>
                  <w:rFonts w:cs="Times New Roman"/>
                  <w:bCs/>
                  <w:color w:val="000000"/>
                </w:rPr>
              </w:rPrChange>
            </w:rPr>
            <w:delText>un</w:delText>
          </w:r>
        </w:del>
      </w:ins>
      <w:ins w:id="1042" w:author="Orion" w:date="2011-07-27T15:48:00Z">
        <w:r w:rsidR="002D1E5C">
          <w:t xml:space="preserve">su </w:t>
        </w:r>
      </w:ins>
      <w:ins w:id="1043" w:author="IO" w:date="2011-06-09T13:18:00Z">
        <w:del w:id="1044" w:author="Orion" w:date="2011-07-27T15:48:00Z">
          <w:r w:rsidR="00784846" w:rsidRPr="00F45FF0" w:rsidDel="002D1E5C">
            <w:rPr>
              <w:rPrChange w:id="1045" w:author="IO" w:date="2011-07-13T11:33:00Z">
                <w:rPr>
                  <w:rStyle w:val="apple-style-span"/>
                  <w:rFonts w:cs="Times New Roman"/>
                  <w:bCs/>
                  <w:color w:val="000000"/>
                </w:rPr>
              </w:rPrChange>
            </w:rPr>
            <w:delText xml:space="preserve"> </w:delText>
          </w:r>
        </w:del>
        <w:r w:rsidR="00784846" w:rsidRPr="00F45FF0">
          <w:rPr>
            <w:rPrChange w:id="1046" w:author="IO" w:date="2011-07-13T11:33:00Z">
              <w:rPr>
                <w:rStyle w:val="apple-style-span"/>
                <w:rFonts w:cs="Times New Roman"/>
                <w:bCs/>
                <w:color w:val="000000"/>
              </w:rPr>
            </w:rPrChange>
          </w:rPr>
          <w:t>sector</w:t>
        </w:r>
      </w:ins>
      <w:ins w:id="1047" w:author="IO" w:date="2011-07-13T12:05:00Z">
        <w:del w:id="1048" w:author="Orion" w:date="2011-07-27T15:48:00Z">
          <w:r w:rsidR="007A61F8" w:rsidDel="002D1E5C">
            <w:delText xml:space="preserve">, su unidad lo </w:delText>
          </w:r>
        </w:del>
      </w:ins>
      <w:ins w:id="1049" w:author="IO" w:date="2011-06-09T13:18:00Z">
        <w:del w:id="1050" w:author="Orion" w:date="2011-07-27T15:48:00Z">
          <w:r w:rsidR="00784846" w:rsidRPr="00F45FF0" w:rsidDel="002D1E5C">
            <w:rPr>
              <w:rPrChange w:id="1051" w:author="IO" w:date="2011-07-13T11:33:00Z">
                <w:rPr>
                  <w:rStyle w:val="apple-style-span"/>
                  <w:rFonts w:cs="Times New Roman"/>
                  <w:bCs/>
                  <w:color w:val="000000"/>
                </w:rPr>
              </w:rPrChange>
            </w:rPr>
            <w:delText>traspasa</w:delText>
          </w:r>
        </w:del>
      </w:ins>
      <w:ins w:id="1052" w:author="IO" w:date="2011-07-13T12:05:00Z">
        <w:del w:id="1053" w:author="Orion" w:date="2011-07-27T15:48:00Z">
          <w:r w:rsidR="007A61F8" w:rsidDel="002D1E5C">
            <w:delText xml:space="preserve"> al ACC y éste a la unidad del siguiente</w:delText>
          </w:r>
        </w:del>
      </w:ins>
      <w:ins w:id="1054" w:author="IO" w:date="2011-06-09T13:18:00Z">
        <w:del w:id="1055" w:author="Orion" w:date="2011-07-27T15:48:00Z">
          <w:r w:rsidR="00784846" w:rsidRPr="00F45FF0" w:rsidDel="002D1E5C">
            <w:rPr>
              <w:rPrChange w:id="1056" w:author="IO" w:date="2011-07-13T11:33:00Z">
                <w:rPr>
                  <w:rStyle w:val="apple-style-span"/>
                  <w:rFonts w:cs="Times New Roman"/>
                  <w:bCs/>
                  <w:color w:val="000000"/>
                </w:rPr>
              </w:rPrChange>
            </w:rPr>
            <w:delText xml:space="preserve"> sector, </w:delText>
          </w:r>
        </w:del>
      </w:ins>
      <w:ins w:id="1057" w:author="IO" w:date="2011-07-13T12:06:00Z">
        <w:del w:id="1058" w:author="Orion" w:date="2011-07-27T15:48:00Z">
          <w:r w:rsidR="007A61F8" w:rsidDel="002D1E5C">
            <w:delText xml:space="preserve">repitiéndose este proceso </w:delText>
          </w:r>
        </w:del>
      </w:ins>
      <w:ins w:id="1059" w:author="IO" w:date="2011-06-09T13:18:00Z">
        <w:del w:id="1060" w:author="Orion" w:date="2011-07-27T15:48:00Z">
          <w:r w:rsidR="00784846" w:rsidRPr="00F45FF0" w:rsidDel="002D1E5C">
            <w:rPr>
              <w:rPrChange w:id="1061" w:author="IO" w:date="2011-07-13T11:33:00Z">
                <w:rPr>
                  <w:rStyle w:val="apple-style-span"/>
                  <w:rFonts w:cs="Times New Roman"/>
                  <w:bCs/>
                  <w:color w:val="000000"/>
                </w:rPr>
              </w:rPrChange>
            </w:rPr>
            <w:delText>hasta el aterrizaje en su destino</w:delText>
          </w:r>
        </w:del>
        <w:r w:rsidR="00784846" w:rsidRPr="00F45FF0">
          <w:rPr>
            <w:rPrChange w:id="1062" w:author="IO" w:date="2011-07-13T11:33:00Z">
              <w:rPr>
                <w:rStyle w:val="apple-style-span"/>
                <w:rFonts w:cs="Times New Roman"/>
                <w:bCs/>
                <w:color w:val="000000"/>
              </w:rPr>
            </w:rPrChange>
          </w:rPr>
          <w:t xml:space="preserve">. </w:t>
        </w:r>
      </w:ins>
      <w:ins w:id="1063" w:author="IO" w:date="2011-07-13T12:33:00Z">
        <w:r w:rsidR="00E011F0">
          <w:t>Otras unidades</w:t>
        </w:r>
      </w:ins>
      <w:ins w:id="1064" w:author="Orion" w:date="2011-07-27T15:48:00Z">
        <w:r w:rsidR="002D1E5C">
          <w:t xml:space="preserve"> son aquellas</w:t>
        </w:r>
      </w:ins>
      <w:ins w:id="1065" w:author="IO" w:date="2011-07-13T12:33:00Z">
        <w:del w:id="1066" w:author="Orion" w:date="2011-07-27T15:48:00Z">
          <w:r w:rsidR="00E011F0" w:rsidDel="002D1E5C">
            <w:delText>,</w:delText>
          </w:r>
        </w:del>
        <w:r w:rsidR="00E011F0">
          <w:t xml:space="preserve"> centradas en el control de los aeropuertos, donde el movimiento de </w:t>
        </w:r>
      </w:ins>
      <w:ins w:id="1067" w:author="Orion" w:date="2011-07-27T15:57:00Z">
        <w:r w:rsidR="00F3420A">
          <w:t xml:space="preserve">los </w:t>
        </w:r>
      </w:ins>
      <w:ins w:id="1068" w:author="IO" w:date="2011-07-13T12:33:00Z">
        <w:r w:rsidR="00E011F0">
          <w:t>aviones tiene condiciones particulares</w:t>
        </w:r>
      </w:ins>
      <w:ins w:id="1069" w:author="IO" w:date="2011-07-13T12:34:00Z">
        <w:del w:id="1070" w:author="Orion" w:date="2011-07-27T15:49:00Z">
          <w:r w:rsidR="00E011F0" w:rsidDel="002D1E5C">
            <w:delText>,</w:delText>
          </w:r>
        </w:del>
      </w:ins>
      <w:ins w:id="1071" w:author="IO" w:date="2011-07-13T12:33:00Z">
        <w:del w:id="1072" w:author="Orion" w:date="2011-07-27T15:49:00Z">
          <w:r w:rsidR="00E011F0" w:rsidDel="002D1E5C">
            <w:delText xml:space="preserve"> </w:delText>
          </w:r>
        </w:del>
      </w:ins>
      <w:ins w:id="1073" w:author="Orion" w:date="2011-07-27T15:49:00Z">
        <w:r w:rsidR="002D1E5C">
          <w:t>. E</w:t>
        </w:r>
      </w:ins>
      <w:ins w:id="1074" w:author="Orion" w:date="2011-07-27T15:48:00Z">
        <w:r w:rsidR="002D1E5C">
          <w:t xml:space="preserve">stas unidades </w:t>
        </w:r>
      </w:ins>
      <w:ins w:id="1075" w:author="IO" w:date="2011-07-13T12:33:00Z">
        <w:r w:rsidR="00E011F0">
          <w:t xml:space="preserve">son </w:t>
        </w:r>
      </w:ins>
      <w:ins w:id="1076" w:author="IO" w:date="2011-07-13T12:34:00Z">
        <w:r w:rsidR="00E011F0">
          <w:t xml:space="preserve">las </w:t>
        </w:r>
      </w:ins>
      <w:ins w:id="1077"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78" w:author="IO" w:date="2011-07-13T12:34:00Z">
        <w:r w:rsidR="00E011F0">
          <w:t xml:space="preserve">las </w:t>
        </w:r>
      </w:ins>
      <w:ins w:id="1079" w:author="IO" w:date="2011-07-13T12:33:00Z">
        <w:r w:rsidR="00E011F0" w:rsidRPr="002B284A">
          <w:t>Oficina</w:t>
        </w:r>
        <w:r w:rsidR="00E011F0">
          <w:t>s</w:t>
        </w:r>
        <w:r w:rsidR="00E011F0" w:rsidRPr="002B284A">
          <w:t xml:space="preserve"> de Control de Aproximación</w:t>
        </w:r>
        <w:del w:id="1080" w:author="Orion" w:date="2011-07-27T14:23:00Z">
          <w:r w:rsidR="00E011F0" w:rsidDel="009864B4">
            <w:delText>.</w:delText>
          </w:r>
        </w:del>
      </w:ins>
      <w:ins w:id="1081" w:author="Orion" w:date="2011-07-27T14:23:00Z">
        <w:r w:rsidR="009864B4">
          <w:t>.</w:t>
        </w:r>
      </w:ins>
    </w:p>
    <w:p w14:paraId="60B469BD" w14:textId="03525B27" w:rsidR="00E011F0" w:rsidRPr="002B284A" w:rsidRDefault="00631C72" w:rsidP="00E011F0">
      <w:pPr>
        <w:spacing w:before="240" w:after="120"/>
        <w:ind w:firstLine="284"/>
        <w:jc w:val="both"/>
      </w:pPr>
      <w:ins w:id="1082" w:author="Orion" w:date="2011-07-27T15:51:00Z">
        <w:r>
          <w:t xml:space="preserve">Todas </w:t>
        </w:r>
      </w:ins>
      <w:ins w:id="1083" w:author="IO" w:date="2011-07-13T12:34:00Z">
        <w:del w:id="1084" w:author="Orion" w:date="2011-07-27T15:51:00Z">
          <w:r w:rsidR="00E011F0" w:rsidDel="00631C72">
            <w:delText>E</w:delText>
          </w:r>
        </w:del>
      </w:ins>
      <w:ins w:id="1085" w:author="Orion" w:date="2011-07-27T15:51:00Z">
        <w:r>
          <w:t>e</w:t>
        </w:r>
      </w:ins>
      <w:ins w:id="1086"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1087"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1088"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1089" w:author="IO" w:date="2011-07-13T12:10:00Z">
        <w:r>
          <w:t xml:space="preserve">Los controladores de tráfico aéreo </w:t>
        </w:r>
      </w:ins>
      <w:ins w:id="1090" w:author="IO" w:date="2011-07-13T12:35:00Z">
        <w:r w:rsidR="00E011F0">
          <w:t>son el personal que trabaja</w:t>
        </w:r>
      </w:ins>
      <w:ins w:id="1091" w:author="IO" w:date="2011-07-13T12:10:00Z">
        <w:r>
          <w:t xml:space="preserve"> </w:t>
        </w:r>
      </w:ins>
      <w:ins w:id="1092" w:author="IO" w:date="2011-07-13T12:36:00Z">
        <w:r w:rsidR="00E011F0">
          <w:t>en las</w:t>
        </w:r>
      </w:ins>
      <w:ins w:id="1093" w:author="IO" w:date="2011-07-13T12:10:00Z">
        <w:r>
          <w:t xml:space="preserve"> </w:t>
        </w:r>
        <w:del w:id="1094" w:author="Orion" w:date="2011-07-27T16:08:00Z">
          <w:r w:rsidDel="009F0E36">
            <w:delText>unidade</w:delText>
          </w:r>
        </w:del>
      </w:ins>
      <w:ins w:id="1095" w:author="Orion" w:date="2011-07-27T16:08:00Z">
        <w:r w:rsidR="009F0E36">
          <w:t>instalaciones</w:t>
        </w:r>
      </w:ins>
      <w:ins w:id="1096" w:author="IO" w:date="2011-07-13T12:10:00Z">
        <w:del w:id="1097" w:author="Orion" w:date="2011-07-27T16:08:00Z">
          <w:r w:rsidDel="009F0E36">
            <w:delText>s</w:delText>
          </w:r>
        </w:del>
        <w:r>
          <w:t xml:space="preserve"> anterior</w:t>
        </w:r>
      </w:ins>
      <w:ins w:id="1098" w:author="Orion" w:date="2011-07-27T16:08:00Z">
        <w:r w:rsidR="009F0E36">
          <w:t>mente descritas</w:t>
        </w:r>
      </w:ins>
      <w:ins w:id="1099" w:author="IO" w:date="2011-07-13T12:10:00Z">
        <w:del w:id="1100"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w:t>
      </w:r>
      <w:r w:rsidR="00067307" w:rsidRPr="009E02FC">
        <w:lastRenderedPageBreak/>
        <w:t>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101" w:name="_Toc298344399"/>
      <w:bookmarkStart w:id="1102" w:name="_Toc298429456"/>
      <w:bookmarkStart w:id="1103" w:name="_Toc298430321"/>
      <w:bookmarkStart w:id="1104" w:name="_Toc298516027"/>
      <w:bookmarkStart w:id="1105" w:name="_Toc298690976"/>
      <w:bookmarkStart w:id="1106" w:name="_Toc298700798"/>
      <w:bookmarkStart w:id="1107" w:name="_Toc298752118"/>
      <w:bookmarkStart w:id="1108" w:name="_Toc298757498"/>
      <w:bookmarkStart w:id="1109" w:name="_Toc298777444"/>
      <w:bookmarkStart w:id="1110" w:name="_Toc298787409"/>
      <w:bookmarkStart w:id="1111" w:name="_Toc298944572"/>
      <w:bookmarkStart w:id="1112" w:name="_Toc298954489"/>
      <w:bookmarkStart w:id="1113" w:name="_Toc299007660"/>
      <w:bookmarkStart w:id="1114" w:name="_Toc299012018"/>
      <w:bookmarkStart w:id="1115" w:name="_Toc299103566"/>
      <w:bookmarkStart w:id="1116" w:name="_Toc299103939"/>
      <w:bookmarkStart w:id="1117" w:name="_Toc299463764"/>
      <w:bookmarkStart w:id="1118" w:name="_Toc299463848"/>
      <w:bookmarkStart w:id="1119" w:name="_Ref299115945"/>
      <w:bookmarkStart w:id="1120" w:name="_Toc300138767"/>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r w:rsidRPr="00EB451E">
        <w:rPr>
          <w:b w:val="0"/>
          <w:sz w:val="52"/>
          <w:szCs w:val="52"/>
        </w:rPr>
        <w:lastRenderedPageBreak/>
        <w:t>Estado del arte</w:t>
      </w:r>
      <w:bookmarkEnd w:id="1119"/>
      <w:bookmarkEnd w:id="1120"/>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21" w:name="_Ref298429770"/>
      <w:bookmarkStart w:id="1122" w:name="_Toc300138768"/>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21"/>
      <w:bookmarkEnd w:id="1122"/>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0A76F4">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0A76F4">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Al describir HF</w:t>
      </w:r>
      <w:r w:rsidR="00FE7837">
        <w:t>s</w:t>
      </w:r>
      <w:r w:rsidRPr="0057098F">
        <w:t xml:space="preserve"> como una tecnología, se hace hincapié en su carácter práctico; se orienta a problemas más que centrarse en la disciplina. La relación entre HF</w:t>
      </w:r>
      <w:r w:rsidR="00FE7837">
        <w:t>s</w:t>
      </w:r>
      <w:r w:rsidRPr="0057098F">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123"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124" w:author="Orion" w:date="2011-07-27T17:01:00Z"/>
      <w:sdt>
        <w:sdtPr>
          <w:id w:val="-1241168410"/>
          <w:citation/>
        </w:sdtPr>
        <w:sdtContent>
          <w:customXmlInsRangeEnd w:id="1124"/>
          <w:ins w:id="1125" w:author="Orion" w:date="2011-07-27T17:01:00Z">
            <w:r w:rsidR="0009077D">
              <w:fldChar w:fldCharType="begin"/>
            </w:r>
            <w:r w:rsidR="0009077D">
              <w:instrText xml:space="preserve"> CITATION Coo80 \l 3082 </w:instrText>
            </w:r>
          </w:ins>
          <w:r w:rsidR="0009077D">
            <w:fldChar w:fldCharType="separate"/>
          </w:r>
          <w:r w:rsidR="000A76F4">
            <w:rPr>
              <w:noProof/>
            </w:rPr>
            <w:t>(30)</w:t>
          </w:r>
          <w:ins w:id="1126" w:author="Orion" w:date="2011-07-27T17:01:00Z">
            <w:r w:rsidR="0009077D">
              <w:fldChar w:fldCharType="end"/>
            </w:r>
          </w:ins>
          <w:customXmlInsRangeStart w:id="1127" w:author="Orion" w:date="2011-07-27T17:01:00Z"/>
        </w:sdtContent>
      </w:sdt>
      <w:customXmlInsRangeEnd w:id="1127"/>
      <w:customXmlDelRangeStart w:id="1128" w:author="Orion" w:date="2011-07-27T17:01:00Z"/>
      <w:sdt>
        <w:sdtPr>
          <w:id w:val="1343275894"/>
          <w:citation/>
        </w:sdtPr>
        <w:sdtContent>
          <w:customXmlDelRangeEnd w:id="1128"/>
          <w:del w:id="1129"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130" w:author="Orion" w:date="2011-07-27T17:01:00Z"/>
        </w:sdtContent>
      </w:sdt>
      <w:customXmlDelRangeEnd w:id="1130"/>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0A76F4">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0A76F4">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131" w:author="Orion" w:date="2011-07-27T17:10:00Z">
        <w:r w:rsidR="00D77207">
          <w:t xml:space="preserve"> </w:t>
        </w:r>
      </w:ins>
      <w:customXmlInsRangeStart w:id="1132" w:author="Orion" w:date="2011-07-27T17:10:00Z"/>
      <w:sdt>
        <w:sdtPr>
          <w:id w:val="-1268226279"/>
          <w:citation/>
        </w:sdtPr>
        <w:sdtContent>
          <w:customXmlInsRangeEnd w:id="1132"/>
          <w:ins w:id="1133" w:author="Orion" w:date="2011-07-27T17:10:00Z">
            <w:r w:rsidR="00D77207">
              <w:fldChar w:fldCharType="begin"/>
            </w:r>
            <w:r w:rsidR="00D77207">
              <w:instrText xml:space="preserve"> CITATION Wie95 \l 3082 </w:instrText>
            </w:r>
          </w:ins>
          <w:r w:rsidR="00D77207">
            <w:fldChar w:fldCharType="separate"/>
          </w:r>
          <w:r w:rsidR="000A76F4">
            <w:rPr>
              <w:noProof/>
            </w:rPr>
            <w:t>(31)</w:t>
          </w:r>
          <w:ins w:id="1134" w:author="Orion" w:date="2011-07-27T17:10:00Z">
            <w:r w:rsidR="00D77207">
              <w:fldChar w:fldCharType="end"/>
            </w:r>
          </w:ins>
          <w:customXmlInsRangeStart w:id="1135" w:author="Orion" w:date="2011-07-27T17:10:00Z"/>
        </w:sdtContent>
      </w:sdt>
      <w:customXmlInsRangeEnd w:id="1135"/>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0A76F4">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0A76F4">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0A76F4">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0A76F4">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0A76F4">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0A76F4">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36" w:name="_Ref298430372"/>
      <w:bookmarkStart w:id="1137" w:name="_Toc300138769"/>
      <w:r w:rsidRPr="00B40816">
        <w:rPr>
          <w:b w:val="0"/>
          <w:sz w:val="44"/>
          <w:szCs w:val="52"/>
        </w:rPr>
        <w:t>UAVs</w:t>
      </w:r>
      <w:bookmarkEnd w:id="1136"/>
      <w:bookmarkEnd w:id="1137"/>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0A76F4">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4D1E55B8" w:rsidR="003C7FF9" w:rsidRPr="00F45FF0" w:rsidRDefault="003C7FF9" w:rsidP="003C7FF9">
      <w:pPr>
        <w:spacing w:before="240" w:after="120"/>
        <w:ind w:firstLine="284"/>
        <w:jc w:val="both"/>
        <w:rPr>
          <w:ins w:id="1138"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139" w:author="IO" w:date="2011-07-15T18:31:00Z">
        <w:r w:rsidR="00CA65E4">
          <w:t>.</w:t>
        </w:r>
      </w:ins>
      <w:ins w:id="1140" w:author="IO" w:date="2011-07-18T11:24:00Z">
        <w:r w:rsidR="004C1D9D">
          <w:t xml:space="preserve"> Ejemplos de estos trabajos son </w:t>
        </w:r>
      </w:ins>
      <w:customXmlInsRangeStart w:id="1141" w:author="IO" w:date="2011-07-18T11:24:00Z"/>
      <w:sdt>
        <w:sdtPr>
          <w:id w:val="418532434"/>
          <w:citation/>
        </w:sdtPr>
        <w:sdtContent>
          <w:customXmlInsRangeEnd w:id="1141"/>
          <w:ins w:id="1142" w:author="IO" w:date="2011-07-18T11:24:00Z">
            <w:r w:rsidR="004C1D9D">
              <w:fldChar w:fldCharType="begin"/>
            </w:r>
            <w:r w:rsidR="004C1D9D">
              <w:instrText xml:space="preserve"> CITATION DeG04 \l 3082 </w:instrText>
            </w:r>
          </w:ins>
          <w:r w:rsidR="004C1D9D">
            <w:fldChar w:fldCharType="separate"/>
          </w:r>
          <w:r w:rsidR="000A76F4">
            <w:rPr>
              <w:noProof/>
            </w:rPr>
            <w:t>(24)</w:t>
          </w:r>
          <w:ins w:id="1143" w:author="IO" w:date="2011-07-18T11:24:00Z">
            <w:r w:rsidR="004C1D9D">
              <w:fldChar w:fldCharType="end"/>
            </w:r>
          </w:ins>
          <w:customXmlInsRangeStart w:id="1144" w:author="IO" w:date="2011-07-18T11:24:00Z"/>
        </w:sdtContent>
      </w:sdt>
      <w:customXmlInsRangeEnd w:id="1144"/>
      <w:ins w:id="1145" w:author="IO" w:date="2011-07-18T11:24:00Z">
        <w:r w:rsidR="004C1D9D">
          <w:t xml:space="preserve"> y</w:t>
        </w:r>
        <w:del w:id="1146" w:author="Orion" w:date="2011-07-27T22:13:00Z">
          <w:r w:rsidR="004C1D9D" w:rsidDel="00F0481D">
            <w:delText xml:space="preserve"> .</w:delText>
          </w:r>
        </w:del>
      </w:ins>
      <w:customXmlInsRangeStart w:id="1147" w:author="Orion" w:date="2011-07-27T22:14:00Z"/>
      <w:sdt>
        <w:sdtPr>
          <w:id w:val="-708952847"/>
          <w:citation/>
        </w:sdtPr>
        <w:sdtContent>
          <w:customXmlInsRangeEnd w:id="1147"/>
          <w:ins w:id="1148" w:author="Orion" w:date="2011-07-27T22:14:00Z">
            <w:r w:rsidR="00F0481D">
              <w:fldChar w:fldCharType="begin"/>
            </w:r>
            <w:r w:rsidR="00F0481D">
              <w:instrText xml:space="preserve"> CITATION Adr09 \l 3082 </w:instrText>
            </w:r>
          </w:ins>
          <w:r w:rsidR="00F0481D">
            <w:fldChar w:fldCharType="separate"/>
          </w:r>
          <w:r w:rsidR="000A76F4">
            <w:rPr>
              <w:noProof/>
            </w:rPr>
            <w:t xml:space="preserve"> (39)</w:t>
          </w:r>
          <w:ins w:id="1149" w:author="Orion" w:date="2011-07-27T22:14:00Z">
            <w:r w:rsidR="00F0481D">
              <w:fldChar w:fldCharType="end"/>
            </w:r>
          </w:ins>
          <w:customXmlInsRangeStart w:id="1150" w:author="Orion" w:date="2011-07-27T22:14:00Z"/>
        </w:sdtContent>
      </w:sdt>
      <w:customXmlInsRangeEnd w:id="1150"/>
      <w:ins w:id="1151" w:author="Orion" w:date="2011-07-27T22:23:00Z">
        <w:r w:rsidR="00166317">
          <w:t>.</w:t>
        </w:r>
      </w:ins>
      <w:ins w:id="1152" w:author="IO" w:date="2011-07-18T11:28:00Z">
        <w:r w:rsidR="004C1D9D">
          <w:t xml:space="preserve"> En </w:t>
        </w:r>
      </w:ins>
      <w:customXmlInsRangeStart w:id="1153" w:author="IO" w:date="2011-07-18T11:28:00Z"/>
      <w:sdt>
        <w:sdtPr>
          <w:id w:val="-1395736903"/>
          <w:citation/>
        </w:sdtPr>
        <w:sdtContent>
          <w:customXmlInsRangeEnd w:id="1153"/>
          <w:ins w:id="1154" w:author="IO" w:date="2011-07-18T11:28:00Z">
            <w:r w:rsidR="004C1D9D">
              <w:fldChar w:fldCharType="begin"/>
            </w:r>
            <w:r w:rsidR="004C1D9D">
              <w:instrText xml:space="preserve"> CITATION DeG04 \l 3082 </w:instrText>
            </w:r>
            <w:r w:rsidR="004C1D9D">
              <w:fldChar w:fldCharType="separate"/>
            </w:r>
          </w:ins>
          <w:r w:rsidR="000A76F4">
            <w:rPr>
              <w:noProof/>
            </w:rPr>
            <w:t>(24)</w:t>
          </w:r>
          <w:ins w:id="1155" w:author="IO" w:date="2011-07-18T11:28:00Z">
            <w:r w:rsidR="004C1D9D">
              <w:fldChar w:fldCharType="end"/>
            </w:r>
          </w:ins>
          <w:customXmlInsRangeStart w:id="1156" w:author="IO" w:date="2011-07-18T11:28:00Z"/>
        </w:sdtContent>
      </w:sdt>
      <w:customXmlInsRangeEnd w:id="1156"/>
      <w:ins w:id="1157" w:author="Orion" w:date="2011-07-27T22:23:00Z">
        <w:r w:rsidR="00166317">
          <w:t xml:space="preserve"> </w:t>
        </w:r>
      </w:ins>
      <w:ins w:id="1158" w:author="IO" w:date="2011-07-18T11:28:00Z">
        <w:r w:rsidR="004C1D9D">
          <w:t xml:space="preserve">se analizan escenarios y requisitos de un futuro espacio aeroespacial donde conviven </w:t>
        </w:r>
      </w:ins>
      <w:ins w:id="1159" w:author="IO" w:date="2011-07-18T11:29:00Z">
        <w:r w:rsidR="004C1D9D">
          <w:t>vuelos</w:t>
        </w:r>
      </w:ins>
      <w:ins w:id="1160" w:author="IO" w:date="2011-07-18T11:28:00Z">
        <w:r w:rsidR="004C1D9D">
          <w:t xml:space="preserve"> tripulados y no. </w:t>
        </w:r>
      </w:ins>
      <w:ins w:id="1161" w:author="IO" w:date="2011-07-18T11:29:00Z">
        <w:r w:rsidR="004C1D9D">
          <w:t xml:space="preserve">Se apuntan aspectos acerca de reducida separación entre vuelos, debido al menor tiempo de respuesta de los UAVs, uso de espacios aéreos cuatridimensionales que tengan en cuenta el tiempo </w:t>
        </w:r>
      </w:ins>
      <w:ins w:id="1162" w:author="IO" w:date="2011-07-18T11:30:00Z">
        <w:r w:rsidR="004C1D9D">
          <w:t xml:space="preserve">con ventanas pequeñas, y un mayor uso de comunicaciones </w:t>
        </w:r>
        <w:del w:id="1163" w:author="Orion" w:date="2011-08-03T16:36:00Z">
          <w:r w:rsidR="004C1D9D" w:rsidDel="00A879E8">
            <w:delText>electrónicaas</w:delText>
          </w:r>
        </w:del>
      </w:ins>
      <w:ins w:id="1164" w:author="Orion" w:date="2011-08-03T16:36:00Z">
        <w:r w:rsidR="00A879E8">
          <w:t>electrónicas</w:t>
        </w:r>
      </w:ins>
      <w:ins w:id="1165" w:author="IO" w:date="2011-07-18T11:30:00Z">
        <w:r w:rsidR="004C1D9D">
          <w:t>.</w:t>
        </w:r>
      </w:ins>
      <w:ins w:id="1166" w:author="IO" w:date="2011-07-15T18:31:00Z">
        <w:r w:rsidR="00CA65E4">
          <w:t xml:space="preserve"> </w:t>
        </w:r>
        <w:commentRangeStart w:id="1167"/>
        <w:r w:rsidR="00CA65E4">
          <w:t xml:space="preserve">Un ejemplo de esta investigación es el trabajo en </w:t>
        </w:r>
      </w:ins>
      <w:customXmlInsRangeStart w:id="1168" w:author="IO" w:date="2011-07-15T18:15:00Z"/>
      <w:customXmlDelRangeStart w:id="1169" w:author="Orion" w:date="2011-07-27T22:21:00Z"/>
      <w:sdt>
        <w:sdtPr>
          <w:id w:val="1558508984"/>
          <w:citation/>
        </w:sdtPr>
        <w:sdtContent>
          <w:customXmlInsRangeEnd w:id="1168"/>
          <w:customXmlDelRangeEnd w:id="1169"/>
          <w:ins w:id="1170" w:author="IO" w:date="2011-07-15T18:15:00Z">
            <w:del w:id="1171" w:author="Orion" w:date="2011-07-27T22:21:00Z">
              <w:r w:rsidRPr="00F45FF0" w:rsidDel="00B366E8">
                <w:fldChar w:fldCharType="begin"/>
              </w:r>
            </w:del>
            <w:del w:id="1172" w:author="Orion" w:date="2011-07-26T00:00:00Z">
              <w:r w:rsidRPr="007A61F8" w:rsidDel="00A351F1">
                <w:delInstrText xml:space="preserve"> CITATION Adr09 \l 3082 </w:delInstrText>
              </w:r>
            </w:del>
            <w:del w:id="1173" w:author="Orion" w:date="2011-07-27T22:21:00Z">
              <w:r w:rsidRPr="00F45FF0" w:rsidDel="00B366E8">
                <w:fldChar w:fldCharType="separate"/>
              </w:r>
            </w:del>
          </w:ins>
          <w:del w:id="1174" w:author="Orion" w:date="2011-07-27T22:21:00Z">
            <w:r w:rsidR="00C345B3" w:rsidDel="00B366E8">
              <w:rPr>
                <w:noProof/>
              </w:rPr>
              <w:delText>(39)</w:delText>
            </w:r>
          </w:del>
          <w:ins w:id="1175" w:author="IO" w:date="2011-07-15T18:15:00Z">
            <w:del w:id="1176" w:author="Orion" w:date="2011-07-27T22:21:00Z">
              <w:r w:rsidRPr="00F45FF0" w:rsidDel="00B366E8">
                <w:fldChar w:fldCharType="end"/>
              </w:r>
            </w:del>
          </w:ins>
          <w:customXmlInsRangeStart w:id="1177" w:author="IO" w:date="2011-07-15T18:15:00Z"/>
          <w:customXmlDelRangeStart w:id="1178" w:author="Orion" w:date="2011-07-27T22:21:00Z"/>
        </w:sdtContent>
      </w:sdt>
      <w:customXmlInsRangeEnd w:id="1177"/>
      <w:customXmlDelRangeEnd w:id="1178"/>
      <w:customXmlInsRangeStart w:id="1179" w:author="Orion" w:date="2011-07-27T22:21:00Z"/>
      <w:sdt>
        <w:sdtPr>
          <w:id w:val="-606112579"/>
          <w:citation/>
        </w:sdtPr>
        <w:sdtContent>
          <w:customXmlInsRangeEnd w:id="1179"/>
          <w:ins w:id="1180" w:author="Orion" w:date="2011-07-27T22:21:00Z">
            <w:r w:rsidR="00B366E8">
              <w:fldChar w:fldCharType="begin"/>
            </w:r>
            <w:r w:rsidR="00B366E8">
              <w:instrText xml:space="preserve"> CITATION IAB01 \l 3082 </w:instrText>
            </w:r>
          </w:ins>
          <w:r w:rsidR="00B366E8">
            <w:fldChar w:fldCharType="separate"/>
          </w:r>
          <w:r w:rsidR="000A76F4">
            <w:rPr>
              <w:noProof/>
            </w:rPr>
            <w:t xml:space="preserve"> (40)</w:t>
          </w:r>
          <w:ins w:id="1181" w:author="Orion" w:date="2011-07-27T22:21:00Z">
            <w:r w:rsidR="00B366E8">
              <w:fldChar w:fldCharType="end"/>
            </w:r>
          </w:ins>
          <w:customXmlInsRangeStart w:id="1182" w:author="Orion" w:date="2011-07-27T22:21:00Z"/>
        </w:sdtContent>
      </w:sdt>
      <w:customXmlInsRangeEnd w:id="1182"/>
      <w:ins w:id="1183" w:author="Orion" w:date="2011-08-03T16:36:00Z">
        <w:r w:rsidR="00006D3E">
          <w:t>.</w:t>
        </w:r>
      </w:ins>
      <w:ins w:id="1184" w:author="IO" w:date="2011-07-15T18:35:00Z">
        <w:del w:id="1185" w:author="Orion" w:date="2011-07-27T22:21:00Z">
          <w:r w:rsidR="00CA65E4" w:rsidDel="00B366E8">
            <w:delText>.</w:delText>
          </w:r>
        </w:del>
        <w:r w:rsidR="00CA65E4">
          <w:t xml:space="preserve"> En él se propone</w:t>
        </w:r>
      </w:ins>
      <w:ins w:id="1186" w:author="IO" w:date="2011-07-15T18:15:00Z">
        <w:r w:rsidRPr="00F45FF0">
          <w:t xml:space="preserve"> un sistema ATM</w:t>
        </w:r>
      </w:ins>
      <w:ins w:id="1187" w:author="Orion" w:date="2011-07-27T22:18:00Z">
        <w:r w:rsidR="00F0481D">
          <w:t xml:space="preserve"> </w:t>
        </w:r>
        <w:r w:rsidR="00F0481D" w:rsidRPr="00246937">
          <w:rPr>
            <w:rFonts w:cs="Times New Roman"/>
          </w:rPr>
          <w:t>(Gestión del Tráfico Aéreo)</w:t>
        </w:r>
      </w:ins>
      <w:ins w:id="1188" w:author="IO" w:date="2011-07-15T18:15:00Z">
        <w:del w:id="1189" w:author="Orion" w:date="2011-07-27T22:19:00Z">
          <w:r w:rsidRPr="00F45FF0" w:rsidDel="00F0481D">
            <w:delText xml:space="preserve"> </w:delText>
          </w:r>
        </w:del>
      </w:ins>
      <w:ins w:id="1190" w:author="IO" w:date="2011-07-15T18:44:00Z">
        <w:del w:id="1191" w:author="Orion" w:date="2011-07-27T22:19:00Z">
          <w:r w:rsidR="00361F1B" w:rsidDel="00F0481D">
            <w:delText>basado en agentes computacionales</w:delText>
          </w:r>
        </w:del>
      </w:ins>
      <w:ins w:id="1192"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1193" w:author="IO" w:date="2011-07-17T19:44:00Z">
            <w:rPr>
              <w:i/>
            </w:rPr>
          </w:rPrChange>
        </w:rPr>
      </w:pPr>
      <w:r w:rsidRPr="004E79BE">
        <w:rPr>
          <w:rPrChange w:id="1194" w:author="IO" w:date="2011-07-17T19:44:00Z">
            <w:rPr>
              <w:i/>
            </w:rPr>
          </w:rPrChange>
        </w:rPr>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1195" w:author="IO" w:date="2011-07-17T19:44:00Z">
            <w:rPr>
              <w:i/>
            </w:rPr>
          </w:rPrChange>
        </w:rPr>
      </w:pPr>
      <w:r w:rsidRPr="004E79BE">
        <w:rPr>
          <w:rPrChange w:id="1196" w:author="IO" w:date="2011-07-17T19:44:00Z">
            <w:rPr>
              <w:i/>
            </w:rPr>
          </w:rPrChange>
        </w:rPr>
        <w:t>Establecimiento de la regulación y estandarización del tráfico aéreo y los procedimientos derivados para la integración adecuada de UAVs en el Sistema de Gestión del Tráfico Aéreo</w:t>
      </w:r>
      <w:commentRangeEnd w:id="1167"/>
      <w:r w:rsidR="004E79BE">
        <w:rPr>
          <w:rStyle w:val="CommentReference"/>
        </w:rPr>
        <w:commentReference w:id="1167"/>
      </w:r>
      <w:r w:rsidRPr="004E79BE">
        <w:rPr>
          <w:rPrChange w:id="1197" w:author="IO" w:date="2011-07-17T19:44:00Z">
            <w:rPr>
              <w:i/>
            </w:rPr>
          </w:rPrChange>
        </w:rPr>
        <w:t>.</w:t>
      </w:r>
    </w:p>
    <w:p w14:paraId="0A0177C6" w14:textId="181BB90A" w:rsidR="005C372B" w:rsidRDefault="005C372B" w:rsidP="00FC41AF">
      <w:pPr>
        <w:spacing w:before="240" w:after="120"/>
        <w:ind w:firstLine="284"/>
        <w:jc w:val="both"/>
        <w:rPr>
          <w:ins w:id="1198" w:author="Orion" w:date="2011-07-28T00:19:00Z"/>
        </w:rPr>
      </w:pPr>
      <w:ins w:id="1199" w:author="Orion" w:date="2011-07-28T00:19:00Z">
        <w:r>
          <w:t xml:space="preserve">Otro trabajo </w:t>
        </w:r>
      </w:ins>
      <w:ins w:id="1200" w:author="Orion" w:date="2011-07-28T00:20:00Z">
        <w:r>
          <w:t xml:space="preserve">que es importante resaltar en cuanto al estudio de la </w:t>
        </w:r>
      </w:ins>
      <w:ins w:id="1201" w:author="Orion" w:date="2011-07-28T00:35:00Z">
        <w:r>
          <w:t>introducción</w:t>
        </w:r>
      </w:ins>
      <w:ins w:id="1202" w:author="Orion" w:date="2011-07-28T00:20:00Z">
        <w:r>
          <w:t xml:space="preserve"> de UAVs en el espacio aéreo civil es el proyect</w:t>
        </w:r>
      </w:ins>
      <w:ins w:id="1203" w:author="Orion" w:date="2011-07-28T00:21:00Z">
        <w:r>
          <w:t>o Access 5</w:t>
        </w:r>
      </w:ins>
      <w:customXmlInsRangeStart w:id="1204" w:author="Orion" w:date="2011-07-28T12:52:00Z"/>
      <w:sdt>
        <w:sdtPr>
          <w:id w:val="1035473467"/>
          <w:citation/>
        </w:sdtPr>
        <w:sdtContent>
          <w:customXmlInsRangeEnd w:id="1204"/>
          <w:ins w:id="1205" w:author="Orion" w:date="2011-07-28T12:52:00Z">
            <w:r w:rsidR="00020020">
              <w:fldChar w:fldCharType="begin"/>
            </w:r>
            <w:r w:rsidR="00020020">
              <w:instrText xml:space="preserve"> CITATION NAS03 \l 3082 </w:instrText>
            </w:r>
          </w:ins>
          <w:r w:rsidR="00020020">
            <w:fldChar w:fldCharType="separate"/>
          </w:r>
          <w:r w:rsidR="000A76F4">
            <w:rPr>
              <w:noProof/>
            </w:rPr>
            <w:t xml:space="preserve"> (41)</w:t>
          </w:r>
          <w:ins w:id="1206" w:author="Orion" w:date="2011-07-28T12:52:00Z">
            <w:r w:rsidR="00020020">
              <w:fldChar w:fldCharType="end"/>
            </w:r>
          </w:ins>
          <w:customXmlInsRangeStart w:id="1207" w:author="Orion" w:date="2011-07-28T12:52:00Z"/>
        </w:sdtContent>
      </w:sdt>
      <w:customXmlInsRangeEnd w:id="1207"/>
      <w:ins w:id="1208" w:author="Orion" w:date="2011-07-28T00:21:00Z">
        <w:r>
          <w:t>.</w:t>
        </w:r>
      </w:ins>
      <w:ins w:id="1209" w:author="Orion" w:date="2011-07-28T00:23:00Z">
        <w:r>
          <w:t xml:space="preserve"> Access 5 </w:t>
        </w:r>
      </w:ins>
      <w:ins w:id="1210" w:author="Orion" w:date="2011-07-28T00:34:00Z">
        <w:r>
          <w:t>fue</w:t>
        </w:r>
      </w:ins>
      <w:ins w:id="1211" w:author="Orion" w:date="2011-07-28T00:23:00Z">
        <w:r>
          <w:t xml:space="preserve"> un proyecto</w:t>
        </w:r>
      </w:ins>
      <w:ins w:id="1212" w:author="Orion" w:date="2011-07-28T00:34:00Z">
        <w:r>
          <w:t xml:space="preserve"> de cinco años</w:t>
        </w:r>
      </w:ins>
      <w:ins w:id="1213" w:author="Orion" w:date="2011-07-28T00:23:00Z">
        <w:r>
          <w:t xml:space="preserve"> dirigido por la NASA </w:t>
        </w:r>
      </w:ins>
      <w:ins w:id="1214" w:author="Orion" w:date="2011-07-28T00:25:00Z">
        <w:r>
          <w:t>en colaboración con la FAA, el</w:t>
        </w:r>
      </w:ins>
      <w:ins w:id="1215" w:author="Orion" w:date="2011-07-28T00:26:00Z">
        <w:r>
          <w:t xml:space="preserve"> Departamento de Defensa de EE.UU. (DoD,</w:t>
        </w:r>
      </w:ins>
      <w:ins w:id="1216" w:author="Orion" w:date="2011-07-28T00:25:00Z">
        <w:r>
          <w:t xml:space="preserve"> </w:t>
        </w:r>
      </w:ins>
      <w:ins w:id="1217" w:author="Orion" w:date="2011-07-28T00:26:00Z">
        <w:r w:rsidRPr="005C372B">
          <w:rPr>
            <w:i/>
            <w:rPrChange w:id="1218" w:author="Orion" w:date="2011-07-28T00:26:00Z">
              <w:rPr/>
            </w:rPrChange>
          </w:rPr>
          <w:t>United States Department of defense</w:t>
        </w:r>
        <w:r w:rsidRPr="005C372B">
          <w:t>)</w:t>
        </w:r>
      </w:ins>
      <w:ins w:id="1219" w:author="Orion" w:date="2011-07-28T00:28:00Z">
        <w:r>
          <w:t xml:space="preserve">, el </w:t>
        </w:r>
        <w:r w:rsidRPr="005C372B">
          <w:t>Departamento de Seguridad Nacional</w:t>
        </w:r>
        <w:r>
          <w:t xml:space="preserve"> de EE.UU </w:t>
        </w:r>
      </w:ins>
      <w:ins w:id="1220" w:author="Orion" w:date="2011-07-28T00:59:00Z">
        <w:r w:rsidR="00F67E15">
          <w:t xml:space="preserve">(DHS, </w:t>
        </w:r>
      </w:ins>
      <w:ins w:id="1221" w:author="Orion" w:date="2011-07-28T01:00:00Z">
        <w:r w:rsidR="00F67E15" w:rsidRPr="00F67E15">
          <w:t>Department of Homeland Security</w:t>
        </w:r>
      </w:ins>
      <w:ins w:id="1222" w:author="Orion" w:date="2011-07-28T00:59:00Z">
        <w:r w:rsidR="00F67E15">
          <w:t xml:space="preserve">) </w:t>
        </w:r>
      </w:ins>
      <w:ins w:id="1223" w:author="Orion" w:date="2011-07-28T00:28:00Z">
        <w:r>
          <w:t xml:space="preserve">y </w:t>
        </w:r>
      </w:ins>
      <w:ins w:id="1224" w:author="Orion" w:date="2011-07-28T00:29:00Z">
        <w:r>
          <w:t>u</w:t>
        </w:r>
      </w:ins>
      <w:ins w:id="1225" w:author="Orion" w:date="2011-07-28T00:31:00Z">
        <w:r>
          <w:t>na</w:t>
        </w:r>
      </w:ins>
      <w:ins w:id="1226" w:author="Orion" w:date="2011-07-28T00:29:00Z">
        <w:r>
          <w:t xml:space="preserve"> serie de empresas privadas </w:t>
        </w:r>
      </w:ins>
      <w:ins w:id="1227" w:author="Orion" w:date="2011-07-28T00:36:00Z">
        <w:r w:rsidR="00100176">
          <w:t>que empezó en Nov</w:t>
        </w:r>
      </w:ins>
      <w:ins w:id="1228" w:author="Orion" w:date="2011-07-28T00:37:00Z">
        <w:r w:rsidR="00100176">
          <w:t>i</w:t>
        </w:r>
      </w:ins>
      <w:ins w:id="1229" w:author="Orion" w:date="2011-07-28T00:36:00Z">
        <w:r w:rsidR="00100176">
          <w:t>embre de 2003 y tenía como</w:t>
        </w:r>
      </w:ins>
      <w:ins w:id="1230" w:author="Orion" w:date="2011-07-28T00:29:00Z">
        <w:r>
          <w:t xml:space="preserve"> o</w:t>
        </w:r>
      </w:ins>
      <w:ins w:id="1231" w:author="Orion" w:date="2011-07-28T00:31:00Z">
        <w:r>
          <w:t>bj</w:t>
        </w:r>
      </w:ins>
      <w:ins w:id="1232" w:author="Orion" w:date="2011-07-28T00:29:00Z">
        <w:r>
          <w:t xml:space="preserve">etivo </w:t>
        </w:r>
      </w:ins>
      <w:ins w:id="1233" w:author="Orion" w:date="2011-07-28T00:34:00Z">
        <w:r>
          <w:t xml:space="preserve">diseñar una serie de recomendaciones para que la </w:t>
        </w:r>
      </w:ins>
      <w:ins w:id="1234" w:author="Orion" w:date="2011-07-28T00:38:00Z">
        <w:r w:rsidR="00100176">
          <w:t>integración</w:t>
        </w:r>
      </w:ins>
      <w:ins w:id="1235" w:author="Orion" w:date="2011-07-28T00:34:00Z">
        <w:r>
          <w:t xml:space="preserve"> de los UAVs en el espacio aéro civil </w:t>
        </w:r>
      </w:ins>
      <w:ins w:id="1236" w:author="Orion" w:date="2011-07-28T00:35:00Z">
        <w:r>
          <w:t>fuera los más seguro y fiable posible.</w:t>
        </w:r>
      </w:ins>
    </w:p>
    <w:p w14:paraId="6FB8CC34" w14:textId="1E241668" w:rsidR="002E7F99" w:rsidRDefault="00361F1B" w:rsidP="00FC41AF">
      <w:pPr>
        <w:spacing w:before="240" w:after="120"/>
        <w:ind w:firstLine="284"/>
        <w:jc w:val="both"/>
      </w:pPr>
      <w:ins w:id="1237" w:author="IO" w:date="2011-07-15T18:46:00Z">
        <w:r>
          <w:t xml:space="preserve">Por supuesto, existen aún </w:t>
        </w:r>
      </w:ins>
      <w:ins w:id="1238" w:author="IO" w:date="2011-07-18T11:31:00Z">
        <w:r w:rsidR="00507266">
          <w:t xml:space="preserve">también </w:t>
        </w:r>
      </w:ins>
      <w:ins w:id="1239" w:author="IO" w:date="2011-07-15T18:46:00Z">
        <w:r>
          <w:t xml:space="preserve">limitaciones </w:t>
        </w:r>
      </w:ins>
      <w:customXmlInsRangeStart w:id="1240" w:author="Orion" w:date="2011-07-28T12:57:00Z"/>
      <w:sdt>
        <w:sdtPr>
          <w:id w:val="2054574972"/>
          <w:citation/>
        </w:sdtPr>
        <w:sdtContent>
          <w:customXmlInsRangeEnd w:id="1240"/>
          <w:ins w:id="1241" w:author="Orion" w:date="2011-07-28T12:57:00Z">
            <w:r w:rsidR="00D53AEC">
              <w:fldChar w:fldCharType="begin"/>
            </w:r>
            <w:r w:rsidR="00D53AEC">
              <w:instrText xml:space="preserve"> CITATION Wil04 \l 3082 </w:instrText>
            </w:r>
          </w:ins>
          <w:r w:rsidR="00D53AEC">
            <w:fldChar w:fldCharType="separate"/>
          </w:r>
          <w:r w:rsidR="000A76F4">
            <w:rPr>
              <w:noProof/>
            </w:rPr>
            <w:t>(42)</w:t>
          </w:r>
          <w:ins w:id="1242" w:author="Orion" w:date="2011-07-28T12:57:00Z">
            <w:r w:rsidR="00D53AEC">
              <w:fldChar w:fldCharType="end"/>
            </w:r>
          </w:ins>
          <w:customXmlInsRangeStart w:id="1243" w:author="Orion" w:date="2011-07-28T12:57:00Z"/>
        </w:sdtContent>
      </w:sdt>
      <w:customXmlInsRangeEnd w:id="1243"/>
      <w:ins w:id="1244" w:author="Orion" w:date="2011-07-28T01:07:00Z">
        <w:r w:rsidR="00C23D35">
          <w:t xml:space="preserve"> </w:t>
        </w:r>
      </w:ins>
      <w:ins w:id="1245" w:author="IO" w:date="2011-07-15T18:46:00Z">
        <w:r>
          <w:t xml:space="preserve">en </w:t>
        </w:r>
      </w:ins>
      <w:ins w:id="1246" w:author="IO" w:date="2011-07-15T18:47:00Z">
        <w:r>
          <w:t>el control y navegación de los UAVs</w:t>
        </w:r>
      </w:ins>
      <w:ins w:id="1247" w:author="IO" w:date="2011-07-15T18:54:00Z">
        <w:r w:rsidR="000A51F2">
          <w:t xml:space="preserve"> que son objeto de investigación.</w:t>
        </w:r>
      </w:ins>
      <w:ins w:id="1248" w:author="IO" w:date="2011-07-15T18:56:00Z">
        <w:r w:rsidR="000A51F2">
          <w:t xml:space="preserve"> </w:t>
        </w:r>
        <w:commentRangeStart w:id="1249"/>
        <w:r w:rsidR="000A51F2">
          <w:t>Por ejemplo,</w:t>
        </w:r>
      </w:ins>
      <w:ins w:id="1250" w:author="IO" w:date="2011-07-15T19:02:00Z">
        <w:r w:rsidR="00B212CC">
          <w:t xml:space="preserve"> en </w:t>
        </w:r>
      </w:ins>
      <w:customXmlInsRangeStart w:id="1251" w:author="IO" w:date="2011-07-15T19:02:00Z"/>
      <w:sdt>
        <w:sdtPr>
          <w:id w:val="-96798010"/>
          <w:citation/>
        </w:sdtPr>
        <w:sdtContent>
          <w:customXmlInsRangeEnd w:id="1251"/>
          <w:ins w:id="1252"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0A76F4">
            <w:rPr>
              <w:noProof/>
            </w:rPr>
            <w:t>(40)</w:t>
          </w:r>
          <w:ins w:id="1253" w:author="IO" w:date="2011-07-15T19:02:00Z">
            <w:r w:rsidR="00B212CC" w:rsidRPr="00F45FF0">
              <w:fldChar w:fldCharType="end"/>
            </w:r>
          </w:ins>
          <w:customXmlInsRangeStart w:id="1254" w:author="IO" w:date="2011-07-15T19:02:00Z"/>
        </w:sdtContent>
      </w:sdt>
      <w:customXmlInsRangeEnd w:id="1254"/>
      <w:ins w:id="1255" w:author="IO" w:date="2011-07-15T19:02:00Z">
        <w:r w:rsidR="00B212CC">
          <w:t xml:space="preserve"> se abordan</w:t>
        </w:r>
      </w:ins>
      <w:ins w:id="1256" w:author="IO" w:date="2011-07-15T18:56:00Z">
        <w:r w:rsidR="000A51F2">
          <w:t xml:space="preserve"> </w:t>
        </w:r>
      </w:ins>
      <w:ins w:id="1257" w:author="IO" w:date="2011-07-15T19:02:00Z">
        <w:r w:rsidR="00B212CC">
          <w:t xml:space="preserve">los fallos en percepción o maniobra de los UAVs, bien debidos a fallos de sus sistemas o causas externas, que es </w:t>
        </w:r>
      </w:ins>
      <w:ins w:id="1258" w:author="IO" w:date="2011-07-15T18:56:00Z">
        <w:r w:rsidR="000A51F2">
          <w:t xml:space="preserve">uno de los asuntos que generan </w:t>
        </w:r>
      </w:ins>
      <w:ins w:id="1259" w:author="IO" w:date="2011-07-15T19:02:00Z">
        <w:r w:rsidR="00B212CC">
          <w:t xml:space="preserve">aún </w:t>
        </w:r>
      </w:ins>
      <w:ins w:id="1260" w:author="IO" w:date="2011-07-15T18:56:00Z">
        <w:r w:rsidR="000A51F2">
          <w:t xml:space="preserve">reservas </w:t>
        </w:r>
      </w:ins>
      <w:ins w:id="1261" w:author="IO" w:date="2011-07-15T19:02:00Z">
        <w:r w:rsidR="00B212CC">
          <w:t>sobre su uso</w:t>
        </w:r>
      </w:ins>
      <w:commentRangeEnd w:id="1249"/>
      <w:ins w:id="1262" w:author="IO" w:date="2011-07-17T19:44:00Z">
        <w:r w:rsidR="004E79BE">
          <w:rPr>
            <w:rStyle w:val="CommentReference"/>
          </w:rPr>
          <w:commentReference w:id="1249"/>
        </w:r>
      </w:ins>
      <w:ins w:id="1263" w:author="IO" w:date="2011-07-15T18:15:00Z">
        <w:r w:rsidR="003C7FF9" w:rsidRPr="00F45FF0">
          <w:t>.</w:t>
        </w:r>
      </w:ins>
      <w:ins w:id="1264"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0A76F4">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65" w:name="_Ref298334653"/>
      <w:bookmarkStart w:id="1266" w:name="_Toc300138770"/>
      <w:r w:rsidRPr="002B284A">
        <w:rPr>
          <w:b w:val="0"/>
          <w:sz w:val="44"/>
          <w:szCs w:val="52"/>
        </w:rPr>
        <w:t>Simulación y Gestión de Tráfico Aéreo</w:t>
      </w:r>
      <w:bookmarkEnd w:id="1265"/>
      <w:bookmarkEnd w:id="1266"/>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67" w:name="_Ref298335602"/>
      <w:bookmarkStart w:id="1268" w:name="_Toc300138771"/>
      <w:r w:rsidRPr="0061212B">
        <w:rPr>
          <w:b w:val="0"/>
          <w:sz w:val="36"/>
          <w:szCs w:val="52"/>
        </w:rPr>
        <w:t>Dinámica del vuelo</w:t>
      </w:r>
      <w:bookmarkEnd w:id="1267"/>
      <w:bookmarkEnd w:id="1268"/>
    </w:p>
    <w:p w14:paraId="7AFBBA35" w14:textId="3A4F3DB8" w:rsidR="00410B44" w:rsidRDefault="00310C27" w:rsidP="003E72B9">
      <w:pPr>
        <w:spacing w:after="120"/>
        <w:jc w:val="both"/>
      </w:pPr>
      <w:r w:rsidRPr="00FA57E6">
        <w:t>Las simulaciones de aeronaves individuales se centran en los aspectos físicos de su vuelo</w:t>
      </w:r>
      <w:ins w:id="1269" w:author="IO" w:date="2011-07-13T16:37:00Z">
        <w:r w:rsidR="00410B44">
          <w:t xml:space="preserve"> </w:t>
        </w:r>
      </w:ins>
      <w:customXmlInsRangeStart w:id="1270" w:author="IO" w:date="2011-07-13T16:37:00Z"/>
      <w:sdt>
        <w:sdtPr>
          <w:id w:val="1602676641"/>
          <w:citation/>
        </w:sdtPr>
        <w:sdtContent>
          <w:customXmlInsRangeEnd w:id="1270"/>
          <w:ins w:id="1271" w:author="IO" w:date="2011-07-13T16:37:00Z">
            <w:r w:rsidR="00410B44" w:rsidRPr="00F45FF0">
              <w:fldChar w:fldCharType="begin"/>
            </w:r>
            <w:r w:rsidR="00410B44" w:rsidRPr="007A61F8">
              <w:instrText xml:space="preserve">CITATION JSB \l 3082 </w:instrText>
            </w:r>
            <w:r w:rsidR="00410B44" w:rsidRPr="00F45FF0">
              <w:fldChar w:fldCharType="separate"/>
            </w:r>
          </w:ins>
          <w:r w:rsidR="000A76F4">
            <w:rPr>
              <w:noProof/>
            </w:rPr>
            <w:t>(8)</w:t>
          </w:r>
          <w:ins w:id="1272" w:author="IO" w:date="2011-07-13T16:37:00Z">
            <w:r w:rsidR="00410B44" w:rsidRPr="00F45FF0">
              <w:fldChar w:fldCharType="end"/>
            </w:r>
          </w:ins>
          <w:customXmlInsRangeStart w:id="1273" w:author="IO" w:date="2011-07-13T16:37:00Z"/>
        </w:sdtContent>
      </w:sdt>
      <w:customXmlInsRangeEnd w:id="1273"/>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0A76F4">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0A76F4">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r w:rsidR="00CA14F6" w:rsidRPr="001932EA">
        <w:rPr>
          <w:i/>
        </w:rPr>
        <w:t>JSBSim</w:t>
      </w:r>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0A76F4">
            <w:rPr>
              <w:noProof/>
            </w:rPr>
            <w:t xml:space="preserve"> (8)</w:t>
          </w:r>
          <w:r w:rsidR="00CA14F6" w:rsidRPr="00F45FF0">
            <w:fldChar w:fldCharType="end"/>
          </w:r>
        </w:sdtContent>
      </w:sdt>
      <w:r w:rsidR="00CA14F6">
        <w:t xml:space="preserve"> y</w:t>
      </w:r>
      <w:r w:rsidR="00443CC4">
        <w:t xml:space="preserve"> </w:t>
      </w:r>
      <w:r w:rsidR="00443CC4" w:rsidRPr="00F45FF0">
        <w:t>AVDS (</w:t>
      </w:r>
      <w:r w:rsidR="00443CC4" w:rsidRPr="001932EA">
        <w:rPr>
          <w:i/>
        </w:rPr>
        <w:t>Aviator Visual Design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0A76F4">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r w:rsidRPr="001932EA">
        <w:rPr>
          <w:i/>
        </w:rPr>
        <w:t>JSBSim</w:t>
      </w:r>
      <w:sdt>
        <w:sdtPr>
          <w:id w:val="735979591"/>
          <w:citation/>
        </w:sdtPr>
        <w:sdtContent>
          <w:r w:rsidRPr="00F45FF0">
            <w:fldChar w:fldCharType="begin"/>
          </w:r>
          <w:r w:rsidRPr="007A61F8">
            <w:instrText xml:space="preserve">CITATION JSB \l 3082 </w:instrText>
          </w:r>
          <w:r w:rsidRPr="00F45FF0">
            <w:fldChar w:fldCharType="separate"/>
          </w:r>
          <w:r w:rsidR="000A76F4">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r w:rsidRPr="001932EA">
        <w:rPr>
          <w:i/>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0A76F4">
            <w:rPr>
              <w:noProof/>
            </w:rPr>
            <w:t>(9)</w:t>
          </w:r>
          <w:r w:rsidRPr="002B284A">
            <w:fldChar w:fldCharType="end"/>
          </w:r>
        </w:sdtContent>
      </w:sdt>
      <w:r w:rsidR="00CA14F6">
        <w:t xml:space="preserve"> </w:t>
      </w:r>
      <w:r w:rsidR="00CA14F6" w:rsidRPr="002B284A">
        <w:t xml:space="preserve">y </w:t>
      </w:r>
      <w:r w:rsidR="00CA14F6" w:rsidRPr="001932EA">
        <w:rPr>
          <w:i/>
        </w:rPr>
        <w:t>OpenEaagles</w:t>
      </w:r>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0A76F4">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r w:rsidRPr="001932EA">
        <w:rPr>
          <w:i/>
        </w:rPr>
        <w:t>FlightGear</w:t>
      </w:r>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0A76F4">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r w:rsidR="00414340" w:rsidRPr="001932EA">
        <w:rPr>
          <w:i/>
        </w:rPr>
        <w:t>FlightGear</w:t>
      </w:r>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0A76F4">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0A76F4">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r w:rsidRPr="00137DCB">
        <w:rPr>
          <w:i/>
        </w:rPr>
        <w:t>OpenEaagles</w:t>
      </w:r>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0A76F4">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1274"/>
      <w:r w:rsidR="00310C27" w:rsidRPr="0075199D">
        <w:t>instrumentos</w:t>
      </w:r>
      <w:commentRangeEnd w:id="1274"/>
      <w:r w:rsidR="00C220B6" w:rsidRPr="00137DCB">
        <w:commentReference w:id="1274"/>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75"/>
      <w:r w:rsidR="00C220B6" w:rsidRPr="0075199D">
        <w:t>diseñar simulaciones complejas</w:t>
      </w:r>
      <w:commentRangeEnd w:id="1275"/>
      <w:r w:rsidR="00C220B6" w:rsidRPr="00137DCB">
        <w:commentReference w:id="1275"/>
      </w:r>
      <w:r w:rsidR="00C220B6" w:rsidRPr="0075199D">
        <w:t xml:space="preserve">. </w:t>
      </w:r>
      <w:r w:rsidR="00310C27" w:rsidRPr="00137DCB">
        <w:rPr>
          <w:i/>
        </w:rPr>
        <w:t>OpenEaagles</w:t>
      </w:r>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r w:rsidR="00310C27" w:rsidRPr="00137DCB">
        <w:rPr>
          <w:i/>
        </w:rPr>
        <w:t>Distributed Interactive Simulation</w:t>
      </w:r>
      <w:r w:rsidR="00310C27" w:rsidRPr="0075199D">
        <w:t xml:space="preserve">), </w:t>
      </w:r>
      <w:r w:rsidR="001F1581" w:rsidRPr="0075199D">
        <w:t xml:space="preserve">del </w:t>
      </w:r>
      <w:r w:rsidR="00310C27" w:rsidRPr="0075199D">
        <w:t>IEEE</w:t>
      </w:r>
      <w:r w:rsidR="001F1581" w:rsidRPr="00C901F9">
        <w:rPr>
          <w:rPrChange w:id="1276" w:author="Orion" w:date="2011-07-29T16:11:00Z">
            <w:rPr>
              <w:rStyle w:val="FootnoteReference"/>
            </w:rPr>
          </w:rPrChange>
        </w:rPr>
        <w:footnoteReference w:id="7"/>
      </w:r>
      <w:r w:rsidR="00310C27" w:rsidRPr="00137DCB">
        <w:rPr>
          <w:vertAlign w:val="superscript"/>
          <w:rPrChange w:id="1277" w:author="Orion" w:date="2011-07-28T15:41:00Z">
            <w:rPr/>
          </w:rPrChange>
        </w:rPr>
        <w:t xml:space="preserve"> </w:t>
      </w:r>
      <w:del w:id="1278" w:author="Orion" w:date="2011-07-28T15:40:00Z">
        <w:r w:rsidR="00310C27" w:rsidRPr="0075199D" w:rsidDel="00137DCB">
          <w:delText xml:space="preserve">para </w:delText>
        </w:r>
      </w:del>
      <w:ins w:id="1279"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r w:rsidR="00310C27" w:rsidRPr="00137DCB">
        <w:rPr>
          <w:i/>
        </w:rPr>
        <w:t>OpenEaagles</w:t>
      </w:r>
      <w:r w:rsidR="00310C27" w:rsidRPr="0075199D">
        <w:t xml:space="preserve"> son</w:t>
      </w:r>
      <w:r w:rsidR="00000821" w:rsidRPr="0075199D">
        <w:t xml:space="preserve"> </w:t>
      </w:r>
      <w:r w:rsidR="00310C27" w:rsidRPr="0075199D">
        <w:rPr>
          <w:i/>
        </w:rPr>
        <w:t>OpenSpace</w:t>
      </w:r>
      <w:customXmlInsRangeStart w:id="1280" w:author="Orion" w:date="2011-07-28T15:50:00Z"/>
      <w:sdt>
        <w:sdtPr>
          <w:rPr>
            <w:i/>
          </w:rPr>
          <w:id w:val="1089577179"/>
          <w:citation/>
        </w:sdtPr>
        <w:sdtContent>
          <w:customXmlInsRangeEnd w:id="1280"/>
          <w:ins w:id="1281"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82" w:author="Orion" w:date="2011-07-28T15:50:00Z">
            <w:r w:rsidR="00C80B83">
              <w:rPr>
                <w:i/>
              </w:rPr>
              <w:fldChar w:fldCharType="end"/>
            </w:r>
          </w:ins>
          <w:customXmlInsRangeStart w:id="1283" w:author="Orion" w:date="2011-07-28T15:50:00Z"/>
        </w:sdtContent>
      </w:sdt>
      <w:customXmlInsRangeEnd w:id="1283"/>
      <w:r w:rsidR="00000821" w:rsidRPr="00C80B83">
        <w:t>, que simula el vuelo de una cápsula luna</w:t>
      </w:r>
      <w:r w:rsidR="00000821" w:rsidRPr="0075199D">
        <w:t>r</w:t>
      </w:r>
      <w:r w:rsidR="00000821" w:rsidRPr="00C80B83">
        <w:t xml:space="preserve"> Apollo, y </w:t>
      </w:r>
      <w:r w:rsidR="00310C27" w:rsidRPr="0075199D">
        <w:rPr>
          <w:i/>
        </w:rPr>
        <w:t>LifeForce</w:t>
      </w:r>
      <w:customXmlInsRangeStart w:id="1284" w:author="Orion" w:date="2011-07-28T15:50:00Z"/>
      <w:sdt>
        <w:sdtPr>
          <w:rPr>
            <w:i/>
          </w:rPr>
          <w:id w:val="552043678"/>
          <w:citation/>
        </w:sdtPr>
        <w:sdtContent>
          <w:customXmlInsRangeEnd w:id="1284"/>
          <w:ins w:id="1285" w:author="Orion" w:date="2011-07-28T15:50:00Z">
            <w:r w:rsidR="00C80B83">
              <w:rPr>
                <w:i/>
              </w:rPr>
              <w:fldChar w:fldCharType="begin"/>
            </w:r>
            <w:r w:rsidR="00C80B83">
              <w:rPr>
                <w:i/>
              </w:rPr>
              <w:instrText xml:space="preserve"> CITATION Ope11 \l 3082 </w:instrText>
            </w:r>
          </w:ins>
          <w:r w:rsidR="00C80B83">
            <w:rPr>
              <w:i/>
            </w:rPr>
            <w:fldChar w:fldCharType="separate"/>
          </w:r>
          <w:r w:rsidR="000A76F4">
            <w:rPr>
              <w:i/>
              <w:noProof/>
            </w:rPr>
            <w:t xml:space="preserve"> </w:t>
          </w:r>
          <w:r w:rsidR="000A76F4">
            <w:rPr>
              <w:noProof/>
            </w:rPr>
            <w:t>(48)</w:t>
          </w:r>
          <w:ins w:id="1286" w:author="Orion" w:date="2011-07-28T15:50:00Z">
            <w:r w:rsidR="00C80B83">
              <w:rPr>
                <w:i/>
              </w:rPr>
              <w:fldChar w:fldCharType="end"/>
            </w:r>
          </w:ins>
          <w:customXmlInsRangeStart w:id="1287" w:author="Orion" w:date="2011-07-28T15:50:00Z"/>
        </w:sdtContent>
      </w:sdt>
      <w:customXmlInsRangeEnd w:id="1287"/>
      <w:r w:rsidR="00000821" w:rsidRPr="00C80B83">
        <w:t>, una aplicación de tiro en primera persona (</w:t>
      </w:r>
      <w:r w:rsidR="00310C27" w:rsidRPr="0075199D">
        <w:rPr>
          <w:i/>
        </w:rPr>
        <w:t>First Person Shooter</w:t>
      </w:r>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0A76F4">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Simulink</w:t>
      </w:r>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0A76F4">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88" w:name="_Toc298344403"/>
      <w:bookmarkEnd w:id="1288"/>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289" w:name="_Ref298335607"/>
      <w:bookmarkStart w:id="1290" w:name="_Toc300138772"/>
      <w:r w:rsidRPr="00C3208D">
        <w:rPr>
          <w:b w:val="0"/>
          <w:sz w:val="36"/>
          <w:szCs w:val="52"/>
        </w:rPr>
        <w:t>Navegación aérea</w:t>
      </w:r>
      <w:bookmarkEnd w:id="1289"/>
      <w:bookmarkEnd w:id="1290"/>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291"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C3208D">
        <w:rPr>
          <w:i/>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r w:rsidRPr="001E6F3A">
        <w:rPr>
          <w:i/>
        </w:rPr>
        <w:t>Airspace Concept Evaluation System</w:t>
      </w:r>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0A76F4">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High-Level Architecture</w:t>
      </w:r>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semi-automatizados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0A76F4">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0A76F4">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0A76F4">
            <w:rPr>
              <w:noProof/>
            </w:rPr>
            <w:t>(50)</w:t>
          </w:r>
          <w:r w:rsidR="00110F25">
            <w:fldChar w:fldCharType="end"/>
          </w:r>
        </w:sdtContent>
      </w:sdt>
      <w:ins w:id="1292"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0A76F4">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0A76F4">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a Shell for TEAMwork</w:t>
      </w:r>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0A76F4">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0A76F4">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0A76F4">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0A76F4">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0A76F4">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0A76F4">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0A76F4">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0A76F4">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0A76F4">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0A76F4">
            <w:rPr>
              <w:noProof/>
            </w:rPr>
            <w:t>(53)</w:t>
          </w:r>
          <w:r w:rsidR="00E92E5A" w:rsidRPr="002B284A">
            <w:fldChar w:fldCharType="end"/>
          </w:r>
        </w:sdtContent>
      </w:sdt>
      <w:r w:rsidR="00E92E5A" w:rsidRPr="00F45FF0">
        <w:t xml:space="preserve"> describe la experiencia de usar una arquitectura de agente BDI (</w:t>
      </w:r>
      <w:r w:rsidR="00E92E5A" w:rsidRPr="00777250">
        <w:rPr>
          <w:i/>
        </w:rPr>
        <w:t>Belief-Desire-Intention</w:t>
      </w:r>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0A76F4">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293" w:name="_Toc298344405"/>
      <w:bookmarkEnd w:id="1293"/>
    </w:p>
    <w:p w14:paraId="7FF9C5E4" w14:textId="77777777" w:rsidR="00A911AA" w:rsidRPr="00777250" w:rsidRDefault="00A911AA" w:rsidP="00A911AA">
      <w:pPr>
        <w:pStyle w:val="Heading1"/>
        <w:numPr>
          <w:ilvl w:val="2"/>
          <w:numId w:val="40"/>
        </w:numPr>
        <w:rPr>
          <w:sz w:val="36"/>
          <w:szCs w:val="52"/>
        </w:rPr>
      </w:pPr>
      <w:bookmarkStart w:id="1294" w:name="_Toc300138773"/>
      <w:r w:rsidRPr="004B2C8B">
        <w:rPr>
          <w:b w:val="0"/>
          <w:sz w:val="36"/>
          <w:szCs w:val="52"/>
        </w:rPr>
        <w:t>Factores humanos</w:t>
      </w:r>
      <w:bookmarkEnd w:id="1294"/>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0A76F4">
            <w:rPr>
              <w:noProof/>
            </w:rPr>
            <w:t xml:space="preserve"> (57)</w:t>
          </w:r>
          <w:r w:rsidRPr="00F45FF0">
            <w:fldChar w:fldCharType="end"/>
          </w:r>
        </w:sdtContent>
      </w:sdt>
      <w:r>
        <w:t>,</w:t>
      </w:r>
      <w:r w:rsidRPr="00F45FF0">
        <w:t xml:space="preserve"> además de </w:t>
      </w:r>
      <w:commentRangeStart w:id="1295"/>
      <w:r>
        <w:t>describir</w:t>
      </w:r>
      <w:r w:rsidRPr="00F45FF0">
        <w:t xml:space="preserve"> una herramienta educacional económica</w:t>
      </w:r>
      <w:commentRangeEnd w:id="1295"/>
      <w:r>
        <w:rPr>
          <w:rStyle w:val="CommentReference"/>
        </w:rPr>
        <w:commentReference w:id="1295"/>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232DA550" w:rsidR="00A911AA" w:rsidRPr="00246937" w:rsidRDefault="00A911AA" w:rsidP="00A911AA">
      <w:pPr>
        <w:spacing w:before="240" w:after="120"/>
        <w:ind w:firstLine="284"/>
        <w:jc w:val="both"/>
      </w:pPr>
      <w:r>
        <w:t>Un ejemplo de simulador para el estudio de HFs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296"/>
      <w:r>
        <w:t>MIDAS</w:t>
      </w:r>
      <w:commentRangeEnd w:id="1296"/>
      <w:r>
        <w:rPr>
          <w:rStyle w:val="CommentReference"/>
        </w:rPr>
        <w:commentReference w:id="1296"/>
      </w:r>
      <w:r>
        <w:t xml:space="preserve">, </w:t>
      </w:r>
      <w:r w:rsidRPr="001E6F3A">
        <w:rPr>
          <w:i/>
        </w:rPr>
        <w:t>Man-machine Integrated Design and Analysis System</w:t>
      </w:r>
      <w:r w:rsidRPr="00F45FF0">
        <w:t>)</w:t>
      </w:r>
      <w:customXmlInsRangeStart w:id="1297" w:author="Orion" w:date="2011-08-03T17:22:00Z"/>
      <w:sdt>
        <w:sdtPr>
          <w:id w:val="-2125144600"/>
          <w:citation/>
        </w:sdtPr>
        <w:sdtContent>
          <w:customXmlInsRangeEnd w:id="1297"/>
          <w:ins w:id="1298" w:author="Orion" w:date="2011-08-03T17:22:00Z">
            <w:r w:rsidR="00507AAB">
              <w:fldChar w:fldCharType="begin"/>
            </w:r>
            <w:r w:rsidR="00507AAB">
              <w:instrText xml:space="preserve"> CITATION Gor10 \l 3082 </w:instrText>
            </w:r>
          </w:ins>
          <w:r w:rsidR="00507AAB">
            <w:fldChar w:fldCharType="separate"/>
          </w:r>
          <w:r w:rsidR="000A76F4">
            <w:rPr>
              <w:noProof/>
            </w:rPr>
            <w:t xml:space="preserve"> (58)</w:t>
          </w:r>
          <w:ins w:id="1299" w:author="Orion" w:date="2011-08-03T17:22:00Z">
            <w:r w:rsidR="00507AAB">
              <w:fldChar w:fldCharType="end"/>
            </w:r>
          </w:ins>
          <w:customXmlInsRangeStart w:id="1300" w:author="Orion" w:date="2011-08-03T17:22:00Z"/>
        </w:sdtContent>
      </w:sdt>
      <w:customXmlInsRangeEnd w:id="1300"/>
      <w:ins w:id="1301" w:author="Orion" w:date="2011-08-03T17:22:00Z">
        <w:r w:rsidR="00507AAB">
          <w:t>.</w:t>
        </w:r>
      </w:ins>
      <w:customXmlDelRangeStart w:id="1302" w:author="Orion" w:date="2011-08-03T17:22:00Z"/>
      <w:sdt>
        <w:sdtPr>
          <w:id w:val="428708838"/>
          <w:citation/>
        </w:sdtPr>
        <w:sdtContent>
          <w:customXmlDelRangeEnd w:id="1302"/>
          <w:del w:id="1303" w:author="Orion" w:date="2011-08-03T17:22:00Z">
            <w:r w:rsidR="00282451" w:rsidDel="00507AAB">
              <w:fldChar w:fldCharType="begin"/>
            </w:r>
            <w:r w:rsidR="00282451" w:rsidDel="00507AAB">
              <w:delInstrText xml:space="preserve"> CITATION Gor10 \l 3082 </w:delInstrText>
            </w:r>
            <w:r w:rsidR="00282451" w:rsidDel="00507AAB">
              <w:fldChar w:fldCharType="separate"/>
            </w:r>
            <w:r w:rsidR="00776231" w:rsidRPr="00507AAB" w:rsidDel="00507AAB">
              <w:rPr>
                <w:b/>
                <w:bCs/>
                <w:noProof/>
                <w:rPrChange w:id="1304" w:author="Orion" w:date="2011-08-03T17:17:00Z">
                  <w:rPr>
                    <w:b/>
                    <w:bCs/>
                    <w:noProof/>
                    <w:lang w:val="en-US"/>
                  </w:rPr>
                </w:rPrChange>
              </w:rPr>
              <w:delText>Invalid source specified.</w:delText>
            </w:r>
            <w:r w:rsidR="00282451" w:rsidDel="00507AAB">
              <w:fldChar w:fldCharType="end"/>
            </w:r>
          </w:del>
          <w:customXmlDelRangeStart w:id="1305" w:author="Orion" w:date="2011-08-03T17:22:00Z"/>
        </w:sdtContent>
      </w:sdt>
      <w:customXmlDelRangeEnd w:id="1305"/>
      <w:del w:id="1306" w:author="Orion" w:date="2011-08-03T17:22:00Z">
        <w:r w:rsidDel="00507AAB">
          <w:delText>.</w:delText>
        </w:r>
      </w:del>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307" w:name="_Toc298344407"/>
      <w:bookmarkStart w:id="1308" w:name="_Toc298429462"/>
      <w:bookmarkStart w:id="1309" w:name="_Toc298430328"/>
      <w:bookmarkStart w:id="1310" w:name="_Toc298516034"/>
      <w:bookmarkStart w:id="1311" w:name="_Toc298690983"/>
      <w:bookmarkStart w:id="1312" w:name="_Toc298700805"/>
      <w:bookmarkStart w:id="1313" w:name="_Toc298752126"/>
      <w:bookmarkStart w:id="1314" w:name="_Toc298757506"/>
      <w:bookmarkStart w:id="1315" w:name="_Toc298777452"/>
      <w:bookmarkStart w:id="1316" w:name="_Toc298787417"/>
      <w:bookmarkStart w:id="1317" w:name="_Toc298944580"/>
      <w:bookmarkStart w:id="1318" w:name="_Toc298954497"/>
      <w:bookmarkStart w:id="1319" w:name="_Toc299007668"/>
      <w:bookmarkStart w:id="1320" w:name="_Toc299012026"/>
      <w:bookmarkStart w:id="1321" w:name="_Toc299103574"/>
      <w:bookmarkStart w:id="1322" w:name="_Toc299103947"/>
      <w:bookmarkStart w:id="1323" w:name="_Toc299463772"/>
      <w:bookmarkStart w:id="1324" w:name="_Toc299463856"/>
      <w:bookmarkStart w:id="1325" w:name="_Toc298344408"/>
      <w:bookmarkStart w:id="1326" w:name="_Toc298429463"/>
      <w:bookmarkStart w:id="1327" w:name="_Toc298430329"/>
      <w:bookmarkStart w:id="1328" w:name="_Toc298516035"/>
      <w:bookmarkStart w:id="1329" w:name="_Toc298690984"/>
      <w:bookmarkStart w:id="1330" w:name="_Toc298700806"/>
      <w:bookmarkStart w:id="1331" w:name="_Toc298752127"/>
      <w:bookmarkStart w:id="1332" w:name="_Toc298757507"/>
      <w:bookmarkStart w:id="1333" w:name="_Toc298777453"/>
      <w:bookmarkStart w:id="1334" w:name="_Toc298787418"/>
      <w:bookmarkStart w:id="1335" w:name="_Toc298944581"/>
      <w:bookmarkStart w:id="1336" w:name="_Toc298954498"/>
      <w:bookmarkStart w:id="1337" w:name="_Toc299007669"/>
      <w:bookmarkStart w:id="1338" w:name="_Toc299012027"/>
      <w:bookmarkStart w:id="1339" w:name="_Toc299103575"/>
      <w:bookmarkStart w:id="1340" w:name="_Toc299103948"/>
      <w:bookmarkStart w:id="1341" w:name="_Toc299463773"/>
      <w:bookmarkStart w:id="1342" w:name="_Toc299463857"/>
      <w:bookmarkStart w:id="1343" w:name="_Ref298334922"/>
      <w:bookmarkStart w:id="1344" w:name="_Ref298520042"/>
      <w:bookmarkStart w:id="1345" w:name="_Toc300138774"/>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r w:rsidRPr="0024432B">
        <w:rPr>
          <w:b w:val="0"/>
          <w:sz w:val="36"/>
          <w:szCs w:val="52"/>
        </w:rPr>
        <w:t>UAVs</w:t>
      </w:r>
      <w:bookmarkEnd w:id="1343"/>
      <w:bookmarkEnd w:id="1344"/>
      <w:bookmarkEnd w:id="1345"/>
    </w:p>
    <w:p w14:paraId="2A82EA9C" w14:textId="670BF659" w:rsidR="00477B5B" w:rsidRPr="00F45FF0" w:rsidRDefault="00477B5B" w:rsidP="0083518D">
      <w:pPr>
        <w:spacing w:after="120"/>
        <w:jc w:val="both"/>
      </w:pPr>
      <w:r w:rsidRPr="00F45FF0">
        <w:t>Con vistas a analizar el comportamiento de los UAVs, tanto en vuelo con tráfico tripulado como en otras situaciones, se ha recurrido a simulaciones. Al igual que en los casos de vuelos tripulados</w:t>
      </w:r>
      <w:r w:rsidR="00C31654">
        <w:t>,</w:t>
      </w:r>
      <w:r w:rsidRPr="00F45FF0">
        <w:t xml:space="preserve"> existen ejemplos centrados en el vuelo de UAVs individuales y en la gestión de grupos de estos.</w:t>
      </w:r>
    </w:p>
    <w:p w14:paraId="43ADE24F" w14:textId="593047DB" w:rsidR="00AE5A4C" w:rsidRDefault="00A85A65" w:rsidP="009258BC">
      <w:pPr>
        <w:spacing w:before="240" w:after="120"/>
        <w:ind w:firstLine="284"/>
        <w:jc w:val="both"/>
      </w:pPr>
      <w:r w:rsidRPr="00F45FF0">
        <w:t>En cuando al estudio de UAVs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346"/>
      <w:r w:rsidR="003E7AA6">
        <w:t>analíticos, basados en técnicas generales de simulación</w:t>
      </w:r>
      <w:commentRangeEnd w:id="1346"/>
      <w:r w:rsidR="003E7AA6">
        <w:rPr>
          <w:rStyle w:val="CommentReference"/>
        </w:rPr>
        <w:commentReference w:id="1346"/>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0A76F4">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UAVs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0A76F4">
            <w:rPr>
              <w:noProof/>
            </w:rPr>
            <w:t>(55)</w:t>
          </w:r>
          <w:r w:rsidR="00D95065" w:rsidRPr="005A507E">
            <w:fldChar w:fldCharType="end"/>
          </w:r>
        </w:sdtContent>
      </w:sdt>
      <w:r w:rsidR="00D95065">
        <w:t xml:space="preserve">, considera principalmente el control de agentes individuales pero también aborda cómo será el paso de mensajes entre UAVs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0A76F4">
            <w:rPr>
              <w:noProof/>
            </w:rPr>
            <w:t>(60)</w:t>
          </w:r>
          <w:r w:rsidR="00960BC3">
            <w:fldChar w:fldCharType="end"/>
          </w:r>
        </w:sdtContent>
      </w:sdt>
      <w:r w:rsidR="00960BC3">
        <w:t xml:space="preserve"> consideran aspectos de auto-organización en enjambres de UAVs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347" w:name="_Toc298752129"/>
      <w:bookmarkStart w:id="1348" w:name="_Toc298757509"/>
      <w:bookmarkStart w:id="1349" w:name="_Toc298777455"/>
      <w:bookmarkStart w:id="1350" w:name="_Toc298787420"/>
      <w:bookmarkStart w:id="1351" w:name="_Toc298944583"/>
      <w:bookmarkStart w:id="1352" w:name="_Toc298954500"/>
      <w:bookmarkStart w:id="1353" w:name="_Toc299007671"/>
      <w:bookmarkStart w:id="1354" w:name="_Toc299012029"/>
      <w:bookmarkStart w:id="1355" w:name="_Toc299103577"/>
      <w:bookmarkStart w:id="1356" w:name="_Toc299103950"/>
      <w:bookmarkStart w:id="1357" w:name="_Toc299463775"/>
      <w:bookmarkStart w:id="1358" w:name="_Toc299463859"/>
      <w:bookmarkStart w:id="1359" w:name="_Ref299015025"/>
      <w:bookmarkStart w:id="1360" w:name="_Toc300138775"/>
      <w:bookmarkEnd w:id="1347"/>
      <w:bookmarkEnd w:id="1348"/>
      <w:bookmarkEnd w:id="1349"/>
      <w:bookmarkEnd w:id="1350"/>
      <w:bookmarkEnd w:id="1351"/>
      <w:bookmarkEnd w:id="1352"/>
      <w:bookmarkEnd w:id="1353"/>
      <w:bookmarkEnd w:id="1354"/>
      <w:bookmarkEnd w:id="1355"/>
      <w:bookmarkEnd w:id="1356"/>
      <w:bookmarkEnd w:id="1357"/>
      <w:bookmarkEnd w:id="1358"/>
      <w:r w:rsidRPr="000A0B76">
        <w:rPr>
          <w:b w:val="0"/>
          <w:sz w:val="52"/>
          <w:szCs w:val="52"/>
        </w:rPr>
        <w:lastRenderedPageBreak/>
        <w:t>Requisitos</w:t>
      </w:r>
      <w:r w:rsidR="00E70231" w:rsidRPr="000A0B76">
        <w:rPr>
          <w:b w:val="0"/>
          <w:sz w:val="52"/>
          <w:szCs w:val="52"/>
        </w:rPr>
        <w:t xml:space="preserve"> del Sistema</w:t>
      </w:r>
      <w:bookmarkEnd w:id="1359"/>
      <w:bookmarkEnd w:id="1360"/>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361" w:name="_Ref298945119"/>
      <w:bookmarkStart w:id="1362" w:name="_Toc300138776"/>
      <w:r w:rsidRPr="0003426F">
        <w:rPr>
          <w:b w:val="0"/>
          <w:sz w:val="44"/>
          <w:szCs w:val="52"/>
        </w:rPr>
        <w:t>Aspectos del tráfico aéreo</w:t>
      </w:r>
      <w:bookmarkEnd w:id="1361"/>
      <w:bookmarkEnd w:id="1362"/>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363" w:name="_Ref298777070"/>
      <w:bookmarkStart w:id="1364" w:name="_Ref298944077"/>
      <w:bookmarkStart w:id="1365" w:name="_Ref298944496"/>
      <w:bookmarkStart w:id="1366" w:name="_Toc300138777"/>
      <w:r w:rsidRPr="0003426F">
        <w:rPr>
          <w:b w:val="0"/>
          <w:sz w:val="36"/>
          <w:szCs w:val="52"/>
        </w:rPr>
        <w:t>V</w:t>
      </w:r>
      <w:r w:rsidR="007A3596" w:rsidRPr="0003426F">
        <w:rPr>
          <w:b w:val="0"/>
          <w:sz w:val="36"/>
          <w:szCs w:val="52"/>
        </w:rPr>
        <w:t>uelo</w:t>
      </w:r>
      <w:bookmarkEnd w:id="1363"/>
      <w:bookmarkEnd w:id="1364"/>
      <w:bookmarkEnd w:id="1365"/>
      <w:bookmarkEnd w:id="1366"/>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0EFD98F3" w:rsidR="00917996" w:rsidRDefault="00C424D4" w:rsidP="00452943">
      <w:pPr>
        <w:pStyle w:val="ListParagraph"/>
        <w:numPr>
          <w:ilvl w:val="0"/>
          <w:numId w:val="41"/>
        </w:numPr>
        <w:spacing w:before="120" w:after="120"/>
        <w:ind w:left="641" w:hanging="357"/>
        <w:jc w:val="both"/>
        <w:rPr>
          <w:ins w:id="1367" w:author="Orion" w:date="2011-07-29T16:06:00Z"/>
        </w:rPr>
      </w:pPr>
      <w:ins w:id="1368" w:author="Orion" w:date="2011-07-29T16:07:00Z">
        <w:r>
          <w:t xml:space="preserve">Los </w:t>
        </w:r>
      </w:ins>
      <w:ins w:id="1369" w:author="IO" w:date="2011-07-18T19:22:00Z">
        <w:del w:id="1370" w:author="Orion" w:date="2011-07-29T16:07:00Z">
          <w:r w:rsidR="007C206D" w:rsidDel="00C424D4">
            <w:delText xml:space="preserve">El número de </w:delText>
          </w:r>
        </w:del>
        <w:r w:rsidR="007C206D">
          <w:t>puntos</w:t>
        </w:r>
      </w:ins>
      <w:ins w:id="1371" w:author="Orion" w:date="2011-08-03T17:17:00Z">
        <w:r w:rsidR="007C60F4">
          <w:t xml:space="preserve"> de</w:t>
        </w:r>
      </w:ins>
      <w:ins w:id="1372" w:author="IO" w:date="2011-07-18T19:22:00Z">
        <w:r w:rsidR="007C206D">
          <w:t xml:space="preserve"> paso. </w:t>
        </w:r>
      </w:ins>
      <w:ins w:id="1373" w:author="Orion" w:date="2011-07-29T16:07:00Z">
        <w:r>
          <w:t>Cada punto de paso tendr</w:t>
        </w:r>
      </w:ins>
      <w:ins w:id="1374" w:author="Orion" w:date="2011-07-29T16:08:00Z">
        <w:r>
          <w:t>á un número identificativo</w:t>
        </w:r>
      </w:ins>
      <w:ins w:id="1375" w:author="Orion" w:date="2011-07-29T16:12:00Z">
        <w:r w:rsidR="00C901F9">
          <w:t xml:space="preserve"> </w:t>
        </w:r>
      </w:ins>
      <w:customXmlInsRangeStart w:id="1376" w:author="Orion" w:date="2011-07-29T16:52:00Z"/>
      <w:sdt>
        <w:sdtPr>
          <w:id w:val="-216126265"/>
          <w:citation/>
        </w:sdtPr>
        <w:sdtContent>
          <w:customXmlInsRangeEnd w:id="1376"/>
          <w:ins w:id="1377" w:author="Orion" w:date="2011-07-29T16:52:00Z">
            <w:r w:rsidR="00801B46">
              <w:fldChar w:fldCharType="begin"/>
            </w:r>
            <w:r w:rsidR="00801B46">
              <w:instrText xml:space="preserve"> CITATION Dir \l 3082 </w:instrText>
            </w:r>
          </w:ins>
          <w:r w:rsidR="00801B46">
            <w:fldChar w:fldCharType="separate"/>
          </w:r>
          <w:r w:rsidR="000A76F4">
            <w:rPr>
              <w:noProof/>
            </w:rPr>
            <w:t>(61)</w:t>
          </w:r>
          <w:ins w:id="1378" w:author="Orion" w:date="2011-07-29T16:52:00Z">
            <w:r w:rsidR="00801B46">
              <w:fldChar w:fldCharType="end"/>
            </w:r>
          </w:ins>
          <w:customXmlInsRangeStart w:id="1379" w:author="Orion" w:date="2011-07-29T16:52:00Z"/>
        </w:sdtContent>
      </w:sdt>
      <w:customXmlInsRangeEnd w:id="1379"/>
      <w:ins w:id="1380" w:author="Orion" w:date="2011-07-29T16:12:00Z">
        <w:r w:rsidR="00C901F9">
          <w:t>(</w:t>
        </w:r>
      </w:ins>
      <w:ins w:id="1381" w:author="Orion" w:date="2011-07-29T16:50:00Z">
        <w:r w:rsidR="00EC2D90">
          <w:fldChar w:fldCharType="begin"/>
        </w:r>
        <w:r w:rsidR="00EC2D90">
          <w:instrText xml:space="preserve"> REF _Ref299721555 \h </w:instrText>
        </w:r>
      </w:ins>
      <w:r w:rsidR="00EC2D90">
        <w:fldChar w:fldCharType="separate"/>
      </w:r>
      <w:ins w:id="1382" w:author="Orion" w:date="2011-07-29T16:53:00Z">
        <w:r w:rsidR="00334EDA" w:rsidRPr="00334EDA">
          <w:rPr>
            <w:rPrChange w:id="1383" w:author="Orion" w:date="2011-07-29T16:53:00Z">
              <w:rPr>
                <w:lang w:val="en-US"/>
              </w:rPr>
            </w:rPrChange>
          </w:rPr>
          <w:t>Apéndice A</w:t>
        </w:r>
      </w:ins>
      <w:ins w:id="1384" w:author="Orion" w:date="2011-07-29T16:50:00Z">
        <w:r w:rsidR="00EC2D90">
          <w:fldChar w:fldCharType="end"/>
        </w:r>
      </w:ins>
      <w:ins w:id="1385" w:author="Orion" w:date="2011-07-29T16:12:00Z">
        <w:r w:rsidR="00C901F9">
          <w:t>)</w:t>
        </w:r>
      </w:ins>
      <w:ins w:id="1386" w:author="Orion" w:date="2011-07-29T16:08:00Z">
        <w:r>
          <w:t xml:space="preserve"> y el usuario se dedicará a incluir los </w:t>
        </w:r>
        <w:r w:rsidR="00C901F9">
          <w:t xml:space="preserve">números </w:t>
        </w:r>
      </w:ins>
      <w:ins w:id="1387" w:author="Orion" w:date="2011-07-29T16:09:00Z">
        <w:r w:rsidR="00C901F9">
          <w:t xml:space="preserve">que representen a los puntos </w:t>
        </w:r>
      </w:ins>
      <w:ins w:id="1388" w:author="Orion" w:date="2011-07-29T16:08:00Z">
        <w:r w:rsidR="00C901F9">
          <w:t>por los que</w:t>
        </w:r>
      </w:ins>
      <w:ins w:id="1389" w:author="Orion" w:date="2011-07-29T16:09:00Z">
        <w:r w:rsidR="00C901F9">
          <w:t xml:space="preserve"> </w:t>
        </w:r>
      </w:ins>
      <w:ins w:id="1390" w:author="Orion" w:date="2011-07-29T16:08:00Z">
        <w:r w:rsidR="00C901F9">
          <w:t>qui</w:t>
        </w:r>
      </w:ins>
      <w:ins w:id="1391" w:author="Orion" w:date="2011-07-29T16:09:00Z">
        <w:r w:rsidR="00C901F9">
          <w:t>e</w:t>
        </w:r>
      </w:ins>
      <w:ins w:id="1392" w:author="Orion" w:date="2011-07-29T16:08:00Z">
        <w:r w:rsidR="00C901F9">
          <w:t>re</w:t>
        </w:r>
      </w:ins>
      <w:ins w:id="1393" w:author="Orion" w:date="2011-07-29T16:09:00Z">
        <w:r w:rsidR="00C901F9">
          <w:t xml:space="preserve"> que pase la aeronave.</w:t>
        </w:r>
      </w:ins>
      <w:ins w:id="1394" w:author="Orion" w:date="2011-07-29T16:08:00Z">
        <w:r w:rsidR="00C901F9">
          <w:t xml:space="preserve"> </w:t>
        </w:r>
      </w:ins>
      <w:ins w:id="1395" w:author="IO" w:date="2011-07-18T19:22:00Z">
        <w:del w:id="1396" w:author="Orion" w:date="2011-07-29T16:07:00Z">
          <w:r w:rsidR="007C206D" w:rsidDel="00C424D4">
            <w:delText xml:space="preserve">Esta cifra </w:delText>
          </w:r>
        </w:del>
      </w:ins>
      <w:ins w:id="1397" w:author="IO" w:date="2011-07-18T19:17:00Z">
        <w:del w:id="1398" w:author="Orion" w:date="2011-07-29T16:07:00Z">
          <w:r w:rsidR="007C206D" w:rsidDel="00C424D4">
            <w:delText>se considerará indicativa. Eoesdemasiado</w:delText>
          </w:r>
        </w:del>
      </w:ins>
      <w:ins w:id="1399" w:author="IO" w:date="2011-07-18T21:44:00Z">
        <w:del w:id="1400" w:author="Orion" w:date="2011-07-29T16:07:00Z">
          <w:r w:rsidR="00CD2614" w:rsidDel="00C424D4">
            <w:delText xml:space="preserve"> entre origen y destino</w:delText>
          </w:r>
        </w:del>
      </w:ins>
      <w:ins w:id="1401" w:author="IO" w:date="2011-07-18T19:17:00Z">
        <w:del w:id="1402"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403" w:author="IO" w:date="2011-07-18T19:22:00Z"/>
          <w:del w:id="1404" w:author="Orion" w:date="2011-07-29T16:06:00Z"/>
        </w:rPr>
      </w:pPr>
      <w:ins w:id="1405" w:author="Orion" w:date="2011-06-27T19:50:00Z">
        <w:del w:id="1406"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407" w:author="Orion" w:date="2011-07-29T16:06:00Z">
          <w:pPr>
            <w:jc w:val="both"/>
          </w:pPr>
        </w:pPrChange>
      </w:pPr>
      <w:r>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 xml:space="preserve">el avión, siendo responsabilidad del usuario que no haya vuelos que despeguen del mismo aeropuerto a la </w:t>
      </w:r>
      <w:r w:rsidR="00E92261" w:rsidRPr="00277823">
        <w:lastRenderedPageBreak/>
        <w:t>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0A76F4">
            <w:rPr>
              <w:noProof/>
            </w:rPr>
            <w:t>(62)</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0A76F4">
            <w:rPr>
              <w:noProof/>
            </w:rPr>
            <w:t>(63)</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Altura de crucero: 36000 feet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0A76F4">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408" w:name="_Ref298777398"/>
      <w:bookmarkStart w:id="1409" w:name="_Ref299018906"/>
      <w:bookmarkStart w:id="1410" w:name="_Ref299031320"/>
      <w:bookmarkStart w:id="1411" w:name="_Toc300138778"/>
      <w:r>
        <w:rPr>
          <w:b w:val="0"/>
          <w:sz w:val="36"/>
          <w:szCs w:val="52"/>
        </w:rPr>
        <w:t>A</w:t>
      </w:r>
      <w:r w:rsidR="005B24B1" w:rsidRPr="008B718D">
        <w:rPr>
          <w:b w:val="0"/>
          <w:sz w:val="36"/>
          <w:szCs w:val="52"/>
        </w:rPr>
        <w:t>eronaves</w:t>
      </w:r>
      <w:bookmarkEnd w:id="1408"/>
      <w:bookmarkEnd w:id="1409"/>
      <w:bookmarkEnd w:id="1410"/>
      <w:bookmarkEnd w:id="1411"/>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0A76F4">
            <w:rPr>
              <w:noProof/>
            </w:rPr>
            <w:t>(62)</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0A76F4">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0A76F4">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xml:space="preserve">, en concreto del rumbo, la altura y </w:t>
      </w:r>
      <w:r w:rsidR="004D1B77" w:rsidRPr="00317CAD">
        <w:lastRenderedPageBreak/>
        <w:t>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412" w:name="_Ref298777391"/>
      <w:bookmarkStart w:id="1413" w:name="_Ref299119056"/>
      <w:bookmarkStart w:id="1414" w:name="_Toc300138779"/>
      <w:r>
        <w:rPr>
          <w:b w:val="0"/>
          <w:sz w:val="36"/>
          <w:szCs w:val="52"/>
        </w:rPr>
        <w:t>P</w:t>
      </w:r>
      <w:r w:rsidR="00261312" w:rsidRPr="0058108F">
        <w:rPr>
          <w:b w:val="0"/>
          <w:sz w:val="36"/>
          <w:szCs w:val="52"/>
        </w:rPr>
        <w:t>ilotos</w:t>
      </w:r>
      <w:bookmarkEnd w:id="1412"/>
      <w:bookmarkEnd w:id="1413"/>
      <w:bookmarkEnd w:id="1414"/>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415" w:name="_Toc300138780"/>
      <w:r>
        <w:rPr>
          <w:b w:val="0"/>
          <w:sz w:val="36"/>
          <w:szCs w:val="52"/>
        </w:rPr>
        <w:t>C</w:t>
      </w:r>
      <w:r w:rsidR="002C624F" w:rsidRPr="005F2557">
        <w:rPr>
          <w:b w:val="0"/>
          <w:sz w:val="36"/>
          <w:szCs w:val="52"/>
        </w:rPr>
        <w:t>ontroladores</w:t>
      </w:r>
      <w:bookmarkEnd w:id="1415"/>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0A76F4">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416" w:name="_Ref298945139"/>
      <w:bookmarkStart w:id="1417" w:name="_Ref298953220"/>
      <w:bookmarkStart w:id="1418" w:name="_Ref299011114"/>
      <w:bookmarkStart w:id="1419" w:name="_Toc300138781"/>
      <w:r>
        <w:rPr>
          <w:b w:val="0"/>
          <w:sz w:val="44"/>
          <w:szCs w:val="52"/>
        </w:rPr>
        <w:t>D</w:t>
      </w:r>
      <w:r w:rsidR="001D2364" w:rsidRPr="00047C65">
        <w:rPr>
          <w:b w:val="0"/>
          <w:sz w:val="44"/>
          <w:szCs w:val="52"/>
        </w:rPr>
        <w:t>esarrollo</w:t>
      </w:r>
      <w:bookmarkEnd w:id="1416"/>
      <w:bookmarkEnd w:id="1417"/>
      <w:bookmarkEnd w:id="1418"/>
      <w:bookmarkEnd w:id="1419"/>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0A76F4">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0A76F4">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0A76F4">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0A76F4">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0A76F4">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w:t>
      </w:r>
      <w:r w:rsidR="00AB3728">
        <w:lastRenderedPageBreak/>
        <w:t>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0A76F4">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420"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0A76F4">
            <w:rPr>
              <w:noProof/>
            </w:rPr>
            <w:t xml:space="preserve"> (17)</w:t>
          </w:r>
          <w:r w:rsidR="00120C76" w:rsidRPr="001C3D91">
            <w:fldChar w:fldCharType="end"/>
          </w:r>
        </w:sdtContent>
      </w:sdt>
      <w:r w:rsidR="00120C76" w:rsidRPr="001C3D91">
        <w:t xml:space="preserve">. </w:t>
      </w:r>
      <w:r w:rsidR="00985670">
        <w:t>En base a estos modelos se generan de forma semi-automática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pseudo-código o código </w:t>
      </w:r>
      <w:sdt>
        <w:sdtPr>
          <w:id w:val="503020582"/>
          <w:citation/>
        </w:sdtPr>
        <w:sdtContent>
          <w:r w:rsidR="00985670">
            <w:fldChar w:fldCharType="begin"/>
          </w:r>
          <w:r w:rsidR="0071557E">
            <w:instrText xml:space="preserve">CITATION Sot06 \l 3082 </w:instrText>
          </w:r>
          <w:r w:rsidR="00985670">
            <w:fldChar w:fldCharType="separate"/>
          </w:r>
          <w:r w:rsidR="000A76F4">
            <w:rPr>
              <w:noProof/>
            </w:rPr>
            <w:t>(67)</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INGENIAS Development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421" w:author="IO" w:date="2011-07-21T11:23:00Z"/>
        </w:rPr>
        <w:pPrChange w:id="1422" w:author="IO" w:date="2011-07-20T17:54:00Z">
          <w:pPr>
            <w:spacing w:before="120"/>
            <w:jc w:val="both"/>
          </w:pPr>
        </w:pPrChange>
      </w:pPr>
      <w:ins w:id="1423" w:author="IO" w:date="2011-07-21T11:21:00Z">
        <w:r>
          <w:t>El lenguaje de modelado de INGENIAS se organiza en torno a los agentes. Lo</w:t>
        </w:r>
      </w:ins>
      <w:ins w:id="1424" w:author="Orion" w:date="2011-07-29T17:46:00Z">
        <w:r w:rsidR="00293B35">
          <w:t>s</w:t>
        </w:r>
      </w:ins>
      <w:ins w:id="1425" w:author="IO" w:date="2011-07-21T11:21:00Z">
        <w:del w:id="1426" w:author="Orion" w:date="2011-07-29T17:46:00Z">
          <w:r w:rsidDel="00293B35">
            <w:delText>r</w:delText>
          </w:r>
        </w:del>
        <w:r>
          <w:t xml:space="preserve"> principales conceptos que se usan en los diagramas de este trabajo pueden verse en la </w:t>
        </w:r>
      </w:ins>
      <w:ins w:id="1427" w:author="IO" w:date="2011-07-21T11:22:00Z">
        <w:del w:id="1428" w:author="Orion" w:date="2011-07-29T17:45:00Z">
          <w:r w:rsidDel="002D1CFE">
            <w:delText>Tabla 1</w:delText>
          </w:r>
        </w:del>
      </w:ins>
      <w:ins w:id="1429" w:author="Orion" w:date="2011-07-29T17:45:00Z">
        <w:r w:rsidR="002D1CFE">
          <w:fldChar w:fldCharType="begin"/>
        </w:r>
        <w:r w:rsidR="002D1CFE">
          <w:instrText xml:space="preserve"> REF _Ref299724865 \h </w:instrText>
        </w:r>
      </w:ins>
      <w:r w:rsidR="002D1CFE">
        <w:fldChar w:fldCharType="separate"/>
      </w:r>
      <w:ins w:id="1430" w:author="Orion" w:date="2011-07-29T17:45:00Z">
        <w:r w:rsidR="002D1CFE" w:rsidRPr="002D1CFE">
          <w:t xml:space="preserve">Tabla </w:t>
        </w:r>
        <w:r w:rsidR="002D1CFE" w:rsidRPr="002D1CFE">
          <w:rPr>
            <w:noProof/>
          </w:rPr>
          <w:t>1</w:t>
        </w:r>
        <w:r w:rsidR="002D1CFE">
          <w:fldChar w:fldCharType="end"/>
        </w:r>
      </w:ins>
      <w:ins w:id="1431" w:author="IO" w:date="2011-07-21T11:21:00Z">
        <w:r>
          <w:t>.</w:t>
        </w:r>
      </w:ins>
    </w:p>
    <w:tbl>
      <w:tblPr>
        <w:tblStyle w:val="TableGrid"/>
        <w:tblW w:w="0" w:type="auto"/>
        <w:tblLook w:val="04A0" w:firstRow="1" w:lastRow="0" w:firstColumn="1" w:lastColumn="0" w:noHBand="0" w:noVBand="1"/>
        <w:tblPrChange w:id="1432" w:author="Orion" w:date="2011-07-29T21:21:00Z">
          <w:tblPr>
            <w:tblStyle w:val="TableGrid"/>
            <w:tblW w:w="0" w:type="auto"/>
            <w:tblLook w:val="04A0" w:firstRow="1" w:lastRow="0" w:firstColumn="1" w:lastColumn="0" w:noHBand="0" w:noVBand="1"/>
          </w:tblPr>
        </w:tblPrChange>
      </w:tblPr>
      <w:tblGrid>
        <w:gridCol w:w="2901"/>
        <w:gridCol w:w="5349"/>
        <w:gridCol w:w="1604"/>
        <w:tblGridChange w:id="1433">
          <w:tblGrid>
            <w:gridCol w:w="2901"/>
            <w:gridCol w:w="358"/>
            <w:gridCol w:w="3259"/>
            <w:gridCol w:w="1732"/>
            <w:gridCol w:w="1528"/>
            <w:gridCol w:w="76"/>
          </w:tblGrid>
        </w:tblGridChange>
      </w:tblGrid>
      <w:tr w:rsidR="00A93BC7" w14:paraId="1A29A7D1" w14:textId="77777777" w:rsidTr="006C254B">
        <w:trPr>
          <w:ins w:id="1434" w:author="IO" w:date="2011-07-21T11:23:00Z"/>
          <w:trPrChange w:id="1435" w:author="Orion" w:date="2011-07-29T21:21:00Z">
            <w:trPr>
              <w:gridAfter w:val="0"/>
            </w:trPr>
          </w:trPrChange>
        </w:trPr>
        <w:tc>
          <w:tcPr>
            <w:tcW w:w="2901" w:type="dxa"/>
            <w:tcPrChange w:id="1436" w:author="Orion" w:date="2011-07-29T21:21:00Z">
              <w:tcPr>
                <w:tcW w:w="3259" w:type="dxa"/>
                <w:gridSpan w:val="2"/>
              </w:tcPr>
            </w:tcPrChange>
          </w:tcPr>
          <w:p w14:paraId="7A3B4080" w14:textId="56781EDE" w:rsidR="00A93BC7" w:rsidRPr="00A93BC7" w:rsidRDefault="00A93BC7">
            <w:pPr>
              <w:spacing w:before="240" w:after="120"/>
              <w:jc w:val="both"/>
              <w:rPr>
                <w:ins w:id="1437" w:author="IO" w:date="2011-07-21T11:23:00Z"/>
                <w:b/>
                <w:sz w:val="28"/>
                <w:rPrChange w:id="1438" w:author="IO" w:date="2011-07-21T11:23:00Z">
                  <w:rPr>
                    <w:ins w:id="1439" w:author="IO" w:date="2011-07-21T11:23:00Z"/>
                  </w:rPr>
                </w:rPrChange>
              </w:rPr>
            </w:pPr>
            <w:ins w:id="1440" w:author="IO" w:date="2011-07-21T11:23:00Z">
              <w:r w:rsidRPr="00A93BC7">
                <w:rPr>
                  <w:b/>
                  <w:sz w:val="28"/>
                  <w:rPrChange w:id="1441" w:author="IO" w:date="2011-07-21T11:23:00Z">
                    <w:rPr/>
                  </w:rPrChange>
                </w:rPr>
                <w:t>Concepto</w:t>
              </w:r>
            </w:ins>
          </w:p>
        </w:tc>
        <w:tc>
          <w:tcPr>
            <w:tcW w:w="5349" w:type="dxa"/>
            <w:tcPrChange w:id="1442" w:author="Orion" w:date="2011-07-29T21:21:00Z">
              <w:tcPr>
                <w:tcW w:w="3259" w:type="dxa"/>
              </w:tcPr>
            </w:tcPrChange>
          </w:tcPr>
          <w:p w14:paraId="4E2675D2" w14:textId="4249CE61" w:rsidR="00A93BC7" w:rsidRPr="00A93BC7" w:rsidRDefault="00A93BC7">
            <w:pPr>
              <w:spacing w:before="240" w:after="120"/>
              <w:jc w:val="both"/>
              <w:rPr>
                <w:ins w:id="1443" w:author="IO" w:date="2011-07-21T11:23:00Z"/>
                <w:b/>
                <w:sz w:val="28"/>
                <w:rPrChange w:id="1444" w:author="IO" w:date="2011-07-21T11:23:00Z">
                  <w:rPr>
                    <w:ins w:id="1445" w:author="IO" w:date="2011-07-21T11:23:00Z"/>
                  </w:rPr>
                </w:rPrChange>
              </w:rPr>
            </w:pPr>
            <w:ins w:id="1446" w:author="IO" w:date="2011-07-21T11:23:00Z">
              <w:r w:rsidRPr="00A93BC7">
                <w:rPr>
                  <w:b/>
                  <w:sz w:val="28"/>
                  <w:rPrChange w:id="1447" w:author="IO" w:date="2011-07-21T11:23:00Z">
                    <w:rPr/>
                  </w:rPrChange>
                </w:rPr>
                <w:t>Descripción</w:t>
              </w:r>
            </w:ins>
          </w:p>
        </w:tc>
        <w:tc>
          <w:tcPr>
            <w:tcW w:w="1604" w:type="dxa"/>
            <w:tcPrChange w:id="1448" w:author="Orion" w:date="2011-07-29T21:21:00Z">
              <w:tcPr>
                <w:tcW w:w="3260" w:type="dxa"/>
                <w:gridSpan w:val="2"/>
              </w:tcPr>
            </w:tcPrChange>
          </w:tcPr>
          <w:p w14:paraId="3482D4C7" w14:textId="3AFDC0DF" w:rsidR="00A93BC7" w:rsidRPr="00A93BC7" w:rsidRDefault="00A93BC7">
            <w:pPr>
              <w:spacing w:before="240" w:after="120"/>
              <w:jc w:val="center"/>
              <w:rPr>
                <w:ins w:id="1449" w:author="IO" w:date="2011-07-21T11:23:00Z"/>
                <w:b/>
                <w:sz w:val="28"/>
                <w:rPrChange w:id="1450" w:author="IO" w:date="2011-07-21T11:23:00Z">
                  <w:rPr>
                    <w:ins w:id="1451" w:author="IO" w:date="2011-07-21T11:23:00Z"/>
                  </w:rPr>
                </w:rPrChange>
              </w:rPr>
              <w:pPrChange w:id="1452" w:author="Orion" w:date="2011-07-29T21:22:00Z">
                <w:pPr>
                  <w:spacing w:before="240" w:after="120"/>
                  <w:jc w:val="both"/>
                </w:pPr>
              </w:pPrChange>
            </w:pPr>
            <w:ins w:id="1453" w:author="IO" w:date="2011-07-21T11:23:00Z">
              <w:r w:rsidRPr="00A93BC7">
                <w:rPr>
                  <w:b/>
                  <w:sz w:val="28"/>
                  <w:rPrChange w:id="1454" w:author="IO" w:date="2011-07-21T11:23:00Z">
                    <w:rPr/>
                  </w:rPrChange>
                </w:rPr>
                <w:t>Icono</w:t>
              </w:r>
            </w:ins>
          </w:p>
        </w:tc>
      </w:tr>
      <w:tr w:rsidR="00A93BC7" w:rsidRPr="0039135E" w14:paraId="27BD6680" w14:textId="77777777" w:rsidTr="006C254B">
        <w:trPr>
          <w:ins w:id="1455" w:author="IO" w:date="2011-07-21T11:23:00Z"/>
          <w:trPrChange w:id="1456" w:author="Orion" w:date="2011-07-29T21:21:00Z">
            <w:trPr>
              <w:gridAfter w:val="0"/>
            </w:trPr>
          </w:trPrChange>
        </w:trPr>
        <w:tc>
          <w:tcPr>
            <w:tcW w:w="2901" w:type="dxa"/>
            <w:tcPrChange w:id="1457" w:author="Orion" w:date="2011-07-29T21:21:00Z">
              <w:tcPr>
                <w:tcW w:w="3259" w:type="dxa"/>
                <w:gridSpan w:val="2"/>
              </w:tcPr>
            </w:tcPrChange>
          </w:tcPr>
          <w:p w14:paraId="4B17C861" w14:textId="3DF0263A" w:rsidR="00A93BC7" w:rsidRDefault="00775E1B">
            <w:pPr>
              <w:spacing w:before="240" w:after="120"/>
              <w:jc w:val="both"/>
              <w:rPr>
                <w:ins w:id="1458" w:author="IO" w:date="2011-07-21T11:23:00Z"/>
              </w:rPr>
            </w:pPr>
            <w:ins w:id="1459" w:author="Orion" w:date="2011-07-29T17:56:00Z">
              <w:r>
                <w:t>Agent</w:t>
              </w:r>
            </w:ins>
            <w:ins w:id="1460" w:author="Orion" w:date="2011-07-29T21:29:00Z">
              <w:r w:rsidR="00B3423A">
                <w:t>e</w:t>
              </w:r>
            </w:ins>
          </w:p>
        </w:tc>
        <w:tc>
          <w:tcPr>
            <w:tcW w:w="5349" w:type="dxa"/>
            <w:tcPrChange w:id="1461" w:author="Orion" w:date="2011-07-29T21:21:00Z">
              <w:tcPr>
                <w:tcW w:w="3259" w:type="dxa"/>
              </w:tcPr>
            </w:tcPrChange>
          </w:tcPr>
          <w:p w14:paraId="6A6F07B4" w14:textId="4D2F2AB7" w:rsidR="00A93BC7" w:rsidRPr="007F30B9" w:rsidRDefault="00B3423A" w:rsidP="007F30B9">
            <w:pPr>
              <w:spacing w:before="240" w:after="120"/>
              <w:jc w:val="both"/>
              <w:rPr>
                <w:ins w:id="1462" w:author="IO" w:date="2011-07-21T11:23:00Z"/>
              </w:rPr>
            </w:pPr>
            <w:ins w:id="1463" w:author="Orion" w:date="2011-07-29T21:25:00Z">
              <w:r w:rsidRPr="00B3423A">
                <w:rPr>
                  <w:rPrChange w:id="1464" w:author="Orion" w:date="2011-07-29T21:25:00Z">
                    <w:rPr>
                      <w:lang w:val="en-US"/>
                    </w:rPr>
                  </w:rPrChange>
                </w:rPr>
                <w:t>Una entidad agente es una entidad aut</w:t>
              </w:r>
              <w:r>
                <w:t xml:space="preserve">ónoma con </w:t>
              </w:r>
            </w:ins>
            <w:ins w:id="1465" w:author="Orion" w:date="2011-07-29T21:26:00Z">
              <w:r>
                <w:t>identidad</w:t>
              </w:r>
            </w:ins>
            <w:ins w:id="1466" w:author="Orion" w:date="2011-07-29T21:25:00Z">
              <w:r>
                <w:t>, propósitos y que lleva a cabo actividades para alcanzar un objetivo.</w:t>
              </w:r>
            </w:ins>
          </w:p>
        </w:tc>
        <w:tc>
          <w:tcPr>
            <w:tcW w:w="1604" w:type="dxa"/>
            <w:tcPrChange w:id="1467" w:author="Orion" w:date="2011-07-29T21:21:00Z">
              <w:tcPr>
                <w:tcW w:w="3260" w:type="dxa"/>
                <w:gridSpan w:val="2"/>
              </w:tcPr>
            </w:tcPrChange>
          </w:tcPr>
          <w:p w14:paraId="408775C2" w14:textId="3329E463" w:rsidR="00A93BC7" w:rsidRPr="00775E1B" w:rsidRDefault="006C254B">
            <w:pPr>
              <w:spacing w:before="240" w:after="120"/>
              <w:jc w:val="center"/>
              <w:rPr>
                <w:ins w:id="1468" w:author="IO" w:date="2011-07-21T11:23:00Z"/>
                <w:lang w:val="en-US"/>
                <w:rPrChange w:id="1469" w:author="Orion" w:date="2011-07-29T17:55:00Z">
                  <w:rPr>
                    <w:ins w:id="1470" w:author="IO" w:date="2011-07-21T11:23:00Z"/>
                  </w:rPr>
                </w:rPrChange>
              </w:rPr>
              <w:pPrChange w:id="1471" w:author="Orion" w:date="2011-07-29T21:22:00Z">
                <w:pPr>
                  <w:spacing w:before="240" w:after="120"/>
                  <w:jc w:val="both"/>
                </w:pPr>
              </w:pPrChange>
            </w:pPr>
            <w:ins w:id="1472"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473" w:author="Orion" w:date="2011-07-29T17:57:00Z"/>
        </w:trPr>
        <w:tc>
          <w:tcPr>
            <w:tcW w:w="2901" w:type="dxa"/>
            <w:tcPrChange w:id="1474" w:author="Orion" w:date="2011-07-29T21:21:00Z">
              <w:tcPr>
                <w:tcW w:w="1668" w:type="dxa"/>
              </w:tcPr>
            </w:tcPrChange>
          </w:tcPr>
          <w:p w14:paraId="7136C470" w14:textId="77777777" w:rsidR="00B3423A" w:rsidRDefault="00775E1B" w:rsidP="007F30B9">
            <w:pPr>
              <w:spacing w:before="240" w:after="120"/>
              <w:jc w:val="both"/>
              <w:rPr>
                <w:ins w:id="1475" w:author="Orion" w:date="2011-07-29T21:29:00Z"/>
                <w:rStyle w:val="apple-style-span"/>
                <w:color w:val="000000"/>
              </w:rPr>
            </w:pPr>
            <w:ins w:id="1476" w:author="Orion" w:date="2011-07-29T17:58:00Z">
              <w:r w:rsidRPr="00775E1B">
                <w:rPr>
                  <w:rStyle w:val="apple-style-span"/>
                  <w:color w:val="000000"/>
                  <w:rPrChange w:id="1477" w:author="Orion" w:date="2011-07-29T17:59:00Z">
                    <w:rPr>
                      <w:rStyle w:val="apple-style-span"/>
                      <w:color w:val="000000"/>
                      <w:sz w:val="27"/>
                      <w:szCs w:val="27"/>
                    </w:rPr>
                  </w:rPrChange>
                </w:rPr>
                <w:t>INGENIAS</w:t>
              </w:r>
            </w:ins>
            <w:ins w:id="1478" w:author="Orion" w:date="2011-07-29T21:29:00Z">
              <w:r w:rsidR="00B3423A">
                <w:rPr>
                  <w:rStyle w:val="apple-style-span"/>
                  <w:color w:val="000000"/>
                </w:rPr>
                <w:t>UseCase</w:t>
              </w:r>
            </w:ins>
          </w:p>
          <w:p w14:paraId="30AB9C3E" w14:textId="4A6C6AB4" w:rsidR="00775E1B" w:rsidRPr="00775E1B" w:rsidRDefault="00B3423A">
            <w:pPr>
              <w:spacing w:before="240" w:after="120"/>
              <w:jc w:val="both"/>
              <w:rPr>
                <w:ins w:id="1479" w:author="Orion" w:date="2011-07-29T17:57:00Z"/>
              </w:rPr>
            </w:pPr>
            <w:ins w:id="1480" w:author="Orion" w:date="2011-07-29T21:29:00Z">
              <w:r>
                <w:rPr>
                  <w:rStyle w:val="apple-style-span"/>
                  <w:color w:val="000000"/>
                </w:rPr>
                <w:t>(Caso de Uso)</w:t>
              </w:r>
            </w:ins>
          </w:p>
        </w:tc>
        <w:tc>
          <w:tcPr>
            <w:tcW w:w="5349" w:type="dxa"/>
            <w:tcPrChange w:id="1481" w:author="Orion" w:date="2011-07-29T21:21:00Z">
              <w:tcPr>
                <w:tcW w:w="6378" w:type="dxa"/>
                <w:gridSpan w:val="3"/>
              </w:tcPr>
            </w:tcPrChange>
          </w:tcPr>
          <w:p w14:paraId="4295D59C" w14:textId="6FBCB196" w:rsidR="00775E1B" w:rsidRPr="00B86FCA" w:rsidRDefault="00B3423A">
            <w:pPr>
              <w:spacing w:before="240" w:after="120"/>
              <w:jc w:val="both"/>
              <w:rPr>
                <w:ins w:id="1482" w:author="Orion" w:date="2011-07-29T17:57:00Z"/>
                <w:rPrChange w:id="1483" w:author="Orion" w:date="2011-07-30T16:21:00Z">
                  <w:rPr>
                    <w:ins w:id="1484" w:author="Orion" w:date="2011-07-29T17:57:00Z"/>
                    <w:lang w:val="en-US"/>
                  </w:rPr>
                </w:rPrChange>
              </w:rPr>
            </w:pPr>
            <w:ins w:id="1485" w:author="Orion" w:date="2011-07-29T21:26:00Z">
              <w:r w:rsidRPr="00B3423A">
                <w:rPr>
                  <w:rStyle w:val="apple-style-span"/>
                  <w:color w:val="000000"/>
                  <w:rPrChange w:id="1486" w:author="Orion" w:date="2011-07-29T21:27:00Z">
                    <w:rPr>
                      <w:rStyle w:val="apple-style-span"/>
                      <w:color w:val="000000"/>
                      <w:lang w:val="en-US"/>
                    </w:rPr>
                  </w:rPrChange>
                </w:rPr>
                <w:t xml:space="preserve">Este caso de uso se </w:t>
              </w:r>
              <w:r w:rsidRPr="007F30B9">
                <w:rPr>
                  <w:rStyle w:val="apple-style-span"/>
                  <w:color w:val="000000"/>
                </w:rPr>
                <w:t>configur</w:t>
              </w:r>
            </w:ins>
            <w:ins w:id="1487" w:author="Orion" w:date="2011-07-29T21:27:00Z">
              <w:r>
                <w:rPr>
                  <w:rStyle w:val="apple-style-span"/>
                  <w:color w:val="000000"/>
                </w:rPr>
                <w:t>a</w:t>
              </w:r>
            </w:ins>
            <w:ins w:id="1488" w:author="Orion" w:date="2011-07-29T21:26:00Z">
              <w:r w:rsidRPr="00B3423A">
                <w:rPr>
                  <w:rStyle w:val="apple-style-span"/>
                  <w:color w:val="000000"/>
                  <w:rPrChange w:id="1489" w:author="Orion" w:date="2011-07-29T21:27:00Z">
                    <w:rPr>
                      <w:rStyle w:val="apple-style-span"/>
                      <w:color w:val="000000"/>
                      <w:lang w:val="en-US"/>
                    </w:rPr>
                  </w:rPrChange>
                </w:rPr>
                <w:t xml:space="preserve"> con </w:t>
              </w:r>
            </w:ins>
            <w:ins w:id="1490" w:author="Orion" w:date="2011-07-29T21:28:00Z">
              <w:r>
                <w:rPr>
                  <w:rStyle w:val="apple-style-span"/>
                  <w:color w:val="000000"/>
                </w:rPr>
                <w:t xml:space="preserve">la </w:t>
              </w:r>
            </w:ins>
            <w:ins w:id="1491" w:author="Orion" w:date="2011-07-29T21:26:00Z">
              <w:r w:rsidRPr="00B3423A">
                <w:rPr>
                  <w:rStyle w:val="apple-style-span"/>
                  <w:color w:val="000000"/>
                  <w:rPrChange w:id="1492" w:author="Orion" w:date="2011-07-29T21:27:00Z">
                    <w:rPr>
                      <w:rStyle w:val="apple-style-span"/>
                      <w:color w:val="000000"/>
                      <w:lang w:val="en-US"/>
                    </w:rPr>
                  </w:rPrChange>
                </w:rPr>
                <w:t>informaci</w:t>
              </w:r>
            </w:ins>
            <w:ins w:id="1493" w:author="Orion" w:date="2011-07-29T21:27:00Z">
              <w:r>
                <w:rPr>
                  <w:rStyle w:val="apple-style-span"/>
                  <w:color w:val="000000"/>
                </w:rPr>
                <w:t>ón de</w:t>
              </w:r>
            </w:ins>
            <w:ins w:id="1494" w:author="Orion" w:date="2011-07-29T21:28:00Z">
              <w:r>
                <w:rPr>
                  <w:rStyle w:val="apple-style-span"/>
                  <w:color w:val="000000"/>
                </w:rPr>
                <w:t xml:space="preserve"> las</w:t>
              </w:r>
            </w:ins>
            <w:ins w:id="1495" w:author="Orion" w:date="2011-07-29T21:27:00Z">
              <w:r>
                <w:rPr>
                  <w:rStyle w:val="apple-style-span"/>
                  <w:color w:val="000000"/>
                </w:rPr>
                <w:t xml:space="preserve"> precondiciones y postcondiciones, y también con </w:t>
              </w:r>
            </w:ins>
            <w:ins w:id="1496" w:author="Orion" w:date="2011-07-29T21:28:00Z">
              <w:r>
                <w:rPr>
                  <w:rStyle w:val="apple-style-span"/>
                  <w:color w:val="000000"/>
                </w:rPr>
                <w:t xml:space="preserve">la </w:t>
              </w:r>
            </w:ins>
            <w:ins w:id="1497" w:author="Orion" w:date="2011-07-29T21:27:00Z">
              <w:r>
                <w:rPr>
                  <w:rStyle w:val="apple-style-span"/>
                  <w:color w:val="000000"/>
                </w:rPr>
                <w:t>información de las diferentes interacciones que pueden surgir.</w:t>
              </w:r>
            </w:ins>
          </w:p>
        </w:tc>
        <w:tc>
          <w:tcPr>
            <w:tcW w:w="1604" w:type="dxa"/>
            <w:tcPrChange w:id="1498" w:author="Orion" w:date="2011-07-29T21:21:00Z">
              <w:tcPr>
                <w:tcW w:w="1732" w:type="dxa"/>
                <w:gridSpan w:val="2"/>
              </w:tcPr>
            </w:tcPrChange>
          </w:tcPr>
          <w:p w14:paraId="09308868" w14:textId="0D137CED" w:rsidR="00775E1B" w:rsidRPr="00775E1B" w:rsidRDefault="0033358D">
            <w:pPr>
              <w:spacing w:before="240" w:after="120"/>
              <w:jc w:val="center"/>
              <w:rPr>
                <w:ins w:id="1499" w:author="Orion" w:date="2011-07-29T17:57:00Z"/>
                <w:lang w:val="en-US"/>
              </w:rPr>
              <w:pPrChange w:id="1500" w:author="Orion" w:date="2011-07-29T21:22:00Z">
                <w:pPr>
                  <w:spacing w:before="240" w:after="120"/>
                  <w:jc w:val="both"/>
                </w:pPr>
              </w:pPrChange>
            </w:pPr>
            <w:ins w:id="1501"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502" w:author="Orion" w:date="2011-07-29T21:36:00Z"/>
        </w:trPr>
        <w:tc>
          <w:tcPr>
            <w:tcW w:w="2901" w:type="dxa"/>
          </w:tcPr>
          <w:p w14:paraId="6CBEB6ED" w14:textId="77777777" w:rsidR="00370148" w:rsidRDefault="00370148" w:rsidP="00FA781F">
            <w:pPr>
              <w:spacing w:before="240" w:after="120"/>
              <w:jc w:val="both"/>
              <w:rPr>
                <w:ins w:id="1503" w:author="Orion" w:date="2011-07-29T21:36:00Z"/>
                <w:lang w:val="en-US"/>
              </w:rPr>
            </w:pPr>
            <w:ins w:id="1504" w:author="Orion" w:date="2011-07-29T21:36:00Z">
              <w:r>
                <w:rPr>
                  <w:lang w:val="en-US"/>
                </w:rPr>
                <w:t>MentalState</w:t>
              </w:r>
            </w:ins>
          </w:p>
        </w:tc>
        <w:tc>
          <w:tcPr>
            <w:tcW w:w="5349" w:type="dxa"/>
          </w:tcPr>
          <w:p w14:paraId="6B7C920A" w14:textId="77777777" w:rsidR="00370148" w:rsidRPr="00B1585F" w:rsidRDefault="00370148" w:rsidP="00FA781F">
            <w:pPr>
              <w:spacing w:before="240" w:after="120"/>
              <w:jc w:val="both"/>
              <w:rPr>
                <w:ins w:id="1505" w:author="Orion" w:date="2011-07-29T21:36:00Z"/>
                <w:rStyle w:val="apple-style-span"/>
                <w:color w:val="000000"/>
              </w:rPr>
            </w:pPr>
            <w:ins w:id="1506"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r>
                <w:rPr>
                  <w:rStyle w:val="apple-style-span"/>
                  <w:color w:val="000000"/>
                </w:rPr>
                <w:t>MentalState es un conjunto de entidades mentales.</w:t>
              </w:r>
            </w:ins>
          </w:p>
        </w:tc>
        <w:tc>
          <w:tcPr>
            <w:tcW w:w="1604" w:type="dxa"/>
          </w:tcPr>
          <w:p w14:paraId="24FB71DC" w14:textId="77777777" w:rsidR="00370148" w:rsidRPr="00687F07" w:rsidRDefault="00370148" w:rsidP="00FA781F">
            <w:pPr>
              <w:spacing w:before="240" w:after="120"/>
              <w:jc w:val="center"/>
              <w:rPr>
                <w:ins w:id="1507" w:author="Orion" w:date="2011-07-29T21:36:00Z"/>
                <w:lang w:val="en-US"/>
              </w:rPr>
            </w:pPr>
            <w:ins w:id="1508"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509" w:author="Orion" w:date="2011-07-29T17:57:00Z"/>
        </w:trPr>
        <w:tc>
          <w:tcPr>
            <w:tcW w:w="2901" w:type="dxa"/>
            <w:tcPrChange w:id="1510" w:author="Orion" w:date="2011-07-29T21:21:00Z">
              <w:tcPr>
                <w:tcW w:w="1668" w:type="dxa"/>
              </w:tcPr>
            </w:tcPrChange>
          </w:tcPr>
          <w:p w14:paraId="2D67E39D" w14:textId="6D906380" w:rsidR="00775E1B" w:rsidRPr="00775E1B" w:rsidRDefault="00B3423A">
            <w:pPr>
              <w:spacing w:before="240" w:after="120"/>
              <w:jc w:val="both"/>
              <w:rPr>
                <w:ins w:id="1511" w:author="Orion" w:date="2011-07-29T17:57:00Z"/>
                <w:lang w:val="en-US"/>
                <w:rPrChange w:id="1512" w:author="Orion" w:date="2011-07-29T17:59:00Z">
                  <w:rPr>
                    <w:ins w:id="1513" w:author="Orion" w:date="2011-07-29T17:57:00Z"/>
                  </w:rPr>
                </w:rPrChange>
              </w:rPr>
            </w:pPr>
            <w:ins w:id="1514" w:author="Orion" w:date="2011-07-29T21:29:00Z">
              <w:r>
                <w:rPr>
                  <w:lang w:val="en-US"/>
                </w:rPr>
                <w:t>Objetivo</w:t>
              </w:r>
            </w:ins>
          </w:p>
        </w:tc>
        <w:tc>
          <w:tcPr>
            <w:tcW w:w="5349" w:type="dxa"/>
            <w:tcPrChange w:id="1515" w:author="Orion" w:date="2011-07-29T21:21:00Z">
              <w:tcPr>
                <w:tcW w:w="6378" w:type="dxa"/>
                <w:gridSpan w:val="3"/>
              </w:tcPr>
            </w:tcPrChange>
          </w:tcPr>
          <w:p w14:paraId="0593B975" w14:textId="1816B26A" w:rsidR="00775E1B" w:rsidRPr="00B86FCA" w:rsidRDefault="00B3423A" w:rsidP="007F30B9">
            <w:pPr>
              <w:spacing w:before="240" w:after="120"/>
              <w:jc w:val="both"/>
              <w:rPr>
                <w:ins w:id="1516" w:author="Orion" w:date="2011-07-29T17:57:00Z"/>
                <w:rPrChange w:id="1517" w:author="Orion" w:date="2011-07-30T16:21:00Z">
                  <w:rPr>
                    <w:ins w:id="1518" w:author="Orion" w:date="2011-07-29T17:57:00Z"/>
                    <w:lang w:val="en-US"/>
                  </w:rPr>
                </w:rPrChange>
              </w:rPr>
            </w:pPr>
            <w:ins w:id="1519" w:author="Orion" w:date="2011-07-29T21:28:00Z">
              <w:r w:rsidRPr="00B86FCA">
                <w:rPr>
                  <w:rStyle w:val="apple-style-span"/>
                  <w:color w:val="000000"/>
                  <w:rPrChange w:id="1520" w:author="Orion" w:date="2011-07-30T16:21:00Z">
                    <w:rPr>
                      <w:rStyle w:val="apple-style-span"/>
                      <w:color w:val="000000"/>
                      <w:lang w:val="en-US"/>
                    </w:rPr>
                  </w:rPrChange>
                </w:rPr>
                <w:t xml:space="preserve">De acuerdo con el model BDI un objetivo es un deseo que el </w:t>
              </w:r>
            </w:ins>
            <w:ins w:id="1521" w:author="Orion" w:date="2011-07-29T21:29:00Z">
              <w:r w:rsidRPr="00B86FCA">
                <w:rPr>
                  <w:rStyle w:val="apple-style-span"/>
                  <w:color w:val="000000"/>
                </w:rPr>
                <w:t xml:space="preserve">agente persigue. </w:t>
              </w:r>
              <w:r w:rsidRPr="00370148">
                <w:rPr>
                  <w:rStyle w:val="apple-style-span"/>
                  <w:color w:val="000000"/>
                  <w:rPrChange w:id="1522" w:author="Orion" w:date="2011-07-29T21:30:00Z">
                    <w:rPr>
                      <w:rStyle w:val="apple-style-span"/>
                      <w:color w:val="000000"/>
                      <w:lang w:val="en-US"/>
                    </w:rPr>
                  </w:rPrChange>
                </w:rPr>
                <w:t xml:space="preserve">En planificación, un objetivo </w:t>
              </w:r>
              <w:r w:rsidR="00370148" w:rsidRPr="00370148">
                <w:rPr>
                  <w:rStyle w:val="apple-style-span"/>
                  <w:color w:val="000000"/>
                  <w:rPrChange w:id="1523" w:author="Orion" w:date="2011-07-29T21:30:00Z">
                    <w:rPr>
                      <w:rStyle w:val="apple-style-span"/>
                      <w:color w:val="000000"/>
                      <w:lang w:val="en-US"/>
                    </w:rPr>
                  </w:rPrChange>
                </w:rPr>
                <w:t>se representa por un estado. Aqu</w:t>
              </w:r>
            </w:ins>
            <w:ins w:id="1524" w:author="Orion" w:date="2011-07-29T21:30:00Z">
              <w:r w:rsidR="00370148" w:rsidRPr="00370148">
                <w:rPr>
                  <w:rStyle w:val="apple-style-span"/>
                  <w:color w:val="000000"/>
                  <w:rPrChange w:id="1525" w:author="Orion" w:date="2011-07-29T21:30:00Z">
                    <w:rPr>
                      <w:rStyle w:val="apple-style-span"/>
                      <w:color w:val="000000"/>
                      <w:lang w:val="en-US"/>
                    </w:rPr>
                  </w:rPrChange>
                </w:rPr>
                <w:t xml:space="preserve">í </w:t>
              </w:r>
              <w:r w:rsidR="00370148" w:rsidRPr="007F30B9">
                <w:rPr>
                  <w:rStyle w:val="apple-style-span"/>
                  <w:color w:val="000000"/>
                </w:rPr>
                <w:t xml:space="preserve">un </w:t>
              </w:r>
              <w:r w:rsidR="00370148" w:rsidRPr="007F30B9">
                <w:rPr>
                  <w:rStyle w:val="apple-style-span"/>
                  <w:color w:val="000000"/>
                </w:rPr>
                <w:lastRenderedPageBreak/>
                <w:t>objetivo es una entidad p</w:t>
              </w:r>
              <w:r w:rsidR="00370148">
                <w:rPr>
                  <w:rStyle w:val="apple-style-span"/>
                  <w:color w:val="000000"/>
                </w:rPr>
                <w:t>or</w:t>
              </w:r>
              <w:r w:rsidR="00370148" w:rsidRPr="00370148">
                <w:rPr>
                  <w:rStyle w:val="apple-style-span"/>
                  <w:color w:val="000000"/>
                  <w:rPrChange w:id="1526"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527" w:author="Orion" w:date="2011-07-29T21:31:00Z">
              <w:r w:rsidR="00370148">
                <w:rPr>
                  <w:rStyle w:val="apple-style-span"/>
                  <w:color w:val="000000"/>
                </w:rPr>
                <w:t>puede estar relacionada con una representación de los estado</w:t>
              </w:r>
            </w:ins>
            <w:ins w:id="1528" w:author="Orion" w:date="2011-07-29T21:33:00Z">
              <w:r w:rsidR="00370148">
                <w:rPr>
                  <w:rStyle w:val="apple-style-span"/>
                  <w:color w:val="000000"/>
                </w:rPr>
                <w:t>s</w:t>
              </w:r>
            </w:ins>
            <w:ins w:id="1529" w:author="Orion" w:date="2011-07-29T21:31:00Z">
              <w:r w:rsidR="00370148">
                <w:rPr>
                  <w:rStyle w:val="apple-style-span"/>
                  <w:color w:val="000000"/>
                </w:rPr>
                <w:t xml:space="preserve"> existente</w:t>
              </w:r>
            </w:ins>
            <w:ins w:id="1530" w:author="Orion" w:date="2011-07-29T21:32:00Z">
              <w:r w:rsidR="00370148">
                <w:rPr>
                  <w:rStyle w:val="apple-style-span"/>
                  <w:color w:val="000000"/>
                </w:rPr>
                <w:t>s usando tareas para satisfac</w:t>
              </w:r>
            </w:ins>
            <w:ins w:id="1531" w:author="Orion" w:date="2011-07-29T21:33:00Z">
              <w:r w:rsidR="00370148">
                <w:rPr>
                  <w:rStyle w:val="apple-style-span"/>
                  <w:color w:val="000000"/>
                </w:rPr>
                <w:t>er las</w:t>
              </w:r>
            </w:ins>
            <w:ins w:id="1532" w:author="Orion" w:date="2011-07-29T21:32:00Z">
              <w:r w:rsidR="00370148">
                <w:rPr>
                  <w:rStyle w:val="apple-style-span"/>
                  <w:color w:val="000000"/>
                </w:rPr>
                <w:t xml:space="preserve"> relaciones</w:t>
              </w:r>
            </w:ins>
            <w:ins w:id="1533" w:author="Orion" w:date="2011-07-29T21:33:00Z">
              <w:r w:rsidR="00370148">
                <w:rPr>
                  <w:rStyle w:val="apple-style-span"/>
                  <w:color w:val="000000"/>
                </w:rPr>
                <w:t xml:space="preserve">. Estas relaciones contienen referencias a descripciones de estados mentales de los agentes, </w:t>
              </w:r>
            </w:ins>
            <w:ins w:id="1534" w:author="Orion" w:date="2011-07-29T21:43:00Z">
              <w:r w:rsidR="00DD06ED">
                <w:rPr>
                  <w:rStyle w:val="apple-style-span"/>
                  <w:color w:val="000000"/>
                </w:rPr>
                <w:t>así</w:t>
              </w:r>
            </w:ins>
            <w:ins w:id="1535" w:author="Orion" w:date="2011-07-29T21:33:00Z">
              <w:r w:rsidR="00370148">
                <w:rPr>
                  <w:rStyle w:val="apple-style-span"/>
                  <w:color w:val="000000"/>
                </w:rPr>
                <w:t xml:space="preserve"> que se refieren la imagen del mundo que </w:t>
              </w:r>
            </w:ins>
            <w:ins w:id="1536" w:author="Orion" w:date="2011-07-29T21:34:00Z">
              <w:r w:rsidR="00370148">
                <w:rPr>
                  <w:rStyle w:val="apple-style-span"/>
                  <w:color w:val="000000"/>
                </w:rPr>
                <w:t>tiene ese agente.</w:t>
              </w:r>
            </w:ins>
          </w:p>
        </w:tc>
        <w:tc>
          <w:tcPr>
            <w:tcW w:w="1604" w:type="dxa"/>
            <w:tcPrChange w:id="1537" w:author="Orion" w:date="2011-07-29T21:21:00Z">
              <w:tcPr>
                <w:tcW w:w="1732" w:type="dxa"/>
                <w:gridSpan w:val="2"/>
              </w:tcPr>
            </w:tcPrChange>
          </w:tcPr>
          <w:p w14:paraId="0F3E728E" w14:textId="6EAC2AF7" w:rsidR="00775E1B" w:rsidRPr="00775E1B" w:rsidRDefault="006C254B">
            <w:pPr>
              <w:spacing w:before="240" w:after="120"/>
              <w:jc w:val="center"/>
              <w:rPr>
                <w:ins w:id="1538" w:author="Orion" w:date="2011-07-29T17:57:00Z"/>
                <w:lang w:val="en-US"/>
              </w:rPr>
              <w:pPrChange w:id="1539" w:author="Orion" w:date="2011-07-29T21:22:00Z">
                <w:pPr>
                  <w:spacing w:before="240" w:after="120"/>
                  <w:jc w:val="both"/>
                </w:pPr>
              </w:pPrChange>
            </w:pPr>
            <w:ins w:id="1540" w:author="Orion" w:date="2011-07-29T21:21:00Z">
              <w:r>
                <w:rPr>
                  <w:noProof/>
                  <w:lang w:eastAsia="es-ES" w:bidi="ar-SA"/>
                </w:rPr>
                <w:lastRenderedPageBreak/>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541" w:author="Orion" w:date="2011-07-29T18:01:00Z"/>
        </w:trPr>
        <w:tc>
          <w:tcPr>
            <w:tcW w:w="2901" w:type="dxa"/>
            <w:tcPrChange w:id="1542" w:author="Orion" w:date="2011-07-29T21:21:00Z">
              <w:tcPr>
                <w:tcW w:w="1668" w:type="dxa"/>
              </w:tcPr>
            </w:tcPrChange>
          </w:tcPr>
          <w:p w14:paraId="2E11FC0F" w14:textId="77777777" w:rsidR="00775E1B" w:rsidRDefault="00775E1B">
            <w:pPr>
              <w:spacing w:before="240" w:after="120"/>
              <w:jc w:val="both"/>
              <w:rPr>
                <w:ins w:id="1543" w:author="Orion" w:date="2011-07-29T21:49:00Z"/>
                <w:lang w:val="en-US"/>
              </w:rPr>
            </w:pPr>
            <w:ins w:id="1544" w:author="Orion" w:date="2011-07-29T18:03:00Z">
              <w:r>
                <w:rPr>
                  <w:lang w:val="en-US"/>
                </w:rPr>
                <w:lastRenderedPageBreak/>
                <w:t>FrameFact</w:t>
              </w:r>
            </w:ins>
          </w:p>
          <w:p w14:paraId="7EE79A86" w14:textId="02FF9F26" w:rsidR="008712B6" w:rsidRDefault="008712B6">
            <w:pPr>
              <w:spacing w:before="240" w:after="120"/>
              <w:jc w:val="both"/>
              <w:rPr>
                <w:ins w:id="1545" w:author="Orion" w:date="2011-07-29T18:01:00Z"/>
                <w:lang w:val="en-US"/>
              </w:rPr>
            </w:pPr>
            <w:ins w:id="1546" w:author="Orion" w:date="2011-07-29T21:49:00Z">
              <w:r>
                <w:rPr>
                  <w:lang w:val="en-US"/>
                </w:rPr>
                <w:t>(Hecho)</w:t>
              </w:r>
            </w:ins>
          </w:p>
        </w:tc>
        <w:tc>
          <w:tcPr>
            <w:tcW w:w="5349" w:type="dxa"/>
            <w:tcPrChange w:id="1547" w:author="Orion" w:date="2011-07-29T21:21:00Z">
              <w:tcPr>
                <w:tcW w:w="6378" w:type="dxa"/>
                <w:gridSpan w:val="3"/>
              </w:tcPr>
            </w:tcPrChange>
          </w:tcPr>
          <w:p w14:paraId="16201353" w14:textId="7A684FF5" w:rsidR="00775E1B" w:rsidRPr="007B1D87" w:rsidRDefault="00370148" w:rsidP="007F30B9">
            <w:pPr>
              <w:spacing w:before="240" w:after="120"/>
              <w:jc w:val="both"/>
              <w:rPr>
                <w:ins w:id="1548" w:author="Orion" w:date="2011-07-29T18:01:00Z"/>
                <w:rStyle w:val="apple-style-span"/>
                <w:color w:val="000000"/>
                <w:rPrChange w:id="1549" w:author="Orion" w:date="2011-07-29T21:38:00Z">
                  <w:rPr>
                    <w:ins w:id="1550" w:author="Orion" w:date="2011-07-29T18:01:00Z"/>
                    <w:rStyle w:val="apple-style-span"/>
                    <w:color w:val="000000"/>
                    <w:lang w:val="en-US"/>
                  </w:rPr>
                </w:rPrChange>
              </w:rPr>
            </w:pPr>
            <w:ins w:id="1551" w:author="Orion" w:date="2011-07-29T21:37:00Z">
              <w:r w:rsidRPr="007B1D87">
                <w:rPr>
                  <w:rStyle w:val="apple-style-span"/>
                  <w:color w:val="000000"/>
                  <w:sz w:val="27"/>
                  <w:szCs w:val="27"/>
                  <w:rPrChange w:id="1552"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553"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554" w:author="Orion" w:date="2011-07-29T21:38:00Z">
                    <w:rPr>
                      <w:rStyle w:val="apple-style-span"/>
                      <w:color w:val="000000"/>
                      <w:sz w:val="27"/>
                      <w:szCs w:val="27"/>
                      <w:lang w:val="en-US"/>
                    </w:rPr>
                  </w:rPrChange>
                </w:rPr>
                <w:t>sta entidad general contiene esta información en sus campos.</w:t>
              </w:r>
            </w:ins>
          </w:p>
        </w:tc>
        <w:tc>
          <w:tcPr>
            <w:tcW w:w="1604" w:type="dxa"/>
            <w:tcPrChange w:id="1555" w:author="Orion" w:date="2011-07-29T21:21:00Z">
              <w:tcPr>
                <w:tcW w:w="1732" w:type="dxa"/>
                <w:gridSpan w:val="2"/>
              </w:tcPr>
            </w:tcPrChange>
          </w:tcPr>
          <w:p w14:paraId="67920861" w14:textId="0F5A2D49" w:rsidR="00775E1B" w:rsidRPr="00687F07" w:rsidRDefault="006C254B">
            <w:pPr>
              <w:spacing w:before="240" w:after="120"/>
              <w:jc w:val="center"/>
              <w:rPr>
                <w:ins w:id="1556" w:author="Orion" w:date="2011-07-29T18:01:00Z"/>
                <w:lang w:val="en-US"/>
              </w:rPr>
              <w:pPrChange w:id="1557" w:author="Orion" w:date="2011-07-29T21:22:00Z">
                <w:pPr>
                  <w:spacing w:before="240" w:after="120"/>
                  <w:jc w:val="both"/>
                </w:pPr>
              </w:pPrChange>
            </w:pPr>
            <w:ins w:id="1558"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559" w:author="Orion" w:date="2011-07-29T18:03:00Z"/>
        </w:trPr>
        <w:tc>
          <w:tcPr>
            <w:tcW w:w="2901" w:type="dxa"/>
            <w:tcPrChange w:id="1560" w:author="Orion" w:date="2011-07-29T21:21:00Z">
              <w:tcPr>
                <w:tcW w:w="1668" w:type="dxa"/>
              </w:tcPr>
            </w:tcPrChange>
          </w:tcPr>
          <w:p w14:paraId="2A95FC3D" w14:textId="131880CD" w:rsidR="00775E1B" w:rsidRDefault="008712B6">
            <w:pPr>
              <w:spacing w:before="240" w:after="120"/>
              <w:jc w:val="both"/>
              <w:rPr>
                <w:ins w:id="1561" w:author="Orion" w:date="2011-07-29T18:03:00Z"/>
                <w:lang w:val="en-US"/>
              </w:rPr>
            </w:pPr>
            <w:ins w:id="1562" w:author="Orion" w:date="2011-07-29T18:03:00Z">
              <w:r>
                <w:rPr>
                  <w:lang w:val="en-US"/>
                </w:rPr>
                <w:t>Ta</w:t>
              </w:r>
            </w:ins>
            <w:ins w:id="1563" w:author="Orion" w:date="2011-07-29T21:49:00Z">
              <w:r>
                <w:rPr>
                  <w:lang w:val="en-US"/>
                </w:rPr>
                <w:t>rea</w:t>
              </w:r>
            </w:ins>
          </w:p>
        </w:tc>
        <w:tc>
          <w:tcPr>
            <w:tcW w:w="5349" w:type="dxa"/>
            <w:tcPrChange w:id="1564" w:author="Orion" w:date="2011-07-29T21:21:00Z">
              <w:tcPr>
                <w:tcW w:w="6378" w:type="dxa"/>
                <w:gridSpan w:val="3"/>
              </w:tcPr>
            </w:tcPrChange>
          </w:tcPr>
          <w:p w14:paraId="56FA697B" w14:textId="4009D76B" w:rsidR="00775E1B" w:rsidRPr="00B86FCA" w:rsidRDefault="007B1D87" w:rsidP="007F30B9">
            <w:pPr>
              <w:spacing w:before="240" w:after="120"/>
              <w:jc w:val="both"/>
              <w:rPr>
                <w:ins w:id="1565" w:author="Orion" w:date="2011-07-29T18:03:00Z"/>
                <w:rStyle w:val="apple-style-span"/>
                <w:color w:val="000000"/>
                <w:rPrChange w:id="1566" w:author="Orion" w:date="2011-07-30T16:21:00Z">
                  <w:rPr>
                    <w:ins w:id="1567" w:author="Orion" w:date="2011-07-29T18:03:00Z"/>
                    <w:rStyle w:val="apple-style-span"/>
                    <w:color w:val="000000"/>
                    <w:sz w:val="27"/>
                    <w:szCs w:val="27"/>
                    <w:lang w:val="en-US"/>
                  </w:rPr>
                </w:rPrChange>
              </w:rPr>
            </w:pPr>
            <w:ins w:id="1568" w:author="Orion" w:date="2011-07-29T21:39:00Z">
              <w:r w:rsidRPr="007B1D87">
                <w:rPr>
                  <w:rStyle w:val="apple-style-span"/>
                  <w:color w:val="000000"/>
                  <w:rPrChange w:id="1569"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570"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571" w:author="Orion" w:date="2011-07-29T21:21:00Z">
              <w:tcPr>
                <w:tcW w:w="1732" w:type="dxa"/>
                <w:gridSpan w:val="2"/>
              </w:tcPr>
            </w:tcPrChange>
          </w:tcPr>
          <w:p w14:paraId="5FAD6BCC" w14:textId="08B1799D" w:rsidR="00775E1B" w:rsidRPr="00687F07" w:rsidRDefault="006C254B">
            <w:pPr>
              <w:spacing w:before="240" w:after="120"/>
              <w:jc w:val="center"/>
              <w:rPr>
                <w:ins w:id="1572" w:author="Orion" w:date="2011-07-29T18:03:00Z"/>
                <w:lang w:val="en-US"/>
              </w:rPr>
              <w:pPrChange w:id="1573" w:author="Orion" w:date="2011-07-29T21:22:00Z">
                <w:pPr>
                  <w:spacing w:before="240" w:after="120"/>
                  <w:jc w:val="both"/>
                </w:pPr>
              </w:pPrChange>
            </w:pPr>
            <w:ins w:id="1574"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575" w:author="Orion" w:date="2011-07-29T21:24:00Z"/>
        </w:trPr>
        <w:tc>
          <w:tcPr>
            <w:tcW w:w="2901" w:type="dxa"/>
          </w:tcPr>
          <w:p w14:paraId="20DBCF92" w14:textId="04DDA1A5" w:rsidR="006C254B" w:rsidRPr="007F30B9" w:rsidRDefault="006C254B">
            <w:pPr>
              <w:spacing w:before="240" w:after="120"/>
              <w:jc w:val="both"/>
              <w:rPr>
                <w:ins w:id="1576" w:author="Orion" w:date="2011-07-29T21:24:00Z"/>
                <w:rStyle w:val="apple-style-span"/>
                <w:color w:val="000000"/>
              </w:rPr>
            </w:pPr>
            <w:ins w:id="1577"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578" w:author="Orion" w:date="2011-07-29T21:24:00Z"/>
                <w:rStyle w:val="apple-style-span"/>
                <w:color w:val="000000"/>
                <w:sz w:val="27"/>
                <w:szCs w:val="27"/>
                <w:rPrChange w:id="1579" w:author="Orion" w:date="2011-07-29T21:43:00Z">
                  <w:rPr>
                    <w:ins w:id="1580" w:author="Orion" w:date="2011-07-29T21:24:00Z"/>
                    <w:rStyle w:val="apple-style-span"/>
                    <w:color w:val="000000"/>
                    <w:lang w:val="en-US"/>
                  </w:rPr>
                </w:rPrChange>
              </w:rPr>
            </w:pPr>
            <w:ins w:id="1581" w:author="Orion" w:date="2011-07-29T21:41:00Z">
              <w:r w:rsidRPr="00DD06ED">
                <w:rPr>
                  <w:rStyle w:val="apple-style-span"/>
                  <w:color w:val="000000"/>
                  <w:sz w:val="27"/>
                  <w:szCs w:val="27"/>
                  <w:rPrChange w:id="1582"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583" w:author="Orion" w:date="2011-07-29T21:43:00Z">
              <w:r>
                <w:rPr>
                  <w:rStyle w:val="apple-style-span"/>
                  <w:color w:val="000000"/>
                  <w:sz w:val="27"/>
                  <w:szCs w:val="27"/>
                </w:rPr>
                <w:t xml:space="preserve"> e</w:t>
              </w:r>
            </w:ins>
            <w:ins w:id="1584" w:author="Orion" w:date="2011-07-29T21:41:00Z">
              <w:r w:rsidRPr="00DD06ED">
                <w:rPr>
                  <w:rStyle w:val="apple-style-span"/>
                  <w:color w:val="000000"/>
                  <w:sz w:val="27"/>
                  <w:szCs w:val="27"/>
                  <w:rPrChange w:id="1585" w:author="Orion" w:date="2011-07-29T21:43:00Z">
                    <w:rPr>
                      <w:rStyle w:val="apple-style-span"/>
                      <w:color w:val="000000"/>
                      <w:sz w:val="27"/>
                      <w:szCs w:val="27"/>
                      <w:lang w:val="en-US"/>
                    </w:rPr>
                  </w:rPrChange>
                </w:rPr>
                <w:t xml:space="preserve">s un conjunto de funcionalidades autocontenidas. </w:t>
              </w:r>
              <w:r w:rsidRPr="00DD06ED">
                <w:rPr>
                  <w:rStyle w:val="apple-style-span"/>
                  <w:color w:val="000000"/>
                  <w:sz w:val="27"/>
                  <w:szCs w:val="27"/>
                  <w:rPrChange w:id="1586" w:author="Orion" w:date="2011-07-29T21:42:00Z">
                    <w:rPr>
                      <w:rStyle w:val="apple-style-span"/>
                      <w:color w:val="000000"/>
                      <w:sz w:val="27"/>
                      <w:szCs w:val="27"/>
                      <w:lang w:val="en-US"/>
                    </w:rPr>
                  </w:rPrChange>
                </w:rPr>
                <w:t xml:space="preserve">Cuando un agente juega un rol queremos decir que el agente tiene que ejecutar </w:t>
              </w:r>
            </w:ins>
            <w:ins w:id="1587" w:author="Orion" w:date="2011-07-29T21:42:00Z">
              <w:r w:rsidRPr="007F30B9">
                <w:rPr>
                  <w:rStyle w:val="apple-style-span"/>
                  <w:color w:val="000000"/>
                  <w:sz w:val="27"/>
                  <w:szCs w:val="27"/>
                </w:rPr>
                <w:t>las</w:t>
              </w:r>
              <w:r w:rsidRPr="00DD06ED">
                <w:rPr>
                  <w:rStyle w:val="apple-style-span"/>
                  <w:color w:val="000000"/>
                  <w:sz w:val="27"/>
                  <w:szCs w:val="27"/>
                  <w:rPrChange w:id="1588"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589" w:author="Orion" w:date="2011-07-29T21:41:00Z">
              <w:r w:rsidRPr="00DD06ED">
                <w:rPr>
                  <w:rStyle w:val="apple-style-span"/>
                  <w:color w:val="000000"/>
                  <w:sz w:val="27"/>
                  <w:szCs w:val="27"/>
                  <w:rPrChange w:id="1590" w:author="Orion" w:date="2011-07-29T21:42:00Z">
                    <w:rPr>
                      <w:rStyle w:val="apple-style-span"/>
                      <w:color w:val="000000"/>
                      <w:sz w:val="27"/>
                      <w:szCs w:val="27"/>
                      <w:lang w:val="en-US"/>
                    </w:rPr>
                  </w:rPrChange>
                </w:rPr>
                <w:t xml:space="preserve"> </w:t>
              </w:r>
            </w:ins>
            <w:ins w:id="1591" w:author="Orion" w:date="2011-07-29T21:42:00Z">
              <w:r w:rsidRPr="00DD06ED">
                <w:rPr>
                  <w:rStyle w:val="apple-style-span"/>
                  <w:color w:val="000000"/>
                  <w:sz w:val="27"/>
                  <w:szCs w:val="27"/>
                  <w:rPrChange w:id="1592"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593" w:author="Orion" w:date="2011-07-29T21:24:00Z"/>
                <w:lang w:val="en-US"/>
              </w:rPr>
            </w:pPr>
            <w:ins w:id="1594"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595" w:author="Orion" w:date="2011-07-29T18:04:00Z"/>
        </w:trPr>
        <w:tc>
          <w:tcPr>
            <w:tcW w:w="2901" w:type="dxa"/>
            <w:tcPrChange w:id="1596" w:author="Orion" w:date="2011-07-29T21:21:00Z">
              <w:tcPr>
                <w:tcW w:w="1668" w:type="dxa"/>
              </w:tcPr>
            </w:tcPrChange>
          </w:tcPr>
          <w:p w14:paraId="6E1F9704" w14:textId="1165E09F" w:rsidR="00687F07" w:rsidRPr="008712B6" w:rsidRDefault="008712B6">
            <w:pPr>
              <w:spacing w:before="240" w:after="120"/>
              <w:jc w:val="both"/>
              <w:rPr>
                <w:ins w:id="1597" w:author="Orion" w:date="2011-07-29T18:04:00Z"/>
                <w:color w:val="000000"/>
                <w:rPrChange w:id="1598" w:author="Orion" w:date="2011-07-29T21:50:00Z">
                  <w:rPr>
                    <w:ins w:id="1599" w:author="Orion" w:date="2011-07-29T18:04:00Z"/>
                    <w:lang w:val="en-US"/>
                  </w:rPr>
                </w:rPrChange>
              </w:rPr>
            </w:pPr>
            <w:ins w:id="1600" w:author="Orion" w:date="2011-07-29T21:50:00Z">
              <w:r>
                <w:rPr>
                  <w:rStyle w:val="apple-style-span"/>
                  <w:color w:val="000000"/>
                </w:rPr>
                <w:t>Interacción</w:t>
              </w:r>
            </w:ins>
          </w:p>
        </w:tc>
        <w:tc>
          <w:tcPr>
            <w:tcW w:w="5349" w:type="dxa"/>
            <w:tcPrChange w:id="1601" w:author="Orion" w:date="2011-07-29T21:21:00Z">
              <w:tcPr>
                <w:tcW w:w="6378" w:type="dxa"/>
                <w:gridSpan w:val="3"/>
              </w:tcPr>
            </w:tcPrChange>
          </w:tcPr>
          <w:p w14:paraId="4CF1740E" w14:textId="69F9E248" w:rsidR="00687F07" w:rsidRPr="00DD06ED" w:rsidRDefault="00DD06ED" w:rsidP="007F30B9">
            <w:pPr>
              <w:spacing w:before="240" w:after="120"/>
              <w:jc w:val="both"/>
              <w:rPr>
                <w:ins w:id="1602" w:author="Orion" w:date="2011-07-29T18:04:00Z"/>
                <w:rStyle w:val="apple-style-span"/>
                <w:color w:val="000000"/>
                <w:rPrChange w:id="1603" w:author="Orion" w:date="2011-07-29T21:45:00Z">
                  <w:rPr>
                    <w:ins w:id="1604" w:author="Orion" w:date="2011-07-29T18:04:00Z"/>
                    <w:rStyle w:val="apple-style-span"/>
                    <w:color w:val="000000"/>
                    <w:sz w:val="27"/>
                    <w:szCs w:val="27"/>
                    <w:lang w:val="en-US"/>
                  </w:rPr>
                </w:rPrChange>
              </w:rPr>
            </w:pPr>
            <w:ins w:id="1605" w:author="Orion" w:date="2011-07-29T21:43:00Z">
              <w:r w:rsidRPr="00DD06ED">
                <w:rPr>
                  <w:rStyle w:val="apple-style-span"/>
                  <w:color w:val="000000"/>
                  <w:rPrChange w:id="1606" w:author="Orion" w:date="2011-07-29T21:43:00Z">
                    <w:rPr>
                      <w:rStyle w:val="apple-style-span"/>
                      <w:color w:val="000000"/>
                      <w:lang w:val="en-US"/>
                    </w:rPr>
                  </w:rPrChange>
                </w:rPr>
                <w:t>Representa una interacción entre dos o m</w:t>
              </w:r>
              <w:r w:rsidRPr="007F30B9">
                <w:rPr>
                  <w:rStyle w:val="apple-style-span"/>
                  <w:color w:val="000000"/>
                </w:rPr>
                <w:t>ás agente</w:t>
              </w:r>
            </w:ins>
            <w:ins w:id="1607" w:author="Orion" w:date="2011-07-29T21:45:00Z">
              <w:r>
                <w:rPr>
                  <w:rStyle w:val="apple-style-span"/>
                  <w:color w:val="000000"/>
                </w:rPr>
                <w:t xml:space="preserve"> </w:t>
              </w:r>
            </w:ins>
            <w:ins w:id="1608"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609" w:author="Orion" w:date="2011-07-29T21:45:00Z">
              <w:r>
                <w:rPr>
                  <w:rStyle w:val="apple-style-span"/>
                  <w:color w:val="000000"/>
                </w:rPr>
                <w:t xml:space="preserve"> </w:t>
              </w:r>
            </w:ins>
            <w:ins w:id="1610" w:author="Orion" w:date="2011-07-29T21:43:00Z">
              <w:r>
                <w:rPr>
                  <w:rStyle w:val="apple-style-span"/>
                  <w:color w:val="000000"/>
                </w:rPr>
                <w:t xml:space="preserve">y al menos ha de haber un colaborador. </w:t>
              </w:r>
            </w:ins>
            <w:ins w:id="1611" w:author="Orion" w:date="2011-07-29T21:44:00Z">
              <w:r>
                <w:rPr>
                  <w:rStyle w:val="apple-style-span"/>
                  <w:color w:val="000000"/>
                </w:rPr>
                <w:t xml:space="preserve">Una </w:t>
              </w:r>
            </w:ins>
            <w:ins w:id="1612" w:author="Orion" w:date="2011-07-29T21:45:00Z">
              <w:r>
                <w:rPr>
                  <w:rStyle w:val="apple-style-span"/>
                  <w:color w:val="000000"/>
                </w:rPr>
                <w:t>interacción</w:t>
              </w:r>
            </w:ins>
            <w:ins w:id="1613" w:author="Orion" w:date="2011-07-29T21:44:00Z">
              <w:r>
                <w:rPr>
                  <w:rStyle w:val="apple-style-span"/>
                  <w:color w:val="000000"/>
                </w:rPr>
                <w:t xml:space="preserve"> debe detallar también el objetivo que persigue. Este objetivo debe relacionarse con l</w:t>
              </w:r>
            </w:ins>
            <w:ins w:id="1614" w:author="Orion" w:date="2011-07-29T21:45:00Z">
              <w:r>
                <w:rPr>
                  <w:rStyle w:val="apple-style-span"/>
                  <w:color w:val="000000"/>
                </w:rPr>
                <w:t>o</w:t>
              </w:r>
            </w:ins>
            <w:ins w:id="1615" w:author="Orion" w:date="2011-07-29T21:44:00Z">
              <w:r>
                <w:rPr>
                  <w:rStyle w:val="apple-style-span"/>
                  <w:color w:val="000000"/>
                </w:rPr>
                <w:t xml:space="preserve">s </w:t>
              </w:r>
            </w:ins>
            <w:ins w:id="1616" w:author="Orion" w:date="2011-07-29T21:45:00Z">
              <w:r>
                <w:rPr>
                  <w:rStyle w:val="apple-style-span"/>
                  <w:color w:val="000000"/>
                </w:rPr>
                <w:t>objetivos</w:t>
              </w:r>
            </w:ins>
            <w:ins w:id="1617" w:author="Orion" w:date="2011-07-29T21:44:00Z">
              <w:r>
                <w:rPr>
                  <w:rStyle w:val="apple-style-span"/>
                  <w:color w:val="000000"/>
                </w:rPr>
                <w:t xml:space="preserve"> de los participantes.</w:t>
              </w:r>
            </w:ins>
          </w:p>
        </w:tc>
        <w:tc>
          <w:tcPr>
            <w:tcW w:w="1604" w:type="dxa"/>
            <w:tcPrChange w:id="1618" w:author="Orion" w:date="2011-07-29T21:21:00Z">
              <w:tcPr>
                <w:tcW w:w="1732" w:type="dxa"/>
                <w:gridSpan w:val="2"/>
              </w:tcPr>
            </w:tcPrChange>
          </w:tcPr>
          <w:p w14:paraId="65FE23D0" w14:textId="6B9E8EA0" w:rsidR="00687F07" w:rsidRPr="00687F07" w:rsidRDefault="006C254B">
            <w:pPr>
              <w:spacing w:before="240" w:after="120"/>
              <w:jc w:val="center"/>
              <w:rPr>
                <w:ins w:id="1619" w:author="Orion" w:date="2011-07-29T18:04:00Z"/>
                <w:lang w:val="en-US"/>
              </w:rPr>
              <w:pPrChange w:id="1620" w:author="Orion" w:date="2011-07-29T21:22:00Z">
                <w:pPr>
                  <w:spacing w:before="240" w:after="120"/>
                  <w:jc w:val="both"/>
                </w:pPr>
              </w:pPrChange>
            </w:pPr>
            <w:ins w:id="1621"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622" w:author="Orion" w:date="2011-07-29T21:20:00Z"/>
        </w:trPr>
        <w:tc>
          <w:tcPr>
            <w:tcW w:w="2901" w:type="dxa"/>
            <w:tcPrChange w:id="1623" w:author="Orion" w:date="2011-07-29T21:21:00Z">
              <w:tcPr>
                <w:tcW w:w="1668" w:type="dxa"/>
              </w:tcPr>
            </w:tcPrChange>
          </w:tcPr>
          <w:p w14:paraId="0505532E" w14:textId="75D8D28B" w:rsidR="006C254B" w:rsidRPr="00F06044" w:rsidRDefault="008712B6">
            <w:pPr>
              <w:spacing w:before="240" w:after="120"/>
              <w:jc w:val="both"/>
              <w:rPr>
                <w:ins w:id="1624" w:author="Orion" w:date="2011-07-29T21:20:00Z"/>
                <w:rStyle w:val="apple-style-span"/>
                <w:color w:val="000000"/>
              </w:rPr>
            </w:pPr>
            <w:ins w:id="1625" w:author="Orion" w:date="2011-07-29T21:50:00Z">
              <w:r>
                <w:rPr>
                  <w:rStyle w:val="apple-style-span"/>
                  <w:color w:val="000000"/>
                </w:rPr>
                <w:t xml:space="preserve">Especificación </w:t>
              </w:r>
            </w:ins>
            <w:ins w:id="1626" w:author="Orion" w:date="2011-07-29T21:20:00Z">
              <w:r w:rsidRPr="007F30B9">
                <w:rPr>
                  <w:rStyle w:val="apple-style-span"/>
                  <w:color w:val="000000"/>
                </w:rPr>
                <w:t>GRASIA</w:t>
              </w:r>
            </w:ins>
          </w:p>
        </w:tc>
        <w:tc>
          <w:tcPr>
            <w:tcW w:w="5349" w:type="dxa"/>
            <w:tcPrChange w:id="1627" w:author="Orion" w:date="2011-07-29T21:21:00Z">
              <w:tcPr>
                <w:tcW w:w="6378" w:type="dxa"/>
                <w:gridSpan w:val="3"/>
              </w:tcPr>
            </w:tcPrChange>
          </w:tcPr>
          <w:p w14:paraId="3854B3F3" w14:textId="63606A5F" w:rsidR="006C254B" w:rsidRPr="008712B6" w:rsidRDefault="008712B6" w:rsidP="00775E1B">
            <w:pPr>
              <w:spacing w:before="240" w:after="120"/>
              <w:jc w:val="both"/>
              <w:rPr>
                <w:ins w:id="1628" w:author="Orion" w:date="2011-07-29T21:20:00Z"/>
                <w:rStyle w:val="apple-style-span"/>
                <w:color w:val="000000"/>
                <w:rPrChange w:id="1629" w:author="Orion" w:date="2011-07-29T21:49:00Z">
                  <w:rPr>
                    <w:ins w:id="1630" w:author="Orion" w:date="2011-07-29T21:20:00Z"/>
                    <w:rStyle w:val="apple-style-span"/>
                    <w:color w:val="000000"/>
                    <w:lang w:val="en-US"/>
                  </w:rPr>
                </w:rPrChange>
              </w:rPr>
            </w:pPr>
            <w:ins w:id="1631" w:author="Orion" w:date="2011-07-29T21:46:00Z">
              <w:r w:rsidRPr="00B86FCA">
                <w:rPr>
                  <w:rStyle w:val="apple-style-span"/>
                  <w:color w:val="000000"/>
                  <w:rPrChange w:id="1632"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633" w:author="Orion" w:date="2011-07-29T21:47:00Z">
                    <w:rPr>
                      <w:rStyle w:val="apple-style-span"/>
                      <w:color w:val="000000"/>
                      <w:lang w:val="en-US"/>
                    </w:rPr>
                  </w:rPrChange>
                </w:rPr>
                <w:t xml:space="preserve">Esta descripción permite hablar de </w:t>
              </w:r>
            </w:ins>
            <w:ins w:id="1634" w:author="Orion" w:date="2011-07-29T21:47:00Z">
              <w:r>
                <w:rPr>
                  <w:rStyle w:val="apple-style-span"/>
                  <w:color w:val="000000"/>
                </w:rPr>
                <w:t xml:space="preserve">la </w:t>
              </w:r>
            </w:ins>
            <w:ins w:id="1635" w:author="Orion" w:date="2011-07-29T21:46:00Z">
              <w:r w:rsidRPr="008712B6">
                <w:rPr>
                  <w:rStyle w:val="apple-style-span"/>
                  <w:color w:val="000000"/>
                  <w:rPrChange w:id="1636" w:author="Orion" w:date="2011-07-29T21:47:00Z">
                    <w:rPr>
                      <w:rStyle w:val="apple-style-span"/>
                      <w:color w:val="000000"/>
                      <w:lang w:val="en-US"/>
                    </w:rPr>
                  </w:rPrChange>
                </w:rPr>
                <w:t>tecnolog</w:t>
              </w:r>
            </w:ins>
            <w:ins w:id="1637"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638" w:author="Orion" w:date="2011-07-29T21:48:00Z">
              <w:r>
                <w:rPr>
                  <w:rStyle w:val="apple-style-span"/>
                  <w:color w:val="000000"/>
                </w:rPr>
                <w:t xml:space="preserve">Donde se especificará que tareas tienen que ejecutarse y cuando, y </w:t>
              </w:r>
            </w:ins>
            <w:ins w:id="1639" w:author="Orion" w:date="2011-07-29T21:49:00Z">
              <w:r>
                <w:rPr>
                  <w:rStyle w:val="apple-style-span"/>
                  <w:color w:val="000000"/>
                </w:rPr>
                <w:t>cuál</w:t>
              </w:r>
            </w:ins>
            <w:ins w:id="1640" w:author="Orion" w:date="2011-07-29T21:48:00Z">
              <w:r>
                <w:rPr>
                  <w:rStyle w:val="apple-style-span"/>
                  <w:color w:val="000000"/>
                </w:rPr>
                <w:t xml:space="preserve"> es el orden de ejecuci</w:t>
              </w:r>
            </w:ins>
            <w:ins w:id="1641" w:author="Orion" w:date="2011-07-29T21:49:00Z">
              <w:r>
                <w:rPr>
                  <w:rStyle w:val="apple-style-span"/>
                  <w:color w:val="000000"/>
                </w:rPr>
                <w:t>ón de los diferentes pasos de la interacción.</w:t>
              </w:r>
            </w:ins>
          </w:p>
        </w:tc>
        <w:tc>
          <w:tcPr>
            <w:tcW w:w="1604" w:type="dxa"/>
            <w:tcPrChange w:id="1642" w:author="Orion" w:date="2011-07-29T21:21:00Z">
              <w:tcPr>
                <w:tcW w:w="1732" w:type="dxa"/>
                <w:gridSpan w:val="2"/>
              </w:tcPr>
            </w:tcPrChange>
          </w:tcPr>
          <w:p w14:paraId="24883983" w14:textId="05FA5FA5" w:rsidR="006C254B" w:rsidRPr="00687F07" w:rsidRDefault="006C254B">
            <w:pPr>
              <w:spacing w:before="240" w:after="120"/>
              <w:jc w:val="center"/>
              <w:rPr>
                <w:ins w:id="1643" w:author="Orion" w:date="2011-07-29T21:20:00Z"/>
                <w:lang w:val="en-US"/>
              </w:rPr>
              <w:pPrChange w:id="1644" w:author="Orion" w:date="2011-07-29T21:22:00Z">
                <w:pPr>
                  <w:spacing w:before="240" w:after="120"/>
                  <w:jc w:val="both"/>
                </w:pPr>
              </w:pPrChange>
            </w:pPr>
            <w:ins w:id="1645"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646" w:author="Orion" w:date="2011-07-29T21:13:00Z"/>
        </w:trPr>
        <w:tc>
          <w:tcPr>
            <w:tcW w:w="2901" w:type="dxa"/>
            <w:tcPrChange w:id="1647" w:author="Orion" w:date="2011-07-29T21:21:00Z">
              <w:tcPr>
                <w:tcW w:w="1668" w:type="dxa"/>
              </w:tcPr>
            </w:tcPrChange>
          </w:tcPr>
          <w:p w14:paraId="7DB9E2D4" w14:textId="51D9ECDF" w:rsidR="0033358D" w:rsidRPr="007F30B9" w:rsidRDefault="008712B6" w:rsidP="007F30B9">
            <w:pPr>
              <w:spacing w:before="240" w:after="120"/>
              <w:jc w:val="both"/>
              <w:rPr>
                <w:ins w:id="1648" w:author="Orion" w:date="2011-07-29T21:13:00Z"/>
                <w:rStyle w:val="apple-style-span"/>
                <w:color w:val="000000"/>
              </w:rPr>
            </w:pPr>
            <w:ins w:id="1649" w:author="Orion" w:date="2011-07-29T21:50:00Z">
              <w:r>
                <w:rPr>
                  <w:rStyle w:val="apple-style-span"/>
                  <w:color w:val="000000"/>
                </w:rPr>
                <w:t>Aplicación de Entorno</w:t>
              </w:r>
            </w:ins>
          </w:p>
        </w:tc>
        <w:tc>
          <w:tcPr>
            <w:tcW w:w="5349" w:type="dxa"/>
            <w:tcPrChange w:id="1650" w:author="Orion" w:date="2011-07-29T21:21:00Z">
              <w:tcPr>
                <w:tcW w:w="6378" w:type="dxa"/>
                <w:gridSpan w:val="3"/>
              </w:tcPr>
            </w:tcPrChange>
          </w:tcPr>
          <w:p w14:paraId="5F3FDE51" w14:textId="189CC7BE" w:rsidR="0033358D" w:rsidRPr="006C6716" w:rsidRDefault="006C6716" w:rsidP="00775E1B">
            <w:pPr>
              <w:spacing w:before="240" w:after="120"/>
              <w:jc w:val="both"/>
              <w:rPr>
                <w:ins w:id="1651" w:author="Orion" w:date="2011-07-29T21:13:00Z"/>
                <w:rStyle w:val="apple-style-span"/>
                <w:color w:val="000000"/>
                <w:rPrChange w:id="1652" w:author="Orion" w:date="2011-07-29T21:54:00Z">
                  <w:rPr>
                    <w:ins w:id="1653" w:author="Orion" w:date="2011-07-29T21:13:00Z"/>
                    <w:rStyle w:val="apple-style-span"/>
                    <w:color w:val="000000"/>
                    <w:lang w:val="en-US"/>
                  </w:rPr>
                </w:rPrChange>
              </w:rPr>
            </w:pPr>
            <w:ins w:id="1654" w:author="Orion" w:date="2011-07-29T21:51:00Z">
              <w:r w:rsidRPr="006C6716">
                <w:rPr>
                  <w:rStyle w:val="apple-style-span"/>
                  <w:color w:val="000000"/>
                  <w:rPrChange w:id="1655"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656" w:author="Orion" w:date="2011-07-29T21:52:00Z">
              <w:r>
                <w:rPr>
                  <w:rStyle w:val="apple-style-span"/>
                  <w:color w:val="000000"/>
                </w:rPr>
                <w:t>ón está contenida en un</w:t>
              </w:r>
            </w:ins>
            <w:ins w:id="1657" w:author="Orion" w:date="2011-07-29T21:58:00Z">
              <w:r>
                <w:rPr>
                  <w:rStyle w:val="apple-style-span"/>
                  <w:color w:val="000000"/>
                </w:rPr>
                <w:t xml:space="preserve"> </w:t>
              </w:r>
            </w:ins>
            <w:ins w:id="1658" w:author="Orion" w:date="2011-07-29T21:52:00Z">
              <w:r>
                <w:rPr>
                  <w:rStyle w:val="apple-style-span"/>
                  <w:color w:val="000000"/>
                </w:rPr>
                <w:t xml:space="preserve">elemento que no es un agente, ni un recurso. </w:t>
              </w:r>
            </w:ins>
            <w:ins w:id="1659" w:author="Orion" w:date="2011-07-29T21:53:00Z">
              <w:r>
                <w:rPr>
                  <w:rStyle w:val="apple-style-span"/>
                  <w:color w:val="000000"/>
                </w:rPr>
                <w:t xml:space="preserve">En las aplicaciones se pueden crear métodos y relacionarlas con agentes. Las aplicaciones </w:t>
              </w:r>
            </w:ins>
            <w:ins w:id="1660" w:author="Orion" w:date="2011-07-29T21:54:00Z">
              <w:r>
                <w:rPr>
                  <w:rStyle w:val="apple-style-span"/>
                  <w:color w:val="000000"/>
                </w:rPr>
                <w:t>representan</w:t>
              </w:r>
            </w:ins>
            <w:ins w:id="1661" w:author="Orion" w:date="2011-07-29T21:53:00Z">
              <w:r>
                <w:rPr>
                  <w:rStyle w:val="apple-style-span"/>
                  <w:color w:val="000000"/>
                </w:rPr>
                <w:t xml:space="preserve"> percepciones de los agentes.</w:t>
              </w:r>
            </w:ins>
          </w:p>
        </w:tc>
        <w:tc>
          <w:tcPr>
            <w:tcW w:w="1604" w:type="dxa"/>
            <w:tcPrChange w:id="1662" w:author="Orion" w:date="2011-07-29T21:21:00Z">
              <w:tcPr>
                <w:tcW w:w="1732" w:type="dxa"/>
                <w:gridSpan w:val="2"/>
              </w:tcPr>
            </w:tcPrChange>
          </w:tcPr>
          <w:p w14:paraId="3040BAA5" w14:textId="0C3746D9" w:rsidR="0033358D" w:rsidRPr="00687F07" w:rsidRDefault="0033358D">
            <w:pPr>
              <w:spacing w:before="240" w:after="120"/>
              <w:jc w:val="center"/>
              <w:rPr>
                <w:ins w:id="1663" w:author="Orion" w:date="2011-07-29T21:13:00Z"/>
                <w:lang w:val="en-US"/>
              </w:rPr>
              <w:pPrChange w:id="1664" w:author="Orion" w:date="2011-07-29T21:22:00Z">
                <w:pPr>
                  <w:spacing w:before="240" w:after="120"/>
                  <w:jc w:val="both"/>
                </w:pPr>
              </w:pPrChange>
            </w:pPr>
            <w:ins w:id="1665"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666" w:author="Orion" w:date="2011-07-29T21:13:00Z"/>
        </w:trPr>
        <w:tc>
          <w:tcPr>
            <w:tcW w:w="2901" w:type="dxa"/>
            <w:tcPrChange w:id="1667" w:author="Orion" w:date="2011-07-29T21:21:00Z">
              <w:tcPr>
                <w:tcW w:w="1668" w:type="dxa"/>
              </w:tcPr>
            </w:tcPrChange>
          </w:tcPr>
          <w:p w14:paraId="79F295C4" w14:textId="608FD9A6" w:rsidR="0033358D" w:rsidRPr="007F30B9" w:rsidRDefault="006C6716">
            <w:pPr>
              <w:spacing w:before="240" w:after="120"/>
              <w:jc w:val="both"/>
              <w:rPr>
                <w:ins w:id="1668" w:author="Orion" w:date="2011-07-29T21:13:00Z"/>
                <w:rStyle w:val="apple-style-span"/>
                <w:color w:val="000000"/>
              </w:rPr>
            </w:pPr>
            <w:ins w:id="1669" w:author="Orion" w:date="2011-07-29T21:54:00Z">
              <w:r>
                <w:rPr>
                  <w:rStyle w:val="apple-style-span"/>
                  <w:color w:val="000000"/>
                </w:rPr>
                <w:lastRenderedPageBreak/>
                <w:t>Aplicación Interna</w:t>
              </w:r>
            </w:ins>
          </w:p>
        </w:tc>
        <w:tc>
          <w:tcPr>
            <w:tcW w:w="5349" w:type="dxa"/>
            <w:tcPrChange w:id="1670" w:author="Orion" w:date="2011-07-29T21:21:00Z">
              <w:tcPr>
                <w:tcW w:w="6378" w:type="dxa"/>
                <w:gridSpan w:val="3"/>
              </w:tcPr>
            </w:tcPrChange>
          </w:tcPr>
          <w:p w14:paraId="6A686A13" w14:textId="3B532FAB" w:rsidR="0033358D" w:rsidRPr="00B86FCA" w:rsidRDefault="006C6716" w:rsidP="007F30B9">
            <w:pPr>
              <w:spacing w:before="240" w:after="120"/>
              <w:jc w:val="both"/>
              <w:rPr>
                <w:ins w:id="1671" w:author="Orion" w:date="2011-07-29T21:13:00Z"/>
                <w:rStyle w:val="apple-style-span"/>
                <w:color w:val="000000"/>
                <w:rPrChange w:id="1672" w:author="Orion" w:date="2011-07-30T16:21:00Z">
                  <w:rPr>
                    <w:ins w:id="1673" w:author="Orion" w:date="2011-07-29T21:13:00Z"/>
                    <w:rStyle w:val="apple-style-span"/>
                    <w:color w:val="000000"/>
                    <w:lang w:val="en-US"/>
                  </w:rPr>
                </w:rPrChange>
              </w:rPr>
            </w:pPr>
            <w:ins w:id="1674" w:author="Orion" w:date="2011-07-29T21:55:00Z">
              <w:r w:rsidRPr="006C6716">
                <w:rPr>
                  <w:rStyle w:val="apple-style-span"/>
                  <w:color w:val="000000"/>
                  <w:rPrChange w:id="1675"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676"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677" w:author="Orion" w:date="2011-07-29T21:58:00Z">
              <w:r>
                <w:rPr>
                  <w:rStyle w:val="apple-style-span"/>
                  <w:color w:val="000000"/>
                </w:rPr>
                <w:t>está</w:t>
              </w:r>
            </w:ins>
            <w:ins w:id="1678" w:author="Orion" w:date="2011-07-29T21:55:00Z">
              <w:r>
                <w:rPr>
                  <w:rStyle w:val="apple-style-span"/>
                  <w:color w:val="000000"/>
                </w:rPr>
                <w:t xml:space="preserve"> desarrollando.</w:t>
              </w:r>
            </w:ins>
          </w:p>
        </w:tc>
        <w:tc>
          <w:tcPr>
            <w:tcW w:w="1604" w:type="dxa"/>
            <w:tcPrChange w:id="1679" w:author="Orion" w:date="2011-07-29T21:21:00Z">
              <w:tcPr>
                <w:tcW w:w="1732" w:type="dxa"/>
                <w:gridSpan w:val="2"/>
              </w:tcPr>
            </w:tcPrChange>
          </w:tcPr>
          <w:p w14:paraId="42BA4E11" w14:textId="3AB7C971" w:rsidR="0033358D" w:rsidRPr="00687F07" w:rsidRDefault="0033358D">
            <w:pPr>
              <w:spacing w:before="240" w:after="120"/>
              <w:jc w:val="center"/>
              <w:rPr>
                <w:ins w:id="1680" w:author="Orion" w:date="2011-07-29T21:13:00Z"/>
                <w:lang w:val="en-US"/>
              </w:rPr>
              <w:pPrChange w:id="1681" w:author="Orion" w:date="2011-07-29T21:22:00Z">
                <w:pPr>
                  <w:spacing w:before="240" w:after="120"/>
                  <w:jc w:val="both"/>
                </w:pPr>
              </w:pPrChange>
            </w:pPr>
            <w:ins w:id="1682"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683" w:author="Orion" w:date="2011-07-29T21:15:00Z"/>
        </w:trPr>
        <w:tc>
          <w:tcPr>
            <w:tcW w:w="2901" w:type="dxa"/>
            <w:tcPrChange w:id="1684" w:author="Orion" w:date="2011-07-29T21:21:00Z">
              <w:tcPr>
                <w:tcW w:w="1668" w:type="dxa"/>
              </w:tcPr>
            </w:tcPrChange>
          </w:tcPr>
          <w:p w14:paraId="111C7008" w14:textId="0B029D47" w:rsidR="006C6716" w:rsidRDefault="006C6716">
            <w:pPr>
              <w:spacing w:before="240" w:after="120"/>
              <w:jc w:val="both"/>
              <w:rPr>
                <w:ins w:id="1685" w:author="Orion" w:date="2011-07-29T21:56:00Z"/>
                <w:rStyle w:val="apple-style-span"/>
                <w:color w:val="000000"/>
              </w:rPr>
            </w:pPr>
            <w:ins w:id="1686" w:author="Orion" w:date="2011-07-29T21:56:00Z">
              <w:r>
                <w:rPr>
                  <w:rStyle w:val="apple-style-span"/>
                  <w:color w:val="000000"/>
                </w:rPr>
                <w:t>Eventos de Applicacion</w:t>
              </w:r>
            </w:ins>
          </w:p>
          <w:p w14:paraId="76FB295C" w14:textId="12C97699" w:rsidR="0033358D" w:rsidRPr="007F30B9" w:rsidRDefault="0033358D">
            <w:pPr>
              <w:spacing w:before="240" w:after="120"/>
              <w:jc w:val="both"/>
              <w:rPr>
                <w:ins w:id="1687" w:author="Orion" w:date="2011-07-29T21:15:00Z"/>
                <w:rStyle w:val="apple-style-span"/>
                <w:color w:val="000000"/>
              </w:rPr>
            </w:pPr>
            <w:ins w:id="1688" w:author="Orion" w:date="2011-07-29T21:15:00Z">
              <w:r w:rsidRPr="006C254B">
                <w:rPr>
                  <w:rStyle w:val="apple-style-span"/>
                  <w:color w:val="000000"/>
                  <w:rPrChange w:id="1689" w:author="Orion" w:date="2011-07-29T21:21:00Z">
                    <w:rPr>
                      <w:rStyle w:val="apple-style-span"/>
                      <w:color w:val="000000"/>
                      <w:sz w:val="27"/>
                      <w:szCs w:val="27"/>
                    </w:rPr>
                  </w:rPrChange>
                </w:rPr>
                <w:t>ApplicationEventSlots</w:t>
              </w:r>
            </w:ins>
          </w:p>
        </w:tc>
        <w:tc>
          <w:tcPr>
            <w:tcW w:w="5349" w:type="dxa"/>
            <w:tcPrChange w:id="1690" w:author="Orion" w:date="2011-07-29T21:21:00Z">
              <w:tcPr>
                <w:tcW w:w="6378" w:type="dxa"/>
                <w:gridSpan w:val="3"/>
              </w:tcPr>
            </w:tcPrChange>
          </w:tcPr>
          <w:p w14:paraId="1C6EB166" w14:textId="1399F2D6" w:rsidR="0033358D" w:rsidRPr="006C6716" w:rsidRDefault="006C6716" w:rsidP="007F30B9">
            <w:pPr>
              <w:spacing w:before="240" w:after="120"/>
              <w:jc w:val="both"/>
              <w:rPr>
                <w:ins w:id="1691" w:author="Orion" w:date="2011-07-29T21:15:00Z"/>
                <w:rStyle w:val="apple-style-span"/>
                <w:color w:val="000000"/>
                <w:rPrChange w:id="1692" w:author="Orion" w:date="2011-07-29T21:57:00Z">
                  <w:rPr>
                    <w:ins w:id="1693" w:author="Orion" w:date="2011-07-29T21:15:00Z"/>
                    <w:rStyle w:val="apple-style-span"/>
                    <w:color w:val="000000"/>
                    <w:lang w:val="en-US"/>
                  </w:rPr>
                </w:rPrChange>
              </w:rPr>
            </w:pPr>
            <w:ins w:id="1694" w:author="Orion" w:date="2011-07-29T21:56:00Z">
              <w:r w:rsidRPr="006C6716">
                <w:rPr>
                  <w:rStyle w:val="apple-style-span"/>
                  <w:color w:val="000000"/>
                  <w:sz w:val="27"/>
                  <w:szCs w:val="27"/>
                  <w:rPrChange w:id="1695" w:author="Orion" w:date="2011-07-29T21:56:00Z">
                    <w:rPr>
                      <w:rStyle w:val="apple-style-span"/>
                      <w:color w:val="000000"/>
                      <w:sz w:val="27"/>
                      <w:szCs w:val="27"/>
                      <w:lang w:val="en-US"/>
                    </w:rPr>
                  </w:rPrChange>
                </w:rPr>
                <w:t xml:space="preserve">Es un evento producido por </w:t>
              </w:r>
            </w:ins>
            <w:ins w:id="1696" w:author="Orion" w:date="2011-07-29T21:57:00Z">
              <w:r>
                <w:rPr>
                  <w:rStyle w:val="apple-style-span"/>
                  <w:color w:val="000000"/>
                  <w:sz w:val="27"/>
                  <w:szCs w:val="27"/>
                </w:rPr>
                <w:t>una</w:t>
              </w:r>
            </w:ins>
            <w:ins w:id="1697" w:author="Orion" w:date="2011-07-29T21:56:00Z">
              <w:r>
                <w:rPr>
                  <w:rStyle w:val="apple-style-span"/>
                  <w:color w:val="000000"/>
                  <w:sz w:val="27"/>
                  <w:szCs w:val="27"/>
                </w:rPr>
                <w:t xml:space="preserve"> </w:t>
              </w:r>
            </w:ins>
            <w:ins w:id="1698" w:author="Orion" w:date="2011-07-29T21:57:00Z">
              <w:r>
                <w:rPr>
                  <w:rStyle w:val="apple-style-span"/>
                  <w:color w:val="000000"/>
                  <w:sz w:val="27"/>
                  <w:szCs w:val="27"/>
                </w:rPr>
                <w:t>aplicación. Existe un tipo de evento que</w:t>
              </w:r>
            </w:ins>
            <w:ins w:id="1699" w:author="Orion" w:date="2011-07-29T21:58:00Z">
              <w:r>
                <w:rPr>
                  <w:rStyle w:val="apple-style-span"/>
                  <w:color w:val="000000"/>
                  <w:sz w:val="27"/>
                  <w:szCs w:val="27"/>
                </w:rPr>
                <w:t xml:space="preserve"> dispone de una serie de campos donde</w:t>
              </w:r>
            </w:ins>
            <w:ins w:id="1700" w:author="Orion" w:date="2011-07-29T21:57:00Z">
              <w:r>
                <w:rPr>
                  <w:rStyle w:val="apple-style-span"/>
                  <w:color w:val="000000"/>
                  <w:sz w:val="27"/>
                  <w:szCs w:val="27"/>
                </w:rPr>
                <w:t xml:space="preserve"> puede contener informaci</w:t>
              </w:r>
            </w:ins>
            <w:ins w:id="1701" w:author="Orion" w:date="2011-07-29T21:58:00Z">
              <w:r>
                <w:rPr>
                  <w:rStyle w:val="apple-style-span"/>
                  <w:color w:val="000000"/>
                  <w:sz w:val="27"/>
                  <w:szCs w:val="27"/>
                </w:rPr>
                <w:t>ón.</w:t>
              </w:r>
            </w:ins>
          </w:p>
        </w:tc>
        <w:tc>
          <w:tcPr>
            <w:tcW w:w="1604" w:type="dxa"/>
            <w:tcPrChange w:id="1702" w:author="Orion" w:date="2011-07-29T21:21:00Z">
              <w:tcPr>
                <w:tcW w:w="1732" w:type="dxa"/>
                <w:gridSpan w:val="2"/>
              </w:tcPr>
            </w:tcPrChange>
          </w:tcPr>
          <w:p w14:paraId="5D985D03" w14:textId="36DFB7B2" w:rsidR="0033358D" w:rsidRPr="006C6716" w:rsidRDefault="0033358D">
            <w:pPr>
              <w:spacing w:before="240" w:after="120"/>
              <w:jc w:val="center"/>
              <w:rPr>
                <w:ins w:id="1703" w:author="Orion" w:date="2011-07-29T21:15:00Z"/>
                <w:rPrChange w:id="1704" w:author="Orion" w:date="2011-07-29T21:57:00Z">
                  <w:rPr>
                    <w:ins w:id="1705" w:author="Orion" w:date="2011-07-29T21:15:00Z"/>
                    <w:lang w:val="en-US"/>
                  </w:rPr>
                </w:rPrChange>
              </w:rPr>
              <w:pPrChange w:id="1706" w:author="Orion" w:date="2011-07-29T21:22:00Z">
                <w:pPr>
                  <w:spacing w:before="240" w:after="120"/>
                  <w:jc w:val="both"/>
                </w:pPr>
              </w:pPrChange>
            </w:pPr>
            <w:ins w:id="1707"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708" w:author="IO" w:date="2011-07-21T11:22:00Z">
          <w:pPr>
            <w:spacing w:before="120"/>
            <w:jc w:val="both"/>
          </w:pPr>
        </w:pPrChange>
      </w:pPr>
      <w:bookmarkStart w:id="1709" w:name="_Ref299724865"/>
      <w:commentRangeStart w:id="1710"/>
      <w:r w:rsidRPr="00665A8E">
        <w:rPr>
          <w:i w:val="0"/>
          <w:rPrChange w:id="1711" w:author="Orion" w:date="2011-07-29T17:40:00Z">
            <w:rPr/>
          </w:rPrChange>
        </w:rPr>
        <w:t xml:space="preserve">Tabla </w:t>
      </w:r>
      <w:r w:rsidRPr="00665A8E">
        <w:rPr>
          <w:i w:val="0"/>
          <w:rPrChange w:id="1712" w:author="Orion" w:date="2011-07-29T17:40:00Z">
            <w:rPr/>
          </w:rPrChange>
        </w:rPr>
        <w:fldChar w:fldCharType="begin"/>
      </w:r>
      <w:r w:rsidRPr="00665A8E">
        <w:rPr>
          <w:i w:val="0"/>
          <w:rPrChange w:id="1713" w:author="Orion" w:date="2011-07-29T17:40:00Z">
            <w:rPr/>
          </w:rPrChange>
        </w:rPr>
        <w:instrText xml:space="preserve"> SEQ Tabla \* ARABIC </w:instrText>
      </w:r>
      <w:r w:rsidRPr="00665A8E">
        <w:rPr>
          <w:i w:val="0"/>
          <w:rPrChange w:id="1714" w:author="Orion" w:date="2011-07-29T17:40:00Z">
            <w:rPr/>
          </w:rPrChange>
        </w:rPr>
        <w:fldChar w:fldCharType="separate"/>
      </w:r>
      <w:r w:rsidR="00416FF6" w:rsidRPr="00665A8E">
        <w:rPr>
          <w:i w:val="0"/>
          <w:noProof/>
          <w:rPrChange w:id="1715" w:author="Orion" w:date="2011-07-29T17:40:00Z">
            <w:rPr>
              <w:noProof/>
            </w:rPr>
          </w:rPrChange>
        </w:rPr>
        <w:t>1</w:t>
      </w:r>
      <w:r w:rsidRPr="00665A8E">
        <w:rPr>
          <w:i w:val="0"/>
          <w:rPrChange w:id="1716" w:author="Orion" w:date="2011-07-29T17:40:00Z">
            <w:rPr/>
          </w:rPrChange>
        </w:rPr>
        <w:fldChar w:fldCharType="end"/>
      </w:r>
      <w:bookmarkEnd w:id="1709"/>
      <w:r w:rsidRPr="00665A8E">
        <w:rPr>
          <w:i w:val="0"/>
          <w:rPrChange w:id="1717" w:author="Orion" w:date="2011-07-29T17:40:00Z">
            <w:rPr/>
          </w:rPrChange>
        </w:rPr>
        <w:t>. Principales conceptos del lenguaje de modelado de INGENIAS.</w:t>
      </w:r>
      <w:commentRangeEnd w:id="1710"/>
      <w:r w:rsidRPr="00665A8E">
        <w:rPr>
          <w:rStyle w:val="CommentReference"/>
          <w:i w:val="0"/>
          <w:iCs w:val="0"/>
        </w:rPr>
        <w:commentReference w:id="1710"/>
      </w:r>
    </w:p>
    <w:p w14:paraId="4465E8D3" w14:textId="77777777" w:rsidR="007353C8" w:rsidRDefault="007353C8" w:rsidP="00985670">
      <w:pPr>
        <w:spacing w:before="240" w:after="120"/>
        <w:ind w:firstLine="284"/>
        <w:jc w:val="both"/>
        <w:rPr>
          <w:ins w:id="1718" w:author="IO" w:date="2011-07-20T18:40:00Z"/>
        </w:rPr>
      </w:pPr>
    </w:p>
    <w:p w14:paraId="5B9E4518" w14:textId="77777777" w:rsidR="007353C8" w:rsidRDefault="007353C8" w:rsidP="00985670">
      <w:pPr>
        <w:spacing w:before="240" w:after="120"/>
        <w:ind w:firstLine="284"/>
        <w:jc w:val="both"/>
        <w:rPr>
          <w:ins w:id="1719"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720" w:name="_Toc298954510"/>
      <w:bookmarkStart w:id="1721" w:name="_Toc299007681"/>
      <w:bookmarkStart w:id="1722" w:name="_Toc299012039"/>
      <w:bookmarkStart w:id="1723" w:name="_Toc299103587"/>
      <w:bookmarkStart w:id="1724" w:name="_Toc299103960"/>
      <w:bookmarkStart w:id="1725" w:name="_Toc299463785"/>
      <w:bookmarkStart w:id="1726" w:name="_Toc299463869"/>
      <w:bookmarkStart w:id="1727" w:name="_Toc299721470"/>
      <w:bookmarkStart w:id="1728" w:name="_Toc298954511"/>
      <w:bookmarkStart w:id="1729" w:name="_Toc299007682"/>
      <w:bookmarkStart w:id="1730" w:name="_Toc299012040"/>
      <w:bookmarkStart w:id="1731" w:name="_Toc299103588"/>
      <w:bookmarkStart w:id="1732" w:name="_Toc299103961"/>
      <w:bookmarkStart w:id="1733" w:name="_Toc299463786"/>
      <w:bookmarkStart w:id="1734" w:name="_Toc299463870"/>
      <w:bookmarkStart w:id="1735" w:name="_Toc299721471"/>
      <w:bookmarkStart w:id="1736" w:name="_Toc298954512"/>
      <w:bookmarkStart w:id="1737" w:name="_Toc299007683"/>
      <w:bookmarkStart w:id="1738" w:name="_Toc299012041"/>
      <w:bookmarkStart w:id="1739" w:name="_Toc299103589"/>
      <w:bookmarkStart w:id="1740" w:name="_Toc299103962"/>
      <w:bookmarkStart w:id="1741" w:name="_Toc299463787"/>
      <w:bookmarkStart w:id="1742" w:name="_Toc299463871"/>
      <w:bookmarkStart w:id="1743" w:name="_Toc299721472"/>
      <w:bookmarkStart w:id="1744" w:name="_Toc298954513"/>
      <w:bookmarkStart w:id="1745" w:name="_Toc299007684"/>
      <w:bookmarkStart w:id="1746" w:name="_Toc299012042"/>
      <w:bookmarkStart w:id="1747" w:name="_Toc299103590"/>
      <w:bookmarkStart w:id="1748" w:name="_Toc299103963"/>
      <w:bookmarkStart w:id="1749" w:name="_Toc299463788"/>
      <w:bookmarkStart w:id="1750" w:name="_Toc299463872"/>
      <w:bookmarkStart w:id="1751" w:name="_Toc299721473"/>
      <w:bookmarkStart w:id="1752" w:name="_Toc298344412"/>
      <w:bookmarkStart w:id="1753" w:name="_Toc298429467"/>
      <w:bookmarkStart w:id="1754" w:name="_Toc298430333"/>
      <w:bookmarkStart w:id="1755" w:name="_Toc298516039"/>
      <w:bookmarkStart w:id="1756" w:name="_Toc298690989"/>
      <w:bookmarkStart w:id="1757" w:name="_Toc298700811"/>
      <w:bookmarkStart w:id="1758" w:name="_Toc298752132"/>
      <w:bookmarkStart w:id="1759" w:name="_Toc298757512"/>
      <w:bookmarkStart w:id="1760" w:name="_Toc298777462"/>
      <w:bookmarkStart w:id="1761" w:name="_Toc298787427"/>
      <w:bookmarkStart w:id="1762" w:name="_Toc298944592"/>
      <w:bookmarkStart w:id="1763" w:name="_Toc298954514"/>
      <w:bookmarkStart w:id="1764" w:name="_Toc299007685"/>
      <w:bookmarkStart w:id="1765" w:name="_Toc299012043"/>
      <w:bookmarkStart w:id="1766" w:name="_Toc299103591"/>
      <w:bookmarkStart w:id="1767" w:name="_Toc299103964"/>
      <w:bookmarkStart w:id="1768" w:name="_Toc299463789"/>
      <w:bookmarkStart w:id="1769" w:name="_Toc299463873"/>
      <w:bookmarkStart w:id="1770" w:name="_Toc299721474"/>
      <w:bookmarkStart w:id="1771" w:name="_Ref299107503"/>
      <w:bookmarkStart w:id="1772" w:name="_Toc300138782"/>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r>
        <w:rPr>
          <w:b w:val="0"/>
          <w:sz w:val="52"/>
          <w:szCs w:val="52"/>
        </w:rPr>
        <w:lastRenderedPageBreak/>
        <w:t>Entorno de simulación</w:t>
      </w:r>
      <w:bookmarkEnd w:id="1771"/>
      <w:bookmarkEnd w:id="1772"/>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0A76F4">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0A76F4">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r w:rsidR="003D1DFD" w:rsidRPr="002126EF">
        <w:rPr>
          <w:i/>
        </w:rPr>
        <w:t>Model–</w:t>
      </w:r>
      <w:r w:rsidR="007353C8" w:rsidRPr="002126EF">
        <w:rPr>
          <w:i/>
        </w:rPr>
        <w:t>V</w:t>
      </w:r>
      <w:r w:rsidR="003D1DFD" w:rsidRPr="002126EF">
        <w:rPr>
          <w:i/>
        </w:rPr>
        <w:t>iew–</w:t>
      </w:r>
      <w:r w:rsidR="007353C8" w:rsidRPr="002126EF">
        <w:rPr>
          <w:i/>
        </w:rPr>
        <w:t>C</w:t>
      </w:r>
      <w:r w:rsidR="003D1DFD" w:rsidRPr="002126EF">
        <w:rPr>
          <w:i/>
        </w:rPr>
        <w:t>ontroller</w:t>
      </w:r>
      <w:r w:rsidR="003D1DFD">
        <w:t>)</w:t>
      </w:r>
      <w:sdt>
        <w:sdtPr>
          <w:id w:val="-1454016864"/>
          <w:citation/>
        </w:sdtPr>
        <w:sdtContent>
          <w:r w:rsidR="003D1DFD">
            <w:fldChar w:fldCharType="begin"/>
          </w:r>
          <w:r w:rsidR="003C556D">
            <w:instrText xml:space="preserve">CITATION TMH \l 3082 </w:instrText>
          </w:r>
          <w:r w:rsidR="003D1DFD">
            <w:fldChar w:fldCharType="separate"/>
          </w:r>
          <w:r w:rsidR="000A76F4">
            <w:rPr>
              <w:noProof/>
            </w:rPr>
            <w:t xml:space="preserve"> (68)</w:t>
          </w:r>
          <w:r w:rsidR="003D1DFD">
            <w:fldChar w:fldCharType="end"/>
          </w:r>
        </w:sdtContent>
      </w:sdt>
      <w:r w:rsidR="00ED0467">
        <w:t xml:space="preserve"> de tres capas: lógica, directamente relacionada con los anteriores modelos</w:t>
      </w:r>
      <w:ins w:id="1773"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774" w:name="_Toc298954517"/>
      <w:bookmarkStart w:id="1775" w:name="_Toc299007687"/>
      <w:bookmarkStart w:id="1776" w:name="_Toc299012045"/>
      <w:bookmarkStart w:id="1777" w:name="_Toc299103593"/>
      <w:bookmarkStart w:id="1778" w:name="_Toc299103966"/>
      <w:bookmarkStart w:id="1779" w:name="_Toc299463791"/>
      <w:bookmarkStart w:id="1780" w:name="_Toc299463875"/>
      <w:bookmarkStart w:id="1781" w:name="_Toc299721476"/>
      <w:bookmarkStart w:id="1782" w:name="_Toc298954518"/>
      <w:bookmarkStart w:id="1783" w:name="_Toc299007688"/>
      <w:bookmarkStart w:id="1784" w:name="_Toc299012046"/>
      <w:bookmarkStart w:id="1785" w:name="_Toc299103594"/>
      <w:bookmarkStart w:id="1786" w:name="_Toc299103967"/>
      <w:bookmarkStart w:id="1787" w:name="_Toc299463792"/>
      <w:bookmarkStart w:id="1788" w:name="_Toc299463876"/>
      <w:bookmarkStart w:id="1789" w:name="_Toc299721477"/>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790" w:name="_Ref298953724"/>
      <w:bookmarkStart w:id="1791" w:name="_Toc300138783"/>
      <w:r w:rsidRPr="00AC3841">
        <w:rPr>
          <w:b w:val="0"/>
          <w:sz w:val="44"/>
          <w:szCs w:val="52"/>
        </w:rPr>
        <w:t>Especificación</w:t>
      </w:r>
      <w:bookmarkEnd w:id="1790"/>
      <w:bookmarkEnd w:id="1791"/>
    </w:p>
    <w:p w14:paraId="022CD457" w14:textId="080CB4E9" w:rsidR="00C91DD8" w:rsidRPr="00D2330D" w:rsidRDefault="00D2330D">
      <w:pPr>
        <w:spacing w:after="120"/>
        <w:jc w:val="both"/>
        <w:pPrChange w:id="1792"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793" w:author="IO" w:date="2011-07-20T19:26:00Z">
            <w:rPr/>
          </w:rPrChange>
        </w:rPr>
      </w:pPr>
      <w:bookmarkStart w:id="1794" w:name="_Ref298954304"/>
      <w:bookmarkStart w:id="1795" w:name="_Toc300138784"/>
      <w:commentRangeStart w:id="1796"/>
      <w:r w:rsidRPr="00B86FCA">
        <w:rPr>
          <w:b w:val="0"/>
          <w:sz w:val="36"/>
          <w:szCs w:val="52"/>
        </w:rPr>
        <w:t>Casos de uso</w:t>
      </w:r>
      <w:bookmarkEnd w:id="1794"/>
      <w:commentRangeEnd w:id="1796"/>
      <w:r w:rsidR="00714146">
        <w:rPr>
          <w:rStyle w:val="CommentReference"/>
          <w:b w:val="0"/>
          <w:bCs w:val="0"/>
        </w:rPr>
        <w:commentReference w:id="1796"/>
      </w:r>
      <w:bookmarkEnd w:id="1795"/>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tripulación llegue al destino sana y salv</w:t>
      </w:r>
      <w:r w:rsidR="000A7C4A" w:rsidRPr="006403BD">
        <w:t>a</w:t>
      </w:r>
      <w:r w:rsidR="003F0E57">
        <w:t xml:space="preserve"> (“Arrive Safe And Sound”).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 ,aquí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797" w:name="_Ref292833383"/>
      <w:bookmarkStart w:id="1798" w:name="_Ref292833218"/>
      <w:bookmarkStart w:id="1799" w:name="_Toc295124195"/>
      <w:bookmarkStart w:id="1800" w:name="_Toc299483434"/>
      <w:bookmarkStart w:id="1801" w:name="_Toc300051057"/>
      <w:bookmarkStart w:id="1802" w:name="_Toc300051430"/>
      <w:bookmarkStart w:id="1803" w:name="_Toc300051733"/>
      <w:bookmarkStart w:id="1804" w:name="_Toc300052343"/>
      <w:bookmarkStart w:id="1805" w:name="_Toc300052954"/>
      <w:bookmarkStart w:id="1806" w:name="_Toc300057792"/>
      <w:bookmarkStart w:id="1807" w:name="_Toc300058145"/>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1808" w:author="Orion" w:date="2011-08-02T14:09:00Z">
          <w:r w:rsidR="001335BC">
            <w:rPr>
              <w:noProof/>
            </w:rPr>
            <w:t>3</w:t>
          </w:r>
        </w:ins>
        <w:del w:id="1809" w:author="Orion" w:date="2011-08-02T14:09:00Z">
          <w:r w:rsidR="005C4805" w:rsidDel="001335BC">
            <w:rPr>
              <w:noProof/>
            </w:rPr>
            <w:delText>2</w:delText>
          </w:r>
        </w:del>
      </w:fldSimple>
      <w:bookmarkEnd w:id="1797"/>
      <w:r w:rsidR="00FE466F">
        <w:t>:</w:t>
      </w:r>
      <w:r w:rsidR="00266A4F">
        <w:t xml:space="preserve"> </w:t>
      </w:r>
      <w:r w:rsidR="00FE466F">
        <w:t>Casos de Uso</w:t>
      </w:r>
      <w:bookmarkEnd w:id="1798"/>
      <w:bookmarkEnd w:id="1799"/>
      <w:r w:rsidR="009B75DF">
        <w:t>.</w:t>
      </w:r>
      <w:bookmarkEnd w:id="1800"/>
      <w:bookmarkEnd w:id="1801"/>
      <w:bookmarkEnd w:id="1802"/>
      <w:bookmarkEnd w:id="1803"/>
      <w:bookmarkEnd w:id="1804"/>
      <w:bookmarkEnd w:id="1805"/>
      <w:bookmarkEnd w:id="1806"/>
      <w:bookmarkEnd w:id="1807"/>
    </w:p>
    <w:p w14:paraId="61CB6521" w14:textId="00099E10" w:rsidR="00DF1861" w:rsidRPr="0041442E" w:rsidRDefault="00DF1861" w:rsidP="0041442E">
      <w:pPr>
        <w:pStyle w:val="Heading1"/>
        <w:numPr>
          <w:ilvl w:val="2"/>
          <w:numId w:val="40"/>
        </w:numPr>
        <w:rPr>
          <w:sz w:val="36"/>
          <w:szCs w:val="52"/>
        </w:rPr>
      </w:pPr>
      <w:bookmarkStart w:id="1810" w:name="_Toc299012049"/>
      <w:bookmarkStart w:id="1811" w:name="_Toc299103597"/>
      <w:bookmarkStart w:id="1812" w:name="_Toc299103970"/>
      <w:bookmarkStart w:id="1813" w:name="_Toc299463795"/>
      <w:bookmarkStart w:id="1814" w:name="_Toc299463879"/>
      <w:bookmarkStart w:id="1815" w:name="_Toc299721480"/>
      <w:bookmarkStart w:id="1816" w:name="_Ref298954332"/>
      <w:bookmarkStart w:id="1817" w:name="_Toc300138785"/>
      <w:bookmarkEnd w:id="1810"/>
      <w:bookmarkEnd w:id="1811"/>
      <w:bookmarkEnd w:id="1812"/>
      <w:bookmarkEnd w:id="1813"/>
      <w:bookmarkEnd w:id="1814"/>
      <w:bookmarkEnd w:id="1815"/>
      <w:r w:rsidRPr="0041442E">
        <w:rPr>
          <w:b w:val="0"/>
          <w:sz w:val="36"/>
          <w:szCs w:val="52"/>
        </w:rPr>
        <w:t>Objetivos principales del sistema</w:t>
      </w:r>
      <w:bookmarkEnd w:id="1816"/>
      <w:bookmarkEnd w:id="1817"/>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“Arrive Safe And Sound”</w:t>
      </w:r>
      <w:r w:rsidR="00FF49C3">
        <w:t>, el piloto debe completar el vuelo. El primer paso</w:t>
      </w:r>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“Arrive to Destination”</w:t>
      </w:r>
      <w:r w:rsidR="00FF49C3">
        <w:t xml:space="preserve">, mientras que evitar colisiones </w:t>
      </w:r>
      <w:r w:rsidR="00A743A2" w:rsidRPr="00714146">
        <w:t>se representa en el diagrama por los objetivos “Collision Avoided” y “Conflict Flag Generated”</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Descomposed”</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r w:rsidR="00D95D96" w:rsidRPr="00FF49C3">
        <w:t>DecisionsForLe</w:t>
      </w:r>
      <w:r w:rsidR="002E7BDA" w:rsidRPr="00FF49C3">
        <w:t xml:space="preserve">gMade”.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“Plane Position Updated”</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Plan Completed”</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este objetivo depende de que se haya cumplido el objetivo de tramo completado “Flight Leg Completed”.</w:t>
      </w:r>
    </w:p>
    <w:p w14:paraId="2910A40C" w14:textId="77777777" w:rsidR="00F10B14" w:rsidRDefault="00F10B14" w:rsidP="00FD25D2">
      <w:pPr>
        <w:pStyle w:val="Caption"/>
      </w:pPr>
      <w:bookmarkStart w:id="1818" w:name="_Ref292833412"/>
      <w:bookmarkStart w:id="1819" w:name="_Ref292833348"/>
      <w:bookmarkStart w:id="1820"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821" w:name="_Ref299007518"/>
      <w:bookmarkStart w:id="1822" w:name="_Toc300051058"/>
      <w:bookmarkStart w:id="1823" w:name="_Toc300051431"/>
      <w:bookmarkStart w:id="1824" w:name="_Toc300051734"/>
      <w:bookmarkStart w:id="1825" w:name="_Toc300052344"/>
      <w:bookmarkStart w:id="1826" w:name="_Toc300052955"/>
      <w:bookmarkStart w:id="1827" w:name="_Toc300057793"/>
      <w:bookmarkStart w:id="1828" w:name="_Toc300058146"/>
      <w:r>
        <w:t xml:space="preserve">Figura </w:t>
      </w:r>
      <w:fldSimple w:instr=" SEQ Figura \* ARABIC ">
        <w:ins w:id="1829" w:author="Orion" w:date="2011-08-02T14:09:00Z">
          <w:r w:rsidR="001335BC">
            <w:rPr>
              <w:noProof/>
            </w:rPr>
            <w:t>4</w:t>
          </w:r>
        </w:ins>
        <w:del w:id="1830" w:author="Orion" w:date="2011-08-02T14:09:00Z">
          <w:r w:rsidR="005C4805" w:rsidDel="001335BC">
            <w:rPr>
              <w:noProof/>
            </w:rPr>
            <w:delText>3</w:delText>
          </w:r>
        </w:del>
      </w:fldSimple>
      <w:bookmarkEnd w:id="1818"/>
      <w:bookmarkEnd w:id="1821"/>
      <w:r>
        <w:t>: Diagrama de Objetivos</w:t>
      </w:r>
      <w:bookmarkEnd w:id="1819"/>
      <w:bookmarkEnd w:id="1820"/>
      <w:r w:rsidR="009B75DF">
        <w:t>.</w:t>
      </w:r>
      <w:bookmarkEnd w:id="1822"/>
      <w:bookmarkEnd w:id="1823"/>
      <w:bookmarkEnd w:id="1824"/>
      <w:bookmarkEnd w:id="1825"/>
      <w:bookmarkEnd w:id="1826"/>
      <w:bookmarkEnd w:id="1827"/>
      <w:bookmarkEnd w:id="1828"/>
    </w:p>
    <w:p w14:paraId="04ADDE52" w14:textId="606D89B4" w:rsidR="00F467D2" w:rsidRPr="00810640" w:rsidRDefault="00F467D2" w:rsidP="00810640">
      <w:pPr>
        <w:pStyle w:val="Heading1"/>
        <w:numPr>
          <w:ilvl w:val="2"/>
          <w:numId w:val="40"/>
        </w:numPr>
        <w:rPr>
          <w:i/>
          <w:sz w:val="36"/>
          <w:szCs w:val="52"/>
        </w:rPr>
      </w:pPr>
      <w:bookmarkStart w:id="1831" w:name="_Toc299012051"/>
      <w:bookmarkStart w:id="1832" w:name="_Toc299103599"/>
      <w:bookmarkStart w:id="1833" w:name="_Toc299103972"/>
      <w:bookmarkStart w:id="1834" w:name="_Toc299463797"/>
      <w:bookmarkStart w:id="1835" w:name="_Toc299463881"/>
      <w:bookmarkStart w:id="1836" w:name="_Toc299721482"/>
      <w:bookmarkStart w:id="1837" w:name="_Ref298954399"/>
      <w:bookmarkStart w:id="1838" w:name="_Toc300138786"/>
      <w:bookmarkEnd w:id="1831"/>
      <w:bookmarkEnd w:id="1832"/>
      <w:bookmarkEnd w:id="1833"/>
      <w:bookmarkEnd w:id="1834"/>
      <w:bookmarkEnd w:id="1835"/>
      <w:bookmarkEnd w:id="1836"/>
      <w:r w:rsidRPr="00810640">
        <w:rPr>
          <w:b w:val="0"/>
          <w:sz w:val="36"/>
          <w:szCs w:val="52"/>
        </w:rPr>
        <w:t>Generación y obtención del plan de vuelo</w:t>
      </w:r>
      <w:bookmarkEnd w:id="1837"/>
      <w:bookmarkEnd w:id="1838"/>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Taken”.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“FlightPlanner”</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839" w:name="_Ref294472009"/>
      <w:bookmarkStart w:id="1840" w:name="_Toc295124197"/>
      <w:bookmarkStart w:id="1841" w:name="_Toc299483435"/>
      <w:bookmarkStart w:id="1842" w:name="_Toc300051059"/>
      <w:bookmarkStart w:id="1843" w:name="_Toc300051432"/>
      <w:bookmarkStart w:id="1844" w:name="_Toc300051735"/>
      <w:bookmarkStart w:id="1845" w:name="_Toc300052345"/>
      <w:bookmarkStart w:id="1846" w:name="_Toc300052956"/>
      <w:bookmarkStart w:id="1847" w:name="_Toc300057794"/>
      <w:bookmarkStart w:id="1848" w:name="_Toc300058147"/>
      <w:r>
        <w:t xml:space="preserve">Figura </w:t>
      </w:r>
      <w:fldSimple w:instr=" SEQ Figura \* ARABIC ">
        <w:ins w:id="1849" w:author="Orion" w:date="2011-08-02T14:09:00Z">
          <w:r w:rsidR="001335BC">
            <w:rPr>
              <w:noProof/>
            </w:rPr>
            <w:t>5</w:t>
          </w:r>
        </w:ins>
        <w:del w:id="1850" w:author="Orion" w:date="2011-08-02T14:09:00Z">
          <w:r w:rsidR="005C4805" w:rsidDel="001335BC">
            <w:rPr>
              <w:noProof/>
            </w:rPr>
            <w:delText>4</w:delText>
          </w:r>
        </w:del>
      </w:fldSimple>
      <w:bookmarkEnd w:id="1839"/>
      <w:r>
        <w:t>: Estado Mental "FlightPlanner"</w:t>
      </w:r>
      <w:bookmarkEnd w:id="1840"/>
      <w:bookmarkEnd w:id="1841"/>
      <w:bookmarkEnd w:id="1842"/>
      <w:bookmarkEnd w:id="1843"/>
      <w:bookmarkEnd w:id="1844"/>
      <w:bookmarkEnd w:id="1845"/>
      <w:bookmarkEnd w:id="1846"/>
      <w:bookmarkEnd w:id="1847"/>
      <w:bookmarkEnd w:id="1848"/>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851" w:name="_Ref294472331"/>
      <w:bookmarkStart w:id="1852" w:name="_Toc295124198"/>
      <w:bookmarkStart w:id="1853" w:name="_Toc300051060"/>
      <w:bookmarkStart w:id="1854" w:name="_Toc300051433"/>
      <w:bookmarkStart w:id="1855" w:name="_Toc300051736"/>
      <w:bookmarkStart w:id="1856" w:name="_Toc300052346"/>
      <w:bookmarkStart w:id="1857" w:name="_Toc300052957"/>
      <w:bookmarkStart w:id="1858" w:name="_Toc300057795"/>
      <w:bookmarkStart w:id="1859" w:name="_Toc300058148"/>
      <w:r>
        <w:t xml:space="preserve">Figura </w:t>
      </w:r>
      <w:fldSimple w:instr=" SEQ Figura \* ARABIC ">
        <w:ins w:id="1860" w:author="Orion" w:date="2011-08-02T14:09:00Z">
          <w:r w:rsidR="001335BC">
            <w:rPr>
              <w:noProof/>
            </w:rPr>
            <w:t>6</w:t>
          </w:r>
        </w:ins>
        <w:del w:id="1861" w:author="Orion" w:date="2011-08-02T14:09:00Z">
          <w:r w:rsidR="005C4805" w:rsidDel="001335BC">
            <w:rPr>
              <w:noProof/>
            </w:rPr>
            <w:delText>5</w:delText>
          </w:r>
        </w:del>
      </w:fldSimple>
      <w:bookmarkEnd w:id="1851"/>
      <w:r>
        <w:t>: Tarea de Crear</w:t>
      </w:r>
      <w:r w:rsidR="004772D5">
        <w:t xml:space="preserve"> </w:t>
      </w:r>
      <w:r>
        <w:t>Planes de Vuelo</w:t>
      </w:r>
      <w:bookmarkEnd w:id="1852"/>
      <w:r w:rsidR="009B75DF">
        <w:t>.</w:t>
      </w:r>
      <w:bookmarkEnd w:id="1853"/>
      <w:bookmarkEnd w:id="1854"/>
      <w:bookmarkEnd w:id="1855"/>
      <w:bookmarkEnd w:id="1856"/>
      <w:bookmarkEnd w:id="1857"/>
      <w:bookmarkEnd w:id="1858"/>
      <w:bookmarkEnd w:id="1859"/>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 xml:space="preserve">l “FlightPlanner”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 xml:space="preserve">l “FlightPlanner” </w:t>
      </w:r>
      <w:r w:rsidR="00123AD1">
        <w:t>notifica</w:t>
      </w:r>
      <w:r w:rsidR="00950A84" w:rsidRPr="00214356">
        <w:t xml:space="preserve"> el plan de vuelo al piloto encapsulándolo en un campo del hecho denominado “PlanAnswer”.</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ins w:id="1862" w:author="Orion" w:date="2011-07-31T12:55:00Z">
        <w:r w:rsidR="000742D1">
          <w:t xml:space="preserve"> </w:t>
        </w:r>
      </w:ins>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ins w:id="1863" w:author="Orion" w:date="2011-07-31T12:55:00Z">
        <w:r w:rsidR="000742D1">
          <w:t xml:space="preserve"> </w:t>
        </w:r>
      </w:ins>
      <w:r w:rsidR="00F109C5" w:rsidRPr="00214356">
        <w:t>“Pilot Mind”</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“CreatePilotMind”</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(“CanInitiateStartPlane”)</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 xml:space="preserve">crea otro hecho (“PlanReceived”) en la interacción. Una vez el “FlightPlanner”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el objetivo de “Flight Plan Taken”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19AABB1C" w:rsidR="002259DD" w:rsidRDefault="002944E7" w:rsidP="00252D3F">
      <w:pPr>
        <w:pStyle w:val="Caption"/>
        <w:jc w:val="both"/>
        <w:rPr>
          <w:rFonts w:cs="Times New Roman"/>
          <w:i w:val="0"/>
        </w:rPr>
      </w:pPr>
      <w:bookmarkStart w:id="1864" w:name="_Ref294473939"/>
      <w:bookmarkStart w:id="1865" w:name="_Toc295124199"/>
      <w:bookmarkStart w:id="1866" w:name="_Toc299483436"/>
      <w:bookmarkStart w:id="1867" w:name="_Toc300051061"/>
      <w:bookmarkStart w:id="1868" w:name="_Toc300051434"/>
      <w:bookmarkStart w:id="1869" w:name="_Toc300051737"/>
      <w:bookmarkStart w:id="1870" w:name="_Toc300052347"/>
      <w:bookmarkStart w:id="1871" w:name="_Toc300052958"/>
      <w:bookmarkStart w:id="1872" w:name="_Toc300057796"/>
      <w:bookmarkStart w:id="1873" w:name="_Toc300058149"/>
      <w:commentRangeStart w:id="1874"/>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1875" w:author="Orion" w:date="2011-08-02T14:09:00Z">
        <w:r w:rsidR="001335BC">
          <w:rPr>
            <w:i w:val="0"/>
            <w:iCs w:val="0"/>
            <w:noProof/>
          </w:rPr>
          <w:t>7</w:t>
        </w:r>
      </w:ins>
      <w:del w:id="1876" w:author="Orion" w:date="2011-08-02T14:09:00Z">
        <w:r w:rsidR="005C4805" w:rsidDel="001335BC">
          <w:rPr>
            <w:i w:val="0"/>
            <w:iCs w:val="0"/>
            <w:noProof/>
          </w:rPr>
          <w:delText>6</w:delText>
        </w:r>
      </w:del>
      <w:r w:rsidR="004C462F">
        <w:rPr>
          <w:i w:val="0"/>
          <w:iCs w:val="0"/>
          <w:noProof/>
        </w:rPr>
        <w:fldChar w:fldCharType="end"/>
      </w:r>
      <w:bookmarkEnd w:id="1864"/>
      <w:r>
        <w:t>: Diagrama de Interacción Para Recibir el Plan de Vuelo Inicial</w:t>
      </w:r>
      <w:bookmarkEnd w:id="1865"/>
      <w:r w:rsidR="00214356">
        <w:t>.</w:t>
      </w:r>
      <w:bookmarkEnd w:id="1866"/>
      <w:commentRangeEnd w:id="1874"/>
      <w:r w:rsidR="00123AD1">
        <w:rPr>
          <w:rStyle w:val="CommentReference"/>
          <w:i w:val="0"/>
          <w:iCs w:val="0"/>
        </w:rPr>
        <w:commentReference w:id="1874"/>
      </w:r>
      <w:bookmarkEnd w:id="1867"/>
      <w:bookmarkEnd w:id="1868"/>
      <w:bookmarkEnd w:id="1869"/>
      <w:bookmarkEnd w:id="1870"/>
      <w:bookmarkEnd w:id="1871"/>
      <w:bookmarkEnd w:id="1872"/>
      <w:bookmarkEnd w:id="1873"/>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29A4C4EE" w:rsidR="00F109C5" w:rsidRPr="008A7FB1" w:rsidRDefault="00F109C5" w:rsidP="00026C08">
      <w:pPr>
        <w:pStyle w:val="Caption"/>
        <w:jc w:val="both"/>
      </w:pPr>
      <w:bookmarkStart w:id="1877" w:name="_Ref294475600"/>
      <w:bookmarkStart w:id="1878" w:name="_Toc295124200"/>
      <w:bookmarkStart w:id="1879" w:name="_Toc300051062"/>
      <w:bookmarkStart w:id="1880" w:name="_Toc300051435"/>
      <w:bookmarkStart w:id="1881" w:name="_Toc300051738"/>
      <w:bookmarkStart w:id="1882" w:name="_Toc300052348"/>
      <w:bookmarkStart w:id="1883" w:name="_Toc300052959"/>
      <w:bookmarkStart w:id="1884" w:name="_Toc300057797"/>
      <w:bookmarkStart w:id="1885" w:name="_Toc300058150"/>
      <w:r>
        <w:t xml:space="preserve">Figura </w:t>
      </w:r>
      <w:fldSimple w:instr=" SEQ Figura \* ARABIC ">
        <w:ins w:id="1886" w:author="Orion" w:date="2011-08-02T14:09:00Z">
          <w:r w:rsidR="001335BC">
            <w:rPr>
              <w:noProof/>
            </w:rPr>
            <w:t>8</w:t>
          </w:r>
        </w:ins>
        <w:del w:id="1887" w:author="Orion" w:date="2011-08-02T14:09:00Z">
          <w:r w:rsidR="005C4805" w:rsidDel="001335BC">
            <w:rPr>
              <w:noProof/>
            </w:rPr>
            <w:delText>7</w:delText>
          </w:r>
        </w:del>
      </w:fldSimple>
      <w:bookmarkEnd w:id="1877"/>
      <w:r>
        <w:t>: Creación del Estado Mental Inicial del Piloto</w:t>
      </w:r>
      <w:bookmarkEnd w:id="1878"/>
      <w:r w:rsidR="00214356">
        <w:t>.</w:t>
      </w:r>
      <w:bookmarkEnd w:id="1879"/>
      <w:bookmarkEnd w:id="1880"/>
      <w:bookmarkEnd w:id="1881"/>
      <w:bookmarkEnd w:id="1882"/>
      <w:bookmarkEnd w:id="1883"/>
      <w:bookmarkEnd w:id="1884"/>
      <w:bookmarkEnd w:id="1885"/>
    </w:p>
    <w:p w14:paraId="30637EF2" w14:textId="43E1D034" w:rsidR="00F109C5" w:rsidRPr="008A7FB1" w:rsidRDefault="00AC253C" w:rsidP="008A7FB1">
      <w:pPr>
        <w:pStyle w:val="Heading1"/>
        <w:numPr>
          <w:ilvl w:val="2"/>
          <w:numId w:val="40"/>
        </w:numPr>
        <w:rPr>
          <w:i/>
          <w:sz w:val="36"/>
          <w:szCs w:val="52"/>
        </w:rPr>
      </w:pPr>
      <w:bookmarkStart w:id="1888" w:name="_Toc299012053"/>
      <w:bookmarkStart w:id="1889" w:name="_Toc299103601"/>
      <w:bookmarkStart w:id="1890" w:name="_Toc299103974"/>
      <w:bookmarkStart w:id="1891" w:name="_Toc299463799"/>
      <w:bookmarkStart w:id="1892" w:name="_Toc299463883"/>
      <w:bookmarkStart w:id="1893" w:name="_Toc299721484"/>
      <w:bookmarkStart w:id="1894" w:name="_Ref298954407"/>
      <w:bookmarkStart w:id="1895" w:name="_Toc300138787"/>
      <w:bookmarkEnd w:id="1888"/>
      <w:bookmarkEnd w:id="1889"/>
      <w:bookmarkEnd w:id="1890"/>
      <w:bookmarkEnd w:id="1891"/>
      <w:bookmarkEnd w:id="1892"/>
      <w:bookmarkEnd w:id="1893"/>
      <w:r w:rsidRPr="008A7FB1">
        <w:rPr>
          <w:b w:val="0"/>
          <w:sz w:val="36"/>
          <w:szCs w:val="52"/>
        </w:rPr>
        <w:t>Seguimiento del plan de vuelo</w:t>
      </w:r>
      <w:bookmarkEnd w:id="1894"/>
      <w:bookmarkEnd w:id="1895"/>
    </w:p>
    <w:p w14:paraId="0DC1B788" w14:textId="5C388F31"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(“Take Initial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(“Start Plane”)</w:t>
      </w:r>
      <w:r w:rsidR="003F1EB8" w:rsidRPr="009B75DF">
        <w:t>. Una vez arrancado el avión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Monitoring”)</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 xml:space="preserve">(“Update Plane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(“Check Leg Completed”)</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Plane”)</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(“GoingNextLegWithConflict”)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896"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(“Make and Descompose Decisions”)</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02F11844" w:rsidR="00FD25D2" w:rsidRPr="00810AEF" w:rsidRDefault="004D6716">
      <w:pPr>
        <w:spacing w:before="240" w:after="120"/>
        <w:ind w:firstLine="284"/>
        <w:jc w:val="both"/>
        <w:pPrChange w:id="1897" w:author="IO" w:date="2011-07-21T11:41:00Z">
          <w:pPr>
            <w:jc w:val="both"/>
          </w:pPr>
        </w:pPrChange>
      </w:pPr>
      <w:ins w:id="1898" w:author="IO" w:date="2011-07-21T12:25:00Z">
        <w:r>
          <w:t>Las siguientes secciones detallan</w:t>
        </w:r>
        <w:r w:rsidRPr="009B75DF">
          <w:t xml:space="preserve"> algunas de las tareas mostradas </w:t>
        </w:r>
        <w:r>
          <w:t>aquí</w:t>
        </w:r>
        <w:r w:rsidRPr="009B75DF">
          <w:t>.</w:t>
        </w:r>
        <w:r>
          <w:t xml:space="preserve"> </w:t>
        </w:r>
        <w:del w:id="1899" w:author="Orion" w:date="2011-07-31T13:04:00Z">
          <w:r w:rsidRPr="00810AEF" w:rsidDel="006C7E91">
            <w:delText>La Sección</w:delText>
          </w:r>
        </w:del>
      </w:ins>
      <w:ins w:id="1900" w:author="Orion" w:date="2011-07-31T13:59:00Z">
        <w:r w:rsidR="00626A3B">
          <w:t xml:space="preserve">Así en la </w:t>
        </w:r>
      </w:ins>
      <w:ins w:id="1901" w:author="Orion" w:date="2011-07-31T17:05:00Z">
        <w:r w:rsidR="009D67A5">
          <w:t xml:space="preserve">Sección </w:t>
        </w:r>
      </w:ins>
      <w:ins w:id="1902" w:author="Orion" w:date="2011-07-31T13:59:00Z">
        <w:r w:rsidR="00626A3B">
          <w:fldChar w:fldCharType="begin"/>
        </w:r>
        <w:r w:rsidR="00626A3B">
          <w:instrText xml:space="preserve"> REF _Ref299883327 \r \h </w:instrText>
        </w:r>
      </w:ins>
      <w:ins w:id="1903" w:author="Orion" w:date="2011-07-31T13:59:00Z">
        <w:r w:rsidR="00626A3B">
          <w:fldChar w:fldCharType="separate"/>
        </w:r>
        <w:r w:rsidR="00626A3B">
          <w:t>5.1.4.1</w:t>
        </w:r>
        <w:r w:rsidR="00626A3B">
          <w:fldChar w:fldCharType="end"/>
        </w:r>
        <w:r w:rsidR="00626A3B">
          <w:t xml:space="preserve"> se habla del </w:t>
        </w:r>
      </w:ins>
      <w:ins w:id="1904" w:author="Orion" w:date="2011-07-31T13:46:00Z">
        <w:r w:rsidR="00383FFF" w:rsidRPr="00626A3B">
          <w:rPr>
            <w:i/>
            <w:rPrChange w:id="1905" w:author="Orion" w:date="2011-07-31T13:56:00Z">
              <w:rPr/>
            </w:rPrChange>
          </w:rPr>
          <w:fldChar w:fldCharType="begin"/>
        </w:r>
        <w:r w:rsidR="00383FFF" w:rsidRPr="00626A3B">
          <w:rPr>
            <w:i/>
            <w:rPrChange w:id="1906"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907" w:author="Orion" w:date="2011-07-31T13:56:00Z">
            <w:rPr>
              <w:i/>
            </w:rPr>
          </w:rPrChange>
        </w:rPr>
      </w:r>
      <w:r w:rsidR="00383FFF" w:rsidRPr="00626A3B">
        <w:rPr>
          <w:i/>
          <w:rPrChange w:id="1908" w:author="Orion" w:date="2011-07-31T13:56:00Z">
            <w:rPr/>
          </w:rPrChange>
        </w:rPr>
        <w:fldChar w:fldCharType="separate"/>
      </w:r>
      <w:ins w:id="1909" w:author="Orion" w:date="2011-07-31T13:46:00Z">
        <w:r w:rsidR="00383FFF" w:rsidRPr="00626A3B">
          <w:rPr>
            <w:i/>
            <w:rPrChange w:id="1910" w:author="Orion" w:date="2011-07-31T13:56:00Z">
              <w:rPr>
                <w:b/>
                <w:sz w:val="36"/>
                <w:szCs w:val="52"/>
              </w:rPr>
            </w:rPrChange>
          </w:rPr>
          <w:t>Arranque del avión</w:t>
        </w:r>
        <w:r w:rsidR="00383FFF" w:rsidRPr="00626A3B">
          <w:rPr>
            <w:i/>
            <w:rPrChange w:id="1911" w:author="Orion" w:date="2011-07-31T13:56:00Z">
              <w:rPr/>
            </w:rPrChange>
          </w:rPr>
          <w:fldChar w:fldCharType="end"/>
        </w:r>
      </w:ins>
      <w:ins w:id="1912" w:author="Orion" w:date="2011-07-31T13:59:00Z">
        <w:r w:rsidR="00626A3B">
          <w:t>,</w:t>
        </w:r>
      </w:ins>
      <w:ins w:id="1913" w:author="Orion" w:date="2011-07-31T13:47:00Z">
        <w:r w:rsidR="00383FFF">
          <w:t xml:space="preserve"> </w:t>
        </w:r>
      </w:ins>
      <w:ins w:id="1914" w:author="Orion" w:date="2011-07-31T13:59:00Z">
        <w:r w:rsidR="00626A3B">
          <w:t xml:space="preserve">la </w:t>
        </w:r>
      </w:ins>
      <w:ins w:id="1915" w:author="Orion" w:date="2011-07-31T17:05:00Z">
        <w:r w:rsidR="009D67A5">
          <w:t>S</w:t>
        </w:r>
      </w:ins>
      <w:ins w:id="1916" w:author="Orion" w:date="2011-07-31T13:59:00Z">
        <w:r w:rsidR="00626A3B">
          <w:t xml:space="preserve">ección </w:t>
        </w:r>
      </w:ins>
      <w:ins w:id="1917" w:author="Orion" w:date="2011-07-31T13:46:00Z">
        <w:r w:rsidR="00383FFF">
          <w:fldChar w:fldCharType="begin"/>
        </w:r>
        <w:r w:rsidR="00383FFF">
          <w:instrText xml:space="preserve"> REF _Ref299883336 \r \h </w:instrText>
        </w:r>
      </w:ins>
      <w:r w:rsidR="00383FFF">
        <w:fldChar w:fldCharType="separate"/>
      </w:r>
      <w:ins w:id="1918" w:author="Orion" w:date="2011-07-31T13:46:00Z">
        <w:r w:rsidR="00383FFF">
          <w:t>5.1.4.2</w:t>
        </w:r>
        <w:r w:rsidR="00383FFF">
          <w:fldChar w:fldCharType="end"/>
        </w:r>
      </w:ins>
      <w:ins w:id="1919" w:author="Orion" w:date="2011-07-31T14:00:00Z">
        <w:r w:rsidR="00626A3B">
          <w:t xml:space="preserve"> trata de la </w:t>
        </w:r>
        <w:r w:rsidR="00626A3B" w:rsidRPr="00626A3B">
          <w:rPr>
            <w:i/>
            <w:rPrChange w:id="1920" w:author="Orion" w:date="2011-07-31T14:01:00Z">
              <w:rPr/>
            </w:rPrChange>
          </w:rPr>
          <w:fldChar w:fldCharType="begin"/>
        </w:r>
        <w:r w:rsidR="00626A3B" w:rsidRPr="00626A3B">
          <w:rPr>
            <w:i/>
            <w:rPrChange w:id="1921"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922" w:author="Orion" w:date="2011-07-31T14:01:00Z">
            <w:rPr>
              <w:i/>
            </w:rPr>
          </w:rPrChange>
        </w:rPr>
      </w:r>
      <w:ins w:id="1923" w:author="Orion" w:date="2011-07-31T14:00:00Z">
        <w:r w:rsidR="00626A3B" w:rsidRPr="00626A3B">
          <w:rPr>
            <w:i/>
            <w:rPrChange w:id="1924" w:author="Orion" w:date="2011-07-31T14:01:00Z">
              <w:rPr/>
            </w:rPrChange>
          </w:rPr>
          <w:fldChar w:fldCharType="separate"/>
        </w:r>
        <w:r w:rsidR="00626A3B" w:rsidRPr="00626A3B">
          <w:rPr>
            <w:i/>
            <w:rPrChange w:id="1925" w:author="Orion" w:date="2011-07-31T14:01:00Z">
              <w:rPr>
                <w:sz w:val="28"/>
                <w:szCs w:val="52"/>
              </w:rPr>
            </w:rPrChange>
          </w:rPr>
          <w:t>Descomposición del plan de vuelo</w:t>
        </w:r>
        <w:r w:rsidR="00626A3B" w:rsidRPr="00626A3B">
          <w:rPr>
            <w:i/>
            <w:rPrChange w:id="1926" w:author="Orion" w:date="2011-07-31T14:01:00Z">
              <w:rPr/>
            </w:rPrChange>
          </w:rPr>
          <w:fldChar w:fldCharType="end"/>
        </w:r>
      </w:ins>
      <w:ins w:id="1927" w:author="Orion" w:date="2011-07-31T13:47:00Z">
        <w:r w:rsidR="00383FFF">
          <w:t>,</w:t>
        </w:r>
      </w:ins>
      <w:ins w:id="1928" w:author="Orion" w:date="2011-07-31T14:00:00Z">
        <w:r w:rsidR="00626A3B">
          <w:t xml:space="preserve"> la </w:t>
        </w:r>
      </w:ins>
      <w:ins w:id="1929" w:author="Orion" w:date="2011-07-31T17:05:00Z">
        <w:r w:rsidR="009D67A5">
          <w:t xml:space="preserve">Sección </w:t>
        </w:r>
      </w:ins>
      <w:ins w:id="1930" w:author="Orion" w:date="2011-07-31T14:00:00Z">
        <w:r w:rsidR="00626A3B">
          <w:fldChar w:fldCharType="begin"/>
        </w:r>
        <w:r w:rsidR="00626A3B">
          <w:instrText xml:space="preserve"> REF _Ref299019186 \r \h </w:instrText>
        </w:r>
      </w:ins>
      <w:ins w:id="1931" w:author="Orion" w:date="2011-07-31T14:00:00Z">
        <w:r w:rsidR="00626A3B">
          <w:fldChar w:fldCharType="separate"/>
        </w:r>
        <w:r w:rsidR="00626A3B">
          <w:t>5.1.4.3</w:t>
        </w:r>
        <w:r w:rsidR="00626A3B">
          <w:fldChar w:fldCharType="end"/>
        </w:r>
      </w:ins>
      <w:ins w:id="1932" w:author="Orion" w:date="2011-07-31T13:47:00Z">
        <w:r w:rsidR="00383FFF">
          <w:t xml:space="preserve"> </w:t>
        </w:r>
      </w:ins>
      <w:ins w:id="1933" w:author="Orion" w:date="2011-07-31T14:01:00Z">
        <w:r w:rsidR="00626A3B">
          <w:t xml:space="preserve">versa sobre la </w:t>
        </w:r>
      </w:ins>
      <w:ins w:id="1934" w:author="Orion" w:date="2011-07-31T13:46:00Z">
        <w:r w:rsidR="00383FFF" w:rsidRPr="00626A3B">
          <w:rPr>
            <w:i/>
            <w:rPrChange w:id="1935" w:author="Orion" w:date="2011-07-31T14:03:00Z">
              <w:rPr/>
            </w:rPrChange>
          </w:rPr>
          <w:fldChar w:fldCharType="begin"/>
        </w:r>
        <w:r w:rsidR="00383FFF" w:rsidRPr="00626A3B">
          <w:rPr>
            <w:i/>
            <w:rPrChange w:id="1936"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937" w:author="Orion" w:date="2011-07-31T14:03:00Z">
            <w:rPr>
              <w:i/>
            </w:rPr>
          </w:rPrChange>
        </w:rPr>
      </w:r>
      <w:r w:rsidR="00383FFF" w:rsidRPr="00626A3B">
        <w:rPr>
          <w:i/>
          <w:rPrChange w:id="1938" w:author="Orion" w:date="2011-07-31T14:03:00Z">
            <w:rPr/>
          </w:rPrChange>
        </w:rPr>
        <w:fldChar w:fldCharType="separate"/>
      </w:r>
      <w:ins w:id="1939" w:author="Orion" w:date="2011-07-31T13:46:00Z">
        <w:r w:rsidR="00383FFF" w:rsidRPr="00626A3B">
          <w:rPr>
            <w:i/>
            <w:rPrChange w:id="1940" w:author="Orion" w:date="2011-07-31T14:03:00Z">
              <w:rPr>
                <w:sz w:val="28"/>
                <w:szCs w:val="52"/>
              </w:rPr>
            </w:rPrChange>
          </w:rPr>
          <w:t>Toma de decisiones en un tramo</w:t>
        </w:r>
        <w:r w:rsidR="00383FFF" w:rsidRPr="00626A3B">
          <w:rPr>
            <w:i/>
            <w:rPrChange w:id="1941" w:author="Orion" w:date="2011-07-31T14:03:00Z">
              <w:rPr/>
            </w:rPrChange>
          </w:rPr>
          <w:fldChar w:fldCharType="end"/>
        </w:r>
      </w:ins>
      <w:ins w:id="1942" w:author="Orion" w:date="2011-07-31T13:47:00Z">
        <w:r w:rsidR="00383FFF">
          <w:t>,</w:t>
        </w:r>
      </w:ins>
      <w:ins w:id="1943" w:author="Orion" w:date="2011-07-31T14:02:00Z">
        <w:r w:rsidR="00626A3B">
          <w:t xml:space="preserve"> la </w:t>
        </w:r>
      </w:ins>
      <w:ins w:id="1944" w:author="Orion" w:date="2011-07-31T17:05:00Z">
        <w:r w:rsidR="009D67A5">
          <w:t xml:space="preserve">Sección </w:t>
        </w:r>
      </w:ins>
      <w:ins w:id="1945" w:author="Orion" w:date="2011-07-31T14:02:00Z">
        <w:r w:rsidR="00626A3B">
          <w:fldChar w:fldCharType="begin"/>
        </w:r>
        <w:r w:rsidR="00626A3B">
          <w:instrText xml:space="preserve"> REF _Ref299883361 \r \h </w:instrText>
        </w:r>
      </w:ins>
      <w:ins w:id="1946" w:author="Orion" w:date="2011-07-31T14:02:00Z">
        <w:r w:rsidR="00626A3B">
          <w:fldChar w:fldCharType="separate"/>
        </w:r>
        <w:r w:rsidR="00626A3B">
          <w:t>5.1.4.4</w:t>
        </w:r>
        <w:r w:rsidR="00626A3B">
          <w:fldChar w:fldCharType="end"/>
        </w:r>
        <w:r w:rsidR="00626A3B">
          <w:t xml:space="preserve"> atiende la</w:t>
        </w:r>
      </w:ins>
      <w:ins w:id="1947" w:author="Orion" w:date="2011-07-31T13:47:00Z">
        <w:r w:rsidR="00383FFF">
          <w:t xml:space="preserve"> </w:t>
        </w:r>
        <w:r w:rsidR="00383FFF" w:rsidRPr="00626A3B">
          <w:rPr>
            <w:i/>
            <w:rPrChange w:id="1948" w:author="Orion" w:date="2011-07-31T14:03:00Z">
              <w:rPr/>
            </w:rPrChange>
          </w:rPr>
          <w:fldChar w:fldCharType="begin"/>
        </w:r>
        <w:r w:rsidR="00383FFF" w:rsidRPr="00626A3B">
          <w:rPr>
            <w:i/>
            <w:rPrChange w:id="1949"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950" w:author="Orion" w:date="2011-07-31T14:03:00Z">
            <w:rPr>
              <w:i/>
            </w:rPr>
          </w:rPrChange>
        </w:rPr>
      </w:r>
      <w:r w:rsidR="00383FFF" w:rsidRPr="00626A3B">
        <w:rPr>
          <w:i/>
          <w:rPrChange w:id="1951" w:author="Orion" w:date="2011-07-31T14:03:00Z">
            <w:rPr/>
          </w:rPrChange>
        </w:rPr>
        <w:fldChar w:fldCharType="separate"/>
      </w:r>
      <w:ins w:id="1952" w:author="Orion" w:date="2011-07-31T13:47:00Z">
        <w:r w:rsidR="00383FFF" w:rsidRPr="00626A3B">
          <w:rPr>
            <w:i/>
            <w:rPrChange w:id="1953" w:author="Orion" w:date="2011-07-31T14:03:00Z">
              <w:rPr>
                <w:sz w:val="28"/>
                <w:szCs w:val="52"/>
              </w:rPr>
            </w:rPrChange>
          </w:rPr>
          <w:t>Ejecución de maniobras</w:t>
        </w:r>
        <w:r w:rsidR="00383FFF" w:rsidRPr="00626A3B">
          <w:rPr>
            <w:i/>
            <w:rPrChange w:id="1954" w:author="Orion" w:date="2011-07-31T14:03:00Z">
              <w:rPr/>
            </w:rPrChange>
          </w:rPr>
          <w:fldChar w:fldCharType="end"/>
        </w:r>
        <w:r w:rsidR="00383FFF">
          <w:t xml:space="preserve">, </w:t>
        </w:r>
      </w:ins>
      <w:ins w:id="1955" w:author="Orion" w:date="2011-07-31T14:00:00Z">
        <w:r w:rsidR="00626A3B">
          <w:t xml:space="preserve">y finalmente la sección </w:t>
        </w:r>
      </w:ins>
      <w:ins w:id="1956" w:author="Orion" w:date="2011-07-31T17:05:00Z">
        <w:r w:rsidR="009D67A5">
          <w:t xml:space="preserve">Sección </w:t>
        </w:r>
      </w:ins>
      <w:ins w:id="1957" w:author="Orion" w:date="2011-07-31T14:00:00Z">
        <w:r w:rsidR="00626A3B">
          <w:fldChar w:fldCharType="begin"/>
        </w:r>
        <w:r w:rsidR="00626A3B">
          <w:instrText xml:space="preserve"> REF _Ref299019168 \r \h </w:instrText>
        </w:r>
      </w:ins>
      <w:ins w:id="1958" w:author="Orion" w:date="2011-07-31T14:00:00Z">
        <w:r w:rsidR="00626A3B">
          <w:fldChar w:fldCharType="separate"/>
        </w:r>
        <w:r w:rsidR="00626A3B">
          <w:t>5.1.4.5</w:t>
        </w:r>
        <w:r w:rsidR="00626A3B">
          <w:fldChar w:fldCharType="end"/>
        </w:r>
      </w:ins>
      <w:ins w:id="1959" w:author="Orion" w:date="2011-07-31T14:02:00Z">
        <w:r w:rsidR="00626A3B">
          <w:t xml:space="preserve"> se ocupa de las</w:t>
        </w:r>
      </w:ins>
      <w:ins w:id="1960" w:author="Orion" w:date="2011-07-31T14:00:00Z">
        <w:r w:rsidR="00626A3B">
          <w:t xml:space="preserve"> </w:t>
        </w:r>
      </w:ins>
      <w:ins w:id="1961" w:author="Orion" w:date="2011-07-31T13:47:00Z">
        <w:r w:rsidR="00383FFF" w:rsidRPr="00626A3B">
          <w:rPr>
            <w:i/>
            <w:rPrChange w:id="1962" w:author="Orion" w:date="2011-07-31T14:03:00Z">
              <w:rPr/>
            </w:rPrChange>
          </w:rPr>
          <w:fldChar w:fldCharType="begin"/>
        </w:r>
        <w:r w:rsidR="00383FFF" w:rsidRPr="00626A3B">
          <w:rPr>
            <w:i/>
            <w:rPrChange w:id="1963"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964" w:author="Orion" w:date="2011-07-31T14:03:00Z">
            <w:rPr>
              <w:i/>
            </w:rPr>
          </w:rPrChange>
        </w:rPr>
      </w:r>
      <w:r w:rsidR="00383FFF" w:rsidRPr="00626A3B">
        <w:rPr>
          <w:i/>
          <w:rPrChange w:id="1965" w:author="Orion" w:date="2011-07-31T14:03:00Z">
            <w:rPr/>
          </w:rPrChange>
        </w:rPr>
        <w:fldChar w:fldCharType="separate"/>
      </w:r>
      <w:ins w:id="1966" w:author="Orion" w:date="2011-07-31T13:47:00Z">
        <w:r w:rsidR="00383FFF" w:rsidRPr="00626A3B">
          <w:rPr>
            <w:i/>
            <w:rPrChange w:id="1967" w:author="Orion" w:date="2011-07-31T14:03:00Z">
              <w:rPr>
                <w:sz w:val="28"/>
                <w:szCs w:val="52"/>
              </w:rPr>
            </w:rPrChange>
          </w:rPr>
          <w:t>Comprobaciones tras la maniobra</w:t>
        </w:r>
        <w:r w:rsidR="00383FFF" w:rsidRPr="00626A3B">
          <w:rPr>
            <w:i/>
            <w:rPrChange w:id="1968" w:author="Orion" w:date="2011-07-31T14:03:00Z">
              <w:rPr/>
            </w:rPrChange>
          </w:rPr>
          <w:fldChar w:fldCharType="end"/>
        </w:r>
        <w:r w:rsidR="00383FFF">
          <w:t>.</w:t>
        </w:r>
      </w:ins>
    </w:p>
    <w:p w14:paraId="662AE285" w14:textId="0DFD9FA0" w:rsidR="001A6225" w:rsidDel="005E0EE8" w:rsidRDefault="001A6225" w:rsidP="00252D3F">
      <w:pPr>
        <w:jc w:val="both"/>
        <w:rPr>
          <w:del w:id="1969" w:author="Orion" w:date="2011-08-01T23:07:00Z"/>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30C26D50" w:rsidR="001244FA" w:rsidRDefault="004B01EE" w:rsidP="003679EB">
      <w:pPr>
        <w:jc w:val="both"/>
        <w:rPr>
          <w:rFonts w:cs="Times New Roman"/>
        </w:rPr>
      </w:pPr>
      <w:bookmarkStart w:id="1970" w:name="_Ref294474865"/>
      <w:bookmarkStart w:id="1971" w:name="_Toc295124201"/>
      <w:bookmarkStart w:id="1972" w:name="_Toc299483437"/>
      <w:bookmarkStart w:id="1973" w:name="_Toc300051063"/>
      <w:bookmarkStart w:id="1974" w:name="_Toc300051436"/>
      <w:bookmarkStart w:id="1975" w:name="_Toc300051739"/>
      <w:bookmarkStart w:id="1976" w:name="_Toc300052349"/>
      <w:bookmarkStart w:id="1977" w:name="_Toc300052960"/>
      <w:bookmarkStart w:id="1978" w:name="_Toc300057798"/>
      <w:bookmarkStart w:id="1979" w:name="_Toc300058151"/>
      <w:r>
        <w:t xml:space="preserve">Figura </w:t>
      </w:r>
      <w:fldSimple w:instr=" SEQ Figura \* ARABIC ">
        <w:ins w:id="1980" w:author="Orion" w:date="2011-08-02T14:09:00Z">
          <w:r w:rsidR="001335BC">
            <w:rPr>
              <w:noProof/>
            </w:rPr>
            <w:t>9</w:t>
          </w:r>
        </w:ins>
        <w:del w:id="1981" w:author="Orion" w:date="2011-08-02T14:09:00Z">
          <w:r w:rsidR="005C4805" w:rsidDel="001335BC">
            <w:rPr>
              <w:noProof/>
            </w:rPr>
            <w:delText>8</w:delText>
          </w:r>
        </w:del>
      </w:fldSimple>
      <w:bookmarkEnd w:id="1970"/>
      <w:r w:rsidRPr="00B101B7">
        <w:t xml:space="preserve">: Diagrama de </w:t>
      </w:r>
      <w:r w:rsidR="009E42B3">
        <w:t>Actividad</w:t>
      </w:r>
      <w:r w:rsidR="004D6716">
        <w:t>es</w:t>
      </w:r>
      <w:r w:rsidRPr="00B101B7">
        <w:t xml:space="preserve"> General</w:t>
      </w:r>
      <w:bookmarkEnd w:id="1971"/>
      <w:r w:rsidR="004D6716">
        <w:t>.</w:t>
      </w:r>
      <w:bookmarkEnd w:id="1972"/>
      <w:bookmarkEnd w:id="1973"/>
      <w:bookmarkEnd w:id="1974"/>
      <w:bookmarkEnd w:id="1975"/>
      <w:bookmarkEnd w:id="1976"/>
      <w:bookmarkEnd w:id="1977"/>
      <w:bookmarkEnd w:id="1978"/>
      <w:bookmarkEnd w:id="1979"/>
    </w:p>
    <w:p w14:paraId="290300CA" w14:textId="18EE554A" w:rsidR="004D6716" w:rsidRPr="00242BC0" w:rsidRDefault="004D6716" w:rsidP="00E37F61">
      <w:pPr>
        <w:pStyle w:val="Heading1"/>
        <w:numPr>
          <w:ilvl w:val="3"/>
          <w:numId w:val="40"/>
        </w:numPr>
        <w:rPr>
          <w:b w:val="0"/>
          <w:sz w:val="28"/>
          <w:szCs w:val="52"/>
        </w:rPr>
      </w:pPr>
      <w:bookmarkStart w:id="1982" w:name="_Ref299880855"/>
      <w:bookmarkStart w:id="1983" w:name="_Ref299881300"/>
      <w:bookmarkStart w:id="1984" w:name="_Ref299881320"/>
      <w:bookmarkStart w:id="1985" w:name="_Ref299881325"/>
      <w:bookmarkStart w:id="1986" w:name="_Ref299881328"/>
      <w:bookmarkStart w:id="1987" w:name="_Ref299881332"/>
      <w:bookmarkStart w:id="1988" w:name="_Ref299883299"/>
      <w:bookmarkStart w:id="1989" w:name="_Ref299883302"/>
      <w:bookmarkStart w:id="1990" w:name="_Ref299883308"/>
      <w:bookmarkStart w:id="1991" w:name="_Ref299883324"/>
      <w:bookmarkStart w:id="1992" w:name="_Ref299883327"/>
      <w:bookmarkStart w:id="1993" w:name="_Toc300138788"/>
      <w:r w:rsidRPr="00242BC0">
        <w:rPr>
          <w:b w:val="0"/>
          <w:sz w:val="28"/>
          <w:szCs w:val="52"/>
        </w:rPr>
        <w:t>Arranque del avión</w:t>
      </w:r>
      <w:bookmarkEnd w:id="1982"/>
      <w:bookmarkEnd w:id="1983"/>
      <w:bookmarkEnd w:id="1984"/>
      <w:bookmarkEnd w:id="1985"/>
      <w:bookmarkEnd w:id="1986"/>
      <w:bookmarkEnd w:id="1987"/>
      <w:bookmarkEnd w:id="1988"/>
      <w:bookmarkEnd w:id="1989"/>
      <w:bookmarkEnd w:id="1990"/>
      <w:bookmarkEnd w:id="1991"/>
      <w:bookmarkEnd w:id="1992"/>
      <w:bookmarkEnd w:id="1993"/>
    </w:p>
    <w:p w14:paraId="21119FEA" w14:textId="70796DC0" w:rsidR="00D77B45" w:rsidDel="00EB5E9B" w:rsidRDefault="00D77B45">
      <w:pPr>
        <w:spacing w:after="120"/>
        <w:jc w:val="both"/>
        <w:rPr>
          <w:del w:id="1994" w:author="Orion" w:date="2011-08-01T23:09:00Z"/>
        </w:rPr>
        <w:pPrChange w:id="1995" w:author="Orion" w:date="2011-08-01T23:09:00Z">
          <w:pPr>
            <w:pStyle w:val="Caption"/>
          </w:pPr>
        </w:pPrChange>
      </w:pPr>
      <w:r>
        <w:t xml:space="preserve">Como se vio en la Sección </w:t>
      </w:r>
      <w:r>
        <w:fldChar w:fldCharType="begin"/>
      </w:r>
      <w:r>
        <w:instrText xml:space="preserve"> REF _Ref298954399 \r \h  \* MERGEFORMAT </w:instrText>
      </w:r>
      <w:r>
        <w:fldChar w:fldCharType="separate"/>
      </w:r>
      <w:r w:rsidR="00503590">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“CanInitiateStartPlane”.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 </w:t>
      </w:r>
      <w:r w:rsidRPr="009B75DF">
        <w:fldChar w:fldCharType="begin"/>
      </w:r>
      <w:r w:rsidRPr="009B75DF">
        <w:instrText xml:space="preserve"> REF _Ref294477542 \h </w:instrText>
      </w:r>
      <w:r>
        <w:instrText xml:space="preserve"> \* MERGEFORMAT </w:instrText>
      </w:r>
      <w:r w:rsidRPr="009B75DF">
        <w:fldChar w:fldCharType="separate"/>
      </w:r>
      <w:r w:rsidR="00503590">
        <w:t>Figura 9</w:t>
      </w:r>
      <w:r w:rsidRPr="009B75DF">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“InitiateStartPlane”.</w:t>
      </w:r>
    </w:p>
    <w:p w14:paraId="18C99668" w14:textId="77777777" w:rsidR="00EB5E9B" w:rsidRPr="009B75DF" w:rsidRDefault="00EB5E9B" w:rsidP="00242BC0">
      <w:pPr>
        <w:spacing w:after="120"/>
        <w:jc w:val="both"/>
        <w:rPr>
          <w:ins w:id="1996" w:author="Orion" w:date="2011-08-01T23:10:00Z"/>
        </w:rPr>
      </w:pPr>
    </w:p>
    <w:p w14:paraId="52A52CFA" w14:textId="51E90F91" w:rsidR="00125A3B" w:rsidRDefault="00125A3B">
      <w:pPr>
        <w:spacing w:after="120"/>
        <w:jc w:val="both"/>
        <w:rPr>
          <w:ins w:id="1997" w:author="Orion" w:date="2011-08-01T23:08:00Z"/>
        </w:rPr>
        <w:pPrChange w:id="1998" w:author="Orion" w:date="2011-08-01T23:09:00Z">
          <w:pPr>
            <w:pStyle w:val="Caption"/>
          </w:pPr>
        </w:pPrChange>
      </w:pPr>
      <w:bookmarkStart w:id="1999" w:name="_Ref294477542"/>
      <w:bookmarkStart w:id="2000" w:name="_Toc295124202"/>
      <w:bookmarkStart w:id="2001" w:name="_Toc299483438"/>
    </w:p>
    <w:p w14:paraId="2CBEA8DB" w14:textId="77777777" w:rsidR="00396519" w:rsidRDefault="00396519" w:rsidP="00252D3F">
      <w:pPr>
        <w:pStyle w:val="Caption"/>
        <w:rPr>
          <w:ins w:id="2002" w:author="Orion" w:date="2011-08-01T23:10:00Z"/>
        </w:rPr>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29609DD2" w:rsidR="00CB43DA" w:rsidRDefault="00CB43DA" w:rsidP="00252D3F">
      <w:pPr>
        <w:pStyle w:val="Caption"/>
        <w:rPr>
          <w:ins w:id="2003" w:author="Orion" w:date="2011-08-01T23:07:00Z"/>
          <w:noProof/>
        </w:rPr>
      </w:pPr>
      <w:bookmarkStart w:id="2004" w:name="_Toc300051064"/>
      <w:bookmarkStart w:id="2005" w:name="_Toc300051437"/>
      <w:bookmarkStart w:id="2006" w:name="_Toc300051740"/>
      <w:bookmarkStart w:id="2007" w:name="_Toc300052350"/>
      <w:bookmarkStart w:id="2008" w:name="_Toc300052961"/>
      <w:bookmarkStart w:id="2009" w:name="_Toc300057799"/>
      <w:bookmarkStart w:id="2010" w:name="_Toc300058152"/>
      <w:r>
        <w:t xml:space="preserve">Figura </w:t>
      </w:r>
      <w:fldSimple w:instr=" SEQ Figura \* ARABIC ">
        <w:ins w:id="2011" w:author="Orion" w:date="2011-08-02T14:09:00Z">
          <w:r w:rsidR="001335BC">
            <w:rPr>
              <w:noProof/>
            </w:rPr>
            <w:t>10</w:t>
          </w:r>
        </w:ins>
        <w:del w:id="2012" w:author="Orion" w:date="2011-08-02T14:09:00Z">
          <w:r w:rsidR="005C4805" w:rsidDel="001335BC">
            <w:rPr>
              <w:noProof/>
            </w:rPr>
            <w:delText>9</w:delText>
          </w:r>
        </w:del>
      </w:fldSimple>
      <w:bookmarkEnd w:id="1999"/>
      <w:r>
        <w:t>: Comproba</w:t>
      </w:r>
      <w:r w:rsidR="00692D78">
        <w:t>ción de la</w:t>
      </w:r>
      <w:r>
        <w:rPr>
          <w:noProof/>
        </w:rPr>
        <w:t xml:space="preserve"> Hora de Salida del Vuelo</w:t>
      </w:r>
      <w:bookmarkEnd w:id="2000"/>
      <w:r w:rsidR="005B28B6">
        <w:rPr>
          <w:noProof/>
        </w:rPr>
        <w:t>.</w:t>
      </w:r>
      <w:bookmarkEnd w:id="2001"/>
      <w:bookmarkEnd w:id="2004"/>
      <w:bookmarkEnd w:id="2005"/>
      <w:bookmarkEnd w:id="2006"/>
      <w:bookmarkEnd w:id="2007"/>
      <w:bookmarkEnd w:id="2008"/>
      <w:bookmarkEnd w:id="2009"/>
      <w:bookmarkEnd w:id="2010"/>
    </w:p>
    <w:p w14:paraId="4399F61C" w14:textId="48E3420B" w:rsidR="0077092D" w:rsidRDefault="0077092D" w:rsidP="00252D3F">
      <w:pPr>
        <w:pStyle w:val="Caption"/>
        <w:rPr>
          <w:rFonts w:cs="Times New Roman"/>
        </w:rPr>
      </w:pPr>
    </w:p>
    <w:p w14:paraId="2C3BE3AB" w14:textId="7BA6D9A6" w:rsidR="00AD515A" w:rsidDel="00760AB5" w:rsidRDefault="007102F1" w:rsidP="00252D3F">
      <w:pPr>
        <w:jc w:val="both"/>
        <w:rPr>
          <w:del w:id="2013" w:author="Orion" w:date="2011-08-01T23:07:00Z"/>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26523C3" w:rsidR="00AD515A" w:rsidRDefault="00AD515A" w:rsidP="003679EB">
      <w:pPr>
        <w:jc w:val="both"/>
        <w:rPr>
          <w:rFonts w:cs="Times New Roman"/>
        </w:rPr>
      </w:pPr>
      <w:bookmarkStart w:id="2014" w:name="_Ref294528119"/>
      <w:bookmarkStart w:id="2015" w:name="_Ref294528052"/>
      <w:bookmarkStart w:id="2016" w:name="_Toc295124203"/>
      <w:bookmarkStart w:id="2017" w:name="_Toc300051065"/>
      <w:bookmarkStart w:id="2018" w:name="_Toc300051438"/>
      <w:bookmarkStart w:id="2019" w:name="_Toc300051741"/>
      <w:bookmarkStart w:id="2020" w:name="_Toc300052351"/>
      <w:bookmarkStart w:id="2021" w:name="_Toc300052962"/>
      <w:bookmarkStart w:id="2022" w:name="_Toc300057800"/>
      <w:bookmarkStart w:id="2023" w:name="_Toc300058153"/>
      <w:r>
        <w:t xml:space="preserve">Figura </w:t>
      </w:r>
      <w:fldSimple w:instr=" SEQ Figura \* ARABIC ">
        <w:ins w:id="2024" w:author="Orion" w:date="2011-08-02T14:09:00Z">
          <w:r w:rsidR="001335BC">
            <w:rPr>
              <w:noProof/>
            </w:rPr>
            <w:t>11</w:t>
          </w:r>
        </w:ins>
        <w:del w:id="2025" w:author="Orion" w:date="2011-08-02T14:09:00Z">
          <w:r w:rsidR="005C4805" w:rsidDel="001335BC">
            <w:rPr>
              <w:noProof/>
            </w:rPr>
            <w:delText>10</w:delText>
          </w:r>
        </w:del>
      </w:fldSimple>
      <w:bookmarkEnd w:id="2014"/>
      <w:r>
        <w:t>: Interacción para Arrancar el Avión</w:t>
      </w:r>
      <w:bookmarkEnd w:id="2015"/>
      <w:bookmarkEnd w:id="2016"/>
      <w:r w:rsidR="005B28B6">
        <w:t>.</w:t>
      </w:r>
      <w:bookmarkEnd w:id="2017"/>
      <w:bookmarkEnd w:id="2018"/>
      <w:bookmarkEnd w:id="2019"/>
      <w:bookmarkEnd w:id="2020"/>
      <w:bookmarkEnd w:id="2021"/>
      <w:bookmarkEnd w:id="2022"/>
      <w:bookmarkEnd w:id="2023"/>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503590">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(“TurningOnPlane”)</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(“IniciateUpdateStatus”)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(“PlaneOn”).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503590">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2026" w:name="_Ref299883333"/>
      <w:bookmarkStart w:id="2027" w:name="_Ref299883336"/>
      <w:bookmarkStart w:id="2028" w:name="_Toc300138789"/>
      <w:r>
        <w:rPr>
          <w:b w:val="0"/>
          <w:sz w:val="28"/>
          <w:szCs w:val="52"/>
        </w:rPr>
        <w:t>Descomposición del plan de vuelo</w:t>
      </w:r>
      <w:bookmarkEnd w:id="2026"/>
      <w:bookmarkEnd w:id="2027"/>
      <w:bookmarkEnd w:id="2028"/>
    </w:p>
    <w:p w14:paraId="4FD844A4" w14:textId="49A5DC2B" w:rsidR="001B5CA8" w:rsidRDefault="001B5CA8" w:rsidP="006B1111">
      <w:pPr>
        <w:spacing w:after="120"/>
        <w:jc w:val="both"/>
      </w:pPr>
      <w:r>
        <w:t xml:space="preserve">El objetivo </w:t>
      </w:r>
      <w:r w:rsidR="00D77B45" w:rsidRPr="009B75DF">
        <w:t>“GetNextLeg”</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Monitoring”).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503590">
        <w:t>Figura 11</w:t>
      </w:r>
      <w:r w:rsidR="00AD2753" w:rsidRPr="009B75DF">
        <w:fldChar w:fldCharType="end"/>
      </w:r>
      <w:r w:rsidR="00AD2753" w:rsidRPr="009B75DF">
        <w:t>.</w:t>
      </w:r>
    </w:p>
    <w:p w14:paraId="5604084F" w14:textId="049A922D" w:rsidR="00AD2753" w:rsidRDefault="007331F0" w:rsidP="00252D3F">
      <w:pPr>
        <w:pStyle w:val="Caption"/>
        <w:rPr>
          <w:rFonts w:cs="Times New Roman"/>
        </w:rPr>
      </w:pPr>
      <w:bookmarkStart w:id="2029" w:name="_Toc300051066"/>
      <w:bookmarkStart w:id="2030" w:name="_Toc300051439"/>
      <w:bookmarkStart w:id="2031" w:name="_Toc300051742"/>
      <w:bookmarkStart w:id="2032" w:name="_Toc300052352"/>
      <w:bookmarkStart w:id="2033" w:name="_Toc300052963"/>
      <w:bookmarkStart w:id="2034" w:name="_Toc300057801"/>
      <w:bookmarkStart w:id="2035" w:name="_Toc300058154"/>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36" w:name="_Ref294819583"/>
      <w:bookmarkStart w:id="2037" w:name="_Toc295124204"/>
      <w:bookmarkStart w:id="2038" w:name="_Toc299483439"/>
      <w:r w:rsidR="00AD2753">
        <w:t xml:space="preserve">Figura </w:t>
      </w:r>
      <w:fldSimple w:instr=" SEQ Figura \* ARABIC ">
        <w:ins w:id="2039" w:author="Orion" w:date="2011-08-02T14:09:00Z">
          <w:r w:rsidR="001335BC">
            <w:rPr>
              <w:noProof/>
            </w:rPr>
            <w:t>12</w:t>
          </w:r>
        </w:ins>
        <w:del w:id="2040" w:author="Orion" w:date="2011-08-02T14:09:00Z">
          <w:r w:rsidR="005C4805" w:rsidDel="001335BC">
            <w:rPr>
              <w:noProof/>
            </w:rPr>
            <w:delText>11</w:delText>
          </w:r>
        </w:del>
      </w:fldSimple>
      <w:bookmarkEnd w:id="2036"/>
      <w:r w:rsidR="00AD2753">
        <w:t>: Descomposición del Plan de Vuelo</w:t>
      </w:r>
      <w:bookmarkEnd w:id="2037"/>
      <w:r w:rsidR="005B28B6">
        <w:t>.</w:t>
      </w:r>
      <w:bookmarkEnd w:id="2029"/>
      <w:bookmarkEnd w:id="2030"/>
      <w:bookmarkEnd w:id="2031"/>
      <w:bookmarkEnd w:id="2032"/>
      <w:bookmarkEnd w:id="2033"/>
      <w:bookmarkEnd w:id="2034"/>
      <w:bookmarkEnd w:id="2035"/>
      <w:bookmarkEnd w:id="2038"/>
    </w:p>
    <w:p w14:paraId="37BD5746" w14:textId="54CDE90E" w:rsidR="001B5CA8" w:rsidRPr="009B75DF" w:rsidRDefault="007331F0" w:rsidP="001B5CA8">
      <w:pPr>
        <w:spacing w:before="240" w:after="120"/>
        <w:ind w:firstLine="284"/>
        <w:jc w:val="both"/>
      </w:pPr>
      <w:r>
        <w:t xml:space="preserve">Tras recibir el hecho </w:t>
      </w:r>
      <w:r w:rsidR="001B5CA8" w:rsidRPr="009B75DF">
        <w:t xml:space="preserve">“GetNextLeg”, </w:t>
      </w:r>
      <w:r>
        <w:t xml:space="preserve">el piloto </w:t>
      </w:r>
      <w:r w:rsidR="001B5CA8" w:rsidRPr="009B75DF">
        <w:t>accede a su estado mental para obtener el plan de vuelo y saber cuál ha sido el último tramo completado.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(“StartLegCheck”).</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503590">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503590">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2041" w:name="_Ref299019186"/>
      <w:bookmarkStart w:id="2042" w:name="_Toc300138790"/>
      <w:r>
        <w:rPr>
          <w:b w:val="0"/>
          <w:sz w:val="28"/>
          <w:szCs w:val="52"/>
        </w:rPr>
        <w:t>Toma de decisiones en un tramo</w:t>
      </w:r>
      <w:bookmarkEnd w:id="2041"/>
      <w:bookmarkEnd w:id="2042"/>
    </w:p>
    <w:p w14:paraId="17E9FC34" w14:textId="12181389" w:rsidR="001E208C" w:rsidRDefault="00E36986">
      <w:pPr>
        <w:spacing w:after="120"/>
        <w:jc w:val="both"/>
        <w:rPr>
          <w:rFonts w:cs="Times New Roman"/>
        </w:rPr>
        <w:pPrChange w:id="2043" w:author="IO" w:date="2011-07-21T13:44:00Z">
          <w:pPr>
            <w:jc w:val="both"/>
          </w:pPr>
        </w:pPrChange>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 xml:space="preserve">iempo depende de </w:t>
      </w:r>
      <w:r w:rsidR="004A6F72" w:rsidRPr="009B75DF">
        <w:lastRenderedPageBreak/>
        <w:t>característicos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503590">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r w:rsidR="00027D36" w:rsidRPr="009B75DF">
        <w:t>StartThinkNewDecision”)</w:t>
      </w:r>
      <w:r>
        <w:t xml:space="preserve"> que dispara la tarea de reflexión (“ThinkNewDecision”). Esta tarea </w:t>
      </w:r>
      <w:r w:rsidR="00171862" w:rsidRPr="009B75DF">
        <w:t>accede a</w:t>
      </w:r>
      <w:r w:rsidR="00E75AD4" w:rsidRPr="009B75DF">
        <w:t>l t</w:t>
      </w:r>
      <w:r w:rsidR="00171862" w:rsidRPr="009B75DF">
        <w:t xml:space="preserve">ramo </w:t>
      </w:r>
      <w:r>
        <w:t>actual</w:t>
      </w:r>
      <w:r w:rsidR="00171862" w:rsidRPr="009B75DF">
        <w:t xml:space="preserve"> (“Flight Leg”) y </w:t>
      </w:r>
      <w:r>
        <w:t>al</w:t>
      </w:r>
      <w:r w:rsidR="00C36118" w:rsidRPr="009B75DF">
        <w:t xml:space="preserve"> estado mental</w:t>
      </w:r>
      <w:r>
        <w:t xml:space="preserve"> del piloto (donde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r w:rsidR="00C36118" w:rsidRPr="009B75DF">
        <w:t>CanCreateDecision”.</w:t>
      </w:r>
    </w:p>
    <w:p w14:paraId="067D22F2" w14:textId="40B2374D" w:rsidR="009D0BA7" w:rsidRDefault="005B28B6" w:rsidP="00252D3F">
      <w:pPr>
        <w:pStyle w:val="Caption"/>
        <w:rPr>
          <w:rFonts w:cs="Times New Roman"/>
        </w:rPr>
      </w:pPr>
      <w:bookmarkStart w:id="2044" w:name="_Ref295084157"/>
      <w:bookmarkStart w:id="2045" w:name="_Toc295124205"/>
      <w:bookmarkStart w:id="2046" w:name="_Toc299483440"/>
      <w:bookmarkStart w:id="2047" w:name="_Toc300051067"/>
      <w:bookmarkStart w:id="2048" w:name="_Toc300051440"/>
      <w:bookmarkStart w:id="2049" w:name="_Toc300051743"/>
      <w:bookmarkStart w:id="2050" w:name="_Toc300052353"/>
      <w:bookmarkStart w:id="2051" w:name="_Toc300052964"/>
      <w:bookmarkStart w:id="2052" w:name="_Toc300057802"/>
      <w:bookmarkStart w:id="2053" w:name="_Toc300058155"/>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2054" w:author="Orion" w:date="2011-08-02T14:09:00Z">
          <w:r w:rsidR="001335BC">
            <w:rPr>
              <w:noProof/>
            </w:rPr>
            <w:t>13</w:t>
          </w:r>
        </w:ins>
        <w:del w:id="2055" w:author="Orion" w:date="2011-08-02T14:09:00Z">
          <w:r w:rsidR="005C4805" w:rsidDel="001335BC">
            <w:rPr>
              <w:noProof/>
            </w:rPr>
            <w:delText>12</w:delText>
          </w:r>
        </w:del>
      </w:fldSimple>
      <w:bookmarkEnd w:id="2044"/>
      <w:r w:rsidR="009D0BA7">
        <w:t>: Tiempo de Creación de las Decisiones</w:t>
      </w:r>
      <w:bookmarkEnd w:id="2045"/>
      <w:r>
        <w:t>.</w:t>
      </w:r>
      <w:bookmarkEnd w:id="2046"/>
      <w:bookmarkEnd w:id="2047"/>
      <w:bookmarkEnd w:id="2048"/>
      <w:bookmarkEnd w:id="2049"/>
      <w:bookmarkEnd w:id="2050"/>
      <w:bookmarkEnd w:id="2051"/>
      <w:bookmarkEnd w:id="2052"/>
      <w:bookmarkEnd w:id="2053"/>
    </w:p>
    <w:p w14:paraId="53F8A1F1" w14:textId="10005839" w:rsidR="00F35D4A" w:rsidRDefault="005B28B6" w:rsidP="00252D3F">
      <w:pPr>
        <w:pStyle w:val="Caption"/>
        <w:rPr>
          <w:rFonts w:cs="Times New Roman"/>
        </w:rPr>
      </w:pPr>
      <w:bookmarkStart w:id="2056" w:name="_Ref295124321"/>
      <w:bookmarkStart w:id="2057" w:name="_Toc295124206"/>
      <w:bookmarkStart w:id="2058" w:name="_Toc300051068"/>
      <w:bookmarkStart w:id="2059" w:name="_Toc300051441"/>
      <w:bookmarkStart w:id="2060" w:name="_Toc300051744"/>
      <w:bookmarkStart w:id="2061" w:name="_Toc300052354"/>
      <w:bookmarkStart w:id="2062" w:name="_Toc300052965"/>
      <w:bookmarkStart w:id="2063" w:name="_Toc300057803"/>
      <w:bookmarkStart w:id="2064" w:name="_Toc30005815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2065" w:author="Orion" w:date="2011-08-02T14:09:00Z">
          <w:r w:rsidR="001335BC">
            <w:rPr>
              <w:noProof/>
            </w:rPr>
            <w:t>14</w:t>
          </w:r>
        </w:ins>
        <w:del w:id="2066" w:author="Orion" w:date="2011-08-02T14:09:00Z">
          <w:r w:rsidR="005C4805" w:rsidDel="001335BC">
            <w:rPr>
              <w:noProof/>
            </w:rPr>
            <w:delText>13</w:delText>
          </w:r>
        </w:del>
      </w:fldSimple>
      <w:bookmarkEnd w:id="2056"/>
      <w:r w:rsidR="00F35D4A">
        <w:t>: Creación de las Decisiones</w:t>
      </w:r>
      <w:bookmarkEnd w:id="2057"/>
      <w:r>
        <w:t>.</w:t>
      </w:r>
      <w:bookmarkEnd w:id="2058"/>
      <w:bookmarkEnd w:id="2059"/>
      <w:bookmarkEnd w:id="2060"/>
      <w:bookmarkEnd w:id="2061"/>
      <w:bookmarkEnd w:id="2062"/>
      <w:bookmarkEnd w:id="2063"/>
      <w:bookmarkEnd w:id="2064"/>
    </w:p>
    <w:p w14:paraId="2926202A" w14:textId="4475E3D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503590">
        <w:t>Figura 13</w:t>
      </w:r>
      <w:r w:rsidRPr="009B75DF">
        <w:fldChar w:fldCharType="end"/>
      </w:r>
      <w:r w:rsidR="00BE5F0B">
        <w:t>. El</w:t>
      </w:r>
      <w:r w:rsidRPr="009B75DF">
        <w:t xml:space="preserve"> piloto </w:t>
      </w:r>
      <w:r w:rsidR="00BE5F0B">
        <w:t>usa la información sobre</w:t>
      </w:r>
      <w:r w:rsidRPr="009B75DF">
        <w:t xml:space="preserve"> el tramo a completar (“Flight Leg”) y </w:t>
      </w:r>
      <w:r w:rsidR="00BE5F0B">
        <w:t>los indicadores del avión</w:t>
      </w:r>
      <w:commentRangeStart w:id="2067"/>
      <w:r w:rsidR="00BE5F0B">
        <w:t xml:space="preserve"> </w:t>
      </w:r>
      <w:r w:rsidRPr="009B75DF">
        <w:t>(“Plane Position Service”)</w:t>
      </w:r>
      <w:commentRangeEnd w:id="2067"/>
      <w:r w:rsidR="00BE5F0B">
        <w:rPr>
          <w:rStyle w:val="CommentReference"/>
        </w:rPr>
        <w:commentReference w:id="2067"/>
      </w:r>
      <w:r w:rsidRPr="009B75DF">
        <w:t xml:space="preserve"> </w:t>
      </w:r>
      <w:r w:rsidR="00BE5F0B">
        <w:t>sobre su estado actual, incluyendo</w:t>
      </w:r>
      <w:r w:rsidRPr="009B75DF">
        <w:t xml:space="preserve"> posición, orientación y velocidad.</w:t>
      </w:r>
      <w:r w:rsidR="000972B3">
        <w:t xml:space="preserve"> Estas decisiones se descompone</w:t>
      </w:r>
      <w:r w:rsidR="00EA3703">
        <w:t>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503590">
        <w:t>Figura 14</w:t>
      </w:r>
      <w:r w:rsidR="001C37B5" w:rsidRPr="009B75DF">
        <w:fldChar w:fldCharType="end"/>
      </w:r>
      <w:r w:rsidR="000972B3">
        <w:t xml:space="preserve"> muestra este proceso. La decisión tomada (“Decision”</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(“Throw Instruction”),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(“StartThinkNewDecision”).</w:t>
      </w:r>
    </w:p>
    <w:p w14:paraId="04698879" w14:textId="7D3B6A61"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“InstructionRunning”</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2068" w:author="Orion" w:date="2011-08-01T14:32:00Z">
        <w:r w:rsidR="00B46823" w:rsidRPr="009B75DF" w:rsidDel="00974B2E">
          <w:delText xml:space="preserve"> </w:delText>
        </w:r>
      </w:del>
      <w:r w:rsidR="00B46823" w:rsidRPr="009B75DF">
        <w:t>que se están ejecutando</w:t>
      </w:r>
      <w:r>
        <w:t xml:space="preserve"> y que se desea ejecutar. </w:t>
      </w:r>
      <w:ins w:id="2069" w:author="Orion" w:date="2011-08-01T16:13:00Z">
        <w:r w:rsidR="003B0F60">
          <w:t>S</w:t>
        </w:r>
      </w:ins>
      <w:ins w:id="2070" w:author="Orion" w:date="2011-08-01T16:14:00Z">
        <w:r w:rsidR="003B0F60">
          <w:t>ó</w:t>
        </w:r>
      </w:ins>
      <w:ins w:id="2071" w:author="Orion" w:date="2011-08-01T16:13:00Z">
        <w:r w:rsidR="003B0F60">
          <w:t xml:space="preserve">lo </w:t>
        </w:r>
      </w:ins>
      <w:ins w:id="2072" w:author="Orion" w:date="2011-08-01T16:15:00Z">
        <w:r w:rsidR="003B0F60">
          <w:t>pudiéndose</w:t>
        </w:r>
      </w:ins>
      <w:ins w:id="2073" w:author="Orion" w:date="2011-08-01T16:13:00Z">
        <w:r w:rsidR="003B0F60">
          <w:t xml:space="preserve"> ejecutar la </w:t>
        </w:r>
      </w:ins>
      <w:ins w:id="2074" w:author="Orion" w:date="2011-08-01T16:14:00Z">
        <w:r w:rsidR="003B0F60">
          <w:t>instrucción cuando su prioridad sea mayo</w:t>
        </w:r>
      </w:ins>
      <w:ins w:id="2075" w:author="Orion" w:date="2011-08-01T16:15:00Z">
        <w:r w:rsidR="003B0F60">
          <w:t>r</w:t>
        </w:r>
      </w:ins>
      <w:ins w:id="2076" w:author="Orion" w:date="2011-08-01T16:14:00Z">
        <w:r w:rsidR="003B0F60">
          <w:t xml:space="preserve"> o igual a la de las instrucciones que están en ejecución</w:t>
        </w:r>
      </w:ins>
      <w:commentRangeStart w:id="2077"/>
      <w:del w:id="2078"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077"/>
        <w:r w:rsidDel="003B0F60">
          <w:rPr>
            <w:rStyle w:val="CommentReference"/>
          </w:rPr>
          <w:commentReference w:id="2077"/>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7E27E260" w:rsidR="00D03232" w:rsidRDefault="000972B3" w:rsidP="006E4557">
      <w:pPr>
        <w:pStyle w:val="Caption"/>
        <w:rPr>
          <w:rFonts w:cs="Times New Roman"/>
        </w:rPr>
      </w:pPr>
      <w:bookmarkStart w:id="2079" w:name="_Toc300051069"/>
      <w:bookmarkStart w:id="2080" w:name="_Toc300051442"/>
      <w:bookmarkStart w:id="2081" w:name="_Toc300051745"/>
      <w:bookmarkStart w:id="2082" w:name="_Toc300052355"/>
      <w:bookmarkStart w:id="2083" w:name="_Toc300052966"/>
      <w:bookmarkStart w:id="2084" w:name="_Toc300057804"/>
      <w:bookmarkStart w:id="2085" w:name="_Toc300058157"/>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86" w:name="_Ref295253773"/>
      <w:bookmarkStart w:id="2087" w:name="_Toc299483441"/>
      <w:r w:rsidR="001C37B5">
        <w:t xml:space="preserve">Figura </w:t>
      </w:r>
      <w:fldSimple w:instr=" SEQ Figura \* ARABIC ">
        <w:ins w:id="2088" w:author="Orion" w:date="2011-08-02T14:09:00Z">
          <w:r w:rsidR="001335BC">
            <w:rPr>
              <w:noProof/>
            </w:rPr>
            <w:t>15</w:t>
          </w:r>
        </w:ins>
        <w:del w:id="2089" w:author="Orion" w:date="2011-08-02T14:09:00Z">
          <w:r w:rsidR="005C4805" w:rsidDel="001335BC">
            <w:rPr>
              <w:noProof/>
            </w:rPr>
            <w:delText>14</w:delText>
          </w:r>
        </w:del>
      </w:fldSimple>
      <w:bookmarkEnd w:id="2086"/>
      <w:r w:rsidR="001C37B5">
        <w:t xml:space="preserve">: </w:t>
      </w:r>
      <w:r w:rsidR="00694121">
        <w:t>Descomposición</w:t>
      </w:r>
      <w:r w:rsidR="001C37B5">
        <w:t xml:space="preserve"> de Decisiones</w:t>
      </w:r>
      <w:r w:rsidR="005B28B6">
        <w:t>.</w:t>
      </w:r>
      <w:bookmarkEnd w:id="2079"/>
      <w:bookmarkEnd w:id="2080"/>
      <w:bookmarkEnd w:id="2081"/>
      <w:bookmarkEnd w:id="2082"/>
      <w:bookmarkEnd w:id="2083"/>
      <w:bookmarkEnd w:id="2084"/>
      <w:bookmarkEnd w:id="2085"/>
      <w:bookmarkEnd w:id="2087"/>
    </w:p>
    <w:p w14:paraId="110A2D44" w14:textId="07B910E2" w:rsidR="000972B3" w:rsidRPr="00B0777E" w:rsidRDefault="000972B3" w:rsidP="00B924F2">
      <w:pPr>
        <w:pStyle w:val="Heading1"/>
        <w:numPr>
          <w:ilvl w:val="3"/>
          <w:numId w:val="40"/>
        </w:numPr>
        <w:rPr>
          <w:b w:val="0"/>
          <w:sz w:val="28"/>
          <w:szCs w:val="52"/>
        </w:rPr>
      </w:pPr>
      <w:bookmarkStart w:id="2090" w:name="_Ref299883359"/>
      <w:bookmarkStart w:id="2091" w:name="_Ref299883361"/>
      <w:bookmarkStart w:id="2092" w:name="_Toc300138791"/>
      <w:r>
        <w:rPr>
          <w:b w:val="0"/>
          <w:sz w:val="28"/>
          <w:szCs w:val="52"/>
        </w:rPr>
        <w:t>Ejecución de maniobras</w:t>
      </w:r>
      <w:bookmarkEnd w:id="2090"/>
      <w:bookmarkEnd w:id="2091"/>
      <w:bookmarkEnd w:id="2092"/>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503590">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“Execute Instrucction”</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“Pilot_Mind.getPilotFlightPlan()”</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“Manoeuvre”.</w:t>
      </w:r>
      <w:r w:rsidR="005B28B6">
        <w:t xml:space="preserve"> Nótese que aunque los contenidos de “Decision” y “Manoeuvre”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 xml:space="preserve">ste procede a actualizar los valores de los atributos de su estado mental “Plane Mind”.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503590">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r w:rsidR="00894CAC">
        <w:t>I</w:t>
      </w:r>
      <w:r>
        <w:t>nstructionRunning”)</w:t>
      </w:r>
      <w:r w:rsidR="000F0CC0" w:rsidRPr="009B75DF">
        <w:t>.</w:t>
      </w:r>
    </w:p>
    <w:p w14:paraId="558FAB43" w14:textId="78C4F939" w:rsidR="000F0CC0" w:rsidRDefault="009F675E" w:rsidP="006E4557">
      <w:pPr>
        <w:pStyle w:val="Caption"/>
        <w:rPr>
          <w:rFonts w:cs="Times New Roman"/>
        </w:rPr>
      </w:pPr>
      <w:bookmarkStart w:id="2093" w:name="_Ref296337417"/>
      <w:bookmarkStart w:id="2094" w:name="_Toc299483442"/>
      <w:bookmarkStart w:id="2095" w:name="_Toc300051070"/>
      <w:bookmarkStart w:id="2096" w:name="_Toc300051443"/>
      <w:bookmarkStart w:id="2097" w:name="_Toc300051746"/>
      <w:bookmarkStart w:id="2098" w:name="_Toc300052356"/>
      <w:bookmarkStart w:id="2099" w:name="_Toc300052967"/>
      <w:bookmarkStart w:id="2100" w:name="_Toc300057805"/>
      <w:bookmarkStart w:id="2101" w:name="_Toc300058158"/>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fldSimple w:instr=" SEQ Figura \* ARABIC ">
        <w:ins w:id="2102" w:author="Orion" w:date="2011-08-02T14:09:00Z">
          <w:r w:rsidR="001335BC">
            <w:rPr>
              <w:noProof/>
            </w:rPr>
            <w:t>16</w:t>
          </w:r>
        </w:ins>
        <w:del w:id="2103" w:author="Orion" w:date="2011-08-02T14:09:00Z">
          <w:r w:rsidR="005C4805" w:rsidDel="001335BC">
            <w:rPr>
              <w:noProof/>
            </w:rPr>
            <w:delText>15</w:delText>
          </w:r>
        </w:del>
      </w:fldSimple>
      <w:bookmarkEnd w:id="2093"/>
      <w:r w:rsidR="00254432">
        <w:t>: Interacción Piloto-Avión: Ejecución Maniobra</w:t>
      </w:r>
      <w:r w:rsidR="005B28B6">
        <w:t>.</w:t>
      </w:r>
      <w:bookmarkEnd w:id="2094"/>
      <w:bookmarkEnd w:id="2095"/>
      <w:bookmarkEnd w:id="2096"/>
      <w:bookmarkEnd w:id="2097"/>
      <w:bookmarkEnd w:id="2098"/>
      <w:bookmarkEnd w:id="2099"/>
      <w:bookmarkEnd w:id="2100"/>
      <w:bookmarkEnd w:id="2101"/>
    </w:p>
    <w:p w14:paraId="6A2EE279" w14:textId="4DFF8203" w:rsidR="005B28B6" w:rsidRPr="00B0777E" w:rsidRDefault="005B28B6" w:rsidP="006E4557">
      <w:pPr>
        <w:pStyle w:val="Heading1"/>
        <w:numPr>
          <w:ilvl w:val="3"/>
          <w:numId w:val="40"/>
        </w:numPr>
        <w:rPr>
          <w:b w:val="0"/>
          <w:sz w:val="28"/>
          <w:szCs w:val="52"/>
        </w:rPr>
      </w:pPr>
      <w:bookmarkStart w:id="2104" w:name="_Ref299019168"/>
      <w:bookmarkStart w:id="2105" w:name="_Toc300138792"/>
      <w:r>
        <w:rPr>
          <w:b w:val="0"/>
          <w:sz w:val="28"/>
          <w:szCs w:val="52"/>
        </w:rPr>
        <w:t>Comprobaciones tras la maniobra</w:t>
      </w:r>
      <w:bookmarkEnd w:id="2104"/>
      <w:bookmarkEnd w:id="2105"/>
    </w:p>
    <w:p w14:paraId="621058C2" w14:textId="2EA7CC2C" w:rsidR="00623756" w:rsidRDefault="00C54BBC" w:rsidP="006E4557">
      <w:pPr>
        <w:spacing w:after="120"/>
        <w:jc w:val="both"/>
      </w:pPr>
      <w:del w:id="2106" w:author="Orion" w:date="2011-08-01T16:20:00Z">
        <w:r w:rsidDel="00CE27DB">
          <w:delText>Tras realizar una maniobra,</w:delText>
        </w:r>
      </w:del>
      <w:del w:id="2107" w:author="Orion" w:date="2011-08-01T16:26:00Z">
        <w:r w:rsidDel="00193168">
          <w:delText xml:space="preserve"> el piloto comprueba si ha terminado el tramo en curso</w:delText>
        </w:r>
      </w:del>
      <w:del w:id="2108"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109" w:author="Orion" w:date="2011-08-01T16:26:00Z">
        <w:r w:rsidDel="00193168">
          <w:delText xml:space="preserve">. </w:delText>
        </w:r>
      </w:del>
      <w:r>
        <w:t xml:space="preserve">El piloto utiliza </w:t>
      </w:r>
      <w:r w:rsidR="00426907" w:rsidRPr="009B75DF">
        <w:t>la aplicación interna “Leg Checker”</w:t>
      </w:r>
      <w:r>
        <w:t xml:space="preserve"> para </w:t>
      </w:r>
      <w:ins w:id="2110" w:author="Orion" w:date="2011-08-01T16:23:00Z">
        <w:r w:rsidR="00CE27DB">
          <w:t>que continuamente se compruebe si se ha completado</w:t>
        </w:r>
      </w:ins>
      <w:del w:id="2111" w:author="Orion" w:date="2011-08-01T16:23:00Z">
        <w:r w:rsidDel="00CE27DB">
          <w:delText>comprobar</w:delText>
        </w:r>
      </w:del>
      <w:r>
        <w:t xml:space="preserve"> el tramo en curso. </w:t>
      </w:r>
      <w:commentRangeStart w:id="2112"/>
      <w:r>
        <w:t>Esta aplicación</w:t>
      </w:r>
      <w:r w:rsidR="00426907" w:rsidRPr="009B75DF">
        <w:t xml:space="preserve"> se inici</w:t>
      </w:r>
      <w:ins w:id="2113" w:author="Orion" w:date="2011-08-01T16:24:00Z">
        <w:r w:rsidR="00193168">
          <w:t>a</w:t>
        </w:r>
      </w:ins>
      <w:del w:id="2114" w:author="Orion" w:date="2011-08-01T16:24:00Z">
        <w:r w:rsidR="00426907" w:rsidRPr="009B75DF" w:rsidDel="00193168">
          <w:delText>ó</w:delText>
        </w:r>
      </w:del>
      <w:r w:rsidR="00426907" w:rsidRPr="009B75DF">
        <w:t xml:space="preserve"> cuando se ejecut</w:t>
      </w:r>
      <w:ins w:id="2115" w:author="Orion" w:date="2011-08-01T16:24:00Z">
        <w:r w:rsidR="00193168">
          <w:t>a</w:t>
        </w:r>
      </w:ins>
      <w:del w:id="2116" w:author="Orion" w:date="2011-08-01T16:24:00Z">
        <w:r w:rsidR="00426907" w:rsidRPr="009B75DF" w:rsidDel="00193168">
          <w:delText>ó</w:delText>
        </w:r>
      </w:del>
      <w:r w:rsidR="00426907" w:rsidRPr="009B75DF">
        <w:t xml:space="preserve"> la tarea “Check Leg Completed” </w:t>
      </w:r>
      <w:del w:id="2117" w:author="Orion" w:date="2011-08-01T16:24:00Z">
        <w:r w:rsidR="00426907" w:rsidRPr="009B75DF" w:rsidDel="00193168">
          <w:delText>la primera vez</w:delText>
        </w:r>
        <w:commentRangeEnd w:id="2112"/>
        <w:r w:rsidDel="00193168">
          <w:rPr>
            <w:rStyle w:val="CommentReference"/>
          </w:rPr>
          <w:commentReference w:id="2112"/>
        </w:r>
      </w:del>
      <w:ins w:id="2118" w:author="Orion" w:date="2011-08-01T16:24:00Z">
        <w:r w:rsidR="00193168">
          <w:t>cada vez que el piloto se dispone a recorrer un tramo nuevo</w:t>
        </w:r>
      </w:ins>
      <w:ins w:id="2119"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120" w:author="Orion" w:date="2011-08-01T16:25:00Z">
        <w:r w:rsidR="00193168" w:rsidRPr="009B75DF">
          <w:fldChar w:fldCharType="separate"/>
        </w:r>
        <w:r w:rsidR="00193168">
          <w:t>Figura 16</w:t>
        </w:r>
        <w:r w:rsidR="00193168" w:rsidRPr="009B75DF">
          <w:fldChar w:fldCharType="end"/>
        </w:r>
      </w:ins>
      <w:r>
        <w:t>. En caso de que el tramo haya sido completado con éxito, la aplicación</w:t>
      </w:r>
      <w:r w:rsidR="00426907" w:rsidRPr="009B75DF">
        <w:t xml:space="preserve"> lanzará un evento “LegCompleted”</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“GoNextLeg”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503590">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 xml:space="preserve">generar el hecho </w:t>
      </w:r>
      <w:r w:rsidRPr="009B75DF">
        <w:lastRenderedPageBreak/>
        <w:t>“AllLegsCompleted” que posteriormente iniciará la tarea de parar el avión (“Stop Plane”).</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“GetNextLeg”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 xml:space="preserve">area generará el hecho “GoNextLegWithConflict”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121" w:author="IO" w:date="2011-07-21T14:51:00Z">
        <w:del w:id="2122" w:author="Orion" w:date="2011-07-31T16:49:00Z">
          <w:r w:rsidDel="00680A6E">
            <w:delText xml:space="preserve"> Este tramo pasará a formar parte del plan de vuelo modificado.</w:delText>
          </w:r>
        </w:del>
      </w:ins>
    </w:p>
    <w:p w14:paraId="1F41B45B" w14:textId="0E08FE30" w:rsidR="00241E95" w:rsidRDefault="009F675E" w:rsidP="00680A6E">
      <w:pPr>
        <w:pStyle w:val="Caption"/>
        <w:rPr>
          <w:rFonts w:cs="Times New Roman"/>
        </w:rPr>
      </w:pPr>
      <w:bookmarkStart w:id="2123" w:name="_Ref296357868"/>
      <w:bookmarkStart w:id="2124" w:name="_Ref296357847"/>
      <w:bookmarkStart w:id="2125" w:name="_Toc299483443"/>
      <w:bookmarkStart w:id="2126" w:name="_Toc300051071"/>
      <w:bookmarkStart w:id="2127" w:name="_Toc300051444"/>
      <w:bookmarkStart w:id="2128" w:name="_Toc300051747"/>
      <w:bookmarkStart w:id="2129" w:name="_Toc300052357"/>
      <w:bookmarkStart w:id="2130" w:name="_Toc300052968"/>
      <w:bookmarkStart w:id="2131" w:name="_Toc300057806"/>
      <w:bookmarkStart w:id="2132" w:name="_Toc300058159"/>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fldSimple w:instr=" SEQ Figura \* ARABIC ">
        <w:ins w:id="2133" w:author="Orion" w:date="2011-08-02T14:09:00Z">
          <w:r w:rsidR="001335BC">
            <w:rPr>
              <w:noProof/>
            </w:rPr>
            <w:t>17</w:t>
          </w:r>
        </w:ins>
        <w:del w:id="2134" w:author="Orion" w:date="2011-08-02T14:09:00Z">
          <w:r w:rsidR="005C4805" w:rsidDel="001335BC">
            <w:rPr>
              <w:noProof/>
            </w:rPr>
            <w:delText>16</w:delText>
          </w:r>
        </w:del>
      </w:fldSimple>
      <w:bookmarkEnd w:id="2123"/>
      <w:r w:rsidR="001D27C3">
        <w:t xml:space="preserve">: </w:t>
      </w:r>
      <w:r w:rsidR="00605BD5">
        <w:t>Aplicación</w:t>
      </w:r>
      <w:r w:rsidR="001D27C3">
        <w:t xml:space="preserve"> que Comprueba la Finalización del Tramo</w:t>
      </w:r>
      <w:bookmarkEnd w:id="2124"/>
      <w:r w:rsidR="005B28B6">
        <w:t>.</w:t>
      </w:r>
      <w:bookmarkEnd w:id="2125"/>
      <w:bookmarkEnd w:id="2126"/>
      <w:bookmarkEnd w:id="2127"/>
      <w:bookmarkEnd w:id="2128"/>
      <w:bookmarkEnd w:id="2129"/>
      <w:bookmarkEnd w:id="2130"/>
      <w:bookmarkEnd w:id="2131"/>
      <w:bookmarkEnd w:id="2132"/>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50AB0DC7" w:rsidR="00F50FDD" w:rsidRDefault="001D27C3" w:rsidP="000F05DA">
      <w:pPr>
        <w:pStyle w:val="Caption"/>
        <w:rPr>
          <w:rFonts w:cs="Times New Roman"/>
        </w:rPr>
      </w:pPr>
      <w:bookmarkStart w:id="2135" w:name="_Ref296357936"/>
      <w:bookmarkStart w:id="2136" w:name="_Toc300051072"/>
      <w:bookmarkStart w:id="2137" w:name="_Toc300051445"/>
      <w:bookmarkStart w:id="2138" w:name="_Toc300051748"/>
      <w:bookmarkStart w:id="2139" w:name="_Toc300052358"/>
      <w:bookmarkStart w:id="2140" w:name="_Toc300052969"/>
      <w:bookmarkStart w:id="2141" w:name="_Toc300057807"/>
      <w:bookmarkStart w:id="2142" w:name="_Toc300058160"/>
      <w:r>
        <w:t xml:space="preserve">Figura </w:t>
      </w:r>
      <w:fldSimple w:instr=" SEQ Figura \* ARABIC ">
        <w:ins w:id="2143" w:author="Orion" w:date="2011-08-02T14:09:00Z">
          <w:r w:rsidR="001335BC">
            <w:rPr>
              <w:noProof/>
            </w:rPr>
            <w:t>18</w:t>
          </w:r>
        </w:ins>
        <w:del w:id="2144" w:author="Orion" w:date="2011-08-02T14:09:00Z">
          <w:r w:rsidR="005C4805" w:rsidDel="001335BC">
            <w:rPr>
              <w:noProof/>
            </w:rPr>
            <w:delText>17</w:delText>
          </w:r>
        </w:del>
      </w:fldSimple>
      <w:bookmarkEnd w:id="2135"/>
      <w:r>
        <w:t>: Diagrama para  Ir al Siguiente Tramo</w:t>
      </w:r>
      <w:r w:rsidR="005B28B6">
        <w:t>.</w:t>
      </w:r>
      <w:bookmarkEnd w:id="2136"/>
      <w:bookmarkEnd w:id="2137"/>
      <w:bookmarkEnd w:id="2138"/>
      <w:bookmarkEnd w:id="2139"/>
      <w:bookmarkEnd w:id="2140"/>
      <w:bookmarkEnd w:id="2141"/>
      <w:bookmarkEnd w:id="2142"/>
    </w:p>
    <w:p w14:paraId="4295E922" w14:textId="304444EA" w:rsidR="00B37CFC" w:rsidRPr="00680A6E" w:rsidRDefault="00D96E41" w:rsidP="00680A6E">
      <w:pPr>
        <w:pStyle w:val="Heading1"/>
        <w:numPr>
          <w:ilvl w:val="2"/>
          <w:numId w:val="40"/>
        </w:numPr>
        <w:rPr>
          <w:sz w:val="36"/>
          <w:szCs w:val="52"/>
        </w:rPr>
      </w:pPr>
      <w:bookmarkStart w:id="2145" w:name="_Ref298954408"/>
      <w:bookmarkStart w:id="2146" w:name="_Toc300138793"/>
      <w:r w:rsidRPr="00680A6E">
        <w:rPr>
          <w:b w:val="0"/>
          <w:sz w:val="36"/>
          <w:szCs w:val="52"/>
        </w:rPr>
        <w:t>Gestión de conflictos</w:t>
      </w:r>
      <w:bookmarkEnd w:id="2145"/>
      <w:bookmarkEnd w:id="2146"/>
    </w:p>
    <w:p w14:paraId="0CD4759F" w14:textId="06BA445E" w:rsidR="00BA2C6E" w:rsidDel="00BA2C6E" w:rsidRDefault="005E18F7">
      <w:pPr>
        <w:rPr>
          <w:del w:id="2147" w:author="Orion" w:date="2011-08-02T00:28:00Z"/>
        </w:rPr>
        <w:pPrChange w:id="2148" w:author="Orion" w:date="2011-08-02T00:29:00Z">
          <w:pPr>
            <w:pStyle w:val="Caption"/>
          </w:pPr>
        </w:pPrChange>
      </w:pPr>
      <w:r>
        <w:t xml:space="preserve">Como se comentó en la Sección </w:t>
      </w:r>
      <w:r>
        <w:fldChar w:fldCharType="begin"/>
      </w:r>
      <w:r>
        <w:instrText xml:space="preserve"> REF _Ref299028198 \r \h </w:instrText>
      </w:r>
      <w:r>
        <w:fldChar w:fldCharType="separate"/>
      </w:r>
      <w:r w:rsidR="00503590">
        <w:t>4.1.4</w:t>
      </w:r>
      <w:r>
        <w:fldChar w:fldCharType="end"/>
      </w:r>
      <w:r>
        <w:t>, la resolución de conflictos es una tarea prioritaria para pilotos y controladores, ya que estos conflictos implican que existe un peligro potencial de colisión. L</w:t>
      </w:r>
      <w:r w:rsidR="00F14632" w:rsidRPr="00686F69">
        <w:t xml:space="preserve">a </w:t>
      </w:r>
      <w:ins w:id="2149" w:author="Orion" w:date="2011-08-02T00:29:00Z">
        <w:r w:rsidR="001C00B8">
          <w:fldChar w:fldCharType="begin"/>
        </w:r>
        <w:r w:rsidR="001C00B8">
          <w:instrText xml:space="preserve"> REF _Ref300008302 \h </w:instrText>
        </w:r>
      </w:ins>
      <w:r w:rsidR="001C00B8">
        <w:fldChar w:fldCharType="separate"/>
      </w:r>
      <w:ins w:id="2150" w:author="Orion" w:date="2011-08-02T00:29:00Z">
        <w:r w:rsidR="001C00B8">
          <w:t xml:space="preserve">Figura </w:t>
        </w:r>
        <w:r w:rsidR="001C00B8">
          <w:rPr>
            <w:noProof/>
          </w:rPr>
          <w:t>18</w:t>
        </w:r>
        <w:r w:rsidR="001C00B8">
          <w:fldChar w:fldCharType="end"/>
        </w:r>
      </w:ins>
      <w:r w:rsidR="00B22AA3" w:rsidRPr="00686F69">
        <w:fldChar w:fldCharType="begin"/>
      </w:r>
      <w:r w:rsidR="00B22AA3" w:rsidRPr="00686F69">
        <w:instrText xml:space="preserve"> REF _Ref294392293 \h </w:instrText>
      </w:r>
      <w:r w:rsidR="00686F69">
        <w:instrText xml:space="preserve"> \* MERGEFORMAT </w:instrText>
      </w:r>
      <w:del w:id="2151" w:author="Orion" w:date="2011-08-02T00:29:00Z">
        <w:r w:rsidR="00B22AA3" w:rsidRPr="00686F69">
          <w:fldChar w:fldCharType="separate"/>
        </w:r>
        <w:r w:rsidR="00503590" w:rsidDel="001C00B8">
          <w:delText>Figura 18</w:delText>
        </w:r>
      </w:del>
      <w:r w:rsidR="00B22AA3" w:rsidRPr="00686F69">
        <w:fldChar w:fldCharType="end"/>
      </w:r>
      <w:r>
        <w:t xml:space="preserve"> muestra las actividades involucradas en est</w:t>
      </w:r>
      <w:ins w:id="2152" w:author="Orion" w:date="2011-07-31T17:06:00Z">
        <w:r w:rsidR="00726EC3">
          <w:t>os</w:t>
        </w:r>
      </w:ins>
      <w:del w:id="2153"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5BCB18A5" w14:textId="77777777" w:rsidR="00BA2C6E" w:rsidRDefault="00BA2C6E">
      <w:pPr>
        <w:spacing w:after="120"/>
        <w:jc w:val="both"/>
        <w:rPr>
          <w:ins w:id="2154" w:author="Orion" w:date="2011-08-02T00:29:00Z"/>
        </w:rPr>
      </w:pPr>
    </w:p>
    <w:p w14:paraId="197D693B" w14:textId="7B3AB680" w:rsidR="00BA2C6E" w:rsidRDefault="00BA2C6E">
      <w:pPr>
        <w:spacing w:after="120"/>
        <w:jc w:val="both"/>
      </w:pPr>
      <w:r>
        <w:rPr>
          <w:noProof/>
          <w:lang w:eastAsia="es-ES" w:bidi="ar-SA"/>
        </w:rPr>
        <w:lastRenderedPageBreak/>
        <w:drawing>
          <wp:inline distT="0" distB="0" distL="0" distR="0" wp14:anchorId="167843F0" wp14:editId="1ED31659">
            <wp:extent cx="5713095" cy="478980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p>
    <w:p w14:paraId="230D04BD" w14:textId="4F96EC2F" w:rsidR="00BA2C6E" w:rsidRDefault="00BA2C6E" w:rsidP="00D93325">
      <w:pPr>
        <w:pStyle w:val="Caption"/>
      </w:pPr>
      <w:bookmarkStart w:id="2155" w:name="_Ref300008302"/>
      <w:bookmarkStart w:id="2156" w:name="_Toc300051073"/>
      <w:bookmarkStart w:id="2157" w:name="_Toc300051446"/>
      <w:bookmarkStart w:id="2158" w:name="_Toc300051749"/>
      <w:bookmarkStart w:id="2159" w:name="_Toc300052359"/>
      <w:bookmarkStart w:id="2160" w:name="_Toc300052970"/>
      <w:bookmarkStart w:id="2161" w:name="_Toc300057808"/>
      <w:bookmarkStart w:id="2162" w:name="_Toc300058161"/>
      <w:r>
        <w:t xml:space="preserve">Figura </w:t>
      </w:r>
      <w:fldSimple w:instr=" SEQ Figura \* ARABIC ">
        <w:ins w:id="2163" w:author="Orion" w:date="2011-08-02T14:09:00Z">
          <w:r w:rsidR="001335BC">
            <w:rPr>
              <w:noProof/>
            </w:rPr>
            <w:t>19</w:t>
          </w:r>
        </w:ins>
        <w:del w:id="2164" w:author="Orion" w:date="2011-08-02T14:09:00Z">
          <w:r w:rsidR="005C4805" w:rsidDel="001335BC">
            <w:rPr>
              <w:noProof/>
            </w:rPr>
            <w:delText>18</w:delText>
          </w:r>
        </w:del>
      </w:fldSimple>
      <w:bookmarkEnd w:id="2155"/>
      <w:r>
        <w:t>:</w:t>
      </w:r>
      <w:r w:rsidRPr="007A2EFD">
        <w:t xml:space="preserve"> Diagrama de Actividad Evitar Conflicto</w:t>
      </w:r>
      <w:bookmarkEnd w:id="2156"/>
      <w:bookmarkEnd w:id="2157"/>
      <w:bookmarkEnd w:id="2158"/>
      <w:bookmarkEnd w:id="2159"/>
      <w:bookmarkEnd w:id="2160"/>
      <w:bookmarkEnd w:id="2161"/>
      <w:bookmarkEnd w:id="2162"/>
    </w:p>
    <w:p w14:paraId="5C91F2D5" w14:textId="11FCBCDB" w:rsidR="00B612F3" w:rsidRDefault="00B612F3" w:rsidP="00D93325">
      <w:pPr>
        <w:rPr>
          <w:rFonts w:cs="Times New Roman"/>
        </w:rPr>
      </w:pPr>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ins w:id="2165" w:author="Orion" w:date="2011-07-31T17:46:00Z">
        <w:r w:rsidR="00531024">
          <w:t>StartMonitoringFlights</w:t>
        </w:r>
      </w:ins>
      <w:del w:id="2166" w:author="Orion" w:date="2011-07-31T17:46:00Z">
        <w:r w:rsidR="000753FB" w:rsidRPr="00686F69" w:rsidDel="00531024">
          <w:delText>StartMonitori</w:delText>
        </w:r>
      </w:del>
      <w:del w:id="2167" w:author="Orion" w:date="2011-07-31T17:45:00Z">
        <w:r w:rsidR="000753FB" w:rsidRPr="00686F69" w:rsidDel="00531024">
          <w:delText>ze</w:delText>
        </w:r>
      </w:del>
      <w:del w:id="2168"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(“IsANewConflictDetected”).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(“CreateNewOrders”)</w:t>
      </w:r>
      <w:r>
        <w:t>,</w:t>
      </w:r>
      <w:r w:rsidR="005E18F7" w:rsidRPr="00686F69">
        <w:t xml:space="preserve"> y seguidamente se </w:t>
      </w:r>
      <w:r>
        <w:t>las comunica mediante interacciones</w:t>
      </w:r>
      <w:r w:rsidR="005E18F7" w:rsidRPr="00686F69">
        <w:t xml:space="preserve"> (“Start Interaction Controller-Pilot”).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“CheckDistanceBeetweenPlanesInConflict”</w:t>
      </w:r>
      <w:r>
        <w:t>, que mide la separación de las aeronaves</w:t>
      </w:r>
      <w:ins w:id="2169"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(“End Interaction Controller-Pilot”).</w:t>
      </w:r>
      <w:r w:rsidR="00D0624F">
        <w:t xml:space="preserve"> En caso de que prosiga el conflicto, la aplicación “</w:t>
      </w:r>
      <w:ins w:id="2170" w:author="Orion" w:date="2011-07-31T17:46:00Z">
        <w:r w:rsidR="00531024">
          <w:t>StartMonitoringFlights</w:t>
        </w:r>
      </w:ins>
      <w:del w:id="2171"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2172" w:author="Orion" w:date="2011-06-21T17:17:00Z"/>
        </w:rPr>
      </w:pPr>
      <w:r>
        <w:t xml:space="preserve">Las siguientes secciones explican con mayor detalle algunas de las actividades involucradas en la gestión de conflictos. </w:t>
      </w:r>
      <w:r w:rsidRPr="00931712">
        <w:t xml:space="preserve">En concreto </w:t>
      </w:r>
      <w:ins w:id="2173" w:author="Orion" w:date="2011-07-31T17:02:00Z">
        <w:r w:rsidR="009D67A5" w:rsidRPr="00931712">
          <w:t xml:space="preserve">la </w:t>
        </w:r>
      </w:ins>
      <w:ins w:id="2174" w:author="Orion" w:date="2011-07-31T17:05:00Z">
        <w:r w:rsidR="009D67A5" w:rsidRPr="00931712">
          <w:t>S</w:t>
        </w:r>
      </w:ins>
      <w:ins w:id="2175" w:author="Orion" w:date="2011-07-31T17:02:00Z">
        <w:r w:rsidR="009D67A5" w:rsidRPr="00931712">
          <w:t>ección</w:t>
        </w:r>
      </w:ins>
      <w:ins w:id="2176"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177" w:author="Orion" w:date="2011-07-31T17:03:00Z">
        <w:r w:rsidR="009D67A5" w:rsidRPr="00931712">
          <w:t>5.1.5.1</w:t>
        </w:r>
        <w:r w:rsidR="009D67A5" w:rsidRPr="00931712">
          <w:fldChar w:fldCharType="end"/>
        </w:r>
      </w:ins>
      <w:ins w:id="2178" w:author="Orion" w:date="2011-07-31T17:02:00Z">
        <w:r w:rsidR="009D67A5" w:rsidRPr="00931712">
          <w:t xml:space="preserve"> trata la </w:t>
        </w:r>
        <w:r w:rsidR="009D67A5" w:rsidRPr="00931712">
          <w:rPr>
            <w:i/>
            <w:rPrChange w:id="2179" w:author="Orion" w:date="2011-07-31T17:07:00Z">
              <w:rPr/>
            </w:rPrChange>
          </w:rPr>
          <w:fldChar w:fldCharType="begin"/>
        </w:r>
        <w:r w:rsidR="009D67A5" w:rsidRPr="00931712">
          <w:rPr>
            <w:i/>
            <w:rPrChange w:id="2180" w:author="Orion" w:date="2011-07-31T17:07:00Z">
              <w:rPr/>
            </w:rPrChange>
          </w:rPr>
          <w:instrText xml:space="preserve"> REF _Ref299895106 \h </w:instrText>
        </w:r>
      </w:ins>
      <w:r w:rsidR="00931712" w:rsidRPr="00931712">
        <w:rPr>
          <w:i/>
          <w:rPrChange w:id="2181" w:author="Orion" w:date="2011-07-31T17:07:00Z">
            <w:rPr/>
          </w:rPrChange>
        </w:rPr>
        <w:instrText xml:space="preserve"> \* MERGEFORMAT </w:instrText>
      </w:r>
      <w:r w:rsidR="009D67A5" w:rsidRPr="00931712">
        <w:rPr>
          <w:i/>
          <w:rPrChange w:id="2182" w:author="Orion" w:date="2011-07-31T17:07:00Z">
            <w:rPr>
              <w:i/>
            </w:rPr>
          </w:rPrChange>
        </w:rPr>
      </w:r>
      <w:r w:rsidR="009D67A5" w:rsidRPr="00931712">
        <w:rPr>
          <w:i/>
          <w:rPrChange w:id="2183" w:author="Orion" w:date="2011-07-31T17:07:00Z">
            <w:rPr/>
          </w:rPrChange>
        </w:rPr>
        <w:fldChar w:fldCharType="separate"/>
      </w:r>
      <w:ins w:id="2184" w:author="Orion" w:date="2011-07-31T17:02:00Z">
        <w:r w:rsidR="009D67A5" w:rsidRPr="00931712">
          <w:rPr>
            <w:i/>
            <w:rPrChange w:id="2185" w:author="Orion" w:date="2011-07-31T17:07:00Z">
              <w:rPr>
                <w:b/>
                <w:sz w:val="28"/>
                <w:szCs w:val="52"/>
              </w:rPr>
            </w:rPrChange>
          </w:rPr>
          <w:t>Detección de conflictos</w:t>
        </w:r>
        <w:r w:rsidR="009D67A5" w:rsidRPr="00931712">
          <w:rPr>
            <w:i/>
            <w:rPrChange w:id="2186" w:author="Orion" w:date="2011-07-31T17:07:00Z">
              <w:rPr/>
            </w:rPrChange>
          </w:rPr>
          <w:fldChar w:fldCharType="end"/>
        </w:r>
      </w:ins>
      <w:ins w:id="2187" w:author="Orion" w:date="2011-07-31T17:06:00Z">
        <w:r w:rsidR="00931712" w:rsidRPr="00931712">
          <w:t xml:space="preserve">, </w:t>
        </w:r>
        <w:r w:rsidR="00410D6E">
          <w:t>la</w:t>
        </w:r>
        <w:r w:rsidR="00931712" w:rsidRPr="00931712">
          <w:t xml:space="preserve"> </w:t>
        </w:r>
      </w:ins>
      <w:ins w:id="2188" w:author="Orion" w:date="2011-07-31T17:07:00Z">
        <w:r w:rsidR="00931712">
          <w:t>S</w:t>
        </w:r>
      </w:ins>
      <w:ins w:id="2189" w:author="Orion" w:date="2011-07-31T17:06:00Z">
        <w:r w:rsidR="00931712" w:rsidRPr="00931712">
          <w:t xml:space="preserve">ección </w:t>
        </w:r>
      </w:ins>
      <w:ins w:id="2190"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2191" w:author="Orion" w:date="2011-07-31T17:03:00Z">
        <w:r w:rsidR="009D67A5" w:rsidRPr="00931712">
          <w:t>5.1.5.2</w:t>
        </w:r>
        <w:r w:rsidR="009D67A5" w:rsidRPr="00931712">
          <w:fldChar w:fldCharType="end"/>
        </w:r>
      </w:ins>
      <w:ins w:id="2192" w:author="Orion" w:date="2011-07-31T17:06:00Z">
        <w:r w:rsidR="00931712" w:rsidRPr="00931712">
          <w:t xml:space="preserve"> habla </w:t>
        </w:r>
      </w:ins>
      <w:ins w:id="2193" w:author="Orion" w:date="2011-07-31T17:07:00Z">
        <w:r w:rsidR="00931712" w:rsidRPr="00931712">
          <w:t xml:space="preserve">de la </w:t>
        </w:r>
      </w:ins>
      <w:ins w:id="2194" w:author="Orion" w:date="2011-07-31T17:03:00Z">
        <w:r w:rsidR="009D67A5" w:rsidRPr="00931712">
          <w:rPr>
            <w:i/>
            <w:rPrChange w:id="2195" w:author="Orion" w:date="2011-07-31T17:08:00Z">
              <w:rPr/>
            </w:rPrChange>
          </w:rPr>
          <w:fldChar w:fldCharType="begin"/>
        </w:r>
        <w:r w:rsidR="009D67A5" w:rsidRPr="00931712">
          <w:rPr>
            <w:i/>
            <w:rPrChange w:id="2196" w:author="Orion" w:date="2011-07-31T17:08:00Z">
              <w:rPr/>
            </w:rPrChange>
          </w:rPr>
          <w:instrText xml:space="preserve"> REF _Ref299895135 \h </w:instrText>
        </w:r>
      </w:ins>
      <w:r w:rsidR="00931712" w:rsidRPr="00931712">
        <w:rPr>
          <w:i/>
          <w:rPrChange w:id="2197" w:author="Orion" w:date="2011-07-31T17:08:00Z">
            <w:rPr/>
          </w:rPrChange>
        </w:rPr>
        <w:instrText xml:space="preserve"> \* MERGEFORMAT </w:instrText>
      </w:r>
      <w:r w:rsidR="009D67A5" w:rsidRPr="00931712">
        <w:rPr>
          <w:i/>
          <w:rPrChange w:id="2198" w:author="Orion" w:date="2011-07-31T17:08:00Z">
            <w:rPr>
              <w:i/>
            </w:rPr>
          </w:rPrChange>
        </w:rPr>
      </w:r>
      <w:r w:rsidR="009D67A5" w:rsidRPr="00931712">
        <w:rPr>
          <w:i/>
          <w:rPrChange w:id="2199" w:author="Orion" w:date="2011-07-31T17:08:00Z">
            <w:rPr/>
          </w:rPrChange>
        </w:rPr>
        <w:fldChar w:fldCharType="separate"/>
      </w:r>
      <w:ins w:id="2200" w:author="Orion" w:date="2011-07-31T17:03:00Z">
        <w:r w:rsidR="009D67A5" w:rsidRPr="00931712">
          <w:rPr>
            <w:i/>
            <w:rPrChange w:id="2201" w:author="Orion" w:date="2011-07-31T17:08:00Z">
              <w:rPr>
                <w:b/>
                <w:sz w:val="28"/>
                <w:szCs w:val="52"/>
              </w:rPr>
            </w:rPrChange>
          </w:rPr>
          <w:t>Generación y comunicación de órdenes</w:t>
        </w:r>
        <w:r w:rsidR="009D67A5" w:rsidRPr="00931712">
          <w:rPr>
            <w:i/>
            <w:rPrChange w:id="2202" w:author="Orion" w:date="2011-07-31T17:08:00Z">
              <w:rPr/>
            </w:rPrChange>
          </w:rPr>
          <w:fldChar w:fldCharType="end"/>
        </w:r>
      </w:ins>
      <w:ins w:id="2203" w:author="Orion" w:date="2011-07-31T17:07:00Z">
        <w:r w:rsidR="00931712" w:rsidRPr="00931712">
          <w:t xml:space="preserve">, mientras que la Sección </w:t>
        </w:r>
      </w:ins>
      <w:ins w:id="2204"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205" w:author="Orion" w:date="2011-07-31T17:03:00Z">
        <w:r w:rsidR="009D67A5" w:rsidRPr="00931712">
          <w:t>5.1.5.3</w:t>
        </w:r>
        <w:r w:rsidR="009D67A5" w:rsidRPr="00931712">
          <w:fldChar w:fldCharType="end"/>
        </w:r>
      </w:ins>
      <w:ins w:id="2206" w:author="Orion" w:date="2011-07-31T17:07:00Z">
        <w:r w:rsidR="00931712" w:rsidRPr="00931712">
          <w:t xml:space="preserve"> se ocupa de la </w:t>
        </w:r>
      </w:ins>
      <w:ins w:id="2207" w:author="Orion" w:date="2011-07-31T17:03:00Z">
        <w:r w:rsidR="009D67A5" w:rsidRPr="00931712">
          <w:rPr>
            <w:i/>
            <w:rPrChange w:id="2208" w:author="Orion" w:date="2011-07-31T17:08:00Z">
              <w:rPr/>
            </w:rPrChange>
          </w:rPr>
          <w:fldChar w:fldCharType="begin"/>
        </w:r>
        <w:r w:rsidR="009D67A5" w:rsidRPr="00931712">
          <w:rPr>
            <w:i/>
            <w:rPrChange w:id="2209" w:author="Orion" w:date="2011-07-31T17:08:00Z">
              <w:rPr/>
            </w:rPrChange>
          </w:rPr>
          <w:instrText xml:space="preserve"> REF _Ref299895141 \h </w:instrText>
        </w:r>
      </w:ins>
      <w:r w:rsidR="00931712" w:rsidRPr="00931712">
        <w:rPr>
          <w:i/>
          <w:rPrChange w:id="2210" w:author="Orion" w:date="2011-07-31T17:08:00Z">
            <w:rPr/>
          </w:rPrChange>
        </w:rPr>
        <w:instrText xml:space="preserve"> \* MERGEFORMAT </w:instrText>
      </w:r>
      <w:r w:rsidR="009D67A5" w:rsidRPr="00931712">
        <w:rPr>
          <w:i/>
          <w:rPrChange w:id="2211" w:author="Orion" w:date="2011-07-31T17:08:00Z">
            <w:rPr>
              <w:i/>
            </w:rPr>
          </w:rPrChange>
        </w:rPr>
      </w:r>
      <w:r w:rsidR="009D67A5" w:rsidRPr="00931712">
        <w:rPr>
          <w:i/>
          <w:rPrChange w:id="2212" w:author="Orion" w:date="2011-07-31T17:08:00Z">
            <w:rPr/>
          </w:rPrChange>
        </w:rPr>
        <w:fldChar w:fldCharType="separate"/>
      </w:r>
      <w:ins w:id="2213" w:author="Orion" w:date="2011-07-31T17:03:00Z">
        <w:r w:rsidR="009D67A5" w:rsidRPr="00931712">
          <w:rPr>
            <w:i/>
            <w:rPrChange w:id="2214" w:author="Orion" w:date="2011-07-31T17:08:00Z">
              <w:rPr>
                <w:b/>
                <w:sz w:val="28"/>
                <w:szCs w:val="52"/>
              </w:rPr>
            </w:rPrChange>
          </w:rPr>
          <w:t>Ejecución de órdenes</w:t>
        </w:r>
        <w:r w:rsidR="009D67A5" w:rsidRPr="00931712">
          <w:rPr>
            <w:i/>
            <w:rPrChange w:id="2215" w:author="Orion" w:date="2011-07-31T17:08:00Z">
              <w:rPr/>
            </w:rPrChange>
          </w:rPr>
          <w:fldChar w:fldCharType="end"/>
        </w:r>
      </w:ins>
      <w:ins w:id="2216"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217" w:name="_Ref299895106"/>
      <w:bookmarkStart w:id="2218" w:name="_Ref299895155"/>
      <w:bookmarkStart w:id="2219" w:name="_Toc300138794"/>
      <w:r>
        <w:rPr>
          <w:b w:val="0"/>
          <w:sz w:val="28"/>
          <w:szCs w:val="52"/>
        </w:rPr>
        <w:t>Detección de conflictos</w:t>
      </w:r>
      <w:bookmarkEnd w:id="2217"/>
      <w:bookmarkEnd w:id="2218"/>
      <w:bookmarkEnd w:id="2219"/>
    </w:p>
    <w:p w14:paraId="07BCC117" w14:textId="27E5D289" w:rsidR="00E12DF2" w:rsidRDefault="00E12DF2" w:rsidP="00D93325">
      <w:pPr>
        <w:pStyle w:val="BodyText"/>
        <w:jc w:val="both"/>
        <w:rPr>
          <w:i/>
          <w:iCs/>
        </w:rPr>
      </w:pPr>
      <w:r>
        <w:t xml:space="preserve">Cuando la aplicación “StartMonitoringFlights” lanza una alarma de conflicto </w:t>
      </w:r>
      <w:r w:rsidRPr="00686F69">
        <w:t>(evento “PlanesInConflict”)</w:t>
      </w:r>
      <w:r>
        <w:t>, el controlador comprueba con</w:t>
      </w:r>
      <w:r w:rsidRPr="00686F69">
        <w:t xml:space="preserve"> la tarea “IsANewConflictDetected”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140C1F">
        <w:t xml:space="preserve">Figura </w:t>
      </w:r>
      <w:r w:rsidR="00140C1F">
        <w:rPr>
          <w:noProof/>
        </w:rPr>
        <w:t>19</w:t>
      </w:r>
      <w:r w:rsidR="00140C1F">
        <w:fldChar w:fldCharType="end"/>
      </w:r>
      <w:r w:rsidRPr="00686F69">
        <w:fldChar w:fldCharType="begin"/>
      </w:r>
      <w:r w:rsidRPr="00686F69">
        <w:instrText xml:space="preserve"> REF _Ref296441117 \h </w:instrText>
      </w:r>
      <w:r>
        <w:instrText xml:space="preserve"> \* MERGEFORMAT </w:instrText>
      </w:r>
      <w:r w:rsidRPr="00686F69">
        <w:fldChar w:fldCharType="end"/>
      </w:r>
      <w:r>
        <w:t xml:space="preserve"> muestra esta tarea. El controlador accede</w:t>
      </w:r>
      <w:r w:rsidRPr="00686F69">
        <w:t xml:space="preserve"> a su estado mental “ControllerMind”</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 xml:space="preserve">“CanStartSendOrder”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 xml:space="preserve">tarea también tiene la función de iniciar una aplicación interna de comprobación de distancias entre aviones en conflicto “CheckDistanceBetweenPlanesInConflict”.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F00AD8">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71790B62" w:rsidR="00273564" w:rsidRPr="00D93325" w:rsidRDefault="00E12DF2" w:rsidP="00D93325">
      <w:pPr>
        <w:pStyle w:val="Caption"/>
        <w:rPr>
          <w:b/>
        </w:rPr>
      </w:pPr>
      <w:bookmarkStart w:id="2220" w:name="_Ref300008580"/>
      <w:bookmarkStart w:id="2221" w:name="_Toc300051074"/>
      <w:bookmarkStart w:id="2222" w:name="_Toc300051447"/>
      <w:bookmarkStart w:id="2223" w:name="_Toc300051750"/>
      <w:bookmarkStart w:id="2224" w:name="_Toc300052360"/>
      <w:bookmarkStart w:id="2225" w:name="_Toc300052971"/>
      <w:bookmarkStart w:id="2226" w:name="_Toc300057809"/>
      <w:bookmarkStart w:id="2227" w:name="_Toc300058162"/>
      <w:r>
        <w:t xml:space="preserve">Figura </w:t>
      </w:r>
      <w:fldSimple w:instr=" SEQ Figura \* ARABIC ">
        <w:ins w:id="2228" w:author="Orion" w:date="2011-08-02T14:09:00Z">
          <w:r w:rsidR="001335BC">
            <w:rPr>
              <w:noProof/>
            </w:rPr>
            <w:t>20</w:t>
          </w:r>
        </w:ins>
        <w:del w:id="2229" w:author="Orion" w:date="2011-08-02T14:09:00Z">
          <w:r w:rsidR="005C4805" w:rsidDel="001335BC">
            <w:rPr>
              <w:noProof/>
            </w:rPr>
            <w:delText>19</w:delText>
          </w:r>
        </w:del>
      </w:fldSimple>
      <w:bookmarkEnd w:id="2220"/>
      <w:r w:rsidRPr="00A95AF0">
        <w:t>: Comprobación de Nuevo Conflicto.</w:t>
      </w:r>
      <w:bookmarkEnd w:id="2221"/>
      <w:bookmarkEnd w:id="2222"/>
      <w:bookmarkEnd w:id="2223"/>
      <w:bookmarkEnd w:id="2224"/>
      <w:bookmarkEnd w:id="2225"/>
      <w:bookmarkEnd w:id="2226"/>
      <w:bookmarkEnd w:id="2227"/>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230" w:name="_Toc300138795"/>
      <w:r w:rsidRPr="00D93325">
        <w:rPr>
          <w:b w:val="0"/>
          <w:sz w:val="28"/>
          <w:szCs w:val="28"/>
        </w:rPr>
        <w:t>Generación y comunicación de órdenes</w:t>
      </w:r>
      <w:bookmarkEnd w:id="2230"/>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503590">
        <w:t>Figura 20</w:t>
      </w:r>
      <w:r w:rsidR="00FF04F8" w:rsidRPr="00686F69">
        <w:fldChar w:fldCharType="end"/>
      </w:r>
      <w:r w:rsidR="00894CAC">
        <w:t xml:space="preserve">. La </w:t>
      </w:r>
      <w:r w:rsidR="00894CAC" w:rsidRPr="00686F69">
        <w:t>tarea “CreateNewOrders”</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“StartAvoidCollision”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231" w:author="Orion" w:date="2011-07-31T17:35:00Z">
        <w:r w:rsidR="004D73B7">
          <w:t>ad hoc</w:t>
        </w:r>
      </w:ins>
      <w:del w:id="2232"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w:t>
      </w:r>
      <w:r w:rsidR="00415F96" w:rsidRPr="00686F69">
        <w:lastRenderedPageBreak/>
        <w:t xml:space="preserve">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503590">
        <w:t>4.1.2</w:t>
      </w:r>
      <w:r>
        <w:fldChar w:fldCharType="end"/>
      </w:r>
      <w:r>
        <w:t xml:space="preserve">) y las normas de vuelo (ver Sección </w:t>
      </w:r>
      <w:r>
        <w:fldChar w:fldCharType="begin"/>
      </w:r>
      <w:r>
        <w:instrText xml:space="preserve"> REF _Ref299031333 \r \h </w:instrText>
      </w:r>
      <w:r>
        <w:fldChar w:fldCharType="separate"/>
      </w:r>
      <w:r w:rsidR="00503590">
        <w:t>4.1.4</w:t>
      </w:r>
      <w:r>
        <w:fldChar w:fldCharType="end"/>
      </w:r>
      <w:r>
        <w:t>). Con estas modificaciones se trata de recuperar las distancias de seguridad y alejar la posibilidad de</w:t>
      </w:r>
      <w:r w:rsidR="00EB0885" w:rsidRPr="00686F69">
        <w:t xml:space="preserve"> colisión.</w:t>
      </w:r>
    </w:p>
    <w:p w14:paraId="394058FF" w14:textId="08D84F13" w:rsidR="0053403E" w:rsidRDefault="009F675E" w:rsidP="00B82FC8">
      <w:pPr>
        <w:pStyle w:val="Caption"/>
        <w:rPr>
          <w:rFonts w:cs="Times New Roman"/>
        </w:rPr>
      </w:pPr>
      <w:bookmarkStart w:id="2233" w:name="_Ref296441630"/>
      <w:bookmarkStart w:id="2234" w:name="_Toc299483446"/>
      <w:bookmarkStart w:id="2235" w:name="_Toc300051075"/>
      <w:bookmarkStart w:id="2236" w:name="_Toc300051448"/>
      <w:bookmarkStart w:id="2237" w:name="_Toc300051751"/>
      <w:bookmarkStart w:id="2238" w:name="_Toc300052361"/>
      <w:bookmarkStart w:id="2239" w:name="_Toc300052972"/>
      <w:bookmarkStart w:id="2240" w:name="_Toc300057810"/>
      <w:bookmarkStart w:id="2241" w:name="_Toc300058163"/>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ins w:id="2242" w:author="Orion" w:date="2011-08-02T14:09:00Z">
          <w:r w:rsidR="001335BC">
            <w:rPr>
              <w:noProof/>
            </w:rPr>
            <w:t>21</w:t>
          </w:r>
        </w:ins>
        <w:del w:id="2243" w:author="Orion" w:date="2011-08-02T14:09:00Z">
          <w:r w:rsidR="005C4805" w:rsidDel="001335BC">
            <w:rPr>
              <w:noProof/>
            </w:rPr>
            <w:delText>20</w:delText>
          </w:r>
        </w:del>
      </w:fldSimple>
      <w:bookmarkEnd w:id="2233"/>
      <w:r w:rsidR="00001A1C">
        <w:t>: Creación de las Ordenes</w:t>
      </w:r>
      <w:r w:rsidR="006A53B9">
        <w:t>.</w:t>
      </w:r>
      <w:bookmarkEnd w:id="2234"/>
      <w:bookmarkEnd w:id="2235"/>
      <w:bookmarkEnd w:id="2236"/>
      <w:bookmarkEnd w:id="2237"/>
      <w:bookmarkEnd w:id="2238"/>
      <w:bookmarkEnd w:id="2239"/>
      <w:bookmarkEnd w:id="2240"/>
      <w:bookmarkEnd w:id="2241"/>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244"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503590">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 xml:space="preserve">el hecho “StartAvoidCollision”.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“CreateNewsOrders”.</w:t>
      </w:r>
      <w:r w:rsidR="00BF232A">
        <w:t xml:space="preserve"> </w:t>
      </w:r>
      <w:r w:rsidR="00421237">
        <w:t>E</w:t>
      </w:r>
      <w:r w:rsidR="00BF232A">
        <w:t>l piloto</w:t>
      </w:r>
      <w:r w:rsidR="00421237">
        <w:t xml:space="preserve"> accede a ese hecho en la interacción con la</w:t>
      </w:r>
      <w:r w:rsidR="00BF232A">
        <w:t xml:space="preserve"> tarea “TakeOrder”</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“OrderNewLeg”</w:t>
      </w:r>
      <w:r w:rsidR="00421237">
        <w:t>. Este hecho es la base del tramo ad-hoc que ejecutará el piloto para resolver el conflicto.</w:t>
      </w:r>
    </w:p>
    <w:p w14:paraId="6AE10122" w14:textId="14C95689" w:rsidR="004C462F" w:rsidRPr="00B0777E" w:rsidRDefault="004C462F">
      <w:pPr>
        <w:pStyle w:val="Heading1"/>
        <w:numPr>
          <w:ilvl w:val="3"/>
          <w:numId w:val="40"/>
        </w:numPr>
        <w:rPr>
          <w:b w:val="0"/>
          <w:sz w:val="28"/>
          <w:szCs w:val="52"/>
        </w:rPr>
        <w:pPrChange w:id="2245" w:author="Orion" w:date="2011-08-02T00:40:00Z">
          <w:pPr>
            <w:pStyle w:val="Heading1"/>
            <w:numPr>
              <w:ilvl w:val="3"/>
              <w:numId w:val="57"/>
            </w:numPr>
            <w:tabs>
              <w:tab w:val="clear" w:pos="0"/>
            </w:tabs>
            <w:ind w:left="1728" w:hanging="648"/>
          </w:pPr>
        </w:pPrChange>
      </w:pPr>
      <w:bookmarkStart w:id="2246" w:name="_Ref299895138"/>
      <w:bookmarkStart w:id="2247" w:name="_Ref299895141"/>
      <w:bookmarkStart w:id="2248" w:name="_Toc300138796"/>
      <w:r>
        <w:rPr>
          <w:b w:val="0"/>
          <w:sz w:val="28"/>
          <w:szCs w:val="52"/>
        </w:rPr>
        <w:t>Ejecución de órdenes</w:t>
      </w:r>
      <w:bookmarkEnd w:id="2246"/>
      <w:bookmarkEnd w:id="2247"/>
      <w:bookmarkEnd w:id="2248"/>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Leg”</w:t>
      </w:r>
      <w:r>
        <w:t xml:space="preserve">. Éste se preserva </w:t>
      </w:r>
      <w:r w:rsidR="00BB78C3">
        <w:t xml:space="preserve">en el hecho “OrderOldLeg” para así poder retomarlo cuando </w:t>
      </w:r>
      <w:r>
        <w:t>se termine</w:t>
      </w:r>
      <w:r w:rsidR="00BB78C3">
        <w:t xml:space="preserve"> de comple</w:t>
      </w:r>
      <w:r w:rsidR="00750D72">
        <w:t>tar la orden</w:t>
      </w:r>
      <w:r>
        <w:t xml:space="preserve"> del controlador</w:t>
      </w:r>
      <w:r w:rsidR="00BB78C3">
        <w:t>.</w:t>
      </w:r>
      <w:r w:rsidR="00EB0845">
        <w:t xml:space="preserve"> </w:t>
      </w:r>
      <w:r>
        <w:t xml:space="preserve">Además, genera un nuevo tramo “OrderNewLeg” con la orden del controlador. </w:t>
      </w:r>
      <w:r w:rsidR="000251CD">
        <w:t>Para ello, el piloto ejecuta la tarea</w:t>
      </w:r>
      <w:r w:rsidR="000251CD" w:rsidRPr="00686F69">
        <w:t xml:space="preserve"> “CreateNewLegForOrder” </w:t>
      </w:r>
      <w:r w:rsidR="000251CD">
        <w:t xml:space="preserve">donde </w:t>
      </w:r>
      <w:r w:rsidR="000251CD" w:rsidRPr="00686F69">
        <w:t>crea como tramo actual el que el controlador le mando en el hecho “OrderNewLeg”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503590">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“StartLegChecker”.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“ObeyOrderCheck”.</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“OrderFinished”.</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ght Leg”,</w:t>
      </w:r>
      <w:r w:rsidR="00B83D06" w:rsidRPr="00686F69">
        <w:t xml:space="preserve"> el que se estaba llevando a cabo antes de que se detectara el conflicto</w:t>
      </w:r>
      <w:r>
        <w:t>. Éste fue almacenado en el hecho</w:t>
      </w:r>
      <w:r w:rsidR="00517C4B" w:rsidRPr="00686F69">
        <w:t xml:space="preserve"> “OrderOldLeg”</w:t>
      </w:r>
      <w:r w:rsidR="00B83D06" w:rsidRPr="00686F69">
        <w:t>.</w:t>
      </w:r>
      <w:r w:rsidR="00656399" w:rsidRPr="00686F69">
        <w:t xml:space="preserve"> </w:t>
      </w:r>
      <w:r>
        <w:t xml:space="preserve">El piloto también genera la indicación </w:t>
      </w:r>
      <w:r w:rsidRPr="00686F69">
        <w:t>“StartLegChecker”</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r w:rsidR="00594DBF">
        <w:t>reestablece</w:t>
      </w:r>
      <w:r w:rsidR="00594DBF" w:rsidRPr="00686F69">
        <w:t xml:space="preserve"> </w:t>
      </w:r>
      <w:r w:rsidR="00534D79" w:rsidRPr="00686F69">
        <w:t xml:space="preserve">el siguiente tramo “Flight </w:t>
      </w:r>
      <w:r w:rsidR="00534D79" w:rsidRPr="00686F69">
        <w:lastRenderedPageBreak/>
        <w:t xml:space="preserve">Leg”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3E757060" w:rsidR="00FC0552" w:rsidRPr="00686F69" w:rsidRDefault="00973F4A" w:rsidP="000F05DA">
      <w:pPr>
        <w:pStyle w:val="Caption"/>
      </w:pPr>
      <w:bookmarkStart w:id="2249" w:name="_Ref296442261"/>
      <w:bookmarkStart w:id="2250" w:name="_Ref297129914"/>
      <w:bookmarkStart w:id="2251" w:name="_Toc299483447"/>
      <w:bookmarkStart w:id="2252" w:name="_Toc300051076"/>
      <w:bookmarkStart w:id="2253" w:name="_Toc300051449"/>
      <w:bookmarkStart w:id="2254" w:name="_Toc300051752"/>
      <w:bookmarkStart w:id="2255" w:name="_Toc300052362"/>
      <w:bookmarkStart w:id="2256" w:name="_Toc300052973"/>
      <w:bookmarkStart w:id="2257" w:name="_Toc300057811"/>
      <w:bookmarkStart w:id="2258" w:name="_Toc300058164"/>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fldSimple w:instr=" SEQ Figura \* ARABIC ">
        <w:ins w:id="2259" w:author="Orion" w:date="2011-08-02T14:09:00Z">
          <w:r w:rsidR="001335BC">
            <w:rPr>
              <w:noProof/>
            </w:rPr>
            <w:t>22</w:t>
          </w:r>
        </w:ins>
        <w:del w:id="2260" w:author="Orion" w:date="2011-08-02T14:09:00Z">
          <w:r w:rsidR="005C4805" w:rsidDel="001335BC">
            <w:rPr>
              <w:noProof/>
            </w:rPr>
            <w:delText>21</w:delText>
          </w:r>
        </w:del>
      </w:fldSimple>
      <w:bookmarkEnd w:id="2249"/>
      <w:r w:rsidR="00011CB0">
        <w:t>: Interacción Controlador-Piloto</w:t>
      </w:r>
      <w:r w:rsidR="00EC5D9F">
        <w:t xml:space="preserve"> traspaso de Ordenes</w:t>
      </w:r>
      <w:bookmarkEnd w:id="2250"/>
      <w:r w:rsidR="000251CD">
        <w:t>.</w:t>
      </w:r>
      <w:bookmarkEnd w:id="2251"/>
      <w:bookmarkEnd w:id="2252"/>
      <w:bookmarkEnd w:id="2253"/>
      <w:bookmarkEnd w:id="2254"/>
      <w:bookmarkEnd w:id="2255"/>
      <w:bookmarkEnd w:id="2256"/>
      <w:bookmarkEnd w:id="2257"/>
      <w:bookmarkEnd w:id="2258"/>
    </w:p>
    <w:p w14:paraId="5ED11A0A" w14:textId="626B00B9" w:rsidR="00FC0552" w:rsidRDefault="00A7256D" w:rsidP="00F852B2">
      <w:pPr>
        <w:pStyle w:val="Caption"/>
        <w:rPr>
          <w:rFonts w:cs="Times New Roman"/>
        </w:rPr>
      </w:pPr>
      <w:bookmarkStart w:id="2261" w:name="_Ref296534126"/>
      <w:bookmarkStart w:id="2262" w:name="_Ref296536077"/>
      <w:bookmarkStart w:id="2263" w:name="_Toc299483448"/>
      <w:bookmarkStart w:id="2264" w:name="_Toc300051077"/>
      <w:bookmarkStart w:id="2265" w:name="_Toc300051450"/>
      <w:bookmarkStart w:id="2266" w:name="_Toc300051753"/>
      <w:bookmarkStart w:id="2267" w:name="_Toc300052363"/>
      <w:bookmarkStart w:id="2268" w:name="_Toc300052974"/>
      <w:bookmarkStart w:id="2269" w:name="_Toc300057812"/>
      <w:bookmarkStart w:id="2270" w:name="_Toc300058165"/>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fldSimple w:instr=" SEQ Figura \* ARABIC ">
        <w:ins w:id="2271" w:author="Orion" w:date="2011-08-02T14:09:00Z">
          <w:r w:rsidR="001335BC">
            <w:rPr>
              <w:noProof/>
            </w:rPr>
            <w:t>23</w:t>
          </w:r>
        </w:ins>
        <w:del w:id="2272" w:author="Orion" w:date="2011-08-02T14:09:00Z">
          <w:r w:rsidR="005C4805" w:rsidDel="001335BC">
            <w:rPr>
              <w:noProof/>
            </w:rPr>
            <w:delText>22</w:delText>
          </w:r>
        </w:del>
      </w:fldSimple>
      <w:bookmarkEnd w:id="2261"/>
      <w:bookmarkEnd w:id="2262"/>
      <w:r w:rsidR="00011CB0">
        <w:t>: Piloto Obedeciendo una Orden</w:t>
      </w:r>
      <w:r w:rsidR="000251CD">
        <w:t>.</w:t>
      </w:r>
      <w:bookmarkEnd w:id="2263"/>
      <w:bookmarkEnd w:id="2264"/>
      <w:bookmarkEnd w:id="2265"/>
      <w:bookmarkEnd w:id="2266"/>
      <w:bookmarkEnd w:id="2267"/>
      <w:bookmarkEnd w:id="2268"/>
      <w:bookmarkEnd w:id="2269"/>
      <w:bookmarkEnd w:id="2270"/>
    </w:p>
    <w:p w14:paraId="7322EE47" w14:textId="7E73BAE0" w:rsidR="00001A1C" w:rsidRDefault="00B57D77" w:rsidP="004D73B7">
      <w:pPr>
        <w:pStyle w:val="Caption"/>
        <w:rPr>
          <w:rFonts w:cs="Times New Roman"/>
        </w:rPr>
      </w:pPr>
      <w:bookmarkStart w:id="2273" w:name="_Ref296441855"/>
      <w:bookmarkStart w:id="2274" w:name="_Toc300051078"/>
      <w:bookmarkStart w:id="2275" w:name="_Toc300051451"/>
      <w:bookmarkStart w:id="2276" w:name="_Toc300051754"/>
      <w:bookmarkStart w:id="2277" w:name="_Toc300052364"/>
      <w:bookmarkStart w:id="2278" w:name="_Toc300052975"/>
      <w:bookmarkStart w:id="2279" w:name="_Toc300057813"/>
      <w:bookmarkStart w:id="2280" w:name="_Toc300058166"/>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fldSimple w:instr=" SEQ Figura \* ARABIC ">
        <w:ins w:id="2281" w:author="Orion" w:date="2011-08-02T14:09:00Z">
          <w:r w:rsidR="001335BC">
            <w:rPr>
              <w:noProof/>
            </w:rPr>
            <w:t>24</w:t>
          </w:r>
        </w:ins>
        <w:del w:id="2282" w:author="Orion" w:date="2011-08-02T14:09:00Z">
          <w:r w:rsidR="005C4805" w:rsidDel="001335BC">
            <w:rPr>
              <w:noProof/>
            </w:rPr>
            <w:delText>23</w:delText>
          </w:r>
        </w:del>
      </w:fldSimple>
      <w:bookmarkEnd w:id="2273"/>
      <w:r w:rsidR="009D224A">
        <w:t>: Conflicto Finalizado por Lejanía entre Aviones</w:t>
      </w:r>
      <w:r w:rsidR="006B1111">
        <w:t>.</w:t>
      </w:r>
      <w:bookmarkEnd w:id="2274"/>
      <w:bookmarkEnd w:id="2275"/>
      <w:bookmarkEnd w:id="2276"/>
      <w:bookmarkEnd w:id="2277"/>
      <w:bookmarkEnd w:id="2278"/>
      <w:bookmarkEnd w:id="2279"/>
      <w:bookmarkEnd w:id="2280"/>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503590">
        <w:t>Figura 23</w:t>
      </w:r>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 xml:space="preserve">“ConflictFinished”. </w:t>
      </w:r>
      <w:r w:rsidR="00AF591B">
        <w:t>Al recibir esta comunicación el pilo</w:t>
      </w:r>
      <w:r w:rsidRPr="00686F69">
        <w:t xml:space="preserve">to crea un hecho interno </w:t>
      </w:r>
      <w:r w:rsidR="00AF591B" w:rsidRPr="00686F69">
        <w:t>“OrderFinished”</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“Flight Leg”</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503590">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503590">
        <w:t>Figura 17</w:t>
      </w:r>
      <w:r w:rsidR="00C8349D" w:rsidRPr="00686F69">
        <w:fldChar w:fldCharType="end"/>
      </w:r>
      <w:r w:rsidR="00C8349D" w:rsidRPr="00686F69">
        <w:t xml:space="preserve">). </w:t>
      </w:r>
      <w:r w:rsidR="009F5DBF" w:rsidRPr="00686F69">
        <w:t xml:space="preserve">En este caso se producía un hecho “GoNextLegWithConflict”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283"/>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503590">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283"/>
      <w:r w:rsidR="00160F45">
        <w:rPr>
          <w:rStyle w:val="CommentReference"/>
        </w:rPr>
        <w:commentReference w:id="2283"/>
      </w:r>
      <w:r w:rsidR="009F5DBF" w:rsidRPr="00686F69">
        <w:t xml:space="preserve"> Esta tarea es muy similar a la de “Flight Plan Monitoring”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503590">
        <w:t>Figura 11</w:t>
      </w:r>
      <w:r w:rsidR="009F5DBF" w:rsidRPr="00686F69">
        <w:fldChar w:fldCharType="end"/>
      </w:r>
      <w:r w:rsidR="009F5DBF" w:rsidRPr="00686F69">
        <w:t>. El proceso es como sigue</w:t>
      </w:r>
      <w:r w:rsidR="00ED143B">
        <w:t>. D</w:t>
      </w:r>
      <w:r w:rsidR="0078123C" w:rsidRPr="00686F69">
        <w:t>espués de consumir el hecho “GoNextLegWithConflict</w:t>
      </w:r>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siguientea cubrir</w:t>
      </w:r>
      <w:r w:rsidR="00160F45">
        <w:t xml:space="preserve"> según el plan de vuelo se almacena</w:t>
      </w:r>
      <w:r w:rsidR="008C3B19" w:rsidRPr="00686F69">
        <w:t xml:space="preserve"> en el hecho “OrderOldLeg”</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“StartLegCheck”</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42F9B6D6" w:rsidR="003574A0" w:rsidRDefault="003574A0" w:rsidP="003574A0">
      <w:pPr>
        <w:pStyle w:val="Caption"/>
        <w:rPr>
          <w:rFonts w:cs="Times New Roman"/>
        </w:rPr>
      </w:pPr>
      <w:bookmarkStart w:id="2284" w:name="_Ref297663867"/>
      <w:bookmarkStart w:id="2285" w:name="_Ref297727267"/>
      <w:bookmarkStart w:id="2286" w:name="_Ref297733137"/>
      <w:bookmarkStart w:id="2287" w:name="_Toc299483449"/>
      <w:bookmarkStart w:id="2288" w:name="_Toc300051079"/>
      <w:bookmarkStart w:id="2289" w:name="_Toc300051452"/>
      <w:bookmarkStart w:id="2290" w:name="_Toc300051755"/>
      <w:bookmarkStart w:id="2291" w:name="_Toc300052365"/>
      <w:bookmarkStart w:id="2292" w:name="_Toc300052976"/>
      <w:bookmarkStart w:id="2293" w:name="_Toc300057814"/>
      <w:bookmarkStart w:id="2294" w:name="_Toc300058167"/>
      <w:r>
        <w:t xml:space="preserve">Figura </w:t>
      </w:r>
      <w:fldSimple w:instr=" SEQ Figura \* ARABIC ">
        <w:ins w:id="2295" w:author="Orion" w:date="2011-08-02T14:09:00Z">
          <w:r w:rsidR="001335BC">
            <w:rPr>
              <w:noProof/>
            </w:rPr>
            <w:t>25</w:t>
          </w:r>
        </w:ins>
        <w:del w:id="2296" w:author="Orion" w:date="2011-08-02T14:09:00Z">
          <w:r w:rsidR="005C4805" w:rsidDel="001335BC">
            <w:rPr>
              <w:noProof/>
            </w:rPr>
            <w:delText>24</w:delText>
          </w:r>
        </w:del>
      </w:fldSimple>
      <w:bookmarkEnd w:id="2284"/>
      <w:r>
        <w:t>: Ir al Siguiente Tramo Con Conflicto</w:t>
      </w:r>
      <w:bookmarkEnd w:id="2285"/>
      <w:bookmarkEnd w:id="2286"/>
      <w:r w:rsidR="006B1111">
        <w:t>.</w:t>
      </w:r>
      <w:bookmarkEnd w:id="2287"/>
      <w:bookmarkEnd w:id="2288"/>
      <w:bookmarkEnd w:id="2289"/>
      <w:bookmarkEnd w:id="2290"/>
      <w:bookmarkEnd w:id="2291"/>
      <w:bookmarkEnd w:id="2292"/>
      <w:bookmarkEnd w:id="2293"/>
      <w:bookmarkEnd w:id="2294"/>
    </w:p>
    <w:p w14:paraId="4327EC6D" w14:textId="1F1643D9" w:rsidR="00D2330D" w:rsidRPr="00D2330D" w:rsidRDefault="000251CD" w:rsidP="00D2330D">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“ObeyOrderCompleted”</w:t>
      </w:r>
      <w:r w:rsidR="00160F45">
        <w:t>. Ésta</w:t>
      </w:r>
      <w:r w:rsidRPr="00686F69">
        <w:t xml:space="preserve"> elimina </w:t>
      </w:r>
      <w:r>
        <w:t>el</w:t>
      </w:r>
      <w:r w:rsidRPr="00686F69">
        <w:t xml:space="preserve"> conflicto del listado de conflictos actuales que gestiona dentro de su estado mental</w:t>
      </w:r>
      <w:r w:rsidR="00160F45">
        <w:t>.</w:t>
      </w:r>
    </w:p>
    <w:p w14:paraId="5B7CAB2E" w14:textId="77777777" w:rsidR="004605FC" w:rsidRDefault="004605FC">
      <w:pPr>
        <w:widowControl/>
        <w:suppressAutoHyphens w:val="0"/>
        <w:rPr>
          <w:ins w:id="2297" w:author="Orion" w:date="2011-08-03T12:44:00Z"/>
          <w:bCs/>
          <w:sz w:val="44"/>
          <w:szCs w:val="52"/>
        </w:rPr>
      </w:pPr>
      <w:bookmarkStart w:id="2298" w:name="_Ref298953739"/>
      <w:bookmarkStart w:id="2299" w:name="_Toc300138797"/>
      <w:ins w:id="2300" w:author="Orion" w:date="2011-08-03T12:44:00Z">
        <w:r>
          <w:rPr>
            <w:b/>
            <w:sz w:val="44"/>
            <w:szCs w:val="52"/>
          </w:rPr>
          <w:br w:type="page"/>
        </w:r>
      </w:ins>
    </w:p>
    <w:p w14:paraId="6DA5E1B2" w14:textId="0DB10796" w:rsidR="00D2330D" w:rsidRPr="001C3D91" w:rsidRDefault="00D2330D">
      <w:pPr>
        <w:pStyle w:val="Heading1"/>
        <w:numPr>
          <w:ilvl w:val="1"/>
          <w:numId w:val="40"/>
        </w:numPr>
        <w:rPr>
          <w:b w:val="0"/>
          <w:sz w:val="44"/>
          <w:szCs w:val="52"/>
        </w:rPr>
        <w:pPrChange w:id="2301" w:author="Orion" w:date="2011-08-02T00:40:00Z">
          <w:pPr>
            <w:pStyle w:val="Heading1"/>
            <w:numPr>
              <w:ilvl w:val="1"/>
              <w:numId w:val="57"/>
            </w:numPr>
            <w:tabs>
              <w:tab w:val="clear" w:pos="0"/>
            </w:tabs>
            <w:ind w:left="792"/>
          </w:pPr>
        </w:pPrChange>
      </w:pPr>
      <w:r>
        <w:rPr>
          <w:b w:val="0"/>
          <w:sz w:val="44"/>
          <w:szCs w:val="52"/>
        </w:rPr>
        <w:lastRenderedPageBreak/>
        <w:t>Simul</w:t>
      </w:r>
      <w:r w:rsidRPr="001C3D91">
        <w:rPr>
          <w:b w:val="0"/>
          <w:sz w:val="44"/>
          <w:szCs w:val="52"/>
        </w:rPr>
        <w:t>ación</w:t>
      </w:r>
      <w:bookmarkEnd w:id="2298"/>
      <w:bookmarkEnd w:id="2299"/>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503590">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503590">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503590">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503590">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503590">
        <w:t>5.2.3</w:t>
      </w:r>
      <w:r w:rsidR="001564F8">
        <w:fldChar w:fldCharType="end"/>
      </w:r>
      <w:r w:rsidR="001564F8">
        <w:t>).</w:t>
      </w:r>
    </w:p>
    <w:p w14:paraId="7FCBE156" w14:textId="081A13B6" w:rsidR="00595646" w:rsidRPr="00191FF3" w:rsidRDefault="00B937FD">
      <w:pPr>
        <w:pStyle w:val="Heading1"/>
        <w:numPr>
          <w:ilvl w:val="2"/>
          <w:numId w:val="40"/>
        </w:numPr>
        <w:rPr>
          <w:sz w:val="36"/>
          <w:szCs w:val="52"/>
        </w:rPr>
        <w:pPrChange w:id="2302" w:author="Orion" w:date="2011-08-02T00:40:00Z">
          <w:pPr>
            <w:pStyle w:val="Heading1"/>
            <w:numPr>
              <w:ilvl w:val="2"/>
              <w:numId w:val="57"/>
            </w:numPr>
            <w:tabs>
              <w:tab w:val="clear" w:pos="0"/>
            </w:tabs>
            <w:ind w:left="1224" w:hanging="504"/>
          </w:pPr>
        </w:pPrChange>
      </w:pPr>
      <w:bookmarkStart w:id="2303" w:name="_Ref299098818"/>
      <w:bookmarkStart w:id="2304" w:name="_Toc300138798"/>
      <w:r w:rsidRPr="00191FF3">
        <w:rPr>
          <w:b w:val="0"/>
          <w:sz w:val="36"/>
          <w:szCs w:val="52"/>
        </w:rPr>
        <w:t>Módulo de lógica</w:t>
      </w:r>
      <w:bookmarkEnd w:id="2303"/>
      <w:bookmarkEnd w:id="2304"/>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503590">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INGENIAS Agent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0A76F4">
            <w:rPr>
              <w:noProof/>
            </w:rPr>
            <w:t>(69)</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“Agent”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503590">
        <w:t>4.2</w:t>
      </w:r>
      <w:r w:rsidR="00441066">
        <w:fldChar w:fldCharType="end"/>
      </w:r>
      <w:r w:rsidR="00441066">
        <w:t>)</w:t>
      </w:r>
      <w:r>
        <w:t>. Las especificaciones gráficas incluyen la primitiva “Code component”, que contiene extractos de código y se asocia a otros elementos gráficos. Durante la generación de código, el contenido de los “Code component”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pPr>
        <w:pStyle w:val="Heading1"/>
        <w:numPr>
          <w:ilvl w:val="2"/>
          <w:numId w:val="40"/>
        </w:numPr>
        <w:rPr>
          <w:sz w:val="36"/>
          <w:szCs w:val="52"/>
        </w:rPr>
        <w:pPrChange w:id="2305" w:author="Orion" w:date="2011-08-02T00:40:00Z">
          <w:pPr>
            <w:pStyle w:val="Heading1"/>
            <w:numPr>
              <w:ilvl w:val="2"/>
              <w:numId w:val="57"/>
            </w:numPr>
            <w:tabs>
              <w:tab w:val="clear" w:pos="0"/>
            </w:tabs>
            <w:ind w:left="1224" w:hanging="504"/>
          </w:pPr>
        </w:pPrChange>
      </w:pPr>
      <w:bookmarkStart w:id="2306" w:name="_Ref299099227"/>
      <w:bookmarkStart w:id="2307" w:name="_Toc300138799"/>
      <w:r w:rsidRPr="001109CD">
        <w:rPr>
          <w:b w:val="0"/>
          <w:sz w:val="36"/>
          <w:szCs w:val="52"/>
        </w:rPr>
        <w:t>Visualización</w:t>
      </w:r>
      <w:bookmarkEnd w:id="2306"/>
      <w:bookmarkEnd w:id="2307"/>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308"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w:t>
      </w:r>
      <w:r w:rsidR="002809A4">
        <w:lastRenderedPageBreak/>
        <w:t xml:space="preserve">visualización </w:t>
      </w:r>
      <w:r w:rsidR="00441066">
        <w:t>se puede</w:t>
      </w:r>
      <w:r w:rsidR="002809A4">
        <w:t xml:space="preserve"> ver </w:t>
      </w:r>
      <w:r>
        <w:t>para los distintos agentes sus</w:t>
      </w:r>
      <w:r w:rsidR="002809A4">
        <w:t xml:space="preserve"> estados mentales</w:t>
      </w:r>
      <w:del w:id="2309" w:author="Orion" w:date="2011-08-01T18:15:00Z">
        <w:r w:rsidR="00010860" w:rsidDel="00646442">
          <w:delText xml:space="preserve"> </w:delText>
        </w:r>
      </w:del>
      <w:ins w:id="2310" w:author="Orion" w:date="2011-08-01T18:15:00Z">
        <w:r w:rsidR="00646442">
          <w:t xml:space="preserve"> </w:t>
        </w:r>
        <w:r w:rsidR="00646442" w:rsidRPr="007D3930">
          <w:t>(</w:t>
        </w:r>
        <w:r w:rsidR="00646442">
          <w:t xml:space="preserve">ver </w:t>
        </w:r>
      </w:ins>
      <w:ins w:id="2311" w:author="Orion" w:date="2011-08-01T17:58:00Z">
        <w:r w:rsidR="00010860">
          <w:fldChar w:fldCharType="begin"/>
        </w:r>
        <w:r w:rsidR="00010860">
          <w:instrText xml:space="preserve"> REF _Ref299984825 \h </w:instrText>
        </w:r>
      </w:ins>
      <w:r w:rsidR="00010860">
        <w:fldChar w:fldCharType="separate"/>
      </w:r>
      <w:ins w:id="2312" w:author="Orion" w:date="2011-08-01T23:01:00Z">
        <w:r w:rsidR="00760AB5">
          <w:t xml:space="preserve">Figura </w:t>
        </w:r>
        <w:r w:rsidR="00760AB5">
          <w:rPr>
            <w:noProof/>
          </w:rPr>
          <w:t>25</w:t>
        </w:r>
      </w:ins>
      <w:ins w:id="2313" w:author="Orion" w:date="2011-08-01T17:58:00Z">
        <w:r w:rsidR="00010860">
          <w:fldChar w:fldCharType="end"/>
        </w:r>
        <w:r w:rsidR="00010860">
          <w:t>)</w:t>
        </w:r>
      </w:ins>
      <w:r w:rsidR="002809A4">
        <w:t>, así como las interacciones</w:t>
      </w:r>
      <w:r w:rsidR="00010860">
        <w:t xml:space="preserve"> </w:t>
      </w:r>
      <w:ins w:id="2314" w:author="Orion" w:date="2011-08-01T18:15:00Z">
        <w:r w:rsidR="00646442" w:rsidRPr="007D3930">
          <w:t>(</w:t>
        </w:r>
        <w:r w:rsidR="00646442">
          <w:t xml:space="preserve">ver </w:t>
        </w:r>
      </w:ins>
      <w:ins w:id="2315" w:author="Orion" w:date="2011-08-01T17:58:00Z">
        <w:r w:rsidR="00010860">
          <w:fldChar w:fldCharType="begin"/>
        </w:r>
        <w:r w:rsidR="00010860">
          <w:instrText xml:space="preserve"> REF _Ref299984859 \h </w:instrText>
        </w:r>
      </w:ins>
      <w:r w:rsidR="00010860">
        <w:fldChar w:fldCharType="separate"/>
      </w:r>
      <w:ins w:id="2316" w:author="Orion" w:date="2011-08-01T17:58:00Z">
        <w:r w:rsidR="00010860">
          <w:t xml:space="preserve">Figura </w:t>
        </w:r>
        <w:r w:rsidR="00010860">
          <w:rPr>
            <w:noProof/>
          </w:rPr>
          <w:t>26</w:t>
        </w:r>
        <w:r w:rsidR="00010860">
          <w:fldChar w:fldCharType="end"/>
        </w:r>
      </w:ins>
      <w:r w:rsidR="00010860">
        <w:t>)</w:t>
      </w:r>
      <w:r w:rsidR="002809A4">
        <w:t xml:space="preserve"> y las tareas que van ejecutando en cada momento</w:t>
      </w:r>
      <w:r w:rsidR="00557A40">
        <w:t xml:space="preserve">. Esta visualización también aporta una serie de </w:t>
      </w:r>
      <w:r w:rsidR="00557A40" w:rsidRPr="00441066">
        <w:t>logs</w:t>
      </w:r>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317" w:author="Orion" w:date="2011-08-01T18:15:00Z">
        <w:r w:rsidR="00646442" w:rsidRPr="007D3930">
          <w:t>(</w:t>
        </w:r>
        <w:r w:rsidR="00646442">
          <w:t xml:space="preserve">ver </w:t>
        </w:r>
      </w:ins>
      <w:ins w:id="2318" w:author="Orion" w:date="2011-08-01T17:58:00Z">
        <w:r w:rsidR="00010860">
          <w:fldChar w:fldCharType="begin"/>
        </w:r>
        <w:r w:rsidR="00010860">
          <w:instrText xml:space="preserve"> REF _Ref299984853 \h </w:instrText>
        </w:r>
      </w:ins>
      <w:r w:rsidR="00010860">
        <w:fldChar w:fldCharType="separate"/>
      </w:r>
      <w:ins w:id="2319" w:author="Orion" w:date="2011-08-01T17:58:00Z">
        <w:r w:rsidR="00010860">
          <w:t xml:space="preserve">Figura </w:t>
        </w:r>
        <w:r w:rsidR="00010860">
          <w:rPr>
            <w:noProof/>
          </w:rPr>
          <w:t>27</w:t>
        </w:r>
        <w:r w:rsidR="00010860">
          <w:fldChar w:fldCharType="end"/>
        </w:r>
        <w:r w:rsidR="00010860">
          <w:t>)</w:t>
        </w:r>
      </w:ins>
      <w:r w:rsidR="002809A4">
        <w:t>.</w:t>
      </w:r>
    </w:p>
    <w:p w14:paraId="5B7F12BC" w14:textId="51DFF7B1" w:rsidR="00242B3B" w:rsidRDefault="00242B3B">
      <w:pPr>
        <w:spacing w:before="240" w:after="120"/>
        <w:ind w:firstLine="284"/>
        <w:jc w:val="both"/>
        <w:rPr>
          <w:ins w:id="2320" w:author="Orion" w:date="2011-08-01T17:48:00Z"/>
        </w:rPr>
        <w:pPrChange w:id="2321" w:author="IO" w:date="2011-07-22T12:38:00Z">
          <w:pPr/>
        </w:pPrChange>
      </w:pPr>
      <w:ins w:id="2322"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323" w:author="Orion" w:date="2011-08-01T17:38:00Z"/>
        </w:rPr>
        <w:pPrChange w:id="2324" w:author="Orion" w:date="2011-08-01T17:49:00Z">
          <w:pPr/>
        </w:pPrChange>
      </w:pPr>
      <w:bookmarkStart w:id="2325" w:name="_Ref299984825"/>
      <w:bookmarkStart w:id="2326" w:name="_Toc300051080"/>
      <w:bookmarkStart w:id="2327" w:name="_Toc300051453"/>
      <w:bookmarkStart w:id="2328" w:name="_Toc300051756"/>
      <w:bookmarkStart w:id="2329" w:name="_Toc300052366"/>
      <w:bookmarkStart w:id="2330" w:name="_Toc300052977"/>
      <w:bookmarkStart w:id="2331" w:name="_Toc300057815"/>
      <w:bookmarkStart w:id="2332" w:name="_Toc300058168"/>
      <w:ins w:id="2333" w:author="Orion" w:date="2011-08-01T17:49:00Z">
        <w:r>
          <w:t xml:space="preserve">Figura </w:t>
        </w:r>
        <w:r>
          <w:fldChar w:fldCharType="begin"/>
        </w:r>
        <w:r>
          <w:instrText xml:space="preserve"> SEQ Figura \* ARABIC </w:instrText>
        </w:r>
      </w:ins>
      <w:r>
        <w:fldChar w:fldCharType="separate"/>
      </w:r>
      <w:ins w:id="2334" w:author="Orion" w:date="2011-08-02T14:09:00Z">
        <w:r w:rsidR="001335BC">
          <w:rPr>
            <w:noProof/>
          </w:rPr>
          <w:t>26</w:t>
        </w:r>
      </w:ins>
      <w:ins w:id="2335" w:author="Orion" w:date="2011-08-01T17:49:00Z">
        <w:r>
          <w:fldChar w:fldCharType="end"/>
        </w:r>
        <w:bookmarkEnd w:id="2325"/>
        <w:r>
          <w:t xml:space="preserve">: </w:t>
        </w:r>
      </w:ins>
      <w:ins w:id="2336" w:author="Orion" w:date="2011-08-01T17:58:00Z">
        <w:r>
          <w:t xml:space="preserve">IAF </w:t>
        </w:r>
      </w:ins>
      <w:ins w:id="2337" w:author="Orion" w:date="2011-08-01T17:49:00Z">
        <w:r>
          <w:t>Estado Mental</w:t>
        </w:r>
      </w:ins>
      <w:bookmarkEnd w:id="2326"/>
      <w:bookmarkEnd w:id="2327"/>
      <w:bookmarkEnd w:id="2328"/>
      <w:bookmarkEnd w:id="2329"/>
      <w:bookmarkEnd w:id="2330"/>
      <w:bookmarkEnd w:id="2331"/>
      <w:bookmarkEnd w:id="2332"/>
    </w:p>
    <w:p w14:paraId="445947FE" w14:textId="7DB1F5ED" w:rsidR="000F05DA" w:rsidRDefault="000F05DA">
      <w:pPr>
        <w:spacing w:before="240" w:after="120"/>
        <w:ind w:firstLine="284"/>
        <w:jc w:val="both"/>
        <w:rPr>
          <w:ins w:id="2338" w:author="Orion" w:date="2011-06-20T19:20:00Z"/>
        </w:rPr>
        <w:pPrChange w:id="2339" w:author="IO" w:date="2011-07-22T12:38:00Z">
          <w:pPr/>
        </w:pPrChange>
      </w:pPr>
      <w:ins w:id="2340"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341" w:author="Orion" w:date="2011-08-01T17:40:00Z"/>
        </w:rPr>
        <w:pPrChange w:id="2342" w:author="Orion" w:date="2011-08-01T17:44:00Z">
          <w:pPr/>
        </w:pPrChange>
      </w:pPr>
      <w:bookmarkStart w:id="2343" w:name="_Ref299984859"/>
      <w:bookmarkStart w:id="2344" w:name="_Toc300051081"/>
      <w:bookmarkStart w:id="2345" w:name="_Toc300051454"/>
      <w:bookmarkStart w:id="2346" w:name="_Toc300051757"/>
      <w:bookmarkStart w:id="2347" w:name="_Toc300052367"/>
      <w:bookmarkStart w:id="2348" w:name="_Toc300052978"/>
      <w:bookmarkStart w:id="2349" w:name="_Toc300057816"/>
      <w:bookmarkStart w:id="2350" w:name="_Toc300058169"/>
      <w:ins w:id="2351" w:author="Orion" w:date="2011-08-01T17:44:00Z">
        <w:r>
          <w:t xml:space="preserve">Figura </w:t>
        </w:r>
        <w:r>
          <w:fldChar w:fldCharType="begin"/>
        </w:r>
        <w:r>
          <w:instrText xml:space="preserve"> SEQ Figura \* ARABIC </w:instrText>
        </w:r>
      </w:ins>
      <w:r>
        <w:fldChar w:fldCharType="separate"/>
      </w:r>
      <w:ins w:id="2352" w:author="Orion" w:date="2011-08-02T14:09:00Z">
        <w:r w:rsidR="001335BC">
          <w:rPr>
            <w:noProof/>
          </w:rPr>
          <w:t>27</w:t>
        </w:r>
      </w:ins>
      <w:ins w:id="2353" w:author="Orion" w:date="2011-08-01T17:44:00Z">
        <w:r>
          <w:fldChar w:fldCharType="end"/>
        </w:r>
        <w:bookmarkEnd w:id="2343"/>
        <w:r>
          <w:t>: IAF Interacciones</w:t>
        </w:r>
      </w:ins>
      <w:bookmarkEnd w:id="2344"/>
      <w:bookmarkEnd w:id="2345"/>
      <w:bookmarkEnd w:id="2346"/>
      <w:bookmarkEnd w:id="2347"/>
      <w:bookmarkEnd w:id="2348"/>
      <w:bookmarkEnd w:id="2349"/>
      <w:bookmarkEnd w:id="2350"/>
    </w:p>
    <w:p w14:paraId="0B0AA23F" w14:textId="23544A77" w:rsidR="000F05DA" w:rsidRDefault="000F05DA">
      <w:pPr>
        <w:spacing w:before="240" w:after="120"/>
        <w:ind w:firstLine="284"/>
        <w:jc w:val="both"/>
        <w:rPr>
          <w:ins w:id="2354" w:author="Orion" w:date="2011-08-01T17:44:00Z"/>
        </w:rPr>
        <w:pPrChange w:id="2355" w:author="IO" w:date="2011-07-22T12:38:00Z">
          <w:pPr/>
        </w:pPrChange>
      </w:pPr>
      <w:ins w:id="2356"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357" w:author="Orion" w:date="2011-06-20T19:14:00Z"/>
        </w:rPr>
        <w:pPrChange w:id="2358" w:author="Orion" w:date="2011-08-01T17:59:00Z">
          <w:pPr/>
        </w:pPrChange>
      </w:pPr>
      <w:bookmarkStart w:id="2359" w:name="_Ref299984853"/>
      <w:bookmarkStart w:id="2360" w:name="_Toc300051082"/>
      <w:bookmarkStart w:id="2361" w:name="_Toc300051455"/>
      <w:bookmarkStart w:id="2362" w:name="_Toc300051758"/>
      <w:bookmarkStart w:id="2363" w:name="_Toc300052368"/>
      <w:bookmarkStart w:id="2364" w:name="_Toc300052979"/>
      <w:bookmarkStart w:id="2365" w:name="_Toc300057817"/>
      <w:bookmarkStart w:id="2366" w:name="_Toc300058170"/>
      <w:ins w:id="2367" w:author="Orion" w:date="2011-08-01T17:44:00Z">
        <w:r>
          <w:t xml:space="preserve">Figura </w:t>
        </w:r>
        <w:r>
          <w:fldChar w:fldCharType="begin"/>
        </w:r>
        <w:r>
          <w:instrText xml:space="preserve"> SEQ Figura \* ARABIC </w:instrText>
        </w:r>
      </w:ins>
      <w:r>
        <w:fldChar w:fldCharType="separate"/>
      </w:r>
      <w:ins w:id="2368" w:author="Orion" w:date="2011-08-02T14:09:00Z">
        <w:r w:rsidR="001335BC">
          <w:rPr>
            <w:noProof/>
          </w:rPr>
          <w:t>28</w:t>
        </w:r>
      </w:ins>
      <w:ins w:id="2369" w:author="Orion" w:date="2011-08-01T17:44:00Z">
        <w:r>
          <w:fldChar w:fldCharType="end"/>
        </w:r>
        <w:bookmarkEnd w:id="2359"/>
        <w:r>
          <w:t xml:space="preserve">: IAF </w:t>
        </w:r>
      </w:ins>
      <w:ins w:id="2370" w:author="Orion" w:date="2011-08-01T17:45:00Z">
        <w:r>
          <w:t>L</w:t>
        </w:r>
      </w:ins>
      <w:ins w:id="2371" w:author="Orion" w:date="2011-08-01T17:44:00Z">
        <w:r>
          <w:t>ogs</w:t>
        </w:r>
      </w:ins>
      <w:bookmarkEnd w:id="2360"/>
      <w:bookmarkEnd w:id="2361"/>
      <w:bookmarkEnd w:id="2362"/>
      <w:bookmarkEnd w:id="2363"/>
      <w:bookmarkEnd w:id="2364"/>
      <w:bookmarkEnd w:id="2365"/>
      <w:bookmarkEnd w:id="2366"/>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r w:rsidRPr="002447D8">
        <w:rPr>
          <w:i/>
        </w:rPr>
        <w:t>World Wind</w:t>
      </w:r>
      <w:r w:rsidRPr="00441066">
        <w:t xml:space="preserve"> de la NASA</w:t>
      </w:r>
      <w:sdt>
        <w:sdtPr>
          <w:id w:val="-304163868"/>
          <w:citation/>
        </w:sdtPr>
        <w:sdtContent>
          <w:r w:rsidRPr="00441066">
            <w:fldChar w:fldCharType="begin"/>
          </w:r>
          <w:r w:rsidR="003C556D">
            <w:instrText xml:space="preserve">CITATION Wor \l 3082 </w:instrText>
          </w:r>
          <w:r w:rsidRPr="00441066">
            <w:fldChar w:fldCharType="separate"/>
          </w:r>
          <w:r w:rsidR="000A76F4">
            <w:rPr>
              <w:noProof/>
            </w:rPr>
            <w:t xml:space="preserve"> (70)</w:t>
          </w:r>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r w:rsidRPr="002447D8">
        <w:rPr>
          <w:i/>
        </w:rPr>
        <w:t>World Wind</w:t>
      </w:r>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r w:rsidR="003B5896" w:rsidRPr="002447D8">
        <w:rPr>
          <w:i/>
        </w:rPr>
        <w:t>United States Geological Survey</w:t>
      </w:r>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Open Geospatial Consortium</w:t>
      </w:r>
      <w:r w:rsidR="00771056" w:rsidRPr="002447D8">
        <w:rPr>
          <w:i/>
        </w:rPr>
        <w:t>’s</w:t>
      </w:r>
      <w:r w:rsidRPr="002447D8">
        <w:rPr>
          <w:i/>
        </w:rPr>
        <w:t xml:space="preserve"> Web Map Service</w:t>
      </w:r>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r w:rsidRPr="00C4522D">
        <w:rPr>
          <w:i/>
        </w:rPr>
        <w:t>World Wind</w:t>
      </w:r>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Wor</w:t>
      </w:r>
      <w:r w:rsidRPr="003B5896">
        <w:t>ld Wind</w:t>
      </w:r>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r w:rsidR="00503590">
        <w:t xml:space="preserve">Figura </w:t>
      </w:r>
      <w:r w:rsidR="00503590">
        <w:rPr>
          <w:noProof/>
        </w:rPr>
        <w:t>25</w:t>
      </w:r>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2372" w:name="_Ref299104038"/>
      <w:bookmarkStart w:id="2373" w:name="_Toc299483450"/>
      <w:bookmarkStart w:id="2374" w:name="_Toc300051083"/>
      <w:bookmarkStart w:id="2375" w:name="_Toc300051456"/>
      <w:bookmarkStart w:id="2376" w:name="_Toc300051759"/>
      <w:bookmarkStart w:id="2377" w:name="_Toc300052369"/>
      <w:bookmarkStart w:id="2378" w:name="_Toc300052980"/>
      <w:bookmarkStart w:id="2379" w:name="_Toc300057818"/>
      <w:bookmarkStart w:id="2380" w:name="_Toc300058171"/>
      <w:r>
        <w:t xml:space="preserve">Figura </w:t>
      </w:r>
      <w:fldSimple w:instr=" SEQ Figura \* ARABIC ">
        <w:ins w:id="2381" w:author="Orion" w:date="2011-08-02T14:09:00Z">
          <w:r w:rsidR="001335BC">
            <w:rPr>
              <w:noProof/>
            </w:rPr>
            <w:t>29</w:t>
          </w:r>
        </w:ins>
        <w:del w:id="2382" w:author="Orion" w:date="2011-08-02T14:09:00Z">
          <w:r w:rsidR="005C4805" w:rsidDel="001335BC">
            <w:rPr>
              <w:noProof/>
            </w:rPr>
            <w:delText>28</w:delText>
          </w:r>
        </w:del>
      </w:fldSimple>
      <w:bookmarkEnd w:id="2372"/>
      <w:r>
        <w:t>. Aplicación de visualización.</w:t>
      </w:r>
      <w:bookmarkEnd w:id="2373"/>
      <w:bookmarkEnd w:id="2374"/>
      <w:bookmarkEnd w:id="2375"/>
      <w:bookmarkEnd w:id="2376"/>
      <w:bookmarkEnd w:id="2377"/>
      <w:bookmarkEnd w:id="2378"/>
      <w:bookmarkEnd w:id="2379"/>
      <w:bookmarkEnd w:id="2380"/>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Blue Marbel</w:t>
      </w:r>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503590">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r w:rsidR="00535278" w:rsidRPr="009E7B46">
        <w:rPr>
          <w:i/>
        </w:rPr>
        <w:t>World Wind</w:t>
      </w:r>
      <w:r>
        <w:t xml:space="preserve"> para mostrar el desarrollo de la simulación. En la </w:t>
      </w:r>
      <w:r>
        <w:fldChar w:fldCharType="begin"/>
      </w:r>
      <w:r>
        <w:instrText xml:space="preserve"> REF _Ref299104038 \h </w:instrText>
      </w:r>
      <w:r>
        <w:fldChar w:fldCharType="separate"/>
      </w:r>
      <w:r w:rsidR="00760AB5">
        <w:t xml:space="preserve">Figura </w:t>
      </w:r>
      <w:r w:rsidR="00760AB5">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383" w:author="Orion" w:date="2011-08-01T18:21:00Z">
        <w:r w:rsidR="00CB5ABD">
          <w:t>El</w:t>
        </w:r>
      </w:ins>
      <w:ins w:id="2384" w:author="Orion" w:date="2011-08-01T18:24:00Z">
        <w:r w:rsidR="00370274">
          <w:t xml:space="preserve"> color rojo de las aeronaves se reserva para cuando estas entran en alto riesgo de colisión</w:t>
        </w:r>
      </w:ins>
      <w:ins w:id="2385" w:author="IO" w:date="2011-07-22T13:37:00Z">
        <w:del w:id="2386" w:author="Orion" w:date="2011-08-01T18:21:00Z">
          <w:r w:rsidR="00085242" w:rsidDel="00CB5ABD">
            <w:delText>El color rojo se reserva para indicar que el avión no se está desplazando</w:delText>
          </w:r>
        </w:del>
      </w:ins>
      <w:ins w:id="2387" w:author="Orion" w:date="2011-06-21T11:58:00Z">
        <w:r w:rsidR="00F52E1D">
          <w:t xml:space="preserve">. </w:t>
        </w:r>
      </w:ins>
      <w:r w:rsidR="00085242">
        <w:t>A</w:t>
      </w:r>
      <w:r w:rsidR="00F52E1D">
        <w:t xml:space="preserve">lgo similar </w:t>
      </w:r>
      <w:r w:rsidR="00085242">
        <w:lastRenderedPageBreak/>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pPr>
        <w:pStyle w:val="Heading1"/>
        <w:numPr>
          <w:ilvl w:val="2"/>
          <w:numId w:val="40"/>
        </w:numPr>
        <w:rPr>
          <w:sz w:val="36"/>
          <w:szCs w:val="52"/>
        </w:rPr>
        <w:pPrChange w:id="2388" w:author="Orion" w:date="2011-08-02T00:40:00Z">
          <w:pPr>
            <w:pStyle w:val="Heading1"/>
            <w:numPr>
              <w:ilvl w:val="2"/>
              <w:numId w:val="57"/>
            </w:numPr>
            <w:tabs>
              <w:tab w:val="clear" w:pos="0"/>
            </w:tabs>
            <w:ind w:left="1224" w:hanging="504"/>
          </w:pPr>
        </w:pPrChange>
      </w:pPr>
      <w:bookmarkStart w:id="2389" w:name="_Toc299463813"/>
      <w:bookmarkStart w:id="2390" w:name="_Toc299463897"/>
      <w:bookmarkStart w:id="2391" w:name="_Toc299721498"/>
      <w:bookmarkStart w:id="2392" w:name="_Toc299463814"/>
      <w:bookmarkStart w:id="2393" w:name="_Toc299463898"/>
      <w:bookmarkStart w:id="2394" w:name="_Toc299721499"/>
      <w:bookmarkStart w:id="2395" w:name="_Toc299463815"/>
      <w:bookmarkStart w:id="2396" w:name="_Toc299463899"/>
      <w:bookmarkStart w:id="2397" w:name="_Toc299721500"/>
      <w:bookmarkStart w:id="2398" w:name="_Ref299099252"/>
      <w:bookmarkStart w:id="2399" w:name="_Toc300138800"/>
      <w:bookmarkEnd w:id="2389"/>
      <w:bookmarkEnd w:id="2390"/>
      <w:bookmarkEnd w:id="2391"/>
      <w:bookmarkEnd w:id="2392"/>
      <w:bookmarkEnd w:id="2393"/>
      <w:bookmarkEnd w:id="2394"/>
      <w:bookmarkEnd w:id="2395"/>
      <w:bookmarkEnd w:id="2396"/>
      <w:bookmarkEnd w:id="2397"/>
      <w:r w:rsidRPr="001D384D">
        <w:rPr>
          <w:b w:val="0"/>
          <w:sz w:val="36"/>
          <w:szCs w:val="52"/>
        </w:rPr>
        <w:t>Controlador</w:t>
      </w:r>
      <w:bookmarkEnd w:id="2398"/>
      <w:bookmarkEnd w:id="2399"/>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r w:rsidRPr="003B5896">
        <w:t>Simulation Creator</w:t>
      </w:r>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400" w:author="Orion" w:date="2011-08-01T18:31:00Z">
        <w:r w:rsidR="007D3930" w:rsidDel="001D384D">
          <w:delText xml:space="preserve">agente </w:delText>
        </w:r>
      </w:del>
      <w:ins w:id="2401"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pPr>
        <w:pStyle w:val="Heading1"/>
        <w:numPr>
          <w:ilvl w:val="0"/>
          <w:numId w:val="40"/>
        </w:numPr>
        <w:rPr>
          <w:b w:val="0"/>
          <w:sz w:val="52"/>
          <w:szCs w:val="52"/>
        </w:rPr>
        <w:pPrChange w:id="2402" w:author="Orion" w:date="2011-08-02T00:40:00Z">
          <w:pPr>
            <w:pStyle w:val="Heading1"/>
            <w:numPr>
              <w:numId w:val="57"/>
            </w:numPr>
            <w:tabs>
              <w:tab w:val="clear" w:pos="0"/>
            </w:tabs>
            <w:ind w:left="360" w:hanging="360"/>
          </w:pPr>
        </w:pPrChange>
      </w:pPr>
      <w:bookmarkStart w:id="2403" w:name="_Toc299103616"/>
      <w:bookmarkStart w:id="2404" w:name="_Toc299103989"/>
      <w:bookmarkStart w:id="2405" w:name="_Toc299463817"/>
      <w:bookmarkStart w:id="2406" w:name="_Toc299463901"/>
      <w:bookmarkStart w:id="2407" w:name="_Toc299721502"/>
      <w:bookmarkStart w:id="2408" w:name="_Ref299881061"/>
      <w:bookmarkStart w:id="2409" w:name="_Toc300138801"/>
      <w:bookmarkEnd w:id="2403"/>
      <w:bookmarkEnd w:id="2404"/>
      <w:bookmarkEnd w:id="2405"/>
      <w:bookmarkEnd w:id="2406"/>
      <w:bookmarkEnd w:id="2407"/>
      <w:r w:rsidRPr="00CE00BA">
        <w:rPr>
          <w:b w:val="0"/>
          <w:sz w:val="52"/>
          <w:szCs w:val="52"/>
        </w:rPr>
        <w:lastRenderedPageBreak/>
        <w:t>Casos de estudio</w:t>
      </w:r>
      <w:bookmarkEnd w:id="2408"/>
      <w:bookmarkEnd w:id="2409"/>
    </w:p>
    <w:p w14:paraId="36898152" w14:textId="4512DB43" w:rsidR="002731E7" w:rsidRPr="007D3930" w:rsidRDefault="00173B16" w:rsidP="00E622C2">
      <w:pPr>
        <w:spacing w:after="120"/>
        <w:jc w:val="both"/>
      </w:pPr>
      <w:r w:rsidRPr="007D3930">
        <w:t>En esta sección se estudia</w:t>
      </w:r>
      <w:r w:rsidR="0027717A" w:rsidRPr="007D3930">
        <w:t xml:space="preserve">n 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2447D8">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410"/>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411" w:author="Orion" w:date="2011-07-04T12:56:00Z">
        <w:r w:rsidR="00690F18" w:rsidRPr="007D3930">
          <w:t>A su vez</w:t>
        </w:r>
      </w:ins>
      <w:ins w:id="2412" w:author="IO" w:date="2011-07-22T14:23:00Z">
        <w:r w:rsidR="00311567">
          <w:t>,</w:t>
        </w:r>
      </w:ins>
      <w:ins w:id="2413" w:author="Orion" w:date="2011-08-01T20:49:00Z">
        <w:r w:rsidR="00E622C2">
          <w:t xml:space="preserve"> </w:t>
        </w:r>
        <w:r w:rsidR="00E622C2" w:rsidRPr="007D3930">
          <w:t>como la</w:t>
        </w:r>
        <w:r w:rsidR="00E622C2">
          <w:t xml:space="preserve">s </w:t>
        </w:r>
      </w:ins>
      <w:ins w:id="2414" w:author="Orion" w:date="2011-08-01T20:50:00Z">
        <w:r w:rsidR="00E622C2">
          <w:t>velocidades</w:t>
        </w:r>
      </w:ins>
      <w:ins w:id="2415" w:author="Orion" w:date="2011-08-01T20:49:00Z">
        <w:r w:rsidR="00E622C2">
          <w:t xml:space="preserve"> de</w:t>
        </w:r>
      </w:ins>
      <w:ins w:id="2416" w:author="Orion" w:date="2011-08-01T20:50:00Z">
        <w:r w:rsidR="00E622C2">
          <w:t xml:space="preserve"> las aeronaves están aceleradas</w:t>
        </w:r>
      </w:ins>
      <w:ins w:id="2417" w:author="Orion" w:date="2011-08-01T20:49:00Z">
        <w:r w:rsidR="00E622C2">
          <w:t>,</w:t>
        </w:r>
      </w:ins>
      <w:ins w:id="2418" w:author="Orion" w:date="2011-07-04T12:56:00Z">
        <w:r w:rsidR="00690F18" w:rsidRPr="007D3930">
          <w:t xml:space="preserve"> las distancias de riesgos de conflicto han sido ampliadas en un factor de 10 para que</w:t>
        </w:r>
      </w:ins>
      <w:ins w:id="2419" w:author="Orion" w:date="2011-07-04T12:57:00Z">
        <w:r w:rsidR="00690F18" w:rsidRPr="007D3930">
          <w:t xml:space="preserve"> a los controladores les diera </w:t>
        </w:r>
      </w:ins>
      <w:ins w:id="2420" w:author="Orion" w:date="2011-07-04T12:58:00Z">
        <w:r w:rsidR="00690F18" w:rsidRPr="007D3930">
          <w:t>tiempo</w:t>
        </w:r>
      </w:ins>
      <w:ins w:id="2421" w:author="Orion" w:date="2011-07-04T12:57:00Z">
        <w:r w:rsidR="00690F18" w:rsidRPr="007D3930">
          <w:t xml:space="preserve"> </w:t>
        </w:r>
      </w:ins>
      <w:ins w:id="2422" w:author="Orion" w:date="2011-07-04T12:58:00Z">
        <w:r w:rsidR="00690F18" w:rsidRPr="007D3930">
          <w:t>a gestionar debidamente estos conflictos.</w:t>
        </w:r>
      </w:ins>
      <w:commentRangeEnd w:id="2410"/>
      <w:r w:rsidR="00311567">
        <w:rPr>
          <w:rStyle w:val="CommentReference"/>
        </w:rPr>
        <w:commentReference w:id="2410"/>
      </w:r>
      <w:ins w:id="2423"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pPr>
        <w:pStyle w:val="Heading1"/>
        <w:numPr>
          <w:ilvl w:val="1"/>
          <w:numId w:val="40"/>
        </w:numPr>
        <w:rPr>
          <w:sz w:val="44"/>
          <w:szCs w:val="52"/>
        </w:rPr>
        <w:pPrChange w:id="2424" w:author="Orion" w:date="2011-08-02T00:40:00Z">
          <w:pPr>
            <w:pStyle w:val="Heading1"/>
            <w:numPr>
              <w:ilvl w:val="1"/>
              <w:numId w:val="57"/>
            </w:numPr>
            <w:tabs>
              <w:tab w:val="clear" w:pos="0"/>
            </w:tabs>
            <w:ind w:left="792"/>
          </w:pPr>
        </w:pPrChange>
      </w:pPr>
      <w:bookmarkStart w:id="2425" w:name="_Ref299115864"/>
      <w:bookmarkStart w:id="2426" w:name="_Toc300138802"/>
      <w:r w:rsidRPr="00E622C2">
        <w:rPr>
          <w:b w:val="0"/>
          <w:sz w:val="44"/>
          <w:szCs w:val="52"/>
        </w:rPr>
        <w:t>Caso básico</w:t>
      </w:r>
      <w:r w:rsidR="00EA40AF">
        <w:rPr>
          <w:b w:val="0"/>
          <w:sz w:val="44"/>
          <w:szCs w:val="52"/>
        </w:rPr>
        <w:t>:</w:t>
      </w:r>
      <w:r w:rsidRPr="00E622C2">
        <w:rPr>
          <w:b w:val="0"/>
          <w:sz w:val="44"/>
          <w:szCs w:val="52"/>
        </w:rPr>
        <w:t xml:space="preserve"> dos aviones</w:t>
      </w:r>
      <w:bookmarkEnd w:id="2425"/>
      <w:bookmarkEnd w:id="2426"/>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60AB5">
        <w:t xml:space="preserve">Figura </w:t>
      </w:r>
      <w:r w:rsidR="00760AB5">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49C1368F" w:rsidR="000A487B" w:rsidRDefault="000A487B" w:rsidP="00E622C2">
      <w:pPr>
        <w:pStyle w:val="Caption"/>
        <w:rPr>
          <w:rFonts w:cs="Times New Roman"/>
        </w:rPr>
      </w:pPr>
      <w:bookmarkStart w:id="2427" w:name="_Ref299985786"/>
      <w:bookmarkStart w:id="2428" w:name="_Toc300051084"/>
      <w:bookmarkStart w:id="2429" w:name="_Toc300051457"/>
      <w:bookmarkStart w:id="2430" w:name="_Toc300051760"/>
      <w:bookmarkStart w:id="2431" w:name="_Toc300052370"/>
      <w:bookmarkStart w:id="2432" w:name="_Toc300052981"/>
      <w:bookmarkStart w:id="2433" w:name="_Toc300057819"/>
      <w:bookmarkStart w:id="2434" w:name="_Toc300058172"/>
      <w:r>
        <w:t xml:space="preserve">Figura </w:t>
      </w:r>
      <w:fldSimple w:instr=" SEQ Figura \* ARABIC ">
        <w:ins w:id="2435" w:author="Orion" w:date="2011-08-02T14:09:00Z">
          <w:r w:rsidR="001335BC">
            <w:rPr>
              <w:noProof/>
            </w:rPr>
            <w:t>30</w:t>
          </w:r>
        </w:ins>
        <w:del w:id="2436" w:author="Orion" w:date="2011-08-02T14:09:00Z">
          <w:r w:rsidR="005C4805" w:rsidDel="001335BC">
            <w:rPr>
              <w:noProof/>
            </w:rPr>
            <w:delText>29</w:delText>
          </w:r>
        </w:del>
      </w:fldSimple>
      <w:bookmarkEnd w:id="2427"/>
      <w:r>
        <w:t xml:space="preserve">: </w:t>
      </w:r>
      <w:r w:rsidRPr="004D1B04">
        <w:t>Despliegue dos aviones.</w:t>
      </w:r>
      <w:bookmarkEnd w:id="2428"/>
      <w:bookmarkEnd w:id="2429"/>
      <w:bookmarkEnd w:id="2430"/>
      <w:bookmarkEnd w:id="2431"/>
      <w:bookmarkEnd w:id="2432"/>
      <w:bookmarkEnd w:id="2433"/>
      <w:bookmarkEnd w:id="2434"/>
    </w:p>
    <w:p w14:paraId="7FEB0210" w14:textId="720ECAD6" w:rsidR="009447DD" w:rsidRPr="00CB7704" w:rsidRDefault="00EC544F">
      <w:pPr>
        <w:pStyle w:val="Heading1"/>
        <w:numPr>
          <w:ilvl w:val="2"/>
          <w:numId w:val="40"/>
        </w:numPr>
        <w:rPr>
          <w:sz w:val="36"/>
          <w:szCs w:val="52"/>
        </w:rPr>
        <w:pPrChange w:id="2437" w:author="Orion" w:date="2011-08-02T00:40:00Z">
          <w:pPr>
            <w:pStyle w:val="Heading1"/>
            <w:numPr>
              <w:ilvl w:val="2"/>
              <w:numId w:val="57"/>
            </w:numPr>
            <w:tabs>
              <w:tab w:val="clear" w:pos="0"/>
            </w:tabs>
            <w:ind w:left="1224" w:hanging="504"/>
          </w:pPr>
        </w:pPrChange>
      </w:pPr>
      <w:bookmarkStart w:id="2438" w:name="_Toc299463820"/>
      <w:bookmarkStart w:id="2439" w:name="_Toc299463904"/>
      <w:bookmarkStart w:id="2440" w:name="_Toc299721505"/>
      <w:bookmarkStart w:id="2441" w:name="_Toc300138803"/>
      <w:bookmarkEnd w:id="2438"/>
      <w:bookmarkEnd w:id="2439"/>
      <w:bookmarkEnd w:id="2440"/>
      <w:r>
        <w:rPr>
          <w:b w:val="0"/>
          <w:sz w:val="36"/>
          <w:szCs w:val="52"/>
        </w:rPr>
        <w:t>D</w:t>
      </w:r>
      <w:r w:rsidR="009447DD" w:rsidRPr="00CB7704">
        <w:rPr>
          <w:b w:val="0"/>
          <w:sz w:val="36"/>
          <w:szCs w:val="52"/>
        </w:rPr>
        <w:t xml:space="preserve">os aviones sin </w:t>
      </w:r>
      <w:r>
        <w:rPr>
          <w:b w:val="0"/>
          <w:sz w:val="36"/>
          <w:szCs w:val="52"/>
        </w:rPr>
        <w:t>puntos de paso</w:t>
      </w:r>
      <w:bookmarkEnd w:id="2441"/>
    </w:p>
    <w:p w14:paraId="41E856D6" w14:textId="32FB791C" w:rsidR="00A86110" w:rsidRPr="007D3930" w:rsidRDefault="00E028B5" w:rsidP="00CB7704">
      <w:pPr>
        <w:spacing w:after="120"/>
        <w:jc w:val="both"/>
      </w:pPr>
      <w:r w:rsidRPr="007D3930">
        <w:t>E</w:t>
      </w:r>
      <w:r w:rsidR="00EC544F">
        <w:t xml:space="preserve">l caso más sencillo corresponde a que </w:t>
      </w:r>
      <w:r w:rsidR="009E0357" w:rsidRPr="007D3930">
        <w:t xml:space="preserve">los planes de vuelo no </w:t>
      </w:r>
      <w:r w:rsidR="00EC544F">
        <w:t>tienen</w:t>
      </w:r>
      <w:r w:rsidR="009E0357" w:rsidRPr="007D3930">
        <w:t xml:space="preserve"> planificado ningún </w:t>
      </w:r>
      <w:r w:rsidR="00EC544F">
        <w:t>punto de paso</w:t>
      </w:r>
      <w:r w:rsidR="009E0357" w:rsidRPr="007D3930">
        <w:t xml:space="preserve"> por </w:t>
      </w:r>
      <w:r w:rsidR="00EC544F">
        <w:t>el</w:t>
      </w:r>
      <w:r w:rsidR="009E0357" w:rsidRPr="007D3930">
        <w:t xml:space="preserve"> que tenga</w:t>
      </w:r>
      <w:r w:rsidR="00965560" w:rsidRPr="007D3930">
        <w:t>n</w:t>
      </w:r>
      <w:r w:rsidR="009E0357" w:rsidRPr="007D3930">
        <w:t xml:space="preserve"> que pasar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w:t>
      </w:r>
      <w:r w:rsidR="00D55514" w:rsidRPr="007D3930">
        <w:lastRenderedPageBreak/>
        <w:t>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60AB5">
        <w:t xml:space="preserve">Figura </w:t>
      </w:r>
      <w:r w:rsidR="00760AB5">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70BC5ADA" w:rsidR="004C468C" w:rsidRDefault="006B1111" w:rsidP="00CB7704">
      <w:pPr>
        <w:pStyle w:val="Caption"/>
        <w:rPr>
          <w:ins w:id="2442" w:author="Orion" w:date="2011-06-26T00:27:00Z"/>
          <w:rFonts w:cs="Times New Roman"/>
        </w:rPr>
      </w:pPr>
      <w:bookmarkStart w:id="2443" w:name="_Ref299995926"/>
      <w:bookmarkStart w:id="2444" w:name="_Toc299483451"/>
      <w:bookmarkStart w:id="2445" w:name="_Ref296983878"/>
      <w:bookmarkStart w:id="2446" w:name="_Toc300051085"/>
      <w:bookmarkStart w:id="2447" w:name="_Toc300051458"/>
      <w:bookmarkStart w:id="2448" w:name="_Toc300051761"/>
      <w:bookmarkStart w:id="2449" w:name="_Toc300052371"/>
      <w:bookmarkStart w:id="2450" w:name="_Toc300052982"/>
      <w:bookmarkStart w:id="2451" w:name="_Toc300057820"/>
      <w:bookmarkStart w:id="2452" w:name="_Toc300058173"/>
      <w:r>
        <w:t>Figura</w:t>
      </w:r>
      <w:r w:rsidR="004C468C">
        <w:t xml:space="preserve"> </w:t>
      </w:r>
      <w:fldSimple w:instr=" SEQ Figura \* ARABIC ">
        <w:ins w:id="2453" w:author="Orion" w:date="2011-08-02T14:09:00Z">
          <w:r w:rsidR="001335BC">
            <w:rPr>
              <w:noProof/>
            </w:rPr>
            <w:t>31</w:t>
          </w:r>
        </w:ins>
        <w:del w:id="2454" w:author="Orion" w:date="2011-08-02T14:09:00Z">
          <w:r w:rsidR="005C4805" w:rsidDel="001335BC">
            <w:rPr>
              <w:noProof/>
            </w:rPr>
            <w:delText>30</w:delText>
          </w:r>
        </w:del>
      </w:fldSimple>
      <w:bookmarkEnd w:id="2443"/>
      <w:ins w:id="2455" w:author="Orion" w:date="2011-08-01T21:05:00Z">
        <w:r w:rsidR="00CB7704">
          <w:t>:</w:t>
        </w:r>
      </w:ins>
      <w:del w:id="2456" w:author="Orion" w:date="2011-08-01T21:05:00Z">
        <w:r w:rsidR="00E31675" w:rsidDel="00CB7704">
          <w:delText>.</w:delText>
        </w:r>
      </w:del>
      <w:r w:rsidR="00E31675">
        <w:t xml:space="preserve"> Resolución de conflicto entre dos aviones volando rutas sin puntos de paso especificados.</w:t>
      </w:r>
      <w:bookmarkEnd w:id="2444"/>
      <w:bookmarkEnd w:id="2445"/>
      <w:bookmarkEnd w:id="2446"/>
      <w:bookmarkEnd w:id="2447"/>
      <w:bookmarkEnd w:id="2448"/>
      <w:bookmarkEnd w:id="2449"/>
      <w:bookmarkEnd w:id="2450"/>
      <w:bookmarkEnd w:id="2451"/>
      <w:bookmarkEnd w:id="2452"/>
    </w:p>
    <w:p w14:paraId="0BF61D26" w14:textId="77777777" w:rsidR="00ED650C" w:rsidRDefault="00ED650C" w:rsidP="000C0F8C">
      <w:pPr>
        <w:spacing w:before="240" w:after="120"/>
        <w:ind w:firstLine="284"/>
        <w:jc w:val="both"/>
        <w:rPr>
          <w:ins w:id="2457" w:author="Orion" w:date="2011-08-01T21:53:00Z"/>
        </w:rPr>
      </w:pPr>
    </w:p>
    <w:p w14:paraId="4FA04E0E" w14:textId="1298909A" w:rsidR="009E0357" w:rsidRPr="007D3930" w:rsidRDefault="00F41907" w:rsidP="000C0F8C">
      <w:pPr>
        <w:spacing w:before="240" w:after="120"/>
        <w:ind w:firstLine="284"/>
        <w:jc w:val="both"/>
      </w:pPr>
      <w:commentRangeStart w:id="2458"/>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458"/>
      <w:r w:rsidR="001E6DD5">
        <w:rPr>
          <w:rStyle w:val="CommentReference"/>
        </w:rPr>
        <w:commentReference w:id="2458"/>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768AB9F" w:rsidR="009D2CAD" w:rsidRPr="00166C1A" w:rsidRDefault="009D2CAD" w:rsidP="00416930">
      <w:pPr>
        <w:pStyle w:val="ListParagraph"/>
        <w:spacing w:before="120" w:after="120"/>
        <w:ind w:left="641"/>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459" w:author="Orion" w:date="2011-08-01T23:02:00Z">
        <w:r w:rsidR="00760AB5">
          <w:fldChar w:fldCharType="begin"/>
        </w:r>
        <w:r w:rsidR="00760AB5">
          <w:instrText xml:space="preserve"> REF _Ref300003102 \h </w:instrText>
        </w:r>
      </w:ins>
      <w:r w:rsidR="00760AB5">
        <w:fldChar w:fldCharType="separate"/>
      </w:r>
      <w:ins w:id="2460" w:author="Orion" w:date="2011-08-01T23:02:00Z">
        <w:r w:rsidR="00760AB5">
          <w:t xml:space="preserve">Figura </w:t>
        </w:r>
        <w:r w:rsidR="00760AB5">
          <w:rPr>
            <w:noProof/>
          </w:rPr>
          <w:t>31</w:t>
        </w:r>
        <w:r w:rsidR="00760AB5">
          <w:fldChar w:fldCharType="end"/>
        </w:r>
      </w:ins>
      <w:r w:rsidRPr="00166C1A">
        <w:fldChar w:fldCharType="begin"/>
      </w:r>
      <w:r w:rsidRPr="00166C1A">
        <w:instrText xml:space="preserve"> REF _Ref297046911 \h </w:instrText>
      </w:r>
      <w:r w:rsidR="00441066" w:rsidRPr="000C0F8C">
        <w:instrText xml:space="preserve"> \* MERGEFORMAT </w:instrText>
      </w:r>
      <w:r w:rsidRPr="00166C1A">
        <w:fldChar w:fldCharType="end"/>
      </w:r>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461" w:author="Orion" w:date="2011-08-01T23:03:00Z">
        <w:r w:rsidR="00760AB5">
          <w:fldChar w:fldCharType="begin"/>
        </w:r>
        <w:r w:rsidR="00760AB5">
          <w:instrText xml:space="preserve"> REF _Ref300003142 \h </w:instrText>
        </w:r>
      </w:ins>
      <w:r w:rsidR="00760AB5">
        <w:fldChar w:fldCharType="separate"/>
      </w:r>
      <w:ins w:id="2462" w:author="Orion" w:date="2011-08-01T23:04:00Z">
        <w:r w:rsidR="00760AB5">
          <w:t xml:space="preserve">Figura </w:t>
        </w:r>
        <w:r w:rsidR="00760AB5">
          <w:rPr>
            <w:noProof/>
          </w:rPr>
          <w:t>32</w:t>
        </w:r>
      </w:ins>
      <w:ins w:id="2463" w:author="Orion" w:date="2011-08-01T23:03:00Z">
        <w:r w:rsidR="00760AB5">
          <w:fldChar w:fldCharType="end"/>
        </w:r>
      </w:ins>
      <w:r w:rsidRPr="00166C1A">
        <w:t xml:space="preserve">). Finalmente el peligro se disipa relativamente en el momento que los pilotos llevan a cabo las ordenes, como puede verse en la </w:t>
      </w:r>
      <w:ins w:id="2464" w:author="Orion" w:date="2011-08-01T23:34:00Z">
        <w:r w:rsidR="004A0E5E">
          <w:fldChar w:fldCharType="begin"/>
        </w:r>
        <w:r w:rsidR="004A0E5E">
          <w:instrText xml:space="preserve"> REF _Ref300004996 \h </w:instrText>
        </w:r>
      </w:ins>
      <w:r w:rsidR="004A0E5E">
        <w:fldChar w:fldCharType="separate"/>
      </w:r>
      <w:ins w:id="2465" w:author="Orion" w:date="2011-08-01T23:34:00Z">
        <w:r w:rsidR="004A0E5E">
          <w:t xml:space="preserve">Figura </w:t>
        </w:r>
        <w:r w:rsidR="004A0E5E">
          <w:rPr>
            <w:noProof/>
          </w:rPr>
          <w:t>33</w:t>
        </w:r>
        <w:r w:rsidR="004A0E5E">
          <w:fldChar w:fldCharType="end"/>
        </w:r>
      </w:ins>
      <w:r w:rsidRPr="00166C1A">
        <w:fldChar w:fldCharType="begin"/>
      </w:r>
      <w:r w:rsidRPr="00166C1A">
        <w:instrText xml:space="preserve"> REF _Ref297047263 \h </w:instrText>
      </w:r>
      <w:r w:rsidR="00441066" w:rsidRPr="00166C1A">
        <w:instrText xml:space="preserve"> \* MERGEFORMAT </w:instrText>
      </w:r>
      <w:r w:rsidRPr="00166C1A">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466" w:author="Orion" w:date="2011-08-01T23:13:00Z">
        <w:r w:rsidR="00F03737">
          <w:fldChar w:fldCharType="begin"/>
        </w:r>
        <w:r w:rsidR="00F03737">
          <w:instrText xml:space="preserve"> REF _Ref300003735 \h </w:instrText>
        </w:r>
      </w:ins>
      <w:r w:rsidR="00F03737">
        <w:fldChar w:fldCharType="separate"/>
      </w:r>
      <w:ins w:id="2467" w:author="Orion" w:date="2011-08-01T23:13:00Z">
        <w:r w:rsidR="00F03737">
          <w:t xml:space="preserve">Figura </w:t>
        </w:r>
        <w:r w:rsidR="00F03737">
          <w:rPr>
            <w:noProof/>
          </w:rPr>
          <w:t>34</w:t>
        </w:r>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468"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69" w:name="_Ref297046911"/>
    </w:p>
    <w:p w14:paraId="1539AD9B" w14:textId="658234AB" w:rsidR="00760AB5" w:rsidRDefault="00760AB5" w:rsidP="00416930">
      <w:pPr>
        <w:pStyle w:val="Caption"/>
      </w:pPr>
      <w:bookmarkStart w:id="2470" w:name="_Ref300003102"/>
      <w:bookmarkStart w:id="2471" w:name="_Toc300051086"/>
      <w:bookmarkStart w:id="2472" w:name="_Toc300051459"/>
      <w:bookmarkStart w:id="2473" w:name="_Toc300051762"/>
      <w:bookmarkStart w:id="2474" w:name="_Toc300052372"/>
      <w:bookmarkStart w:id="2475" w:name="_Toc300052983"/>
      <w:bookmarkStart w:id="2476" w:name="_Toc300057821"/>
      <w:bookmarkStart w:id="2477" w:name="_Toc300058174"/>
      <w:r>
        <w:t xml:space="preserve">Figura </w:t>
      </w:r>
      <w:fldSimple w:instr=" SEQ Figura \* ARABIC ">
        <w:ins w:id="2478" w:author="Orion" w:date="2011-08-02T14:09:00Z">
          <w:r w:rsidR="001335BC">
            <w:rPr>
              <w:noProof/>
            </w:rPr>
            <w:t>32</w:t>
          </w:r>
        </w:ins>
        <w:del w:id="2479" w:author="Orion" w:date="2011-08-02T14:09:00Z">
          <w:r w:rsidR="005C4805" w:rsidDel="001335BC">
            <w:rPr>
              <w:noProof/>
            </w:rPr>
            <w:delText>31</w:delText>
          </w:r>
        </w:del>
      </w:fldSimple>
      <w:bookmarkEnd w:id="2470"/>
      <w:r w:rsidRPr="00C51FAF">
        <w:t>: Conflicto entre dos aviones volando rutas sin puntos de paso especificados, tripulados por pilotos con altos valores de estrés y fatiga, y poca experiencia.</w:t>
      </w:r>
      <w:bookmarkEnd w:id="2471"/>
      <w:bookmarkEnd w:id="2472"/>
      <w:bookmarkEnd w:id="2473"/>
      <w:bookmarkEnd w:id="2474"/>
      <w:bookmarkEnd w:id="2475"/>
      <w:bookmarkEnd w:id="2476"/>
      <w:bookmarkEnd w:id="2477"/>
    </w:p>
    <w:bookmarkEnd w:id="2468"/>
    <w:bookmarkEnd w:id="2469"/>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480" w:author="Orion" w:date="2011-06-29T16:43:00Z">
        <w:r w:rsidR="00A42A85">
          <w:rPr>
            <w:rFonts w:cs="Times New Roman"/>
          </w:rPr>
          <w:t>“</w:t>
        </w:r>
        <w:r>
          <w:rPr>
            <w:rFonts w:cs="Times New Roman"/>
          </w:rPr>
          <w:t xml:space="preserve">ThinkNewDecision”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F03737">
        <w:t xml:space="preserve">Figura </w:t>
      </w:r>
      <w:r w:rsidR="00F03737">
        <w:rPr>
          <w:noProof/>
        </w:rPr>
        <w:t>12</w:t>
      </w:r>
      <w:r>
        <w:rPr>
          <w:rFonts w:cs="Times New Roman"/>
        </w:rPr>
        <w:fldChar w:fldCharType="end"/>
      </w:r>
      <w:r w:rsidR="00D51F0C">
        <w:rPr>
          <w:rFonts w:cs="Times New Roman"/>
        </w:rPr>
        <w:t xml:space="preserve"> de la especificación.</w:t>
      </w:r>
    </w:p>
    <w:p w14:paraId="03AC7FAE" w14:textId="6BE30979"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F03737">
        <w:t xml:space="preserve">Figura </w:t>
      </w:r>
      <w:r w:rsidR="00F03737">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r w:rsidRPr="00E622C2">
        <w:rPr>
          <w:rFonts w:cs="Times New Roman"/>
        </w:rPr>
        <w:t xml:space="preserve">IsANewConflictDetected” que aparece en </w:t>
      </w:r>
      <w:r w:rsidR="007B14B9" w:rsidRPr="00E622C2">
        <w:rPr>
          <w:rFonts w:cs="Times New Roman"/>
        </w:rPr>
        <w:t xml:space="preserve">el diagrama de la </w:t>
      </w:r>
      <w:r w:rsidR="007B14B9" w:rsidRPr="00E622C2">
        <w:rPr>
          <w:rFonts w:cs="Times New Roman"/>
        </w:rPr>
        <w:fldChar w:fldCharType="begin"/>
      </w:r>
      <w:r w:rsidR="007B14B9" w:rsidRPr="004D3C1B">
        <w:rPr>
          <w:rFonts w:cs="Times New Roman"/>
        </w:rPr>
        <w:instrText xml:space="preserve"> REF _Ref296441117 \h </w:instrText>
      </w:r>
      <w:r w:rsidR="00E87CD1">
        <w:instrText xml:space="preserve"> \* MERGEFORMAT </w:instrText>
      </w:r>
      <w:r w:rsidR="007B14B9" w:rsidRPr="00E622C2">
        <w:rPr>
          <w:rFonts w:cs="Times New Roman"/>
        </w:rPr>
      </w:r>
      <w:r w:rsidR="007B14B9" w:rsidRPr="00E622C2">
        <w:rPr>
          <w:rFonts w:cs="Times New Roman"/>
        </w:rPr>
        <w:fldChar w:fldCharType="separate"/>
      </w:r>
      <w:r w:rsidR="008E1A6C">
        <w:t xml:space="preserve">Figura </w:t>
      </w:r>
      <w:r w:rsidR="008E1A6C">
        <w:rPr>
          <w:noProof/>
        </w:rPr>
        <w:t>19</w:t>
      </w:r>
      <w:r w:rsidR="007B14B9" w:rsidRPr="00E622C2">
        <w:rPr>
          <w:rFonts w:cs="Times New Roman"/>
        </w:rPr>
        <w:fldChar w:fldCharType="end"/>
      </w:r>
      <w:r w:rsidR="007B14B9" w:rsidRPr="00486B28">
        <w:rPr>
          <w:rFonts w:cs="Times New Roman"/>
        </w:rPr>
        <w:t xml:space="preserve"> donde se detectaba un conflicto que no había sido tratado antes.</w:t>
      </w:r>
      <w:r w:rsidR="00EB325A" w:rsidRPr="00486B28">
        <w:rPr>
          <w:rFonts w:cs="Times New Roman"/>
        </w:rPr>
        <w:t xml:space="preserve"> D</w:t>
      </w:r>
      <w:ins w:id="2481" w:author="Orion" w:date="2011-08-02T13:39:00Z">
        <w:r w:rsidR="004D3C1B">
          <w:rPr>
            <w:rFonts w:cs="Times New Roman"/>
          </w:rPr>
          <w:t>i</w:t>
        </w:r>
      </w:ins>
      <w:del w:id="2482"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que </w:t>
      </w:r>
      <w:r w:rsidR="00EB325A" w:rsidRPr="00ED650C">
        <w:rPr>
          <w:rFonts w:cs="Times New Roman"/>
        </w:rPr>
        <w:t>producirá</w:t>
      </w:r>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483" w:author="Orion" w:date="2011-08-02T13:39:00Z">
        <w:r w:rsidR="004D3C1B">
          <w:rPr>
            <w:rFonts w:cs="Times New Roman"/>
          </w:rPr>
          <w:t xml:space="preserve"> </w:t>
        </w:r>
      </w:ins>
      <w:ins w:id="2484"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485" w:author="Orion" w:date="2011-08-02T13:40:00Z">
        <w:r w:rsidR="004D3C1B">
          <w:rPr>
            <w:rFonts w:cs="Times New Roman"/>
          </w:rPr>
          <w:t>5.1.5</w:t>
        </w:r>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86" w:name="_Toc299483453"/>
      <w:bookmarkStart w:id="2487" w:name="_Ref297047202"/>
    </w:p>
    <w:p w14:paraId="2BE6AF78" w14:textId="1025F3FA" w:rsidR="00760AB5" w:rsidRDefault="00760AB5" w:rsidP="00360CB8">
      <w:pPr>
        <w:pStyle w:val="Caption"/>
        <w:rPr>
          <w:rFonts w:cs="Times New Roman"/>
        </w:rPr>
      </w:pPr>
      <w:bookmarkStart w:id="2488" w:name="_Ref300003142"/>
      <w:bookmarkStart w:id="2489" w:name="_Toc300051087"/>
      <w:bookmarkStart w:id="2490" w:name="_Toc300051460"/>
      <w:bookmarkStart w:id="2491" w:name="_Toc300051763"/>
      <w:bookmarkStart w:id="2492" w:name="_Toc300052373"/>
      <w:bookmarkStart w:id="2493" w:name="_Toc300052984"/>
      <w:bookmarkStart w:id="2494" w:name="_Toc300057822"/>
      <w:bookmarkStart w:id="2495" w:name="_Toc300058175"/>
      <w:r>
        <w:t xml:space="preserve">Figura </w:t>
      </w:r>
      <w:fldSimple w:instr=" SEQ Figura \* ARABIC ">
        <w:ins w:id="2496" w:author="Orion" w:date="2011-08-02T14:09:00Z">
          <w:r w:rsidR="001335BC">
            <w:rPr>
              <w:noProof/>
            </w:rPr>
            <w:t>33</w:t>
          </w:r>
        </w:ins>
        <w:del w:id="2497" w:author="Orion" w:date="2011-08-02T14:09:00Z">
          <w:r w:rsidDel="001335BC">
            <w:rPr>
              <w:noProof/>
            </w:rPr>
            <w:delText>32</w:delText>
          </w:r>
        </w:del>
      </w:fldSimple>
      <w:bookmarkEnd w:id="2488"/>
      <w:r w:rsidRPr="00E55FBF">
        <w:t>: Alto riesgo de conflicto entre dos aviones volando rutas sin puntos de paso especificados, tripulados por pilotos con altos valores de estrés y fatiga, y poca experiencia.</w:t>
      </w:r>
      <w:bookmarkEnd w:id="2489"/>
      <w:bookmarkEnd w:id="2490"/>
      <w:bookmarkEnd w:id="2491"/>
      <w:bookmarkEnd w:id="2492"/>
      <w:bookmarkEnd w:id="2493"/>
      <w:bookmarkEnd w:id="2494"/>
      <w:bookmarkEnd w:id="2495"/>
    </w:p>
    <w:bookmarkEnd w:id="2486"/>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498" w:author="Orion" w:date="2011-08-01T23:33:00Z"/>
        </w:rPr>
      </w:pPr>
      <w:ins w:id="2499" w:author="Orion" w:date="2011-08-01T21:13:00Z">
        <w:r w:rsidRPr="004178DB">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00" w:name="_Toc299483454"/>
      <w:bookmarkStart w:id="2501" w:name="_Ref297047263"/>
      <w:bookmarkEnd w:id="2487"/>
    </w:p>
    <w:p w14:paraId="3F5A2482" w14:textId="49E845DF" w:rsidR="00690137" w:rsidDel="00C246EE" w:rsidRDefault="00EB4E3D">
      <w:pPr>
        <w:pStyle w:val="Caption"/>
        <w:rPr>
          <w:del w:id="2502" w:author="Orion" w:date="2011-08-01T23:31:00Z"/>
          <w:rFonts w:cs="Times New Roman"/>
        </w:rPr>
        <w:pPrChange w:id="2503" w:author="Orion" w:date="2011-08-01T23:34:00Z">
          <w:pPr>
            <w:ind w:left="709"/>
            <w:jc w:val="both"/>
          </w:pPr>
        </w:pPrChange>
      </w:pPr>
      <w:bookmarkStart w:id="2504" w:name="_Ref300004996"/>
      <w:bookmarkStart w:id="2505" w:name="_Toc300051088"/>
      <w:bookmarkStart w:id="2506" w:name="_Toc300051461"/>
      <w:bookmarkStart w:id="2507" w:name="_Toc300051764"/>
      <w:bookmarkStart w:id="2508" w:name="_Toc300052374"/>
      <w:bookmarkStart w:id="2509" w:name="_Toc300052985"/>
      <w:bookmarkStart w:id="2510" w:name="_Toc300057823"/>
      <w:bookmarkStart w:id="2511" w:name="_Toc300058176"/>
      <w:ins w:id="2512" w:author="Orion" w:date="2011-08-01T23:33:00Z">
        <w:r>
          <w:t xml:space="preserve">Figura </w:t>
        </w:r>
        <w:r>
          <w:fldChar w:fldCharType="begin"/>
        </w:r>
        <w:r>
          <w:instrText xml:space="preserve"> SEQ Figura \* ARABIC </w:instrText>
        </w:r>
      </w:ins>
      <w:r>
        <w:fldChar w:fldCharType="separate"/>
      </w:r>
      <w:ins w:id="2513" w:author="Orion" w:date="2011-08-02T14:09:00Z">
        <w:r w:rsidR="001335BC">
          <w:rPr>
            <w:noProof/>
          </w:rPr>
          <w:t>34</w:t>
        </w:r>
      </w:ins>
      <w:ins w:id="2514" w:author="Orion" w:date="2011-08-01T23:33:00Z">
        <w:r>
          <w:fldChar w:fldCharType="end"/>
        </w:r>
        <w:bookmarkEnd w:id="2504"/>
        <w:r w:rsidRPr="00797FCE">
          <w:t>: Dos aviones volando rutas sin puntos de paso especificados, tripulados por pilotos con altos valores de estrés y fatiga, y poca experiencia, cambiando el tramo actual.</w:t>
        </w:r>
      </w:ins>
      <w:bookmarkEnd w:id="2505"/>
      <w:bookmarkEnd w:id="2506"/>
      <w:bookmarkEnd w:id="2507"/>
      <w:bookmarkEnd w:id="2508"/>
      <w:bookmarkEnd w:id="2509"/>
      <w:bookmarkEnd w:id="2510"/>
      <w:bookmarkEnd w:id="2511"/>
      <w:ins w:id="2515" w:author="Orion" w:date="2011-08-01T23:34:00Z">
        <w:r w:rsidR="00716FA8" w:rsidRPr="001A06EF" w:rsidDel="00E14057">
          <w:rPr>
            <w:b/>
            <w:u w:val="single"/>
          </w:rPr>
          <w:t xml:space="preserve"> </w:t>
        </w:r>
      </w:ins>
      <w:del w:id="2516" w:author="Orion" w:date="2011-08-01T21:13:00Z">
        <w:r w:rsidR="006B1111" w:rsidRPr="008E1A6C" w:rsidDel="00E14057">
          <w:rPr>
            <w:b/>
            <w:u w:val="single"/>
            <w:rPrChange w:id="2517" w:author="Orion" w:date="2011-08-01T23:15:00Z">
              <w:rPr/>
            </w:rPrChange>
          </w:rPr>
          <w:delText>Figura</w:delText>
        </w:r>
      </w:del>
      <w:ins w:id="2518" w:author="IO" w:date="2011-07-22T13:09:00Z">
        <w:del w:id="2519" w:author="Orion" w:date="2011-08-01T21:13:00Z">
          <w:r w:rsidR="006B1111" w:rsidRPr="008E1A6C" w:rsidDel="00E14057">
            <w:rPr>
              <w:b/>
              <w:u w:val="single"/>
              <w:rPrChange w:id="2520" w:author="Orion" w:date="2011-08-01T23:15:00Z">
                <w:rPr/>
              </w:rPrChange>
            </w:rPr>
            <w:fldChar w:fldCharType="begin"/>
          </w:r>
          <w:r w:rsidR="006B1111" w:rsidRPr="008E1A6C" w:rsidDel="00E14057">
            <w:rPr>
              <w:b/>
              <w:u w:val="single"/>
              <w:rPrChange w:id="2521" w:author="Orion" w:date="2011-08-01T23:15:00Z">
                <w:rPr/>
              </w:rPrChange>
            </w:rPr>
            <w:delInstrText xml:space="preserve"> SEQ Figura \* ARABIC </w:delInstrText>
          </w:r>
        </w:del>
      </w:ins>
      <w:del w:id="2522" w:author="Orion" w:date="2011-08-01T21:13:00Z">
        <w:r w:rsidR="006B1111" w:rsidRPr="008E1A6C" w:rsidDel="00E14057">
          <w:rPr>
            <w:b/>
            <w:u w:val="single"/>
            <w:rPrChange w:id="2523" w:author="Orion" w:date="2011-08-01T23:15:00Z">
              <w:rPr/>
            </w:rPrChange>
          </w:rPr>
          <w:fldChar w:fldCharType="separate"/>
        </w:r>
      </w:del>
      <w:bookmarkEnd w:id="2500"/>
      <w:ins w:id="2524" w:author="IO" w:date="2011-07-22T13:16:00Z">
        <w:del w:id="2525" w:author="Orion" w:date="2011-07-24T21:36:00Z">
          <w:r w:rsidR="00416FF6" w:rsidRPr="008E1A6C" w:rsidDel="00587D28">
            <w:rPr>
              <w:b/>
              <w:noProof/>
              <w:u w:val="single"/>
              <w:rPrChange w:id="2526" w:author="Orion" w:date="2011-08-01T23:15:00Z">
                <w:rPr>
                  <w:noProof/>
                </w:rPr>
              </w:rPrChange>
            </w:rPr>
            <w:delText>29</w:delText>
          </w:r>
        </w:del>
      </w:ins>
      <w:ins w:id="2527" w:author="IO" w:date="2011-07-22T13:09:00Z">
        <w:del w:id="2528" w:author="Orion" w:date="2011-08-01T21:13:00Z">
          <w:r w:rsidR="006B1111" w:rsidRPr="008E1A6C" w:rsidDel="00E14057">
            <w:rPr>
              <w:b/>
              <w:u w:val="single"/>
              <w:rPrChange w:id="2529" w:author="Orion" w:date="2011-08-01T23:15:00Z">
                <w:rPr/>
              </w:rPrChange>
            </w:rPr>
            <w:fldChar w:fldCharType="end"/>
          </w:r>
        </w:del>
      </w:ins>
      <w:bookmarkEnd w:id="2501"/>
      <w:del w:id="2530" w:author="Orion" w:date="2011-08-01T21:14:00Z">
        <w:r w:rsidR="001D1141" w:rsidRPr="008E1A6C" w:rsidDel="00E14057">
          <w:rPr>
            <w:rFonts w:cs="Times New Roman"/>
            <w:b/>
            <w:u w:val="single"/>
            <w:rPrChange w:id="2531" w:author="Orion" w:date="2011-08-01T23:15:00Z">
              <w:rPr>
                <w:rFonts w:cs="Times New Roman"/>
              </w:rPr>
            </w:rPrChange>
          </w:rPr>
          <w:delText>En esta imagen (</w:delText>
        </w:r>
      </w:del>
      <w:del w:id="2532" w:author="Orion" w:date="2011-08-01T23:14:00Z">
        <w:r w:rsidR="001D1141" w:rsidRPr="008E1A6C" w:rsidDel="008E1A6C">
          <w:rPr>
            <w:rFonts w:cs="Times New Roman"/>
            <w:b/>
            <w:u w:val="single"/>
            <w:rPrChange w:id="2533" w:author="Orion" w:date="2011-08-01T23:15:00Z">
              <w:rPr>
                <w:rFonts w:cs="Times New Roman"/>
              </w:rPr>
            </w:rPrChange>
          </w:rPr>
          <w:fldChar w:fldCharType="begin"/>
        </w:r>
        <w:r w:rsidR="001D1141" w:rsidRPr="008E1A6C" w:rsidDel="008E1A6C">
          <w:rPr>
            <w:rFonts w:cs="Times New Roman"/>
            <w:b/>
            <w:u w:val="single"/>
            <w:rPrChange w:id="2534" w:author="Orion" w:date="2011-08-01T23:15:00Z">
              <w:rPr>
                <w:rFonts w:cs="Times New Roman"/>
              </w:rPr>
            </w:rPrChange>
          </w:rPr>
          <w:delInstrText xml:space="preserve"> REF _Ref297047263 \h </w:delInstrText>
        </w:r>
      </w:del>
      <w:del w:id="2535" w:author="Orion" w:date="2011-08-01T23:31:00Z">
        <w:r w:rsidR="008E1A6C" w:rsidRPr="008E1A6C" w:rsidDel="00C246EE">
          <w:rPr>
            <w:rFonts w:cs="Times New Roman"/>
            <w:b/>
            <w:u w:val="single"/>
            <w:rPrChange w:id="2536" w:author="Orion" w:date="2011-08-01T23:15:00Z">
              <w:rPr>
                <w:rFonts w:cs="Times New Roman"/>
                <w:b/>
              </w:rPr>
            </w:rPrChange>
          </w:rPr>
          <w:delInstrText xml:space="preserve"> \* MERGEFORMAT </w:delInstrText>
        </w:r>
      </w:del>
      <w:del w:id="2537" w:author="Orion" w:date="2011-08-01T23:14:00Z">
        <w:r w:rsidR="001D1141" w:rsidRPr="008E1A6C" w:rsidDel="008E1A6C">
          <w:rPr>
            <w:rFonts w:cs="Times New Roman"/>
            <w:b/>
            <w:i w:val="0"/>
            <w:iCs w:val="0"/>
            <w:u w:val="single"/>
            <w:rPrChange w:id="2538" w:author="Orion" w:date="2011-08-01T23:15:00Z">
              <w:rPr>
                <w:rFonts w:cs="Times New Roman"/>
                <w:b/>
                <w:i/>
                <w:iCs/>
                <w:u w:val="single"/>
              </w:rPr>
            </w:rPrChange>
          </w:rPr>
        </w:r>
        <w:r w:rsidR="001D1141" w:rsidRPr="008E1A6C" w:rsidDel="008E1A6C">
          <w:rPr>
            <w:rFonts w:cs="Times New Roman"/>
            <w:b/>
            <w:u w:val="single"/>
            <w:rPrChange w:id="2539" w:author="Orion" w:date="2011-08-01T23:15:00Z">
              <w:rPr>
                <w:rFonts w:cs="Times New Roman"/>
              </w:rPr>
            </w:rPrChange>
          </w:rPr>
          <w:fldChar w:fldCharType="separate"/>
        </w:r>
      </w:del>
      <w:del w:id="2540" w:author="Orion" w:date="2011-08-01T18:13:00Z">
        <w:r w:rsidR="00503590" w:rsidRPr="008E1A6C" w:rsidDel="002447D8">
          <w:rPr>
            <w:b/>
            <w:u w:val="single"/>
            <w:rPrChange w:id="2541" w:author="Orion" w:date="2011-08-01T23:15:00Z">
              <w:rPr/>
            </w:rPrChange>
          </w:rPr>
          <w:delText xml:space="preserve">Figura </w:delText>
        </w:r>
        <w:r w:rsidR="00503590" w:rsidRPr="008E1A6C" w:rsidDel="002447D8">
          <w:rPr>
            <w:b/>
            <w:noProof/>
            <w:u w:val="single"/>
            <w:rPrChange w:id="2542" w:author="Orion" w:date="2011-08-01T23:15:00Z">
              <w:rPr>
                <w:noProof/>
              </w:rPr>
            </w:rPrChange>
          </w:rPr>
          <w:delText>30</w:delText>
        </w:r>
      </w:del>
      <w:del w:id="2543" w:author="Orion" w:date="2011-08-01T23:14:00Z">
        <w:r w:rsidR="001D1141" w:rsidRPr="008E1A6C" w:rsidDel="008E1A6C">
          <w:rPr>
            <w:rFonts w:cs="Times New Roman"/>
            <w:b/>
            <w:u w:val="single"/>
            <w:rPrChange w:id="2544" w:author="Orion" w:date="2011-08-01T23:15:00Z">
              <w:rPr>
                <w:rFonts w:cs="Times New Roman"/>
              </w:rPr>
            </w:rPrChange>
          </w:rPr>
          <w:fldChar w:fldCharType="end"/>
        </w:r>
      </w:del>
      <w:del w:id="2545" w:author="Orion" w:date="2011-08-01T21:14:00Z">
        <w:r w:rsidR="001D1141" w:rsidDel="00E14057">
          <w:rPr>
            <w:rFonts w:cs="Times New Roman"/>
          </w:rPr>
          <w:delText>)</w:delText>
        </w:r>
      </w:del>
      <w:del w:id="2546"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rPr>
          <w:fldChar w:fldCharType="begin"/>
        </w:r>
        <w:r w:rsidR="001D1141" w:rsidDel="00C246EE">
          <w:rPr>
            <w:rFonts w:cs="Times New Roman"/>
          </w:rPr>
          <w:delInstrText xml:space="preserve"> REF _Ref296442261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21</w:delText>
        </w:r>
        <w:r w:rsidR="001D1141" w:rsidDel="00C246EE">
          <w:rPr>
            <w:rFonts w:cs="Times New Roman"/>
          </w:rPr>
          <w:fldChar w:fldCharType="end"/>
        </w:r>
        <w:r w:rsidR="001D1141" w:rsidDel="00C246EE">
          <w:rPr>
            <w:rFonts w:cs="Times New Roman"/>
          </w:rPr>
          <w:delText xml:space="preserve">) y que hizo que el piloto creara un nuevo tramo </w:delText>
        </w:r>
      </w:del>
      <w:del w:id="2547" w:author="Orion" w:date="2011-07-31T17:36:00Z">
        <w:r w:rsidR="001D1141" w:rsidDel="004D73B7">
          <w:rPr>
            <w:rFonts w:cs="Times New Roman"/>
          </w:rPr>
          <w:delText>“ficticio”</w:delText>
        </w:r>
      </w:del>
      <w:del w:id="2548" w:author="Orion" w:date="2011-08-01T23:31:00Z">
        <w:r w:rsidR="001D1141" w:rsidDel="00C246EE">
          <w:rPr>
            <w:rFonts w:cs="Times New Roman"/>
          </w:rPr>
          <w:delText xml:space="preserve"> (</w:delText>
        </w:r>
        <w:r w:rsidR="001D1141" w:rsidDel="00C246EE">
          <w:rPr>
            <w:rFonts w:cs="Times New Roman"/>
          </w:rPr>
          <w:fldChar w:fldCharType="begin"/>
        </w:r>
        <w:r w:rsidR="001D1141" w:rsidDel="00C246EE">
          <w:rPr>
            <w:rFonts w:cs="Times New Roman"/>
          </w:rPr>
          <w:delInstrText xml:space="preserve"> REF _Ref296536077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22</w:delText>
        </w:r>
        <w:r w:rsidR="001D1141" w:rsidDel="00C246EE">
          <w:rPr>
            <w:rFonts w:cs="Times New Roman"/>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549" w:author="Orion" w:date="2011-06-29T15:44:00Z"/>
          <w:rFonts w:cs="Times New Roman"/>
        </w:rPr>
        <w:pPrChange w:id="2550" w:author="Orion" w:date="2011-08-01T23:34:00Z">
          <w:pPr/>
        </w:pPrChange>
      </w:pPr>
    </w:p>
    <w:p w14:paraId="5E569304" w14:textId="77777777" w:rsidR="004A0E5E" w:rsidRPr="004A0E5E" w:rsidRDefault="004A0E5E">
      <w:pPr>
        <w:jc w:val="both"/>
        <w:rPr>
          <w:ins w:id="2551" w:author="Orion" w:date="2011-08-01T23:35:00Z"/>
          <w:iCs/>
          <w:rPrChange w:id="2552" w:author="Orion" w:date="2011-08-01T23:35:00Z">
            <w:rPr>
              <w:ins w:id="2553" w:author="Orion" w:date="2011-08-01T23:35:00Z"/>
              <w:i/>
              <w:iCs/>
            </w:rPr>
          </w:rPrChange>
        </w:rPr>
        <w:pPrChange w:id="2554" w:author="Orion" w:date="2011-08-01T23:13:00Z">
          <w:pPr/>
        </w:pPrChange>
      </w:pPr>
    </w:p>
    <w:p w14:paraId="7BCBCBAD" w14:textId="1B61E44F" w:rsidR="004A0E5E" w:rsidRPr="004A0E5E" w:rsidRDefault="004A0E5E">
      <w:pPr>
        <w:ind w:left="709"/>
        <w:jc w:val="both"/>
        <w:rPr>
          <w:ins w:id="2555" w:author="Orion" w:date="2011-08-01T23:35:00Z"/>
          <w:iCs/>
          <w:rPrChange w:id="2556" w:author="Orion" w:date="2011-08-01T23:35:00Z">
            <w:rPr>
              <w:ins w:id="2557" w:author="Orion" w:date="2011-08-01T23:35:00Z"/>
              <w:i/>
              <w:iCs/>
            </w:rPr>
          </w:rPrChange>
        </w:rPr>
        <w:pPrChange w:id="2558" w:author="Orion" w:date="2011-08-01T23:36:00Z">
          <w:pPr/>
        </w:pPrChange>
      </w:pPr>
      <w:ins w:id="2559" w:author="Orion" w:date="2011-08-01T23:35:00Z">
        <w:r w:rsidRPr="004A0E5E">
          <w:rPr>
            <w:iCs/>
          </w:rPr>
          <w:t xml:space="preserve">En la </w:t>
        </w:r>
      </w:ins>
      <w:ins w:id="2560"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561" w:author="Orion" w:date="2011-08-02T14:12:00Z">
        <w:r w:rsidR="001335BC">
          <w:t xml:space="preserve">Figura </w:t>
        </w:r>
        <w:r w:rsidR="001335BC">
          <w:rPr>
            <w:noProof/>
          </w:rPr>
          <w:t>32</w:t>
        </w:r>
        <w:r w:rsidR="001335BC">
          <w:rPr>
            <w:iCs/>
          </w:rPr>
          <w:fldChar w:fldCharType="end"/>
        </w:r>
      </w:ins>
      <w:ins w:id="2562"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563"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564" w:author="Orion" w:date="2011-08-01T23:36:00Z">
        <w:r w:rsidR="0090685E">
          <w:t xml:space="preserve">Figura </w:t>
        </w:r>
        <w:r w:rsidR="0090685E">
          <w:rPr>
            <w:noProof/>
          </w:rPr>
          <w:t>33</w:t>
        </w:r>
        <w:r w:rsidR="0090685E">
          <w:rPr>
            <w:iCs/>
          </w:rPr>
          <w:fldChar w:fldCharType="end"/>
        </w:r>
      </w:ins>
      <w:ins w:id="2565" w:author="Orion" w:date="2011-08-01T23:35:00Z">
        <w:r w:rsidRPr="004A0E5E">
          <w:rPr>
            <w:iCs/>
          </w:rPr>
          <w:t xml:space="preserve"> puede verse como la orden, que inicio una interacción entre controlador y piloto (ver Figura 21) y que </w:t>
        </w:r>
        <w:r w:rsidRPr="004A0E5E">
          <w:rPr>
            <w:iCs/>
          </w:rPr>
          <w:lastRenderedPageBreak/>
          <w:t xml:space="preserve">hizo que el piloto creara un nuevo tramo ad hoc (ver </w:t>
        </w:r>
      </w:ins>
      <w:ins w:id="2566"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567" w:author="Orion" w:date="2011-08-02T14:13:00Z">
        <w:r w:rsidR="001335BC">
          <w:t xml:space="preserve">Figura </w:t>
        </w:r>
        <w:r w:rsidR="001335BC">
          <w:rPr>
            <w:noProof/>
          </w:rPr>
          <w:t>22</w:t>
        </w:r>
        <w:r w:rsidR="001335BC">
          <w:rPr>
            <w:iCs/>
          </w:rPr>
          <w:fldChar w:fldCharType="end"/>
        </w:r>
      </w:ins>
      <w:ins w:id="2568" w:author="Orion" w:date="2011-08-01T23:35:00Z">
        <w:r w:rsidRPr="004A0E5E">
          <w:rPr>
            <w:iCs/>
          </w:rPr>
          <w:t>), ha empezado a ser procesada por el piloto y que este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569" w:author="Orion" w:date="2011-08-01T23:35:00Z"/>
          <w:iCs/>
          <w:rPrChange w:id="2570" w:author="Orion" w:date="2011-08-01T23:35:00Z">
            <w:rPr>
              <w:ins w:id="2571" w:author="Orion" w:date="2011-08-01T23:35:00Z"/>
              <w:i/>
              <w:iCs/>
            </w:rPr>
          </w:rPrChange>
        </w:rPr>
        <w:pPrChange w:id="2572" w:author="Orion" w:date="2011-08-01T23:13:00Z">
          <w:pPr/>
        </w:pPrChange>
      </w:pPr>
    </w:p>
    <w:p w14:paraId="386642E6" w14:textId="77777777" w:rsidR="00F03737" w:rsidRDefault="0096704B">
      <w:pPr>
        <w:jc w:val="both"/>
        <w:rPr>
          <w:ins w:id="2573" w:author="Orion" w:date="2011-08-01T23:13:00Z"/>
          <w:i/>
          <w:iCs/>
        </w:rPr>
        <w:pPrChange w:id="2574" w:author="Orion" w:date="2011-08-01T23:13:00Z">
          <w:pPr/>
        </w:pPrChange>
      </w:pPr>
      <w:ins w:id="2575" w:author="Orion" w:date="2011-06-29T15:44:00Z">
        <w:r w:rsidRPr="004178DB">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76" w:name="_Toc299483455"/>
      <w:bookmarkStart w:id="2577" w:name="_Ref297047382"/>
    </w:p>
    <w:p w14:paraId="70EE0809" w14:textId="54A6D19D" w:rsidR="002D48A2" w:rsidRDefault="00F03737">
      <w:pPr>
        <w:pStyle w:val="Caption"/>
        <w:rPr>
          <w:rFonts w:cs="Times New Roman"/>
        </w:rPr>
        <w:pPrChange w:id="2578" w:author="Orion" w:date="2011-08-01T23:13:00Z">
          <w:pPr/>
        </w:pPrChange>
      </w:pPr>
      <w:bookmarkStart w:id="2579" w:name="_Ref300003735"/>
      <w:bookmarkStart w:id="2580" w:name="_Toc300051089"/>
      <w:bookmarkStart w:id="2581" w:name="_Toc300051462"/>
      <w:bookmarkStart w:id="2582" w:name="_Toc300051765"/>
      <w:bookmarkStart w:id="2583" w:name="_Toc300052375"/>
      <w:bookmarkStart w:id="2584" w:name="_Toc300052986"/>
      <w:bookmarkStart w:id="2585" w:name="_Toc300057824"/>
      <w:bookmarkStart w:id="2586" w:name="_Toc300058177"/>
      <w:ins w:id="2587" w:author="Orion" w:date="2011-08-01T23:13:00Z">
        <w:r>
          <w:t xml:space="preserve">Figura </w:t>
        </w:r>
        <w:r>
          <w:fldChar w:fldCharType="begin"/>
        </w:r>
        <w:r>
          <w:instrText xml:space="preserve"> SEQ Figura \* ARABIC </w:instrText>
        </w:r>
      </w:ins>
      <w:r>
        <w:fldChar w:fldCharType="separate"/>
      </w:r>
      <w:ins w:id="2588" w:author="Orion" w:date="2011-08-02T14:12:00Z">
        <w:r w:rsidR="001335BC">
          <w:rPr>
            <w:noProof/>
          </w:rPr>
          <w:t>35</w:t>
        </w:r>
      </w:ins>
      <w:ins w:id="2589" w:author="Orion" w:date="2011-08-01T23:13:00Z">
        <w:r>
          <w:fldChar w:fldCharType="end"/>
        </w:r>
        <w:bookmarkEnd w:id="2579"/>
        <w:r w:rsidRPr="00F77978">
          <w:t>: Dos aviones volando rutas sin puntos de paso especificados, tripulados por pilotos con altos valores de estrés y fatiga, y poca experiencia finalizando conflicto.</w:t>
        </w:r>
        <w:bookmarkEnd w:id="2580"/>
        <w:bookmarkEnd w:id="2581"/>
        <w:bookmarkEnd w:id="2582"/>
        <w:bookmarkEnd w:id="2583"/>
        <w:bookmarkEnd w:id="2584"/>
        <w:bookmarkEnd w:id="2585"/>
        <w:bookmarkEnd w:id="2586"/>
        <w:r w:rsidDel="00F03737">
          <w:t xml:space="preserve"> </w:t>
        </w:r>
      </w:ins>
      <w:bookmarkEnd w:id="2576"/>
      <w:ins w:id="2590" w:author="Orion" w:date="2011-06-28T17:59:00Z">
        <w:del w:id="2591" w:author="IO" w:date="2011-07-22T13:09:00Z">
          <w:r w:rsidR="009D2CAD" w:rsidDel="006B1111">
            <w:fldChar w:fldCharType="begin"/>
          </w:r>
          <w:r w:rsidR="009D2CAD" w:rsidDel="006B1111">
            <w:delInstrText xml:space="preserve"> SEQ Ilustración \* ARABIC </w:delInstrText>
          </w:r>
        </w:del>
      </w:ins>
      <w:del w:id="2592" w:author="IO" w:date="2011-07-22T13:09:00Z">
        <w:r w:rsidR="009D2CAD" w:rsidDel="006B1111">
          <w:fldChar w:fldCharType="end"/>
        </w:r>
      </w:del>
      <w:bookmarkEnd w:id="2577"/>
    </w:p>
    <w:p w14:paraId="71247681" w14:textId="77777777" w:rsidR="00ED650C" w:rsidRDefault="00ED650C">
      <w:pPr>
        <w:ind w:left="641"/>
        <w:jc w:val="both"/>
        <w:rPr>
          <w:rFonts w:cs="Times New Roman"/>
        </w:rPr>
        <w:pPrChange w:id="2593" w:author="Orion" w:date="2011-08-01T21:15:00Z">
          <w:pPr/>
        </w:pPrChange>
      </w:pPr>
    </w:p>
    <w:p w14:paraId="0094A167" w14:textId="6BAFFEC3" w:rsidR="00EC4B15" w:rsidRDefault="00EC4B15">
      <w:pPr>
        <w:ind w:left="641"/>
        <w:jc w:val="both"/>
        <w:rPr>
          <w:rFonts w:cs="Times New Roman"/>
        </w:rPr>
        <w:pPrChange w:id="2594" w:author="Orion" w:date="2011-08-01T21:15:00Z">
          <w:pPr/>
        </w:pPrChange>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595" w:author="Orion" w:date="2011-08-02T14:12:00Z">
        <w:r w:rsidR="001335BC">
          <w:t xml:space="preserve">Figura </w:t>
        </w:r>
        <w:r w:rsidR="001335BC">
          <w:rPr>
            <w:noProof/>
          </w:rPr>
          <w:t>35</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8E1A6C">
        <w:t xml:space="preserve">Figura </w:t>
      </w:r>
      <w:r w:rsidR="008E1A6C">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5A2758E6"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r w:rsidR="004B1C04" w:rsidRPr="00274E9F">
        <w:t>poco después de detectado el conflicto (</w:t>
      </w:r>
      <w:r w:rsidR="008E1A6C">
        <w:fldChar w:fldCharType="begin"/>
      </w:r>
      <w:r w:rsidR="008E1A6C">
        <w:instrText xml:space="preserve"> REF _Ref300003877 \h </w:instrText>
      </w:r>
      <w:r w:rsidR="008E1A6C">
        <w:fldChar w:fldCharType="separate"/>
      </w:r>
      <w:r w:rsidR="008E1A6C">
        <w:t xml:space="preserve">Figura </w:t>
      </w:r>
      <w:r w:rsidR="008E1A6C">
        <w:rPr>
          <w:noProof/>
        </w:rPr>
        <w:t>35</w:t>
      </w:r>
      <w:r w:rsidR="008E1A6C">
        <w:fldChar w:fldCharType="end"/>
      </w:r>
      <w:r w:rsidR="004B1C04" w:rsidRPr="001A06EF">
        <w:t>) los pilotos</w:t>
      </w:r>
      <w:r w:rsidR="004B1C04" w:rsidRPr="007A7C0E">
        <w:t xml:space="preserve"> acatan las ordenes de los controladores y ponen a volar a sus respectivas aeronaves a la altura/velocidad ordenada. </w:t>
      </w:r>
      <w:r w:rsidR="004B1C04" w:rsidRPr="00D93325">
        <w:t>A su vez</w:t>
      </w:r>
      <w:ins w:id="2596" w:author="Orion" w:date="2011-08-02T13:46:00Z">
        <w:r w:rsidR="006E2133">
          <w:t>,</w:t>
        </w:r>
      </w:ins>
      <w:r w:rsidR="004B1C04" w:rsidRPr="00D93325">
        <w:t xml:space="preserve"> se puede ver en la </w:t>
      </w:r>
      <w:r w:rsidR="00A90B4F">
        <w:fldChar w:fldCharType="begin"/>
      </w:r>
      <w:r w:rsidR="00A90B4F">
        <w:instrText xml:space="preserve"> REF _Ref300004109 \h </w:instrText>
      </w:r>
      <w:r w:rsidR="00A90B4F">
        <w:fldChar w:fldCharType="separate"/>
      </w:r>
      <w:r w:rsidR="00A90B4F">
        <w:t xml:space="preserve">Figura </w:t>
      </w:r>
      <w:r w:rsidR="00A90B4F">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597" w:author="Orion" w:date="2011-06-28T18:17:00Z">
          <w:pPr/>
        </w:pPrChange>
      </w:pPr>
    </w:p>
    <w:p w14:paraId="356B1991" w14:textId="285360B0" w:rsidR="007A7012" w:rsidRDefault="0055309E">
      <w:pPr>
        <w:jc w:val="both"/>
        <w:rPr>
          <w:rFonts w:cs="Times New Roman"/>
        </w:rPr>
        <w:pPrChange w:id="2598" w:author="Orion" w:date="2011-06-28T18:17:00Z">
          <w:pPr/>
        </w:pPrChange>
      </w:pPr>
      <w:r w:rsidRPr="00416930">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599" w:author="Orion" w:date="2011-06-28T18:19:00Z"/>
          <w:rFonts w:cs="Times New Roman"/>
        </w:rPr>
      </w:pPr>
      <w:bookmarkStart w:id="2600" w:name="_Toc299483456"/>
      <w:bookmarkStart w:id="2601" w:name="_Ref300003877"/>
      <w:bookmarkStart w:id="2602" w:name="_Toc300051090"/>
      <w:bookmarkStart w:id="2603" w:name="_Toc300051310"/>
      <w:bookmarkStart w:id="2604" w:name="_Toc300051339"/>
      <w:bookmarkStart w:id="2605" w:name="_Toc300051463"/>
      <w:bookmarkStart w:id="2606" w:name="_Toc300051766"/>
      <w:bookmarkStart w:id="2607" w:name="_Toc300052376"/>
      <w:bookmarkStart w:id="2608" w:name="_Toc300052987"/>
      <w:bookmarkStart w:id="2609" w:name="_Toc300057825"/>
      <w:bookmarkStart w:id="2610" w:name="_Toc300058178"/>
      <w:bookmarkStart w:id="2611" w:name="_Ref297048711"/>
      <w:r>
        <w:t>Figura</w:t>
      </w:r>
      <w:ins w:id="2612" w:author="Orion" w:date="2011-06-28T18:22:00Z">
        <w:r w:rsidR="004B1C04">
          <w:t xml:space="preserve"> </w:t>
        </w:r>
      </w:ins>
      <w:ins w:id="2613" w:author="IO" w:date="2011-07-22T13:09:00Z">
        <w:r>
          <w:fldChar w:fldCharType="begin"/>
        </w:r>
        <w:r>
          <w:instrText xml:space="preserve"> SEQ Figura \* ARABIC </w:instrText>
        </w:r>
      </w:ins>
      <w:r>
        <w:fldChar w:fldCharType="separate"/>
      </w:r>
      <w:ins w:id="2614" w:author="Orion" w:date="2011-08-02T14:14:00Z">
        <w:r w:rsidR="003C6792">
          <w:rPr>
            <w:noProof/>
          </w:rPr>
          <w:t>36</w:t>
        </w:r>
      </w:ins>
      <w:bookmarkEnd w:id="2600"/>
      <w:ins w:id="2615" w:author="IO" w:date="2011-07-22T13:09:00Z">
        <w:r>
          <w:fldChar w:fldCharType="end"/>
        </w:r>
      </w:ins>
      <w:bookmarkEnd w:id="2601"/>
      <w:ins w:id="2616" w:author="Orion" w:date="2011-08-01T21:35:00Z">
        <w:r w:rsidR="000C0F8C">
          <w:t>:</w:t>
        </w:r>
        <w:r w:rsidR="000C0F8C" w:rsidRPr="000C0F8C">
          <w:t xml:space="preserve"> </w:t>
        </w:r>
        <w:r w:rsidR="000C0F8C">
          <w:t xml:space="preserve">Conflicto entre dos aviones volando rutas sin puntos de paso </w:t>
        </w:r>
      </w:ins>
      <w:ins w:id="2617" w:author="Orion" w:date="2011-08-01T21:49:00Z">
        <w:r w:rsidR="002C560C">
          <w:t>especificados,</w:t>
        </w:r>
      </w:ins>
      <w:ins w:id="2618" w:author="Orion" w:date="2011-08-01T21:35:00Z">
        <w:r w:rsidR="000C0F8C" w:rsidDel="006B1111">
          <w:t xml:space="preserve"> </w:t>
        </w:r>
        <w:r w:rsidR="000C0F8C">
          <w:t>tripulados por pilotos con valores medios de estrés, fatiga y experiencia.</w:t>
        </w:r>
      </w:ins>
      <w:bookmarkEnd w:id="2602"/>
      <w:bookmarkEnd w:id="2603"/>
      <w:bookmarkEnd w:id="2604"/>
      <w:bookmarkEnd w:id="2605"/>
      <w:bookmarkEnd w:id="2606"/>
      <w:bookmarkEnd w:id="2607"/>
      <w:bookmarkEnd w:id="2608"/>
      <w:bookmarkEnd w:id="2609"/>
      <w:bookmarkEnd w:id="2610"/>
      <w:ins w:id="2619" w:author="Orion" w:date="2011-06-28T18:22:00Z">
        <w:del w:id="2620" w:author="IO" w:date="2011-07-22T13:09:00Z">
          <w:r w:rsidR="004B1C04" w:rsidDel="006B1111">
            <w:fldChar w:fldCharType="begin"/>
          </w:r>
          <w:r w:rsidR="004B1C04" w:rsidDel="006B1111">
            <w:delInstrText xml:space="preserve"> SEQ Ilustración \* ARABIC </w:delInstrText>
          </w:r>
        </w:del>
      </w:ins>
      <w:del w:id="2621" w:author="IO" w:date="2011-07-22T13:09:00Z">
        <w:r w:rsidR="004B1C04" w:rsidDel="006B1111">
          <w:fldChar w:fldCharType="end"/>
        </w:r>
      </w:del>
      <w:bookmarkEnd w:id="2611"/>
    </w:p>
    <w:p w14:paraId="5F6DA6F6" w14:textId="77777777" w:rsidR="007A7012" w:rsidRDefault="007A7012">
      <w:pPr>
        <w:jc w:val="both"/>
        <w:rPr>
          <w:ins w:id="2622" w:author="Orion" w:date="2011-06-28T18:19:00Z"/>
          <w:rFonts w:cs="Times New Roman"/>
        </w:rPr>
        <w:pPrChange w:id="2623" w:author="Orion" w:date="2011-06-28T18:17:00Z">
          <w:pPr/>
        </w:pPrChange>
      </w:pPr>
    </w:p>
    <w:p w14:paraId="24E8731D" w14:textId="77777777" w:rsidR="008E1A6C" w:rsidRDefault="002B4BCF">
      <w:pPr>
        <w:jc w:val="both"/>
        <w:rPr>
          <w:ins w:id="2624" w:author="Orion" w:date="2011-08-01T23:18:00Z"/>
        </w:rPr>
        <w:pPrChange w:id="2625" w:author="Orion" w:date="2011-06-28T18:17:00Z">
          <w:pPr/>
        </w:pPrChange>
      </w:pPr>
      <w:ins w:id="2626" w:author="Orion" w:date="2011-06-29T15:42:00Z">
        <w:r w:rsidRPr="004178DB">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627" w:name="_Toc299483457"/>
      <w:bookmarkStart w:id="2628" w:name="_Ref297048794"/>
    </w:p>
    <w:p w14:paraId="40E0CDE3" w14:textId="542A6FCF" w:rsidR="007A7012" w:rsidRPr="001A06EF" w:rsidRDefault="006C503F">
      <w:pPr>
        <w:pStyle w:val="Caption"/>
        <w:pPrChange w:id="2629" w:author="Orion" w:date="2011-08-01T23:18:00Z">
          <w:pPr/>
        </w:pPrChange>
      </w:pPr>
      <w:bookmarkStart w:id="2630" w:name="_Ref300004109"/>
      <w:bookmarkStart w:id="2631" w:name="_Toc300051091"/>
      <w:bookmarkStart w:id="2632" w:name="_Toc300051464"/>
      <w:bookmarkStart w:id="2633" w:name="_Toc300051767"/>
      <w:bookmarkStart w:id="2634" w:name="_Toc300052377"/>
      <w:bookmarkStart w:id="2635" w:name="_Toc300052988"/>
      <w:bookmarkStart w:id="2636" w:name="_Toc300057826"/>
      <w:bookmarkStart w:id="2637" w:name="_Toc300058179"/>
      <w:ins w:id="2638" w:author="Orion" w:date="2011-08-01T23:19:00Z">
        <w:r>
          <w:t xml:space="preserve">Figura </w:t>
        </w:r>
        <w:r>
          <w:fldChar w:fldCharType="begin"/>
        </w:r>
        <w:r>
          <w:instrText xml:space="preserve"> SEQ Figura \* ARABIC </w:instrText>
        </w:r>
      </w:ins>
      <w:r>
        <w:fldChar w:fldCharType="separate"/>
      </w:r>
      <w:ins w:id="2639" w:author="Orion" w:date="2011-08-02T14:14:00Z">
        <w:r w:rsidR="003C6792">
          <w:rPr>
            <w:noProof/>
          </w:rPr>
          <w:t>37</w:t>
        </w:r>
      </w:ins>
      <w:ins w:id="2640" w:author="Orion" w:date="2011-08-01T23:19:00Z">
        <w:r>
          <w:fldChar w:fldCharType="end"/>
        </w:r>
        <w:bookmarkEnd w:id="2630"/>
        <w:r w:rsidRPr="00790C8B">
          <w:t>: Dos aviones volando rutas sin puntos de paso especificados, tripulados por pilotos con valores medios de estrés, fatiga y ex</w:t>
        </w:r>
        <w:r>
          <w:t>periencia finalizando conflicto</w:t>
        </w:r>
      </w:ins>
      <w:ins w:id="2641" w:author="Orion" w:date="2011-08-01T23:18:00Z">
        <w:r w:rsidRPr="008753F1">
          <w:t>.</w:t>
        </w:r>
      </w:ins>
      <w:bookmarkEnd w:id="2627"/>
      <w:bookmarkEnd w:id="2628"/>
      <w:bookmarkEnd w:id="2631"/>
      <w:bookmarkEnd w:id="2632"/>
      <w:bookmarkEnd w:id="2633"/>
      <w:bookmarkEnd w:id="2634"/>
      <w:bookmarkEnd w:id="2635"/>
      <w:bookmarkEnd w:id="2636"/>
      <w:bookmarkEnd w:id="2637"/>
    </w:p>
    <w:p w14:paraId="147A00BD" w14:textId="77777777" w:rsidR="006C503F" w:rsidRDefault="006C503F" w:rsidP="00360CB8">
      <w:pPr>
        <w:pStyle w:val="ListParagraph"/>
        <w:spacing w:before="120" w:after="120"/>
        <w:ind w:left="641"/>
        <w:jc w:val="both"/>
      </w:pPr>
    </w:p>
    <w:p w14:paraId="4E5E62EC" w14:textId="2373B59B" w:rsidR="00DD79DB" w:rsidRPr="00D6172C" w:rsidRDefault="00603073" w:rsidP="00360CB8">
      <w:pPr>
        <w:pStyle w:val="ListParagraph"/>
        <w:numPr>
          <w:ilvl w:val="0"/>
          <w:numId w:val="41"/>
        </w:numPr>
        <w:spacing w:before="120" w:after="120"/>
        <w:ind w:left="641" w:hanging="357"/>
        <w:jc w:val="both"/>
      </w:pPr>
      <w:r w:rsidRPr="00E43623">
        <w:t xml:space="preserve">En contraposición se puede ver como se comportarían dos pilotos con valores de comportamiento </w:t>
      </w:r>
      <w:r w:rsidR="00933C09" w:rsidRPr="00ED650C">
        <w:t>distintos</w:t>
      </w:r>
      <w:ins w:id="2642" w:author="Orion" w:date="2011-08-02T13:46:00Z">
        <w:r w:rsidR="00330DFA">
          <w:t xml:space="preserve"> a l</w:t>
        </w:r>
        <w:r w:rsidR="006E2133">
          <w:t>o</w:t>
        </w:r>
      </w:ins>
      <w:ins w:id="2643" w:author="Orion" w:date="2011-08-02T13:56:00Z">
        <w:r w:rsidR="00330DFA">
          <w:t>s</w:t>
        </w:r>
      </w:ins>
      <w:ins w:id="2644" w:author="Orion" w:date="2011-08-02T13:46:00Z">
        <w:r w:rsidR="006E2133">
          <w:t xml:space="preserve"> anteriores</w:t>
        </w:r>
      </w:ins>
      <w:r w:rsidRPr="00ED650C">
        <w:t>. Es decir, bajo nivel de estrés y fatiga, y algo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 xml:space="preserve">apenas les lleva tiempo </w:t>
      </w:r>
      <w:r w:rsidR="002C4E30" w:rsidRPr="001A06EF">
        <w:lastRenderedPageBreak/>
        <w:t>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645" w:author="Orion" w:date="2011-08-02T14:14:00Z">
        <w:r w:rsidR="003C6792">
          <w:t xml:space="preserve">Figura </w:t>
        </w:r>
        <w:r w:rsidR="003C6792">
          <w:rPr>
            <w:noProof/>
          </w:rPr>
          <w:t>38</w:t>
        </w:r>
      </w:ins>
      <w:del w:id="2646" w:author="Orion" w:date="2011-08-02T14:13:00Z">
        <w:r w:rsidR="001C45D7" w:rsidDel="003C6792">
          <w:delText xml:space="preserve">Figura </w:delText>
        </w:r>
        <w:r w:rsidR="001C45D7" w:rsidDel="003C6792">
          <w:rPr>
            <w:noProof/>
          </w:rPr>
          <w:delText>37</w:delText>
        </w:r>
      </w:del>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647" w:author="Orion" w:date="2011-08-02T14:14:00Z">
        <w:r w:rsidR="003C6792">
          <w:t xml:space="preserve">Figura </w:t>
        </w:r>
        <w:r w:rsidR="003C6792">
          <w:rPr>
            <w:noProof/>
          </w:rPr>
          <w:t>38</w:t>
        </w:r>
      </w:ins>
      <w:del w:id="2648" w:author="Orion" w:date="2011-08-02T14:13:00Z">
        <w:r w:rsidR="001C45D7" w:rsidDel="003C6792">
          <w:delText xml:space="preserve">Figura </w:delText>
        </w:r>
        <w:r w:rsidR="001C45D7" w:rsidDel="003C6792">
          <w:rPr>
            <w:noProof/>
          </w:rPr>
          <w:delText>37</w:delText>
        </w:r>
      </w:del>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649" w:author="Orion" w:date="2011-08-02T14:14:00Z">
        <w:r w:rsidR="003C6792">
          <w:t xml:space="preserve">Figura </w:t>
        </w:r>
        <w:r w:rsidR="003C6792">
          <w:rPr>
            <w:noProof/>
          </w:rPr>
          <w:t>39</w:t>
        </w:r>
      </w:ins>
      <w:del w:id="2650" w:author="Orion" w:date="2011-08-02T14:13:00Z">
        <w:r w:rsidR="00851A47" w:rsidDel="003C6792">
          <w:delText xml:space="preserve">Figura </w:delText>
        </w:r>
        <w:r w:rsidR="00851A47" w:rsidDel="003C6792">
          <w:rPr>
            <w:noProof/>
          </w:rPr>
          <w:delText>38</w:delText>
        </w:r>
      </w:del>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651" w:author="Orion" w:date="2011-06-28T18:30:00Z">
          <w:pPr/>
        </w:pPrChange>
      </w:pPr>
    </w:p>
    <w:p w14:paraId="05B2062A" w14:textId="77777777" w:rsidR="001C45D7" w:rsidRDefault="00E31E68">
      <w:pPr>
        <w:jc w:val="both"/>
        <w:pPrChange w:id="2652"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53" w:name="_Toc299483458"/>
      <w:bookmarkStart w:id="2654" w:name="_Ref297047702"/>
    </w:p>
    <w:p w14:paraId="1C1EFA64" w14:textId="37D1106C" w:rsidR="00603073" w:rsidRPr="001A06EF" w:rsidRDefault="001C45D7">
      <w:pPr>
        <w:pStyle w:val="Caption"/>
        <w:rPr>
          <w:ins w:id="2655" w:author="Orion" w:date="2011-06-28T17:25:00Z"/>
        </w:rPr>
        <w:pPrChange w:id="2656" w:author="Orion" w:date="2011-08-01T23:20:00Z">
          <w:pPr/>
        </w:pPrChange>
      </w:pPr>
      <w:bookmarkStart w:id="2657" w:name="_Ref300004175"/>
      <w:bookmarkStart w:id="2658" w:name="_Toc300051092"/>
      <w:bookmarkStart w:id="2659" w:name="_Toc300051465"/>
      <w:bookmarkStart w:id="2660" w:name="_Toc300051768"/>
      <w:bookmarkStart w:id="2661" w:name="_Toc300052378"/>
      <w:bookmarkStart w:id="2662" w:name="_Toc300052989"/>
      <w:bookmarkStart w:id="2663" w:name="_Toc300057827"/>
      <w:bookmarkStart w:id="2664" w:name="_Toc300058180"/>
      <w:r>
        <w:t xml:space="preserve">Figura </w:t>
      </w:r>
      <w:fldSimple w:instr=" SEQ Figura \* ARABIC ">
        <w:ins w:id="2665" w:author="Orion" w:date="2011-08-02T14:14:00Z">
          <w:r w:rsidR="003C6792">
            <w:rPr>
              <w:noProof/>
            </w:rPr>
            <w:t>38</w:t>
          </w:r>
        </w:ins>
        <w:del w:id="2666" w:author="Orion" w:date="2011-08-02T14:13:00Z">
          <w:r w:rsidDel="003C6792">
            <w:rPr>
              <w:noProof/>
            </w:rPr>
            <w:delText>37</w:delText>
          </w:r>
        </w:del>
      </w:fldSimple>
      <w:bookmarkEnd w:id="2657"/>
      <w:r w:rsidRPr="00850A07">
        <w:t>: Conflicto entre dos aviones volando rutas sin puntos de paso especificados, tripulados por pilotos con valores bajos  de estrés, fatiga y bastante experiencia.</w:t>
      </w:r>
      <w:bookmarkEnd w:id="2658"/>
      <w:bookmarkEnd w:id="2659"/>
      <w:bookmarkEnd w:id="2660"/>
      <w:bookmarkEnd w:id="2661"/>
      <w:bookmarkEnd w:id="2662"/>
      <w:bookmarkEnd w:id="2663"/>
      <w:bookmarkEnd w:id="2664"/>
      <w:del w:id="2667" w:author="Orion" w:date="2011-08-01T23:20:00Z">
        <w:r w:rsidR="006B1111" w:rsidDel="001C45D7">
          <w:delText>Figura</w:delText>
        </w:r>
      </w:del>
      <w:ins w:id="2668" w:author="IO" w:date="2011-07-22T13:09:00Z">
        <w:del w:id="2669" w:author="Orion" w:date="2011-08-01T23:20:00Z">
          <w:r w:rsidR="006B1111" w:rsidDel="001C45D7">
            <w:fldChar w:fldCharType="begin"/>
          </w:r>
          <w:r w:rsidR="006B1111" w:rsidDel="001C45D7">
            <w:delInstrText xml:space="preserve"> SEQ Figura \* ARABIC </w:delInstrText>
          </w:r>
        </w:del>
      </w:ins>
      <w:del w:id="2670" w:author="Orion" w:date="2011-08-01T23:20:00Z">
        <w:r w:rsidR="006B1111" w:rsidDel="001C45D7">
          <w:fldChar w:fldCharType="separate"/>
        </w:r>
      </w:del>
      <w:bookmarkEnd w:id="2653"/>
      <w:ins w:id="2671" w:author="IO" w:date="2011-07-22T13:16:00Z">
        <w:del w:id="2672" w:author="Orion" w:date="2011-07-24T21:36:00Z">
          <w:r w:rsidR="00416FF6" w:rsidDel="00587D28">
            <w:rPr>
              <w:noProof/>
            </w:rPr>
            <w:delText>33</w:delText>
          </w:r>
        </w:del>
      </w:ins>
      <w:ins w:id="2673" w:author="IO" w:date="2011-07-22T13:09:00Z">
        <w:del w:id="2674" w:author="Orion" w:date="2011-08-01T23:20:00Z">
          <w:r w:rsidR="006B1111" w:rsidDel="001C45D7">
            <w:fldChar w:fldCharType="end"/>
          </w:r>
        </w:del>
      </w:ins>
      <w:ins w:id="2675" w:author="Orion" w:date="2011-06-28T18:05:00Z">
        <w:del w:id="2676" w:author="IO" w:date="2011-07-22T13:09:00Z">
          <w:r w:rsidR="00603073" w:rsidDel="006B1111">
            <w:fldChar w:fldCharType="begin"/>
          </w:r>
          <w:r w:rsidR="00603073" w:rsidDel="006B1111">
            <w:delInstrText xml:space="preserve"> SEQ Ilustración \* ARABIC </w:delInstrText>
          </w:r>
        </w:del>
      </w:ins>
      <w:del w:id="2677" w:author="IO" w:date="2011-07-22T13:09:00Z">
        <w:r w:rsidR="00603073" w:rsidDel="006B1111">
          <w:fldChar w:fldCharType="end"/>
        </w:r>
      </w:del>
      <w:bookmarkEnd w:id="2654"/>
    </w:p>
    <w:p w14:paraId="71F70350" w14:textId="77777777" w:rsidR="00DD79DB" w:rsidRDefault="00DD79DB">
      <w:pPr>
        <w:jc w:val="both"/>
        <w:rPr>
          <w:ins w:id="2678" w:author="Orion" w:date="2011-06-28T17:25:00Z"/>
          <w:rFonts w:cs="Times New Roman"/>
        </w:rPr>
        <w:pPrChange w:id="2679" w:author="Orion" w:date="2011-06-26T12:33:00Z">
          <w:pPr/>
        </w:pPrChange>
      </w:pPr>
    </w:p>
    <w:p w14:paraId="39A76B13" w14:textId="77777777" w:rsidR="00DA2366" w:rsidRDefault="00E31E68">
      <w:pPr>
        <w:jc w:val="both"/>
        <w:rPr>
          <w:ins w:id="2680" w:author="Orion" w:date="2011-08-01T23:23:00Z"/>
        </w:rPr>
        <w:pPrChange w:id="2681" w:author="Orion" w:date="2011-08-01T23:23:00Z">
          <w:pPr/>
        </w:pPrChange>
      </w:pPr>
      <w:ins w:id="2682" w:author="Orion" w:date="2011-06-29T12:17:00Z">
        <w:r w:rsidRPr="004178DB">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83" w:name="_Toc299483459"/>
      <w:bookmarkStart w:id="2684" w:name="_Ref297047837"/>
    </w:p>
    <w:p w14:paraId="09A1787D" w14:textId="0C2431F0" w:rsidR="00260A98" w:rsidRDefault="00DA2366">
      <w:pPr>
        <w:pStyle w:val="Caption"/>
        <w:rPr>
          <w:ins w:id="2685" w:author="Orion" w:date="2011-08-02T13:49:00Z"/>
        </w:rPr>
        <w:pPrChange w:id="2686" w:author="Orion" w:date="2011-08-01T23:24:00Z">
          <w:pPr/>
        </w:pPrChange>
      </w:pPr>
      <w:bookmarkStart w:id="2687" w:name="_Ref300004388"/>
      <w:bookmarkStart w:id="2688" w:name="_Toc300051093"/>
      <w:bookmarkStart w:id="2689" w:name="_Toc300051466"/>
      <w:bookmarkStart w:id="2690" w:name="_Toc300051769"/>
      <w:bookmarkStart w:id="2691" w:name="_Toc300052379"/>
      <w:bookmarkStart w:id="2692" w:name="_Toc300052990"/>
      <w:bookmarkStart w:id="2693" w:name="_Toc300057828"/>
      <w:bookmarkStart w:id="2694" w:name="_Toc300058181"/>
      <w:ins w:id="2695" w:author="Orion" w:date="2011-08-01T23:23:00Z">
        <w:r>
          <w:t xml:space="preserve">Figura </w:t>
        </w:r>
        <w:r>
          <w:fldChar w:fldCharType="begin"/>
        </w:r>
        <w:r>
          <w:instrText xml:space="preserve"> SEQ Figura \* ARABIC </w:instrText>
        </w:r>
      </w:ins>
      <w:r>
        <w:fldChar w:fldCharType="separate"/>
      </w:r>
      <w:ins w:id="2696" w:author="Orion" w:date="2011-08-02T14:14:00Z">
        <w:r w:rsidR="003C6792">
          <w:rPr>
            <w:noProof/>
          </w:rPr>
          <w:t>39</w:t>
        </w:r>
      </w:ins>
      <w:ins w:id="2697" w:author="Orion" w:date="2011-08-01T23:23:00Z">
        <w:r>
          <w:fldChar w:fldCharType="end"/>
        </w:r>
        <w:bookmarkEnd w:id="2687"/>
        <w:r w:rsidRPr="00F577B7">
          <w:t>: Dos aviones volando rutas sin puntos de paso especificados, tripulados por pilotos con valores bajos  de estrés, fatiga y bastante experiencia finalizando conflicto.</w:t>
        </w:r>
      </w:ins>
      <w:bookmarkEnd w:id="2688"/>
      <w:bookmarkEnd w:id="2689"/>
      <w:bookmarkEnd w:id="2690"/>
      <w:bookmarkEnd w:id="2691"/>
      <w:bookmarkEnd w:id="2692"/>
      <w:bookmarkEnd w:id="2693"/>
      <w:bookmarkEnd w:id="2694"/>
      <w:ins w:id="2698" w:author="Orion" w:date="2011-08-01T23:24:00Z">
        <w:r w:rsidDel="001D5424">
          <w:t xml:space="preserve"> </w:t>
        </w:r>
      </w:ins>
      <w:bookmarkEnd w:id="2683"/>
      <w:bookmarkEnd w:id="2684"/>
    </w:p>
    <w:p w14:paraId="60D31F32" w14:textId="77777777" w:rsidR="0043386F" w:rsidRDefault="0043386F">
      <w:pPr>
        <w:pStyle w:val="Caption"/>
        <w:rPr>
          <w:ins w:id="2699" w:author="Orion" w:date="2011-07-05T13:02:00Z"/>
          <w:rFonts w:cs="Times New Roman"/>
        </w:rPr>
        <w:pPrChange w:id="2700"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701" w:name="_Toc300138804"/>
      <w:r>
        <w:rPr>
          <w:b w:val="0"/>
          <w:sz w:val="36"/>
          <w:szCs w:val="52"/>
        </w:rPr>
        <w:t>D</w:t>
      </w:r>
      <w:r w:rsidR="00260A98" w:rsidRPr="0043386F">
        <w:rPr>
          <w:b w:val="0"/>
          <w:sz w:val="36"/>
          <w:szCs w:val="52"/>
        </w:rPr>
        <w:t xml:space="preserve">os aviones con </w:t>
      </w:r>
      <w:r>
        <w:rPr>
          <w:b w:val="0"/>
          <w:sz w:val="36"/>
          <w:szCs w:val="52"/>
        </w:rPr>
        <w:t>puntos de paso</w:t>
      </w:r>
      <w:bookmarkEnd w:id="2701"/>
    </w:p>
    <w:p w14:paraId="4D865C00" w14:textId="77777777" w:rsidR="001F6BBC" w:rsidRDefault="001F6BBC" w:rsidP="006E2133">
      <w:pPr>
        <w:jc w:val="both"/>
        <w:rPr>
          <w:rFonts w:cs="Times New Roman"/>
        </w:rPr>
      </w:pPr>
    </w:p>
    <w:p w14:paraId="36843C66" w14:textId="5C640D1C" w:rsidR="001F6BBC" w:rsidRDefault="001F6BBC" w:rsidP="006E2133">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702" w:author="Orion" w:date="2011-08-02T13:49:00Z">
        <w:r w:rsidDel="007407C2">
          <w:rPr>
            <w:rFonts w:cs="Times New Roman"/>
          </w:rPr>
          <w:delText xml:space="preserve">pasos </w:delText>
        </w:r>
      </w:del>
      <w:ins w:id="2703"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p>
    <w:p w14:paraId="52FFFF75" w14:textId="77777777" w:rsidR="001F6BBC" w:rsidDel="00571BB6" w:rsidRDefault="001F6BBC" w:rsidP="006E2133">
      <w:pPr>
        <w:jc w:val="both"/>
        <w:rPr>
          <w:del w:id="2704" w:author="Orion" w:date="2011-08-02T14:19:00Z"/>
          <w:rFonts w:cs="Times New Roman"/>
        </w:rPr>
      </w:pPr>
    </w:p>
    <w:p w14:paraId="39FD9311" w14:textId="1DEAB33C" w:rsidR="003C6792" w:rsidRDefault="00A85B1F" w:rsidP="00664E55">
      <w:pPr>
        <w:jc w:val="both"/>
      </w:pPr>
      <w:r w:rsidRPr="006E2133">
        <w:rPr>
          <w:szCs w:val="21"/>
        </w:rPr>
        <w:fldChar w:fldCharType="begin"/>
      </w:r>
      <w:r w:rsidRPr="006E2133">
        <w:rPr>
          <w:szCs w:val="21"/>
        </w:rPr>
        <w:instrText xml:space="preserve"> REF _Ref297638017 \h </w:instrText>
      </w:r>
      <w:r w:rsidR="00441066" w:rsidRPr="006E2133">
        <w:rPr>
          <w:szCs w:val="21"/>
        </w:rPr>
        <w:instrText xml:space="preserve"> \* MERGEFORMAT </w:instrText>
      </w:r>
      <w:r w:rsidRPr="006E2133">
        <w:rPr>
          <w:szCs w:val="21"/>
        </w:rPr>
      </w:r>
      <w:r w:rsidRPr="006E2133">
        <w:fldChar w:fldCharType="separate"/>
      </w:r>
    </w:p>
    <w:p w14:paraId="4FFFCD04" w14:textId="05ADA528" w:rsidR="003C6792" w:rsidRPr="00D93325" w:rsidRDefault="00571BB6">
      <w:pPr>
        <w:pStyle w:val="Caption"/>
        <w:rPr>
          <w:ins w:id="2705" w:author="Orion" w:date="2011-08-02T14:14:00Z"/>
        </w:rPr>
        <w:pPrChange w:id="2706" w:author="Orion" w:date="2011-08-01T23:25:00Z">
          <w:pPr>
            <w:ind w:left="709"/>
            <w:jc w:val="both"/>
          </w:pPr>
        </w:pPrChange>
      </w:pPr>
      <w:ins w:id="2707" w:author="Orion" w:date="2011-08-02T14:18:00Z">
        <w:r w:rsidRPr="004178DB">
          <w:rPr>
            <w:rFonts w:cs="Times New Roman"/>
            <w:noProof/>
            <w:lang w:eastAsia="es-ES" w:bidi="ar-SA"/>
          </w:rPr>
          <w:drawing>
            <wp:inline distT="0" distB="0" distL="0" distR="0" wp14:anchorId="71A5A63A" wp14:editId="7AE6EFD6">
              <wp:extent cx="6113780" cy="3806190"/>
              <wp:effectExtent l="0" t="0" r="1270" b="3810"/>
              <wp:docPr id="26" name="Picture 26"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ins w:id="2708" w:author="Orion" w:date="2011-08-02T14:14:00Z">
        <w:r w:rsidR="003C6792">
          <w:t xml:space="preserve">Figura </w:t>
        </w:r>
        <w:r w:rsidR="003C6792">
          <w:rPr>
            <w:noProof/>
          </w:rPr>
          <w:t>40</w:t>
        </w:r>
        <w:r w:rsidR="003C6792" w:rsidRPr="00C8241A">
          <w:t>: Dos aviones volando rutas con puntos de paso especificados, tripulados por pilotos con valores altos de estrés, fatiga y  poca experiencia finalizando conflicto.</w:t>
        </w:r>
        <w:r w:rsidR="003C6792" w:rsidRPr="001A06EF" w:rsidDel="0034040B">
          <w:t xml:space="preserve"> </w:t>
        </w:r>
      </w:ins>
    </w:p>
    <w:p w14:paraId="43775CA8" w14:textId="77777777" w:rsidR="00664E55" w:rsidRDefault="00A85B1F">
      <w:pPr>
        <w:jc w:val="both"/>
        <w:rPr>
          <w:ins w:id="2709" w:author="Orion" w:date="2011-08-02T14:21:00Z"/>
        </w:rPr>
        <w:pPrChange w:id="2710" w:author="Orion" w:date="2011-08-02T14:20:00Z">
          <w:pPr>
            <w:pStyle w:val="ListParagraph"/>
            <w:numPr>
              <w:numId w:val="41"/>
            </w:numPr>
            <w:spacing w:before="120" w:after="120"/>
            <w:ind w:left="641" w:hanging="357"/>
            <w:jc w:val="both"/>
          </w:pPr>
        </w:pPrChange>
      </w:pPr>
      <w:r w:rsidRPr="006E2133">
        <w:rPr>
          <w:szCs w:val="21"/>
        </w:rPr>
        <w:fldChar w:fldCharType="end"/>
      </w:r>
    </w:p>
    <w:p w14:paraId="21E8A1F5" w14:textId="552A69BA" w:rsidR="006B5FB9" w:rsidRPr="00571BB6" w:rsidRDefault="00571BB6" w:rsidP="00664E55">
      <w:p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711" w:author="Orion" w:date="2011-08-02T14:19:00Z">
        <w:r w:rsidRPr="00FB105D">
          <w:fldChar w:fldCharType="begin"/>
        </w:r>
        <w:r w:rsidRPr="00571BB6">
          <w:instrText xml:space="preserve"> REF _Ref300004458 \h </w:instrText>
        </w:r>
      </w:ins>
      <w:r w:rsidRPr="00571BB6">
        <w:rPr>
          <w:rPrChange w:id="2712" w:author="Orion" w:date="2011-08-02T14:20:00Z">
            <w:rPr>
              <w:i/>
            </w:rPr>
          </w:rPrChange>
        </w:rPr>
        <w:instrText xml:space="preserve"> \* MERGEFORMAT </w:instrText>
      </w:r>
      <w:ins w:id="2713" w:author="Orion" w:date="2011-08-02T14:19:00Z">
        <w:r w:rsidRPr="00FB105D">
          <w:rPr>
            <w:rPrChange w:id="2714" w:author="Orion" w:date="2011-08-02T14:20:00Z">
              <w:rPr/>
            </w:rPrChange>
          </w:rPr>
          <w:fldChar w:fldCharType="separate"/>
        </w:r>
        <w:r w:rsidRPr="00571BB6">
          <w:t xml:space="preserve">Figura </w:t>
        </w:r>
        <w:r w:rsidRPr="00571BB6">
          <w:rPr>
            <w:noProof/>
          </w:rPr>
          <w:t>40</w:t>
        </w:r>
        <w:r w:rsidRPr="00FB105D">
          <w:fldChar w:fldCharType="end"/>
        </w:r>
      </w:ins>
      <w:ins w:id="2715" w:author="Orion" w:date="2011-08-02T14:20:00Z">
        <w:r>
          <w:t xml:space="preserve"> </w:t>
        </w:r>
      </w:ins>
      <w:del w:id="2716" w:author="Orion" w:date="2011-08-02T14:19:00Z">
        <w:r w:rsidR="0034040B" w:rsidRPr="00664E55" w:rsidDel="00571BB6">
          <w:delText xml:space="preserve"> </w:delText>
        </w:r>
      </w:del>
      <w:r w:rsidR="00A85B1F" w:rsidRPr="00664E55">
        <w:t xml:space="preserve">y la </w:t>
      </w:r>
      <w:ins w:id="2717"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718" w:author="Orion" w:date="2011-08-02T14:20:00Z">
            <w:rPr/>
          </w:rPrChange>
        </w:rPr>
        <w:fldChar w:fldCharType="separate"/>
      </w:r>
      <w:ins w:id="2719" w:author="Orion" w:date="2011-08-02T14:19:00Z">
        <w:r w:rsidRPr="00571BB6">
          <w:t xml:space="preserve">Figura </w:t>
        </w:r>
        <w:r w:rsidRPr="00571BB6">
          <w:rPr>
            <w:noProof/>
          </w:rPr>
          <w:t>41</w:t>
        </w:r>
        <w:r w:rsidRPr="00FB105D">
          <w:fldChar w:fldCharType="end"/>
        </w:r>
        <w:r w:rsidRPr="00571BB6">
          <w:t xml:space="preserve"> </w:t>
        </w:r>
      </w:ins>
      <w:del w:id="2720"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721" w:author="Orion" w:date="2011-08-02T14:19:00Z">
        <w:r w:rsidR="004756F0" w:rsidRPr="009B36B2" w:rsidDel="00571BB6">
          <w:rPr>
            <w:rPrChange w:id="2722" w:author="Orion" w:date="2011-08-02T14:20:00Z">
              <w:rPr/>
            </w:rPrChange>
          </w:rPr>
          <w:fldChar w:fldCharType="separate"/>
        </w:r>
      </w:del>
      <w:del w:id="2723" w:author="Orion" w:date="2011-08-02T14:13:00Z">
        <w:r w:rsidR="004756F0" w:rsidRPr="00571BB6" w:rsidDel="003C6792">
          <w:delText xml:space="preserve">Figura </w:delText>
        </w:r>
        <w:r w:rsidR="004756F0" w:rsidRPr="00571BB6" w:rsidDel="003C6792">
          <w:rPr>
            <w:noProof/>
          </w:rPr>
          <w:delText>40</w:delText>
        </w:r>
      </w:del>
      <w:del w:id="2724" w:author="Orion" w:date="2011-08-02T14:19:00Z">
        <w:r w:rsidR="004756F0" w:rsidRPr="009B36B2" w:rsidDel="00571BB6">
          <w:fldChar w:fldCharType="end"/>
        </w:r>
        <w:r w:rsidR="00326515" w:rsidRPr="004178DB" w:rsidDel="00571BB6">
          <w:fldChar w:fldCharType="begin"/>
        </w:r>
        <w:r w:rsidR="00326515" w:rsidRPr="00571BB6" w:rsidDel="00571BB6">
          <w:delInstrText xml:space="preserve"> REF _Ref300004563 \h </w:delInstrText>
        </w:r>
      </w:del>
      <w:r w:rsidRPr="00571BB6">
        <w:instrText xml:space="preserve"> \* MERGEFORMAT </w:instrText>
      </w:r>
      <w:del w:id="2725" w:author="Orion" w:date="2011-08-02T14:19:00Z">
        <w:r w:rsidR="00326515" w:rsidRPr="00571BB6" w:rsidDel="00571BB6">
          <w:rPr>
            <w:rPrChange w:id="2726" w:author="Orion" w:date="2011-08-02T14:20:00Z">
              <w:rPr/>
            </w:rPrChange>
          </w:rPr>
        </w:r>
        <w:r w:rsidR="00326515" w:rsidRPr="00571BB6" w:rsidDel="00571BB6">
          <w:rPr>
            <w:rPrChange w:id="2727" w:author="Orion" w:date="2011-08-02T14:20:00Z">
              <w:rPr/>
            </w:rPrChange>
          </w:rPr>
          <w:fldChar w:fldCharType="end"/>
        </w:r>
        <w:r w:rsidR="00A85B1F" w:rsidRPr="00571BB6" w:rsidDel="00571BB6">
          <w:rPr>
            <w:szCs w:val="21"/>
            <w:rPrChange w:id="2728" w:author="Orion" w:date="2011-08-02T14:20:00Z">
              <w:rPr>
                <w:szCs w:val="21"/>
              </w:rPr>
            </w:rPrChange>
          </w:rPr>
          <w:fldChar w:fldCharType="begin"/>
        </w:r>
        <w:r w:rsidR="00A85B1F" w:rsidRPr="00571BB6" w:rsidDel="00571BB6">
          <w:rPr>
            <w:szCs w:val="21"/>
          </w:rPr>
          <w:delInstrText xml:space="preserve"> REF _Ref297638028 \h </w:delInstrText>
        </w:r>
        <w:r w:rsidR="00441066" w:rsidRPr="00571BB6" w:rsidDel="00571BB6">
          <w:rPr>
            <w:szCs w:val="21"/>
          </w:rPr>
          <w:delInstrText xml:space="preserve"> \* MERGEFORMAT </w:delInstrText>
        </w:r>
        <w:r w:rsidR="00A85B1F" w:rsidRPr="00571BB6" w:rsidDel="00571BB6">
          <w:rPr>
            <w:szCs w:val="21"/>
            <w:rPrChange w:id="2729" w:author="Orion" w:date="2011-08-02T14:20:00Z">
              <w:rPr>
                <w:szCs w:val="21"/>
              </w:rPr>
            </w:rPrChange>
          </w:rPr>
        </w:r>
        <w:r w:rsidR="00A85B1F" w:rsidRPr="00571BB6" w:rsidDel="00571BB6">
          <w:rPr>
            <w:rPrChange w:id="2730" w:author="Orion" w:date="2011-08-02T14:20:00Z">
              <w:rPr>
                <w:szCs w:val="21"/>
              </w:rPr>
            </w:rPrChange>
          </w:rPr>
          <w:fldChar w:fldCharType="end"/>
        </w:r>
        <w:r w:rsidR="00A85B1F" w:rsidRPr="00571BB6" w:rsidDel="00571BB6">
          <w:rPr>
            <w:szCs w:val="21"/>
          </w:rPr>
          <w:delText xml:space="preserve"> </w:delText>
        </w:r>
      </w:del>
      <w:r w:rsidR="000230BE" w:rsidRPr="00571BB6">
        <w:rPr>
          <w:szCs w:val="21"/>
        </w:rPr>
        <w:t xml:space="preserve">simultáneamente puede verse que el avión </w:t>
      </w:r>
      <w:r w:rsidR="00EF7F9C" w:rsidRPr="00571BB6">
        <w:rPr>
          <w:szCs w:val="21"/>
        </w:rPr>
        <w:t xml:space="preserve"> Plane2</w:t>
      </w:r>
      <w:r w:rsidR="000230BE" w:rsidRPr="00571BB6">
        <w:t xml:space="preserve"> deja de estar en posible riesgo de conflicto, </w:t>
      </w:r>
      <w:ins w:id="2731" w:author="Orion" w:date="2011-08-02T13:51:00Z">
        <w:r w:rsidR="007407C2" w:rsidRPr="00571BB6">
          <w:t>que es</w:t>
        </w:r>
      </w:ins>
      <w:ins w:id="2732" w:author="Orion" w:date="2011-08-02T13:50:00Z">
        <w:r w:rsidR="007407C2" w:rsidRPr="00571BB6">
          <w:t xml:space="preserve"> </w:t>
        </w:r>
      </w:ins>
      <w:ins w:id="2733" w:author="Orion" w:date="2011-08-02T13:51:00Z">
        <w:r w:rsidR="007407C2" w:rsidRPr="00571BB6">
          <w:t xml:space="preserve"> cuando</w:t>
        </w:r>
      </w:ins>
      <w:del w:id="2734" w:author="Orion" w:date="2011-08-02T13:51:00Z">
        <w:r w:rsidR="000230BE" w:rsidRPr="00571BB6" w:rsidDel="007407C2">
          <w:delText>momento en el que</w:delText>
        </w:r>
      </w:del>
      <w:r w:rsidR="000230BE" w:rsidRPr="00571BB6">
        <w:t xml:space="preserve"> recibe la orden de volver a su altitud y velocidad de crucero, antes de llegar a su segundo </w:t>
      </w:r>
      <w:r w:rsidR="00486B28" w:rsidRPr="00571BB6">
        <w:rPr>
          <w:rFonts w:cs="Times New Roman"/>
        </w:rPr>
        <w:t>punto de paso</w:t>
      </w:r>
      <w:r w:rsidR="000230BE" w:rsidRPr="00571BB6">
        <w:t>. Pero el piloto no es capaz de procesar esta orden hasta que ha pasado un tiempo</w:t>
      </w:r>
      <w:ins w:id="2735" w:author="Orion" w:date="2011-08-02T13:52:00Z">
        <w:r w:rsidR="007407C2" w:rsidRPr="00571BB6">
          <w:t xml:space="preserve">, como viene determinado en la </w:t>
        </w:r>
      </w:ins>
      <w:ins w:id="2736" w:author="Orion" w:date="2011-08-02T14:00:00Z">
        <w:r w:rsidR="001F3505" w:rsidRPr="00571BB6">
          <w:t>ta</w:t>
        </w:r>
      </w:ins>
      <w:ins w:id="2737" w:author="Orion" w:date="2011-08-02T13:52:00Z">
        <w:r w:rsidR="007407C2" w:rsidRPr="00571BB6">
          <w:t xml:space="preserve">rea “ThinkNewDecision” de la Sección </w:t>
        </w:r>
      </w:ins>
      <w:ins w:id="2738"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9B36B2">
        <w:rPr>
          <w:rPrChange w:id="2739" w:author="Orion" w:date="2011-08-02T14:20:00Z">
            <w:rPr/>
          </w:rPrChange>
        </w:rPr>
        <w:fldChar w:fldCharType="separate"/>
      </w:r>
      <w:ins w:id="2740" w:author="Orion" w:date="2011-08-02T14:14:00Z">
        <w:r w:rsidR="003C6792" w:rsidRPr="00571BB6">
          <w:t>5.1.4.3</w:t>
        </w:r>
      </w:ins>
      <w:ins w:id="2741" w:author="Orion" w:date="2011-08-02T13:53:00Z">
        <w:r w:rsidR="007407C2" w:rsidRPr="009B36B2">
          <w:fldChar w:fldCharType="end"/>
        </w:r>
      </w:ins>
      <w:del w:id="2742" w:author="Orion" w:date="2011-08-02T13:52:00Z">
        <w:r w:rsidR="000230BE" w:rsidRPr="00571BB6" w:rsidDel="007407C2">
          <w:delText>,</w:delText>
        </w:r>
      </w:del>
      <w:ins w:id="2743" w:author="Orion" w:date="2011-08-02T13:51:00Z">
        <w:r w:rsidR="007407C2" w:rsidRPr="00571BB6">
          <w:t xml:space="preserve">. Esto produce que al avión le </w:t>
        </w:r>
      </w:ins>
      <w:ins w:id="2744" w:author="Orion" w:date="2011-08-02T13:53:00Z">
        <w:r w:rsidR="00330DFA" w:rsidRPr="00571BB6">
          <w:t>dé</w:t>
        </w:r>
      </w:ins>
      <w:ins w:id="2745" w:author="Orion" w:date="2011-08-02T13:51:00Z">
        <w:r w:rsidR="007407C2" w:rsidRPr="00571BB6">
          <w:t xml:space="preserve"> tiempo de </w:t>
        </w:r>
      </w:ins>
      <w:del w:id="2746"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747" w:author="Orion" w:date="2011-08-02T13:53:00Z">
        <w:r w:rsidR="00330DFA" w:rsidRPr="00571BB6">
          <w:t>sobrepasar</w:t>
        </w:r>
      </w:ins>
      <w:del w:id="2748" w:author="Orion" w:date="2011-08-02T13:53:00Z">
        <w:r w:rsidR="000230BE" w:rsidRPr="00571BB6" w:rsidDel="00330DFA">
          <w:delText>reba</w:delText>
        </w:r>
      </w:del>
      <w:del w:id="2749" w:author="Orion" w:date="2011-08-02T13:51:00Z">
        <w:r w:rsidR="000230BE" w:rsidRPr="00571BB6" w:rsidDel="007407C2">
          <w:delText>sado</w:delText>
        </w:r>
      </w:del>
      <w:r w:rsidR="000230BE" w:rsidRPr="00571BB6">
        <w:t xml:space="preserve"> su próximo </w:t>
      </w:r>
      <w:r w:rsidR="00486B28" w:rsidRPr="00571BB6">
        <w:rPr>
          <w:rFonts w:cs="Times New Roman"/>
        </w:rPr>
        <w:t>punto de paso</w:t>
      </w:r>
      <w:r w:rsidR="000230BE" w:rsidRPr="00571BB6">
        <w:t>.</w:t>
      </w:r>
    </w:p>
    <w:p w14:paraId="394A66C6" w14:textId="77777777" w:rsidR="00AF49D4" w:rsidRPr="0080539F" w:rsidRDefault="00AF49D4">
      <w:pPr>
        <w:pStyle w:val="ListParagraph"/>
        <w:jc w:val="both"/>
        <w:rPr>
          <w:ins w:id="2750" w:author="Orion" w:date="2011-07-05T13:17:00Z"/>
          <w:rFonts w:cs="Times New Roman"/>
        </w:rPr>
        <w:pPrChange w:id="2751" w:author="Orion" w:date="2011-07-05T13:58:00Z">
          <w:pPr/>
        </w:pPrChange>
      </w:pPr>
    </w:p>
    <w:p w14:paraId="52E651FA" w14:textId="77777777" w:rsidR="0034040B" w:rsidRDefault="00EF7F9C">
      <w:pPr>
        <w:jc w:val="both"/>
        <w:rPr>
          <w:ins w:id="2752" w:author="Orion" w:date="2011-08-01T23:25:00Z"/>
        </w:rPr>
        <w:pPrChange w:id="2753" w:author="Orion" w:date="2011-08-01T23:24:00Z">
          <w:pPr>
            <w:ind w:left="709"/>
            <w:jc w:val="both"/>
          </w:pPr>
        </w:pPrChange>
      </w:pPr>
      <w:ins w:id="2754" w:author="Orion" w:date="2011-07-05T14:10:00Z">
        <w:r w:rsidRPr="004178DB">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55" w:name="_Toc299483460"/>
      <w:bookmarkStart w:id="2756" w:name="_Ref297638017"/>
    </w:p>
    <w:p w14:paraId="27486C52" w14:textId="3529EFDE" w:rsidR="00471EC5" w:rsidRPr="00D93325" w:rsidRDefault="0034040B">
      <w:pPr>
        <w:pStyle w:val="Caption"/>
        <w:rPr>
          <w:ins w:id="2757" w:author="Orion" w:date="2011-08-01T21:23:00Z"/>
        </w:rPr>
        <w:pPrChange w:id="2758" w:author="Orion" w:date="2011-08-01T23:25:00Z">
          <w:pPr>
            <w:ind w:left="709"/>
            <w:jc w:val="both"/>
          </w:pPr>
        </w:pPrChange>
      </w:pPr>
      <w:bookmarkStart w:id="2759" w:name="_Ref300004458"/>
      <w:bookmarkStart w:id="2760" w:name="_Toc300051094"/>
      <w:bookmarkStart w:id="2761" w:name="_Toc300051467"/>
      <w:bookmarkStart w:id="2762" w:name="_Toc300051770"/>
      <w:bookmarkStart w:id="2763" w:name="_Toc300052380"/>
      <w:bookmarkStart w:id="2764" w:name="_Toc300052991"/>
      <w:bookmarkStart w:id="2765" w:name="_Toc300057829"/>
      <w:bookmarkStart w:id="2766" w:name="_Toc300058182"/>
      <w:ins w:id="2767" w:author="Orion" w:date="2011-08-01T23:25:00Z">
        <w:r>
          <w:t xml:space="preserve">Figura </w:t>
        </w:r>
        <w:r>
          <w:fldChar w:fldCharType="begin"/>
        </w:r>
        <w:r>
          <w:instrText xml:space="preserve"> SEQ Figura \* ARABIC </w:instrText>
        </w:r>
      </w:ins>
      <w:r>
        <w:fldChar w:fldCharType="separate"/>
      </w:r>
      <w:ins w:id="2768" w:author="Orion" w:date="2011-08-02T14:14:00Z">
        <w:r w:rsidR="003C6792">
          <w:rPr>
            <w:noProof/>
          </w:rPr>
          <w:t>40</w:t>
        </w:r>
      </w:ins>
      <w:ins w:id="2769" w:author="Orion" w:date="2011-08-01T23:25:00Z">
        <w:r>
          <w:fldChar w:fldCharType="end"/>
        </w:r>
        <w:bookmarkEnd w:id="2759"/>
        <w:r w:rsidRPr="00C8241A">
          <w:t>: Dos aviones volando rutas con puntos de paso especificados, tripulados por pilotos con valores altos de estrés, fatiga y  poca experiencia finalizando conflicto.</w:t>
        </w:r>
        <w:bookmarkEnd w:id="2760"/>
        <w:bookmarkEnd w:id="2761"/>
        <w:bookmarkEnd w:id="2762"/>
        <w:bookmarkEnd w:id="2763"/>
        <w:bookmarkEnd w:id="2764"/>
        <w:bookmarkEnd w:id="2765"/>
        <w:bookmarkEnd w:id="2766"/>
        <w:r w:rsidRPr="001A06EF" w:rsidDel="0034040B">
          <w:t xml:space="preserve"> </w:t>
        </w:r>
      </w:ins>
      <w:bookmarkEnd w:id="2755"/>
    </w:p>
    <w:p w14:paraId="70C9A846" w14:textId="77777777" w:rsidR="001A06EF" w:rsidRDefault="00F12BEF">
      <w:pPr>
        <w:pStyle w:val="Caption"/>
        <w:rPr>
          <w:ins w:id="2770" w:author="Orion" w:date="2011-08-01T23:43:00Z"/>
        </w:rPr>
        <w:pPrChange w:id="2771" w:author="Orion" w:date="2011-08-01T23:41:00Z">
          <w:pPr/>
        </w:pPrChange>
      </w:pPr>
      <w:ins w:id="2772" w:author="Orion" w:date="2011-08-01T21:23:00Z">
        <w:r w:rsidRPr="004178DB">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73" w:name="_Toc299483461"/>
      <w:bookmarkStart w:id="2774" w:name="_Ref297638028"/>
      <w:bookmarkEnd w:id="2756"/>
    </w:p>
    <w:p w14:paraId="774EC262" w14:textId="1EBBFD9D" w:rsidR="00E41C4D" w:rsidRDefault="00F647DA" w:rsidP="004358E4">
      <w:pPr>
        <w:pStyle w:val="Caption"/>
        <w:rPr>
          <w:rFonts w:cs="Times New Roman"/>
        </w:rPr>
      </w:pPr>
      <w:bookmarkStart w:id="2775" w:name="_Ref300005616"/>
      <w:bookmarkStart w:id="2776" w:name="_Toc300051095"/>
      <w:bookmarkStart w:id="2777" w:name="_Toc300051468"/>
      <w:bookmarkStart w:id="2778" w:name="_Toc300051771"/>
      <w:bookmarkStart w:id="2779" w:name="_Toc300052381"/>
      <w:bookmarkStart w:id="2780" w:name="_Toc300052992"/>
      <w:bookmarkStart w:id="2781" w:name="_Toc300057830"/>
      <w:bookmarkStart w:id="2782" w:name="_Toc300058183"/>
      <w:ins w:id="2783" w:author="Orion" w:date="2011-08-01T23:41:00Z">
        <w:r>
          <w:t xml:space="preserve">Figura </w:t>
        </w:r>
        <w:r>
          <w:fldChar w:fldCharType="begin"/>
        </w:r>
        <w:r>
          <w:instrText xml:space="preserve"> SEQ Figura \* ARABIC </w:instrText>
        </w:r>
      </w:ins>
      <w:r>
        <w:fldChar w:fldCharType="separate"/>
      </w:r>
      <w:ins w:id="2784" w:author="Orion" w:date="2011-08-02T14:14:00Z">
        <w:r w:rsidR="003C6792">
          <w:rPr>
            <w:noProof/>
          </w:rPr>
          <w:t>41</w:t>
        </w:r>
      </w:ins>
      <w:ins w:id="2785" w:author="Orion" w:date="2011-08-01T23:41:00Z">
        <w:r>
          <w:fldChar w:fldCharType="end"/>
        </w:r>
        <w:bookmarkEnd w:id="2775"/>
        <w:r w:rsidRPr="00741883">
          <w:t>: Dos aviones volando rutas con puntos de paso especificados, tripulados por pilotos con valores altos de estrés, fatiga y  poca experiencia llegando al destino.</w:t>
        </w:r>
        <w:bookmarkEnd w:id="2776"/>
        <w:bookmarkEnd w:id="2777"/>
        <w:bookmarkEnd w:id="2778"/>
        <w:bookmarkEnd w:id="2779"/>
        <w:bookmarkEnd w:id="2780"/>
        <w:bookmarkEnd w:id="2781"/>
        <w:bookmarkEnd w:id="2782"/>
        <w:r w:rsidDel="00F12BEF">
          <w:t xml:space="preserve"> </w:t>
        </w:r>
      </w:ins>
      <w:bookmarkEnd w:id="2773"/>
      <w:bookmarkEnd w:id="2774"/>
    </w:p>
    <w:p w14:paraId="23842C5A" w14:textId="77777777" w:rsidR="00E41C4D" w:rsidRDefault="00E41C4D">
      <w:pPr>
        <w:jc w:val="both"/>
        <w:rPr>
          <w:rFonts w:cs="Times New Roman"/>
        </w:rPr>
        <w:pPrChange w:id="2786" w:author="Orion" w:date="2011-06-26T12:33:00Z">
          <w:pPr/>
        </w:pPrChange>
      </w:pPr>
    </w:p>
    <w:p w14:paraId="5EBD90F5" w14:textId="192927DB" w:rsidR="008A1FD3" w:rsidRDefault="008A1FD3">
      <w:pPr>
        <w:ind w:left="709"/>
        <w:jc w:val="both"/>
        <w:rPr>
          <w:ins w:id="2787" w:author="Orion" w:date="2011-08-01T23:44:00Z"/>
          <w:rFonts w:cs="Times New Roman"/>
        </w:rPr>
        <w:pPrChange w:id="2788" w:author="Orion" w:date="2011-08-01T23:44:00Z">
          <w:pPr>
            <w:jc w:val="both"/>
          </w:pPr>
        </w:pPrChange>
      </w:pPr>
      <w:r w:rsidRPr="008A1FD3">
        <w:rPr>
          <w:rFonts w:cs="Times New Roman"/>
        </w:rPr>
        <w:t xml:space="preserve">La </w:t>
      </w:r>
      <w:ins w:id="2789" w:author="Orion" w:date="2011-08-02T14:22:00Z">
        <w:r w:rsidR="00407EF3">
          <w:rPr>
            <w:rFonts w:cs="Times New Roman"/>
          </w:rPr>
          <w:fldChar w:fldCharType="begin"/>
        </w:r>
        <w:r w:rsidR="00407EF3">
          <w:rPr>
            <w:rFonts w:cs="Times New Roman"/>
          </w:rPr>
          <w:instrText xml:space="preserve"> REF _Ref300004388 \h </w:instrText>
        </w:r>
      </w:ins>
      <w:r w:rsidR="00407EF3">
        <w:rPr>
          <w:rFonts w:cs="Times New Roman"/>
        </w:rPr>
      </w:r>
      <w:r w:rsidR="00407EF3">
        <w:rPr>
          <w:rFonts w:cs="Times New Roman"/>
        </w:rPr>
        <w:fldChar w:fldCharType="separate"/>
      </w:r>
      <w:ins w:id="2790" w:author="Orion" w:date="2011-08-02T14:22:00Z">
        <w:r w:rsidR="00407EF3">
          <w:t xml:space="preserve">Figura </w:t>
        </w:r>
        <w:r w:rsidR="00407EF3">
          <w:rPr>
            <w:noProof/>
          </w:rPr>
          <w:t>39</w:t>
        </w:r>
        <w:r w:rsidR="00407EF3">
          <w:rPr>
            <w:rFonts w:cs="Times New Roman"/>
          </w:rPr>
          <w:fldChar w:fldCharType="end"/>
        </w:r>
        <w:r w:rsidR="00407EF3">
          <w:rPr>
            <w:rFonts w:cs="Times New Roman"/>
          </w:rPr>
          <w:t xml:space="preserve"> </w:t>
        </w:r>
      </w:ins>
      <w:r w:rsidRPr="008A1FD3">
        <w:rPr>
          <w:rFonts w:cs="Times New Roman"/>
        </w:rPr>
        <w:t xml:space="preserve">refleja el momento exacto en el que los aviones dejan de estar en conflicto y por lo tanto reciben las órdenes del controlador de volver a sus valores de vuelo de crucero. </w:t>
      </w:r>
      <w:r w:rsidRPr="008A1FD3">
        <w:rPr>
          <w:rFonts w:cs="Times New Roman"/>
        </w:rPr>
        <w:lastRenderedPageBreak/>
        <w:t>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791" w:author="Orion" w:date="2011-08-02T14:14:00Z">
        <w:r w:rsidR="003C6792">
          <w:t xml:space="preserve">Figura </w:t>
        </w:r>
        <w:r w:rsidR="003C6792">
          <w:rPr>
            <w:noProof/>
          </w:rPr>
          <w:t>25</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792" w:author="Orion" w:date="2011-08-02T14:14:00Z">
        <w:r w:rsidR="003C6792">
          <w:t xml:space="preserve">Figura </w:t>
        </w:r>
        <w:r w:rsidR="003C6792">
          <w:rPr>
            <w:noProof/>
          </w:rPr>
          <w:t>41</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“GoingNextLegWithConflict”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793" w:author="Orion" w:date="2011-08-02T14:14:00Z">
        <w:r w:rsidR="003C6792">
          <w:t xml:space="preserve">Figura </w:t>
        </w:r>
        <w:r w:rsidR="003C6792">
          <w:rPr>
            <w:noProof/>
          </w:rPr>
          <w:t>25</w:t>
        </w:r>
      </w:ins>
      <w:r w:rsidR="003F17CA">
        <w:rPr>
          <w:rFonts w:cs="Times New Roman"/>
        </w:rPr>
        <w:fldChar w:fldCharType="end"/>
      </w:r>
      <w:r w:rsidR="003F17CA">
        <w:rPr>
          <w:rFonts w:cs="Times New Roman"/>
        </w:rPr>
        <w:t xml:space="preserve"> </w:t>
      </w:r>
      <w:ins w:id="2794"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795" w:author="Orion" w:date="2011-08-02T13:58:00Z">
        <w:r w:rsidR="003A1971">
          <w:rPr>
            <w:rFonts w:cs="Times New Roman"/>
          </w:rPr>
          <w:fldChar w:fldCharType="separate"/>
        </w:r>
      </w:ins>
      <w:ins w:id="2796" w:author="Orion" w:date="2011-08-02T14:14:00Z">
        <w:r w:rsidR="003C6792">
          <w:rPr>
            <w:rFonts w:cs="Times New Roman"/>
          </w:rPr>
          <w:t>5.1.5.3</w:t>
        </w:r>
      </w:ins>
      <w:ins w:id="2797" w:author="Orion" w:date="2011-08-02T13:58:00Z">
        <w:r w:rsidR="003A1971">
          <w:rPr>
            <w:rFonts w:cs="Times New Roman"/>
          </w:rPr>
          <w:fldChar w:fldCharType="end"/>
        </w:r>
      </w:ins>
      <w:ins w:id="2798" w:author="Orion" w:date="2011-08-01T23:43:00Z">
        <w:r w:rsidRPr="008A1FD3">
          <w:rPr>
            <w:rFonts w:cs="Times New Roman"/>
          </w:rPr>
          <w:t>.</w:t>
        </w:r>
      </w:ins>
    </w:p>
    <w:p w14:paraId="1E97A5ED" w14:textId="77777777" w:rsidR="008A1FD3" w:rsidRPr="008A1FD3" w:rsidRDefault="008A1FD3">
      <w:pPr>
        <w:ind w:left="709"/>
        <w:jc w:val="both"/>
        <w:rPr>
          <w:ins w:id="2799" w:author="Orion" w:date="2011-08-01T23:43:00Z"/>
          <w:rFonts w:cs="Times New Roman"/>
        </w:rPr>
        <w:pPrChange w:id="2800" w:author="Orion" w:date="2011-08-01T23:44:00Z">
          <w:pPr>
            <w:jc w:val="both"/>
          </w:pPr>
        </w:pPrChange>
      </w:pPr>
    </w:p>
    <w:p w14:paraId="2097A72F" w14:textId="5A2E1E71"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801" w:author="Orion" w:date="2011-08-02T14:14:00Z">
        <w:r w:rsidR="003C6792">
          <w:t xml:space="preserve">Figura </w:t>
        </w:r>
        <w:r w:rsidR="003C6792">
          <w:rPr>
            <w:noProof/>
          </w:rPr>
          <w:t>42</w:t>
        </w:r>
      </w:ins>
      <w:r w:rsidR="007E116F">
        <w:rPr>
          <w:rFonts w:cs="Times New Roman"/>
        </w:rPr>
        <w:fldChar w:fldCharType="end"/>
      </w:r>
      <w:r w:rsidRPr="007A7C0E">
        <w:rPr>
          <w:rFonts w:cs="Times New Roman"/>
        </w:rPr>
        <w:t>), como los pilotos tardan menos, comparado con el anterior caso de prue</w:t>
      </w:r>
      <w:r w:rsidRPr="00D93325">
        <w:rPr>
          <w:rFonts w:cs="Times New Roman"/>
        </w:rPr>
        <w:t>ba, en gestionar las maniobras y órdenes de los controladores, en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802" w:author="Orion" w:date="2011-07-06T16:09:00Z"/>
          <w:rFonts w:cs="Times New Roman"/>
        </w:rPr>
        <w:pPrChange w:id="2803" w:author="Orion" w:date="2011-06-26T12:33:00Z">
          <w:pPr/>
        </w:pPrChange>
      </w:pPr>
    </w:p>
    <w:p w14:paraId="20A65130" w14:textId="4E849903" w:rsidR="00E41C4D" w:rsidRDefault="00E41C4D">
      <w:pPr>
        <w:jc w:val="both"/>
        <w:rPr>
          <w:ins w:id="2804" w:author="Orion" w:date="2011-08-01T23:45:00Z"/>
          <w:rFonts w:cs="Times New Roman"/>
        </w:rPr>
        <w:pPrChange w:id="2805" w:author="Orion" w:date="2011-06-26T12:33:00Z">
          <w:pPr/>
        </w:pPrChange>
      </w:pPr>
      <w:ins w:id="2806" w:author="Orion" w:date="2011-07-06T16:09:00Z">
        <w:r w:rsidRPr="004178DB">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807" w:author="Orion" w:date="2011-08-01T23:45:00Z"/>
          <w:rFonts w:cs="Times New Roman"/>
        </w:rPr>
      </w:pPr>
      <w:bookmarkStart w:id="2808" w:name="_Ref300005684"/>
      <w:bookmarkStart w:id="2809" w:name="_Toc300051096"/>
      <w:bookmarkStart w:id="2810" w:name="_Toc300051469"/>
      <w:bookmarkStart w:id="2811" w:name="_Toc300051772"/>
      <w:bookmarkStart w:id="2812" w:name="_Toc300052382"/>
      <w:bookmarkStart w:id="2813" w:name="_Toc300052993"/>
      <w:bookmarkStart w:id="2814" w:name="_Toc300057831"/>
      <w:bookmarkStart w:id="2815" w:name="_Toc300058184"/>
      <w:ins w:id="2816" w:author="Orion" w:date="2011-08-01T23:45:00Z">
        <w:r>
          <w:t xml:space="preserve">Figura </w:t>
        </w:r>
        <w:r>
          <w:fldChar w:fldCharType="begin"/>
        </w:r>
        <w:r>
          <w:instrText xml:space="preserve"> SEQ Figura \* ARABIC </w:instrText>
        </w:r>
      </w:ins>
      <w:r>
        <w:fldChar w:fldCharType="separate"/>
      </w:r>
      <w:ins w:id="2817" w:author="Orion" w:date="2011-08-02T14:14:00Z">
        <w:r w:rsidR="003C6792">
          <w:rPr>
            <w:noProof/>
          </w:rPr>
          <w:t>42</w:t>
        </w:r>
      </w:ins>
      <w:ins w:id="2818" w:author="Orion" w:date="2011-08-01T23:45:00Z">
        <w:r>
          <w:fldChar w:fldCharType="end"/>
        </w:r>
        <w:bookmarkEnd w:id="2808"/>
        <w:r w:rsidRPr="001E3FBE">
          <w:t>: Dos aviones volando rutas con puntos de paso especificados, tripulados por pilotos con valores bajos  de estrés, fatiga y bastante experiencia finalizando conflicto.</w:t>
        </w:r>
      </w:ins>
      <w:bookmarkStart w:id="2819" w:name="_Toc299483462"/>
      <w:bookmarkStart w:id="2820" w:name="_Ref297732850"/>
      <w:bookmarkEnd w:id="2809"/>
      <w:bookmarkEnd w:id="2810"/>
      <w:bookmarkEnd w:id="2811"/>
      <w:bookmarkEnd w:id="2812"/>
      <w:bookmarkEnd w:id="2813"/>
      <w:bookmarkEnd w:id="2814"/>
      <w:bookmarkEnd w:id="2815"/>
      <w:del w:id="2821" w:author="Orion" w:date="2011-08-01T23:45:00Z">
        <w:r w:rsidR="006B1111" w:rsidDel="00527BDF">
          <w:delText>Figura</w:delText>
        </w:r>
        <w:r w:rsidR="00162D18" w:rsidDel="00527BDF">
          <w:delText xml:space="preserve"> </w:delText>
        </w:r>
        <w:r w:rsidR="00C246EE" w:rsidDel="00527BDF">
          <w:fldChar w:fldCharType="begin"/>
        </w:r>
        <w:r w:rsidR="00C246EE" w:rsidDel="00527BDF">
          <w:delInstrText xml:space="preserve"> SEQ Figura \* ARABIC </w:delInstrText>
        </w:r>
        <w:r w:rsidR="00C246EE" w:rsidDel="00527BDF">
          <w:fldChar w:fldCharType="separate"/>
        </w:r>
      </w:del>
      <w:bookmarkEnd w:id="2819"/>
      <w:del w:id="2822" w:author="Orion" w:date="2011-07-26T22:30:00Z">
        <w:r w:rsidR="00BF1AE4" w:rsidDel="00503590">
          <w:rPr>
            <w:noProof/>
          </w:rPr>
          <w:delText>37</w:delText>
        </w:r>
      </w:del>
      <w:del w:id="2823" w:author="Orion" w:date="2011-08-01T23:45:00Z">
        <w:r w:rsidR="00C246EE" w:rsidDel="00527BDF">
          <w:rPr>
            <w:noProof/>
          </w:rPr>
          <w:fldChar w:fldCharType="end"/>
        </w:r>
        <w:bookmarkEnd w:id="2820"/>
      </w:del>
    </w:p>
    <w:p w14:paraId="169C9E01" w14:textId="77777777" w:rsidR="00527BDF" w:rsidRDefault="00527BDF">
      <w:pPr>
        <w:jc w:val="both"/>
        <w:rPr>
          <w:ins w:id="2824" w:author="Orion" w:date="2011-08-01T23:45:00Z"/>
          <w:rFonts w:cs="Times New Roman"/>
        </w:rPr>
        <w:pPrChange w:id="2825" w:author="Orion" w:date="2011-06-26T12:33:00Z">
          <w:pPr/>
        </w:pPrChange>
      </w:pPr>
    </w:p>
    <w:p w14:paraId="507347FF" w14:textId="77777777" w:rsidR="001335BC" w:rsidRDefault="001335BC" w:rsidP="003F17CA">
      <w:pPr>
        <w:ind w:left="709"/>
        <w:jc w:val="both"/>
        <w:rPr>
          <w:ins w:id="2826" w:author="Orion" w:date="2011-08-02T14:09:00Z"/>
          <w:rFonts w:cs="Times New Roman"/>
        </w:rPr>
      </w:pPr>
    </w:p>
    <w:p w14:paraId="0413C908" w14:textId="0786E829" w:rsidR="003F17CA" w:rsidRDefault="00162D18" w:rsidP="003F17CA">
      <w:pPr>
        <w:ind w:left="709"/>
        <w:jc w:val="both"/>
        <w:rPr>
          <w:ins w:id="2827"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828" w:author="Orion" w:date="2011-08-02T14:14:00Z">
        <w:r w:rsidR="003C6792">
          <w:t xml:space="preserve">Figura </w:t>
        </w:r>
        <w:r w:rsidR="003C6792">
          <w:rPr>
            <w:noProof/>
          </w:rPr>
          <w:t>40</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riesgo de conflicto. El piloto gestionará la creación del siguiente tramo de la misma forma que en el caso de prueba anterior, donde se llega al fin del tramo y se genera el hecho “GoNextLegWithConflict” para posteriormente pasar a realizar la tarea y proceso explicado </w:t>
      </w:r>
      <w:r w:rsidR="00600A7E">
        <w:rPr>
          <w:rFonts w:cs="Times New Roman"/>
        </w:rPr>
        <w:lastRenderedPageBreak/>
        <w:t xml:space="preserve">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829" w:author="Orion" w:date="2011-08-02T14:14:00Z">
        <w:r w:rsidR="003C6792">
          <w:t xml:space="preserve">Figura </w:t>
        </w:r>
        <w:r w:rsidR="003C6792">
          <w:rPr>
            <w:noProof/>
          </w:rPr>
          <w:t>25</w:t>
        </w:r>
      </w:ins>
      <w:r w:rsidR="00600A7E">
        <w:rPr>
          <w:rFonts w:cs="Times New Roman"/>
        </w:rPr>
        <w:fldChar w:fldCharType="end"/>
      </w:r>
      <w:r w:rsidR="003F17CA" w:rsidRPr="003F17CA">
        <w:rPr>
          <w:rFonts w:cs="Times New Roman"/>
        </w:rPr>
        <w:t xml:space="preserve"> </w:t>
      </w:r>
      <w:ins w:id="2830"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831" w:author="Orion" w:date="2011-08-02T14:02:00Z">
        <w:r w:rsidR="003F17CA">
          <w:rPr>
            <w:rFonts w:cs="Times New Roman"/>
          </w:rPr>
          <w:fldChar w:fldCharType="separate"/>
        </w:r>
      </w:ins>
      <w:ins w:id="2832" w:author="Orion" w:date="2011-08-02T14:14:00Z">
        <w:r w:rsidR="003C6792">
          <w:rPr>
            <w:rFonts w:cs="Times New Roman"/>
          </w:rPr>
          <w:t>5.1.5.3</w:t>
        </w:r>
      </w:ins>
      <w:ins w:id="2833"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834" w:author="Orion" w:date="2011-06-28T17:25:00Z"/>
          <w:rFonts w:cs="Times New Roman"/>
        </w:rPr>
        <w:pPrChange w:id="2835"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836" w:name="_Ref300059700"/>
      <w:bookmarkStart w:id="2837" w:name="_Toc300138805"/>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836"/>
      <w:bookmarkEnd w:id="2837"/>
    </w:p>
    <w:p w14:paraId="220C5E53" w14:textId="77777777" w:rsidR="0015563B" w:rsidRDefault="0015563B" w:rsidP="004527AA">
      <w:pPr>
        <w:jc w:val="both"/>
        <w:rPr>
          <w:ins w:id="2838" w:author="Orion" w:date="2011-07-12T10:46:00Z"/>
          <w:rFonts w:cs="Times New Roman"/>
        </w:rPr>
      </w:pPr>
    </w:p>
    <w:p w14:paraId="32B9EEF4" w14:textId="55888195"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El despliegue utilizado para realizar estas simulaciones ha sido:</w:t>
      </w:r>
      <w:r w:rsidR="006610D1">
        <w:rPr>
          <w:rFonts w:cs="Times New Roman"/>
        </w:rPr>
        <w:fldChar w:fldCharType="begin"/>
      </w:r>
      <w:r w:rsidR="006610D1">
        <w:rPr>
          <w:rFonts w:cs="Times New Roman"/>
        </w:rPr>
        <w:instrText xml:space="preserve"> REF _Ref300005762 \h </w:instrText>
      </w:r>
      <w:r w:rsidR="006610D1">
        <w:rPr>
          <w:rFonts w:cs="Times New Roman"/>
        </w:rPr>
      </w:r>
      <w:r w:rsidR="006610D1">
        <w:rPr>
          <w:rFonts w:cs="Times New Roman"/>
        </w:rPr>
        <w:fldChar w:fldCharType="end"/>
      </w:r>
    </w:p>
    <w:p w14:paraId="785E0E61" w14:textId="77777777" w:rsidR="00273820" w:rsidRDefault="0015563B" w:rsidP="00ED163C">
      <w:pPr>
        <w:pStyle w:val="Caption"/>
        <w:rPr>
          <w:ins w:id="2839" w:author="Orion" w:date="2011-08-02T14:17:00Z"/>
        </w:rPr>
      </w:pPr>
      <w:bookmarkStart w:id="2840"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841" w:name="_Toc300051097"/>
      <w:bookmarkStart w:id="2842" w:name="_Toc300051470"/>
      <w:bookmarkStart w:id="2843" w:name="_Toc300051773"/>
      <w:bookmarkStart w:id="2844" w:name="_Toc300052383"/>
      <w:bookmarkStart w:id="2845" w:name="_Toc300052994"/>
    </w:p>
    <w:p w14:paraId="62CA3777" w14:textId="4B5AA56F" w:rsidR="0098663E" w:rsidRDefault="00E826F8" w:rsidP="00ED163C">
      <w:pPr>
        <w:pStyle w:val="Caption"/>
        <w:rPr>
          <w:rFonts w:cs="Times New Roman"/>
        </w:rPr>
      </w:pPr>
      <w:bookmarkStart w:id="2846" w:name="_Toc300058185"/>
      <w:ins w:id="2847" w:author="Orion" w:date="2011-08-02T11:17:00Z">
        <w:r>
          <w:t xml:space="preserve">Figura </w:t>
        </w:r>
        <w:r>
          <w:fldChar w:fldCharType="begin"/>
        </w:r>
        <w:r>
          <w:instrText xml:space="preserve"> SEQ Figura \* ARABIC </w:instrText>
        </w:r>
      </w:ins>
      <w:r>
        <w:fldChar w:fldCharType="separate"/>
      </w:r>
      <w:ins w:id="2848" w:author="Orion" w:date="2011-08-02T14:14:00Z">
        <w:r w:rsidR="003C6792">
          <w:rPr>
            <w:noProof/>
          </w:rPr>
          <w:t>43</w:t>
        </w:r>
      </w:ins>
      <w:ins w:id="2849" w:author="Orion" w:date="2011-08-02T11:17:00Z">
        <w:r>
          <w:fldChar w:fldCharType="end"/>
        </w:r>
        <w:r w:rsidRPr="0025487E">
          <w:t>: Despliegue seis aviones</w:t>
        </w:r>
        <w:bookmarkStart w:id="2850" w:name="_Ref300008171"/>
        <w:bookmarkEnd w:id="2840"/>
        <w:bookmarkEnd w:id="2841"/>
        <w:bookmarkEnd w:id="2842"/>
        <w:bookmarkEnd w:id="2843"/>
        <w:bookmarkEnd w:id="2844"/>
        <w:bookmarkEnd w:id="2845"/>
        <w:bookmarkEnd w:id="2846"/>
        <w:r w:rsidDel="002274AB">
          <w:t xml:space="preserve"> </w:t>
        </w:r>
      </w:ins>
      <w:bookmarkEnd w:id="2850"/>
    </w:p>
    <w:p w14:paraId="41C387A0" w14:textId="77777777" w:rsidR="0015563B" w:rsidRDefault="0015563B" w:rsidP="004527AA">
      <w:pPr>
        <w:jc w:val="both"/>
        <w:rPr>
          <w:rFonts w:cs="Times New Roman"/>
        </w:rPr>
      </w:pPr>
    </w:p>
    <w:p w14:paraId="17FEED70" w14:textId="725C10A8" w:rsidR="004527AA" w:rsidRPr="00B557F3" w:rsidRDefault="00EA40AF" w:rsidP="00B557F3">
      <w:pPr>
        <w:pStyle w:val="Heading1"/>
        <w:numPr>
          <w:ilvl w:val="2"/>
          <w:numId w:val="40"/>
        </w:numPr>
        <w:rPr>
          <w:sz w:val="36"/>
          <w:szCs w:val="52"/>
        </w:rPr>
      </w:pPr>
      <w:bookmarkStart w:id="2851" w:name="_Toc300138806"/>
      <w:r>
        <w:rPr>
          <w:b w:val="0"/>
          <w:sz w:val="36"/>
          <w:szCs w:val="52"/>
        </w:rPr>
        <w:t>V</w:t>
      </w:r>
      <w:r w:rsidR="004527AA" w:rsidRPr="00B557F3">
        <w:rPr>
          <w:b w:val="0"/>
          <w:sz w:val="36"/>
          <w:szCs w:val="52"/>
        </w:rPr>
        <w:t xml:space="preserve">arios  aviones sin </w:t>
      </w:r>
      <w:r>
        <w:rPr>
          <w:b w:val="0"/>
          <w:sz w:val="36"/>
          <w:szCs w:val="52"/>
        </w:rPr>
        <w:t>puntos de paso</w:t>
      </w:r>
      <w:bookmarkEnd w:id="2851"/>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48749790"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852" w:author="Orion" w:date="2011-08-02T14:07:00Z">
        <w:r w:rsidR="00B557F3">
          <w:t xml:space="preserve"> </w:t>
        </w:r>
      </w:ins>
      <w:ins w:id="2853" w:author="Orion" w:date="2011-08-02T14:08:00Z">
        <w:r w:rsidR="00B557F3">
          <w:t>(</w:t>
        </w:r>
      </w:ins>
      <w:ins w:id="2854" w:author="Orion" w:date="2011-08-02T14:27:00Z">
        <w:r w:rsidR="00DB6D56">
          <w:fldChar w:fldCharType="begin"/>
        </w:r>
        <w:r w:rsidR="00DB6D56">
          <w:instrText xml:space="preserve"> REF _Ref300052952 \h </w:instrText>
        </w:r>
      </w:ins>
      <w:ins w:id="2855" w:author="Orion" w:date="2011-08-02T14:27:00Z">
        <w:r w:rsidR="00DB6D56">
          <w:fldChar w:fldCharType="separate"/>
        </w:r>
        <w:r w:rsidR="00DB6D56">
          <w:t xml:space="preserve">Figura </w:t>
        </w:r>
        <w:r w:rsidR="00DB6D56">
          <w:rPr>
            <w:noProof/>
          </w:rPr>
          <w:t>43</w:t>
        </w:r>
        <w:r w:rsidR="00DB6D56">
          <w:fldChar w:fldCharType="end"/>
        </w:r>
      </w:ins>
      <w:ins w:id="2856"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857" w:author="Orion" w:date="2011-08-02T14:27:00Z">
        <w:r w:rsidR="00DB6D56">
          <w:fldChar w:fldCharType="begin"/>
        </w:r>
        <w:r w:rsidR="00DB6D56">
          <w:instrText xml:space="preserve"> REF _Ref300052952 \h </w:instrText>
        </w:r>
      </w:ins>
      <w:ins w:id="2858" w:author="Orion" w:date="2011-08-02T14:27:00Z">
        <w:r w:rsidR="00DB6D56">
          <w:fldChar w:fldCharType="separate"/>
        </w:r>
        <w:r w:rsidR="00DB6D56">
          <w:t xml:space="preserve">Figura </w:t>
        </w:r>
        <w:r w:rsidR="00DB6D56">
          <w:rPr>
            <w:noProof/>
          </w:rPr>
          <w:t>43</w:t>
        </w:r>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 xml:space="preserve">los aviones la altitud de estos no cambia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859" w:author="Orion" w:date="2011-08-02T14:28:00Z">
        <w:r w:rsidR="00DB6D56">
          <w:fldChar w:fldCharType="begin"/>
        </w:r>
        <w:r w:rsidR="00DB6D56">
          <w:instrText xml:space="preserve"> REF _Ref300052952 \h </w:instrText>
        </w:r>
      </w:ins>
      <w:ins w:id="2860" w:author="Orion" w:date="2011-08-02T14:28:00Z">
        <w:r w:rsidR="00DB6D56">
          <w:fldChar w:fldCharType="separate"/>
        </w:r>
        <w:r w:rsidR="00DB6D56">
          <w:t xml:space="preserve">Figura </w:t>
        </w:r>
        <w:r w:rsidR="00DB6D56">
          <w:rPr>
            <w:noProof/>
          </w:rPr>
          <w:t>43</w:t>
        </w:r>
        <w:r w:rsidR="00DB6D56">
          <w:fldChar w:fldCharType="end"/>
        </w:r>
      </w:ins>
      <w:del w:id="2861"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862" w:author="Orion" w:date="2011-08-02T14:29:00Z">
        <w:r w:rsidR="00B84C59">
          <w:fldChar w:fldCharType="begin"/>
        </w:r>
        <w:r w:rsidR="00B84C59">
          <w:instrText xml:space="preserve"> REF _Ref300051490 \h </w:instrText>
        </w:r>
      </w:ins>
      <w:r w:rsidR="00B84C59">
        <w:fldChar w:fldCharType="separate"/>
      </w:r>
      <w:ins w:id="2863" w:author="Orion" w:date="2011-08-02T14:29:00Z">
        <w:r w:rsidR="00B84C59">
          <w:t xml:space="preserve">Figura </w:t>
        </w:r>
        <w:r w:rsidR="00B84C59">
          <w:rPr>
            <w:noProof/>
          </w:rPr>
          <w:t>44</w:t>
        </w:r>
        <w:r w:rsidR="00B84C59">
          <w:fldChar w:fldCharType="end"/>
        </w:r>
      </w:ins>
      <w:r w:rsidR="00E260BA" w:rsidRPr="009C2572">
        <w:t>, la aeronave que vuela más al este cambia la altitud de su vuelo. Hecho que se produce cuando el otro avi</w:t>
      </w:r>
      <w:r w:rsidR="00E260BA" w:rsidRPr="0006797C">
        <w:t>ón ya le cruzo por la parte trasera.</w:t>
      </w:r>
    </w:p>
    <w:p w14:paraId="5CD2954B" w14:textId="77777777" w:rsidR="00DD5FF1" w:rsidRPr="00B557F3" w:rsidRDefault="00DD5FF1">
      <w:pPr>
        <w:rPr>
          <w:i/>
        </w:rPr>
      </w:pPr>
      <w:bookmarkStart w:id="2864"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865" w:author="Orion" w:date="2011-08-02T12:51:00Z"/>
        </w:rPr>
      </w:pPr>
      <w:del w:id="2866" w:author="IO" w:date="2011-07-22T13:09:00Z">
        <w:r w:rsidDel="006B1111">
          <w:lastRenderedPageBreak/>
          <w:fldChar w:fldCharType="begin"/>
        </w:r>
        <w:r w:rsidDel="006B1111">
          <w:delInstrText xml:space="preserve"> SEQ Ilustración \* ARABIC </w:delInstrText>
        </w:r>
        <w:r w:rsidDel="006B1111">
          <w:fldChar w:fldCharType="end"/>
        </w:r>
      </w:del>
      <w:bookmarkEnd w:id="2864"/>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867" w:author="Orion" w:date="2011-08-02T12:51:00Z"/>
        </w:rPr>
        <w:pPrChange w:id="2868" w:author="Orion" w:date="2011-08-02T12:51:00Z">
          <w:pPr/>
        </w:pPrChange>
      </w:pPr>
      <w:bookmarkStart w:id="2869" w:name="_Ref300052952"/>
      <w:bookmarkStart w:id="2870" w:name="_Toc300057833"/>
      <w:ins w:id="2871" w:author="Orion" w:date="2011-08-02T12:51:00Z">
        <w:r>
          <w:t xml:space="preserve">Figura </w:t>
        </w:r>
        <w:r>
          <w:fldChar w:fldCharType="begin"/>
        </w:r>
        <w:r>
          <w:instrText xml:space="preserve"> SEQ Figura \* ARABIC </w:instrText>
        </w:r>
      </w:ins>
      <w:r>
        <w:fldChar w:fldCharType="separate"/>
      </w:r>
      <w:ins w:id="2872" w:author="Orion" w:date="2011-08-02T14:15:00Z">
        <w:r w:rsidR="00C51138">
          <w:rPr>
            <w:noProof/>
          </w:rPr>
          <w:t>43</w:t>
        </w:r>
      </w:ins>
      <w:ins w:id="2873" w:author="Orion" w:date="2011-08-02T12:51:00Z">
        <w:r>
          <w:fldChar w:fldCharType="end"/>
        </w:r>
        <w:bookmarkEnd w:id="2869"/>
        <w:r w:rsidRPr="00FA3096">
          <w:t>: Alto riesgo de conflicto entre varios aviones volando rutas con puntos de paso especificados, tripulados por pilotos con altos valores de estrés y fatiga, y poca experiencia.</w:t>
        </w:r>
        <w:bookmarkEnd w:id="2870"/>
      </w:ins>
    </w:p>
    <w:p w14:paraId="1960ADDE" w14:textId="77777777" w:rsidR="005C4805" w:rsidRDefault="005C4805">
      <w:pPr>
        <w:rPr>
          <w:ins w:id="2874" w:author="Orion" w:date="2011-08-02T14:36:00Z"/>
        </w:rPr>
      </w:pPr>
    </w:p>
    <w:p w14:paraId="38C582D1" w14:textId="77777777" w:rsidR="00945F80" w:rsidRDefault="00945F80">
      <w:pPr>
        <w:rPr>
          <w:ins w:id="2875" w:author="Orion" w:date="2011-08-02T14:35:00Z"/>
        </w:rPr>
      </w:pPr>
    </w:p>
    <w:p w14:paraId="290B378F" w14:textId="77777777" w:rsidR="00945F80" w:rsidRDefault="00945F80" w:rsidP="00945F80">
      <w:pPr>
        <w:jc w:val="both"/>
        <w:rPr>
          <w:ins w:id="2876" w:author="Orion" w:date="2011-08-02T14:35:00Z"/>
          <w:rFonts w:cs="Times New Roman"/>
        </w:rPr>
      </w:pPr>
      <w:ins w:id="2877" w:author="Orion" w:date="2011-08-02T14:35:00Z">
        <w:r w:rsidRPr="004178DB">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878" w:name="_Toc299483465"/>
        <w:bookmarkStart w:id="2879" w:name="_Ref297111036"/>
      </w:ins>
    </w:p>
    <w:p w14:paraId="3EA05C8C" w14:textId="2E5F347A" w:rsidR="00945F80" w:rsidRPr="00DD5FF1" w:rsidRDefault="00945F80" w:rsidP="00945F80">
      <w:pPr>
        <w:rPr>
          <w:ins w:id="2880" w:author="Orion" w:date="2011-08-02T12:47:00Z"/>
          <w:rPrChange w:id="2881" w:author="Orion" w:date="2011-08-02T12:49:00Z">
            <w:rPr>
              <w:ins w:id="2882" w:author="Orion" w:date="2011-08-02T12:47:00Z"/>
              <w:rFonts w:cs="Times New Roman"/>
              <w:noProof/>
              <w:lang w:eastAsia="es-ES" w:bidi="ar-SA"/>
            </w:rPr>
          </w:rPrChange>
        </w:rPr>
      </w:pPr>
      <w:bookmarkStart w:id="2883" w:name="_Ref300051490"/>
      <w:bookmarkStart w:id="2884" w:name="_Toc300051098"/>
      <w:bookmarkStart w:id="2885" w:name="_Toc300051471"/>
      <w:bookmarkStart w:id="2886" w:name="_Toc300051774"/>
      <w:bookmarkStart w:id="2887" w:name="_Toc300052384"/>
      <w:bookmarkStart w:id="2888" w:name="_Toc300052995"/>
      <w:bookmarkStart w:id="2889" w:name="_Toc300057834"/>
      <w:bookmarkStart w:id="2890" w:name="_Toc300058186"/>
      <w:ins w:id="2891" w:author="Orion" w:date="2011-08-02T14:35:00Z">
        <w:r>
          <w:t xml:space="preserve">Figura </w:t>
        </w:r>
        <w:r>
          <w:rPr>
            <w:i/>
            <w:iCs/>
          </w:rPr>
          <w:fldChar w:fldCharType="begin"/>
        </w:r>
        <w:r>
          <w:instrText xml:space="preserve"> SEQ Figura \* ARABIC </w:instrText>
        </w:r>
        <w:r>
          <w:rPr>
            <w:i/>
            <w:iCs/>
          </w:rPr>
          <w:fldChar w:fldCharType="separate"/>
        </w:r>
      </w:ins>
      <w:ins w:id="2892" w:author="Orion" w:date="2011-08-02T14:36:00Z">
        <w:r w:rsidR="00716771">
          <w:rPr>
            <w:noProof/>
          </w:rPr>
          <w:t>44</w:t>
        </w:r>
      </w:ins>
      <w:ins w:id="2893" w:author="Orion" w:date="2011-08-02T14:35:00Z">
        <w:r>
          <w:rPr>
            <w:i/>
            <w:iCs/>
          </w:rPr>
          <w:fldChar w:fldCharType="end"/>
        </w:r>
        <w:bookmarkEnd w:id="2883"/>
        <w:r w:rsidRPr="003E4E0B">
          <w:t>: Varios  aviones volando rutas con puntos de paso especificados, tripulados por pilotos con altos valores de estrés y fatiga, y poca experiencia gestionando conflictos.</w:t>
        </w:r>
      </w:ins>
      <w:bookmarkEnd w:id="2878"/>
      <w:bookmarkEnd w:id="2879"/>
      <w:bookmarkEnd w:id="2884"/>
      <w:bookmarkEnd w:id="2885"/>
      <w:bookmarkEnd w:id="2886"/>
      <w:bookmarkEnd w:id="2887"/>
      <w:bookmarkEnd w:id="2888"/>
      <w:bookmarkEnd w:id="2889"/>
      <w:bookmarkEnd w:id="2890"/>
    </w:p>
    <w:p w14:paraId="3F6D0E57" w14:textId="77777777" w:rsidR="00114447" w:rsidRDefault="00114447">
      <w:pPr>
        <w:pStyle w:val="ListParagraph"/>
        <w:spacing w:before="120" w:after="120"/>
        <w:ind w:left="641"/>
        <w:jc w:val="both"/>
        <w:rPr>
          <w:ins w:id="2894" w:author="Orion" w:date="2011-08-02T11:42:00Z"/>
        </w:rPr>
        <w:pPrChange w:id="2895" w:author="Orion" w:date="2011-08-02T12:11:00Z">
          <w:pPr/>
        </w:pPrChange>
      </w:pPr>
    </w:p>
    <w:p w14:paraId="3E5959AF" w14:textId="3BE742DC"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C51138">
        <w:t xml:space="preserve">Figura </w:t>
      </w:r>
      <w:r w:rsidR="00C51138">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r w:rsidR="00C51138">
        <w:t>Figura 22</w:t>
      </w:r>
      <w:r w:rsidR="005A1AC0" w:rsidRPr="00583628">
        <w:fldChar w:fldCharType="end"/>
      </w:r>
      <w:r w:rsidR="005A1AC0" w:rsidRPr="00ED163C">
        <w:t xml:space="preserve"> donde la tarea “ObeyOrderCheck” recibiría un hecho del tipo “OrderFinished</w:t>
      </w:r>
      <w:r w:rsidR="005A1AC0" w:rsidRPr="00274E9F">
        <w:t xml:space="preserve">” con el valor del campo “IsBecauseOtherConflict” igual a “true”. Esto </w:t>
      </w:r>
      <w:r w:rsidR="005A1AC0" w:rsidRPr="00B041DA">
        <w:t xml:space="preserve">produciría que </w:t>
      </w:r>
      <w:r w:rsidR="00BA4B94" w:rsidRPr="00B041DA">
        <w:t>en esta</w:t>
      </w:r>
      <w:r w:rsidR="005A1AC0" w:rsidRPr="00B041DA">
        <w:t xml:space="preserve"> tarea</w:t>
      </w:r>
      <w:r w:rsidR="00BA4B94" w:rsidRPr="00B041DA">
        <w:t xml:space="preserve"> el piloto</w:t>
      </w:r>
      <w:r w:rsidR="005A1AC0" w:rsidRPr="00B041DA">
        <w:t xml:space="preserve"> no restablezca el tramo por el que se estaba volando antes del conflicto por tener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896" w:name="_Toc300052149"/>
      <w:bookmarkStart w:id="2897" w:name="_Toc299483466"/>
      <w:bookmarkStart w:id="2898"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899"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896"/>
    </w:p>
    <w:bookmarkEnd w:id="2897"/>
    <w:bookmarkEnd w:id="2898"/>
    <w:p w14:paraId="57FEF5D8" w14:textId="694C46EF" w:rsidR="003614CB" w:rsidRDefault="003614CB">
      <w:pPr>
        <w:jc w:val="both"/>
        <w:rPr>
          <w:ins w:id="2900" w:author="Orion" w:date="2011-08-02T12:16:00Z"/>
          <w:rFonts w:cs="Times New Roman"/>
        </w:rPr>
      </w:pPr>
    </w:p>
    <w:p w14:paraId="60C1AD4D" w14:textId="3A519E54" w:rsidR="003614CB" w:rsidRDefault="003614CB">
      <w:pPr>
        <w:pStyle w:val="Caption"/>
        <w:rPr>
          <w:ins w:id="2901" w:author="Orion" w:date="2011-08-02T12:42:00Z"/>
          <w:rFonts w:cs="Times New Roman"/>
        </w:rPr>
        <w:pPrChange w:id="2902" w:author="Orion" w:date="2011-08-02T12:42:00Z">
          <w:pPr>
            <w:jc w:val="both"/>
          </w:pPr>
        </w:pPrChange>
      </w:pPr>
      <w:bookmarkStart w:id="2903" w:name="_Ref300050925"/>
      <w:bookmarkStart w:id="2904" w:name="_Toc300051100"/>
      <w:bookmarkStart w:id="2905" w:name="_Toc300051473"/>
      <w:bookmarkStart w:id="2906" w:name="_Toc300051776"/>
      <w:bookmarkStart w:id="2907" w:name="_Toc300052385"/>
      <w:bookmarkStart w:id="2908" w:name="_Toc300052996"/>
      <w:bookmarkStart w:id="2909" w:name="_Toc300057835"/>
      <w:bookmarkStart w:id="2910" w:name="_Toc300058187"/>
      <w:ins w:id="2911" w:author="Orion" w:date="2011-08-02T12:16:00Z">
        <w:r>
          <w:t xml:space="preserve">Figura </w:t>
        </w:r>
        <w:r>
          <w:fldChar w:fldCharType="begin"/>
        </w:r>
        <w:r>
          <w:instrText xml:space="preserve"> SEQ Figura \* ARABIC </w:instrText>
        </w:r>
      </w:ins>
      <w:r>
        <w:fldChar w:fldCharType="separate"/>
      </w:r>
      <w:ins w:id="2912" w:author="Orion" w:date="2011-08-02T14:15:00Z">
        <w:r w:rsidR="00C51138">
          <w:rPr>
            <w:noProof/>
          </w:rPr>
          <w:t>45</w:t>
        </w:r>
      </w:ins>
      <w:ins w:id="2913" w:author="Orion" w:date="2011-08-02T12:16:00Z">
        <w:r>
          <w:fldChar w:fldCharType="end"/>
        </w:r>
      </w:ins>
      <w:bookmarkEnd w:id="2903"/>
      <w:ins w:id="2914"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904"/>
      <w:bookmarkEnd w:id="2905"/>
      <w:bookmarkEnd w:id="2906"/>
      <w:bookmarkEnd w:id="2907"/>
      <w:bookmarkEnd w:id="2908"/>
      <w:bookmarkEnd w:id="2909"/>
      <w:bookmarkEnd w:id="2910"/>
    </w:p>
    <w:p w14:paraId="5E9572BC" w14:textId="77777777" w:rsidR="00940083" w:rsidRDefault="00940083">
      <w:pPr>
        <w:ind w:left="709"/>
        <w:jc w:val="both"/>
        <w:rPr>
          <w:ins w:id="2915" w:author="Orion" w:date="2011-08-02T12:13:00Z"/>
          <w:rFonts w:cs="Times New Roman"/>
        </w:rPr>
        <w:pPrChange w:id="2916" w:author="Orion" w:date="2011-08-02T11:32:00Z">
          <w:pPr>
            <w:jc w:val="both"/>
          </w:pPr>
        </w:pPrChange>
      </w:pPr>
    </w:p>
    <w:p w14:paraId="01225578" w14:textId="1D357EB0" w:rsidR="003614CB" w:rsidRDefault="003614CB">
      <w:pPr>
        <w:ind w:left="709"/>
        <w:jc w:val="both"/>
        <w:rPr>
          <w:ins w:id="2917" w:author="Orion" w:date="2011-08-02T12:17:00Z"/>
          <w:rFonts w:cs="Times New Roman"/>
        </w:rPr>
        <w:pPrChange w:id="2918" w:author="Orion" w:date="2011-08-02T11:32:00Z">
          <w:pPr>
            <w:jc w:val="both"/>
          </w:pPr>
        </w:pPrChange>
      </w:pPr>
      <w:ins w:id="2919" w:author="Orion" w:date="2011-08-02T12:13:00Z">
        <w:r w:rsidRPr="004178DB">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920" w:author="Orion" w:date="2011-08-02T12:18:00Z"/>
        </w:rPr>
        <w:pPrChange w:id="2921" w:author="Orion" w:date="2011-08-02T12:17:00Z">
          <w:pPr>
            <w:jc w:val="both"/>
          </w:pPr>
        </w:pPrChange>
      </w:pPr>
      <w:bookmarkStart w:id="2922" w:name="_Ref300050936"/>
      <w:bookmarkStart w:id="2923" w:name="_Toc300051101"/>
      <w:bookmarkStart w:id="2924" w:name="_Toc300051474"/>
      <w:bookmarkStart w:id="2925" w:name="_Toc300051777"/>
      <w:bookmarkStart w:id="2926" w:name="_Toc300052386"/>
      <w:bookmarkStart w:id="2927" w:name="_Toc300052997"/>
      <w:bookmarkStart w:id="2928" w:name="_Toc300057836"/>
      <w:bookmarkStart w:id="2929" w:name="_Toc300058188"/>
      <w:ins w:id="2930" w:author="Orion" w:date="2011-08-02T12:17:00Z">
        <w:r>
          <w:t xml:space="preserve">Figura </w:t>
        </w:r>
        <w:r>
          <w:fldChar w:fldCharType="begin"/>
        </w:r>
        <w:r>
          <w:instrText xml:space="preserve"> SEQ Figura \* ARABIC </w:instrText>
        </w:r>
      </w:ins>
      <w:r>
        <w:fldChar w:fldCharType="separate"/>
      </w:r>
      <w:ins w:id="2931" w:author="Orion" w:date="2011-08-02T14:15:00Z">
        <w:r w:rsidR="00C51138">
          <w:rPr>
            <w:noProof/>
          </w:rPr>
          <w:t>46</w:t>
        </w:r>
      </w:ins>
      <w:ins w:id="2932" w:author="Orion" w:date="2011-08-02T12:17:00Z">
        <w:r>
          <w:fldChar w:fldCharType="end"/>
        </w:r>
        <w:bookmarkEnd w:id="2922"/>
        <w:r>
          <w:t>:</w:t>
        </w:r>
        <w:r w:rsidRPr="00B708F9">
          <w:t xml:space="preserve"> Varios  aviones volando rutas con puntos de paso especificados, tripulados por pilotos con bajos  valores de estrés y fatiga, y bastante experiencia finalizando conflictos.</w:t>
        </w:r>
      </w:ins>
      <w:bookmarkEnd w:id="2923"/>
      <w:bookmarkEnd w:id="2924"/>
      <w:bookmarkEnd w:id="2925"/>
      <w:bookmarkEnd w:id="2926"/>
      <w:bookmarkEnd w:id="2927"/>
      <w:bookmarkEnd w:id="2928"/>
      <w:bookmarkEnd w:id="2929"/>
    </w:p>
    <w:p w14:paraId="4876A57B" w14:textId="77777777" w:rsidR="00D9741D" w:rsidRDefault="00D9741D" w:rsidP="00D9741D">
      <w:pPr>
        <w:spacing w:after="120"/>
        <w:jc w:val="both"/>
        <w:rPr>
          <w:ins w:id="2933"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C51138">
        <w:t xml:space="preserve">Figura </w:t>
      </w:r>
      <w:r w:rsidR="00C51138">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C51138">
        <w:t xml:space="preserve">Figura </w:t>
      </w:r>
      <w:r w:rsidR="00C51138">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934" w:name="_Toc300051995"/>
      <w:bookmarkStart w:id="2935" w:name="_Toc300138807"/>
      <w:bookmarkEnd w:id="2934"/>
      <w:r>
        <w:rPr>
          <w:b w:val="0"/>
          <w:sz w:val="36"/>
          <w:szCs w:val="52"/>
        </w:rPr>
        <w:t>V</w:t>
      </w:r>
      <w:r w:rsidR="004527AA" w:rsidRPr="00216C95">
        <w:rPr>
          <w:b w:val="0"/>
          <w:sz w:val="36"/>
          <w:szCs w:val="52"/>
        </w:rPr>
        <w:t xml:space="preserve">arios aviones con </w:t>
      </w:r>
      <w:r>
        <w:rPr>
          <w:b w:val="0"/>
          <w:sz w:val="36"/>
          <w:szCs w:val="52"/>
        </w:rPr>
        <w:t>puntos de paso</w:t>
      </w:r>
      <w:bookmarkEnd w:id="2935"/>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UAVs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7E7D94">
        <w:t xml:space="preserve">Figura </w:t>
      </w:r>
      <w:r w:rsidR="007E7D94">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936" w:name="_Toc299483468"/>
      <w:bookmarkStart w:id="2937" w:name="_Ref298151791"/>
    </w:p>
    <w:p w14:paraId="65FA66B2" w14:textId="77777777" w:rsidR="004C236E" w:rsidRDefault="004C236E">
      <w:pPr>
        <w:ind w:left="709"/>
        <w:jc w:val="both"/>
        <w:rPr>
          <w:ins w:id="2938" w:author="Orion" w:date="2011-08-02T11:28:00Z"/>
          <w:rFonts w:cs="Times New Roman"/>
        </w:rPr>
        <w:pPrChange w:id="2939" w:author="Orion" w:date="2011-08-02T11:28:00Z">
          <w:pPr/>
        </w:pPrChange>
      </w:pPr>
    </w:p>
    <w:p w14:paraId="2B4A91BF" w14:textId="77777777" w:rsidR="008815C7" w:rsidRDefault="00CB66BA">
      <w:pPr>
        <w:jc w:val="both"/>
        <w:rPr>
          <w:ins w:id="2940" w:author="Orion" w:date="2011-08-02T12:20:00Z"/>
        </w:rPr>
        <w:pPrChange w:id="2941" w:author="Orion" w:date="2011-08-02T12:07:00Z">
          <w:pPr/>
        </w:pPrChange>
      </w:pPr>
      <w:ins w:id="2942" w:author="Orion" w:date="2011-08-02T11:28:00Z">
        <w:r w:rsidRPr="004178DB">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43" w:name="_Ref300047889"/>
    </w:p>
    <w:p w14:paraId="5F553001" w14:textId="729180A0" w:rsidR="00D9741D" w:rsidRDefault="00D9741D">
      <w:pPr>
        <w:pStyle w:val="Caption"/>
        <w:rPr>
          <w:ins w:id="2944" w:author="Orion" w:date="2011-08-02T12:08:00Z"/>
        </w:rPr>
        <w:pPrChange w:id="2945" w:author="Orion" w:date="2011-08-02T12:20:00Z">
          <w:pPr/>
        </w:pPrChange>
      </w:pPr>
      <w:bookmarkStart w:id="2946" w:name="_Ref300050993"/>
      <w:bookmarkStart w:id="2947" w:name="_Toc300051102"/>
      <w:bookmarkStart w:id="2948" w:name="_Toc300051475"/>
      <w:bookmarkStart w:id="2949" w:name="_Toc300051778"/>
      <w:bookmarkStart w:id="2950" w:name="_Toc300052387"/>
      <w:bookmarkStart w:id="2951" w:name="_Toc300052998"/>
      <w:bookmarkStart w:id="2952" w:name="_Toc300057837"/>
      <w:bookmarkStart w:id="2953" w:name="_Toc300058189"/>
      <w:ins w:id="2954" w:author="Orion" w:date="2011-08-02T12:20:00Z">
        <w:r>
          <w:t xml:space="preserve">Figura </w:t>
        </w:r>
        <w:r>
          <w:fldChar w:fldCharType="begin"/>
        </w:r>
        <w:r>
          <w:instrText xml:space="preserve"> SEQ Figura \* ARABIC </w:instrText>
        </w:r>
      </w:ins>
      <w:r>
        <w:fldChar w:fldCharType="separate"/>
      </w:r>
      <w:ins w:id="2955" w:author="Orion" w:date="2011-08-02T14:15:00Z">
        <w:r w:rsidR="00C51138">
          <w:rPr>
            <w:noProof/>
          </w:rPr>
          <w:t>47</w:t>
        </w:r>
      </w:ins>
      <w:ins w:id="2956" w:author="Orion" w:date="2011-08-02T12:20:00Z">
        <w:r>
          <w:fldChar w:fldCharType="end"/>
        </w:r>
        <w:bookmarkEnd w:id="2946"/>
        <w:r>
          <w:t xml:space="preserve">: </w:t>
        </w:r>
        <w:r w:rsidRPr="00D9741D">
          <w:t>Varios  aviones volando rutas con puntos de paso especificados, tripulados por pilotos con  distintos  valores de estrés, fatiga y experiencia gestionando conflictos.</w:t>
        </w:r>
      </w:ins>
      <w:bookmarkEnd w:id="2947"/>
      <w:bookmarkEnd w:id="2948"/>
      <w:bookmarkEnd w:id="2949"/>
      <w:bookmarkEnd w:id="2950"/>
      <w:bookmarkEnd w:id="2951"/>
      <w:bookmarkEnd w:id="2952"/>
      <w:bookmarkEnd w:id="2953"/>
    </w:p>
    <w:bookmarkEnd w:id="2936"/>
    <w:bookmarkEnd w:id="2937"/>
    <w:bookmarkEnd w:id="2943"/>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2957" w:author="Orion" w:date="2011-08-03T12:44:00Z"/>
          <w:bCs/>
          <w:sz w:val="44"/>
          <w:szCs w:val="52"/>
        </w:rPr>
      </w:pPr>
      <w:bookmarkStart w:id="2958" w:name="_Toc300138808"/>
      <w:ins w:id="2959"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r w:rsidRPr="00216C95">
        <w:rPr>
          <w:b w:val="0"/>
          <w:sz w:val="44"/>
          <w:szCs w:val="52"/>
        </w:rPr>
        <w:lastRenderedPageBreak/>
        <w:t>Discusión</w:t>
      </w:r>
      <w:bookmarkEnd w:id="2958"/>
    </w:p>
    <w:p w14:paraId="4082AB88" w14:textId="3F793B1C"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3C6792">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3C61EF">
        <w:t>6.2</w:t>
      </w:r>
      <w:r w:rsidR="003C61EF">
        <w:fldChar w:fldCharType="end"/>
      </w:r>
      <w:r>
        <w:t xml:space="preserve">. La información obtenida en estos estudios permite extraer algunas conclusiones acerca d ela propuesta de este trabajo y compararla con otras aproximaciones vistas en el estado del arte (ver Sección </w:t>
      </w:r>
      <w:r>
        <w:fldChar w:fldCharType="begin"/>
      </w:r>
      <w:r>
        <w:instrText xml:space="preserve"> REF _Ref299115945 \r \h </w:instrText>
      </w:r>
      <w:r>
        <w:fldChar w:fldCharType="separate"/>
      </w:r>
      <w:r w:rsidR="003C6792">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3C61E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2960" w:author="IO" w:date="2011-07-22T16:47:00Z">
        <w:r w:rsidR="008804A5">
          <w:t>“</w:t>
        </w:r>
      </w:ins>
      <w:ins w:id="2961" w:author="Orion" w:date="2011-08-02T17:01:00Z">
        <w:r w:rsidR="00FB105D">
          <w:t>ThinkNewDecision</w:t>
        </w:r>
      </w:ins>
      <w:ins w:id="2962" w:author="IO" w:date="2011-07-22T16:47:00Z">
        <w:r w:rsidR="008804A5">
          <w:t>”</w:t>
        </w:r>
      </w:ins>
      <w:ins w:id="2963"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3C6792">
        <w:t>1</w:t>
      </w:r>
      <w:r w:rsidR="00FC2154">
        <w:fldChar w:fldCharType="end"/>
      </w:r>
      <w:r w:rsidR="00FC2154">
        <w:t xml:space="preserve">). Por ejemplo, se ha indicado que los UAVs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3C6792">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UAVs </w:t>
      </w:r>
      <w:r w:rsidR="00150117">
        <w:t>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UAVs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2964"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3C6792">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2965" w:author="Orion" w:date="2011-08-03T00:24:00Z"/>
        </w:rPr>
      </w:pPr>
      <w:commentRangeStart w:id="2966"/>
      <w:del w:id="2967"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2966"/>
        <w:r w:rsidR="008804A5" w:rsidDel="002E3A21">
          <w:rPr>
            <w:rStyle w:val="CommentReference"/>
          </w:rPr>
          <w:commentReference w:id="2966"/>
        </w:r>
      </w:del>
    </w:p>
    <w:p w14:paraId="6D66B512" w14:textId="7CFEA06A" w:rsidR="00EA40AF" w:rsidRPr="00FB105D" w:rsidRDefault="00EA40AF" w:rsidP="00FB105D">
      <w:pPr>
        <w:spacing w:before="120" w:after="120"/>
        <w:jc w:val="both"/>
        <w:rPr>
          <w:ins w:id="2968"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2969" w:name="_Toc299103625"/>
      <w:bookmarkStart w:id="2970" w:name="_Toc299103998"/>
      <w:bookmarkStart w:id="2971" w:name="_Toc299463827"/>
      <w:bookmarkStart w:id="2972" w:name="_Toc299463911"/>
      <w:bookmarkStart w:id="2973" w:name="_Toc299721512"/>
      <w:bookmarkStart w:id="2974" w:name="_Toc299995545"/>
      <w:bookmarkStart w:id="2975" w:name="_Toc300048680"/>
      <w:bookmarkStart w:id="2976" w:name="_Toc300051998"/>
      <w:bookmarkStart w:id="2977" w:name="_Ref299881073"/>
      <w:bookmarkStart w:id="2978" w:name="_Toc300138809"/>
      <w:bookmarkEnd w:id="2969"/>
      <w:bookmarkEnd w:id="2970"/>
      <w:bookmarkEnd w:id="2971"/>
      <w:bookmarkEnd w:id="2972"/>
      <w:bookmarkEnd w:id="2973"/>
      <w:bookmarkEnd w:id="2974"/>
      <w:bookmarkEnd w:id="2975"/>
      <w:bookmarkEnd w:id="2976"/>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2977"/>
      <w:bookmarkEnd w:id="2978"/>
    </w:p>
    <w:p w14:paraId="33C16978" w14:textId="0A57766A" w:rsidR="00904D1F" w:rsidRDefault="00904D1F" w:rsidP="00FB105D">
      <w:pPr>
        <w:pStyle w:val="Heading1"/>
        <w:numPr>
          <w:ilvl w:val="1"/>
          <w:numId w:val="40"/>
        </w:numPr>
        <w:rPr>
          <w:b w:val="0"/>
          <w:sz w:val="44"/>
          <w:szCs w:val="52"/>
        </w:rPr>
      </w:pPr>
      <w:bookmarkStart w:id="2979" w:name="_Toc300138810"/>
      <w:r>
        <w:rPr>
          <w:b w:val="0"/>
          <w:sz w:val="44"/>
          <w:szCs w:val="52"/>
        </w:rPr>
        <w:t>Conclusión</w:t>
      </w:r>
      <w:bookmarkEnd w:id="2979"/>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UAVs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0A76F4">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2980" w:name="_Toc300138811"/>
      <w:r>
        <w:rPr>
          <w:b w:val="0"/>
          <w:sz w:val="44"/>
          <w:szCs w:val="52"/>
        </w:rPr>
        <w:t>Trabajo Futuro</w:t>
      </w:r>
      <w:bookmarkEnd w:id="2980"/>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0716A7B3" w14:textId="2A3384D5" w:rsidR="007704FF" w:rsidRPr="00364573" w:rsidRDefault="00A116CA" w:rsidP="00BF77B8">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1CBC4F83" w14:textId="193A8E10" w:rsidR="00A116CA" w:rsidRDefault="007B102A" w:rsidP="00BF77B8">
      <w:pPr>
        <w:pStyle w:val="ListParagraph"/>
        <w:numPr>
          <w:ilvl w:val="0"/>
          <w:numId w:val="41"/>
        </w:numPr>
        <w:spacing w:before="120" w:after="120"/>
        <w:ind w:left="641" w:hanging="357"/>
        <w:jc w:val="both"/>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sectPr w:rsidR="00E639D6" w:rsidSect="009143CB">
          <w:type w:val="oddPage"/>
          <w:pgSz w:w="11906" w:h="16838"/>
          <w:pgMar w:top="1134" w:right="1134" w:bottom="1134" w:left="1134" w:header="720" w:footer="720" w:gutter="0"/>
          <w:cols w:space="720"/>
          <w:docGrid w:linePitch="360"/>
        </w:sectPr>
      </w:pPr>
    </w:p>
    <w:bookmarkStart w:id="2981" w:name="firstHeading" w:displacedByCustomXml="next"/>
    <w:bookmarkEnd w:id="2981" w:displacedByCustomXml="next"/>
    <w:bookmarkStart w:id="2982" w:name="_Toc300138812" w:displacedByCustomXml="next"/>
    <w:sdt>
      <w:sdtPr>
        <w:rPr>
          <w:rFonts w:cs="Times New Roman"/>
          <w:b w:val="0"/>
          <w:bCs w:val="0"/>
          <w:szCs w:val="21"/>
        </w:rPr>
        <w:id w:val="999621430"/>
        <w:docPartObj>
          <w:docPartGallery w:val="Bibliographies"/>
          <w:docPartUnique/>
        </w:docPartObj>
      </w:sdtPr>
      <w:sdtEndPr>
        <w:rPr>
          <w:rFonts w:cs="Mangal"/>
          <w:sz w:val="24"/>
        </w:rPr>
      </w:sdtEndPr>
      <w:sdtContent>
        <w:p w14:paraId="41F4A2BF" w14:textId="4A804F8B" w:rsidR="00B946E5" w:rsidRPr="00BF77B8" w:rsidRDefault="00B946E5" w:rsidP="004178DB">
          <w:pPr>
            <w:pStyle w:val="Heading1"/>
            <w:rPr>
              <w:sz w:val="52"/>
              <w:szCs w:val="52"/>
              <w:lang w:val="en-US"/>
            </w:rPr>
            <w:pPrChange w:id="2983" w:author="Orion" w:date="2011-08-03T12:43:00Z">
              <w:pPr/>
            </w:pPrChange>
          </w:pPr>
          <w:r w:rsidRPr="00BF77B8">
            <w:rPr>
              <w:sz w:val="52"/>
              <w:szCs w:val="52"/>
              <w:lang w:val="en-US"/>
            </w:rPr>
            <w:t>Bibliog</w:t>
          </w:r>
          <w:bookmarkStart w:id="2984" w:name="_GoBack"/>
          <w:bookmarkEnd w:id="2984"/>
          <w:r w:rsidRPr="00BF77B8">
            <w:rPr>
              <w:sz w:val="52"/>
              <w:szCs w:val="52"/>
              <w:lang w:val="en-US"/>
            </w:rPr>
            <w:t>ra</w:t>
          </w:r>
          <w:r w:rsidR="00C038CA" w:rsidRPr="00BF77B8">
            <w:rPr>
              <w:sz w:val="52"/>
              <w:szCs w:val="52"/>
              <w:lang w:val="en-US"/>
            </w:rPr>
            <w:t>fía</w:t>
          </w:r>
          <w:bookmarkEnd w:id="2982"/>
        </w:p>
        <w:sdt>
          <w:sdtPr>
            <w:rPr>
              <w:rFonts w:cs="Times New Roman"/>
              <w:szCs w:val="24"/>
            </w:rPr>
            <w:id w:val="111145805"/>
            <w:bibliography/>
          </w:sdtPr>
          <w:sdtEndPr>
            <w:rPr>
              <w:rFonts w:cs="Mangal"/>
              <w:szCs w:val="21"/>
            </w:rPr>
          </w:sdtEndPr>
          <w:sdtContent>
            <w:p w14:paraId="082E982A" w14:textId="77777777" w:rsidR="000A76F4" w:rsidRDefault="00B946E5" w:rsidP="000A76F4">
              <w:pPr>
                <w:pStyle w:val="Bibliography"/>
                <w:rPr>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r w:rsidR="000A76F4">
                <w:rPr>
                  <w:noProof/>
                  <w:lang w:val="en-US"/>
                </w:rPr>
                <w:t xml:space="preserve">1. </w:t>
              </w:r>
              <w:r w:rsidR="000A76F4">
                <w:rPr>
                  <w:b/>
                  <w:bCs/>
                  <w:noProof/>
                  <w:lang w:val="en-US"/>
                </w:rPr>
                <w:t>Eurocontrol.</w:t>
              </w:r>
              <w:r w:rsidR="000A76F4">
                <w:rPr>
                  <w:noProof/>
                  <w:lang w:val="en-US"/>
                </w:rPr>
                <w:t xml:space="preserve"> </w:t>
              </w:r>
              <w:r w:rsidR="000A76F4">
                <w:rPr>
                  <w:i/>
                  <w:iCs/>
                  <w:noProof/>
                  <w:lang w:val="en-US"/>
                </w:rPr>
                <w:t xml:space="preserve">A vision for European Aviation. </w:t>
              </w:r>
              <w:r w:rsidR="000A76F4">
                <w:rPr>
                  <w:noProof/>
                  <w:lang w:val="en-US"/>
                </w:rPr>
                <w:t>s.l. : Newdesk Communications Ltd., 2005.</w:t>
              </w:r>
            </w:p>
            <w:p w14:paraId="7E9043EB" w14:textId="77777777" w:rsidR="000A76F4" w:rsidRDefault="000A76F4" w:rsidP="000A76F4">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7F8A8534" w14:textId="77777777" w:rsidR="000A76F4" w:rsidRDefault="000A76F4" w:rsidP="000A76F4">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00251F65" w14:textId="77777777" w:rsidR="000A76F4" w:rsidRDefault="000A76F4" w:rsidP="000A76F4">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2B3210C7" w14:textId="77777777" w:rsidR="000A76F4" w:rsidRDefault="000A76F4" w:rsidP="000A76F4">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3ABA66C8" w14:textId="77777777" w:rsidR="000A76F4" w:rsidRDefault="000A76F4" w:rsidP="000A76F4">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1C05C945" w14:textId="77777777" w:rsidR="000A76F4" w:rsidRDefault="000A76F4" w:rsidP="000A76F4">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250721E7" w14:textId="77777777" w:rsidR="000A76F4" w:rsidRDefault="000A76F4" w:rsidP="000A76F4">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DAC597C" w14:textId="77777777" w:rsidR="000A76F4" w:rsidRDefault="000A76F4" w:rsidP="000A76F4">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77F1B738" w14:textId="77777777" w:rsidR="000A76F4" w:rsidRDefault="000A76F4" w:rsidP="000A76F4">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0F0EE2FF" w14:textId="77777777" w:rsidR="000A76F4" w:rsidRPr="000A76F4" w:rsidRDefault="000A76F4" w:rsidP="000A76F4">
              <w:pPr>
                <w:pStyle w:val="Bibliography"/>
                <w:rPr>
                  <w:noProof/>
                  <w:rPrChange w:id="2985" w:author="Orion" w:date="2011-08-03T17:23:00Z">
                    <w:rPr>
                      <w:noProof/>
                      <w:lang w:val="en-US"/>
                    </w:rPr>
                  </w:rPrChange>
                </w:rPr>
              </w:pPr>
              <w:r>
                <w:rPr>
                  <w:noProof/>
                  <w:lang w:val="en-US"/>
                </w:rPr>
                <w:t xml:space="preserve">11. </w:t>
              </w:r>
              <w:r>
                <w:rPr>
                  <w:i/>
                  <w:iCs/>
                  <w:noProof/>
                  <w:lang w:val="en-US"/>
                </w:rPr>
                <w:t xml:space="preserve">FACET: Future ATM Concepts Evaluation Tool. </w:t>
              </w:r>
              <w:r w:rsidRPr="000A76F4">
                <w:rPr>
                  <w:b/>
                  <w:bCs/>
                  <w:noProof/>
                  <w:rPrChange w:id="2986" w:author="Orion" w:date="2011-08-03T17:23:00Z">
                    <w:rPr>
                      <w:b/>
                      <w:bCs/>
                      <w:noProof/>
                      <w:lang w:val="en-US"/>
                    </w:rPr>
                  </w:rPrChange>
                </w:rPr>
                <w:t>Bilimoria, K.</w:t>
              </w:r>
              <w:r w:rsidRPr="000A76F4">
                <w:rPr>
                  <w:noProof/>
                  <w:rPrChange w:id="2987" w:author="Orion" w:date="2011-08-03T17:23:00Z">
                    <w:rPr>
                      <w:noProof/>
                      <w:lang w:val="en-US"/>
                    </w:rPr>
                  </w:rPrChange>
                </w:rPr>
                <w:t xml:space="preserve"> Napoli, Italy : s.n., 2000. 3rd USA/Europe ATM 2001 R&amp;D Seminar.</w:t>
              </w:r>
            </w:p>
            <w:p w14:paraId="492709A8" w14:textId="77777777" w:rsidR="000A76F4" w:rsidRDefault="000A76F4" w:rsidP="000A76F4">
              <w:pPr>
                <w:pStyle w:val="Bibliography"/>
                <w:rPr>
                  <w:noProof/>
                  <w:lang w:val="en-US"/>
                </w:rPr>
              </w:pPr>
              <w:r w:rsidRPr="000A76F4">
                <w:rPr>
                  <w:noProof/>
                  <w:rPrChange w:id="2988" w:author="Orion" w:date="2011-08-03T17:23:00Z">
                    <w:rPr>
                      <w:noProof/>
                      <w:lang w:val="en-US"/>
                    </w:rPr>
                  </w:rPrChange>
                </w:rPr>
                <w:t xml:space="preserve">12. </w:t>
              </w:r>
              <w:r w:rsidRPr="000A76F4">
                <w:rPr>
                  <w:b/>
                  <w:bCs/>
                  <w:noProof/>
                  <w:rPrChange w:id="2989" w:author="Orion" w:date="2011-08-03T17:23:00Z">
                    <w:rPr>
                      <w:b/>
                      <w:bCs/>
                      <w:noProof/>
                      <w:lang w:val="en-US"/>
                    </w:rPr>
                  </w:rPrChange>
                </w:rPr>
                <w:t>Wolfe, S.R., et al., et al.</w:t>
              </w:r>
              <w:r w:rsidRPr="000A76F4">
                <w:rPr>
                  <w:noProof/>
                  <w:rPrChange w:id="2990" w:author="Orion" w:date="2011-08-03T17:23: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79AA54A2" w14:textId="77777777" w:rsidR="000A76F4" w:rsidRDefault="000A76F4" w:rsidP="000A76F4">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167DCC8E" w14:textId="77777777" w:rsidR="000A76F4" w:rsidRDefault="000A76F4" w:rsidP="000A76F4">
              <w:pPr>
                <w:pStyle w:val="Bibliography"/>
                <w:rPr>
                  <w:noProof/>
                  <w:lang w:val="en-US"/>
                </w:rPr>
              </w:pPr>
              <w:r>
                <w:rPr>
                  <w:noProof/>
                  <w:lang w:val="en-US"/>
                </w:rPr>
                <w:t xml:space="preserve">14. </w:t>
              </w:r>
              <w:r>
                <w:rPr>
                  <w:i/>
                  <w:iCs/>
                  <w:noProof/>
                  <w:lang w:val="en-US"/>
                </w:rPr>
                <w:t xml:space="preserve">Human performance models of pilot behaviour. </w:t>
              </w:r>
              <w:r w:rsidRPr="000A76F4">
                <w:rPr>
                  <w:b/>
                  <w:bCs/>
                  <w:noProof/>
                  <w:rPrChange w:id="2991" w:author="Orion" w:date="2011-08-03T17:23:00Z">
                    <w:rPr>
                      <w:b/>
                      <w:bCs/>
                      <w:noProof/>
                      <w:lang w:val="en-US"/>
                    </w:rPr>
                  </w:rPrChange>
                </w:rPr>
                <w:t>Foyle, D.C., et al., et al.</w:t>
              </w:r>
              <w:r w:rsidRPr="000A76F4">
                <w:rPr>
                  <w:noProof/>
                  <w:rPrChange w:id="2992" w:author="Orion" w:date="2011-08-03T17:23:00Z">
                    <w:rPr>
                      <w:noProof/>
                      <w:lang w:val="en-US"/>
                    </w:rPr>
                  </w:rPrChange>
                </w:rPr>
                <w:t xml:space="preserve"> </w:t>
              </w:r>
              <w:r>
                <w:rPr>
                  <w:noProof/>
                  <w:lang w:val="en-US"/>
                </w:rPr>
                <w:t>Santa Monica, CA : s.n., 2005. The Human Factors and Ergonomics Society 49th Annual Meeting. pp. 1109-1113.</w:t>
              </w:r>
            </w:p>
            <w:p w14:paraId="731D273E" w14:textId="77777777" w:rsidR="000A76F4" w:rsidRDefault="000A76F4" w:rsidP="000A76F4">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4077768D" w14:textId="77777777" w:rsidR="000A76F4" w:rsidRDefault="000A76F4" w:rsidP="000A76F4">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420BD0F8" w14:textId="77777777" w:rsidR="000A76F4" w:rsidRDefault="000A76F4" w:rsidP="000A76F4">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5A5C9A73" w14:textId="77777777" w:rsidR="000A76F4" w:rsidRDefault="000A76F4" w:rsidP="000A76F4">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2D9E1E3F" w14:textId="77777777" w:rsidR="000A76F4" w:rsidRDefault="000A76F4" w:rsidP="000A76F4">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25FB2304" w14:textId="77777777" w:rsidR="000A76F4" w:rsidRDefault="000A76F4" w:rsidP="000A76F4">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2E7B18E9" w14:textId="77777777" w:rsidR="000A76F4" w:rsidRDefault="000A76F4" w:rsidP="000A76F4">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43776EEC" w14:textId="77777777" w:rsidR="000A76F4" w:rsidRDefault="000A76F4" w:rsidP="000A76F4">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57E72A20" w14:textId="77777777" w:rsidR="000A76F4" w:rsidRDefault="000A76F4" w:rsidP="000A76F4">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p>
            <w:p w14:paraId="5A47F806" w14:textId="77777777" w:rsidR="000A76F4" w:rsidRDefault="000A76F4" w:rsidP="000A76F4">
              <w:pPr>
                <w:pStyle w:val="Bibliography"/>
                <w:rPr>
                  <w:noProof/>
                  <w:lang w:val="en-US"/>
                </w:rPr>
              </w:pPr>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1602D553" w14:textId="77777777" w:rsidR="000A76F4" w:rsidRDefault="000A76F4" w:rsidP="000A76F4">
              <w:pPr>
                <w:pStyle w:val="Bibliography"/>
                <w:rPr>
                  <w:noProof/>
                  <w:lang w:val="en-US"/>
                </w:rPr>
              </w:pPr>
              <w:r>
                <w:rPr>
                  <w:noProof/>
                  <w:lang w:val="en-US"/>
                </w:rPr>
                <w:t xml:space="preserve">25. </w:t>
              </w:r>
              <w:r>
                <w:rPr>
                  <w:b/>
                  <w:bCs/>
                  <w:noProof/>
                  <w:lang w:val="en-US"/>
                </w:rPr>
                <w:t>Calvo, J.A.</w:t>
              </w:r>
              <w:r>
                <w:rPr>
                  <w:noProof/>
                  <w:lang w:val="en-US"/>
                </w:rPr>
                <w:t xml:space="preserve"> </w:t>
              </w:r>
              <w:r>
                <w:rPr>
                  <w:i/>
                  <w:iCs/>
                  <w:noProof/>
                  <w:lang w:val="en-US"/>
                </w:rPr>
                <w:t xml:space="preserve">Fundamentos de Navegación Aérea. </w:t>
              </w:r>
              <w:r>
                <w:rPr>
                  <w:noProof/>
                  <w:lang w:val="en-US"/>
                </w:rPr>
                <w:t>[ed.] Ediciones de la Universidad Autónoma de Madrid. 2003.</w:t>
              </w:r>
            </w:p>
            <w:p w14:paraId="05BE8E26" w14:textId="77777777" w:rsidR="000A76F4" w:rsidRDefault="000A76F4" w:rsidP="000A76F4">
              <w:pPr>
                <w:pStyle w:val="Bibliography"/>
                <w:rPr>
                  <w:noProof/>
                  <w:lang w:val="en-US"/>
                </w:rPr>
              </w:pPr>
              <w:r>
                <w:rPr>
                  <w:noProof/>
                  <w:lang w:val="en-US"/>
                </w:rPr>
                <w:t xml:space="preserve">26. </w:t>
              </w:r>
              <w:r>
                <w:rPr>
                  <w:b/>
                  <w:bCs/>
                  <w:noProof/>
                  <w:lang w:val="en-US"/>
                </w:rPr>
                <w:t>Aeropuertos Españoles y Navegación Aérea (AENA).</w:t>
              </w:r>
              <w:r>
                <w:rPr>
                  <w:noProof/>
                  <w:lang w:val="en-US"/>
                </w:rPr>
                <w:t xml:space="preserve"> Navegación Aérea: Espacio aéreo. [Online] [Cited: September 1, 2011.] http://www.aena.es/csee/Satellite/navegacion-aerea/es/Page/1043396095606/.</w:t>
              </w:r>
            </w:p>
            <w:p w14:paraId="7A5FF5BC" w14:textId="77777777" w:rsidR="000A76F4" w:rsidRDefault="000A76F4" w:rsidP="000A76F4">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4E631466" w14:textId="77777777" w:rsidR="000A76F4" w:rsidRDefault="000A76F4" w:rsidP="000A76F4">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4A12647F" w14:textId="77777777" w:rsidR="000A76F4" w:rsidRDefault="000A76F4" w:rsidP="000A76F4">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3EA63501" w14:textId="77777777" w:rsidR="000A76F4" w:rsidRDefault="000A76F4" w:rsidP="000A76F4">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094C2B2D" w14:textId="77777777" w:rsidR="000A76F4" w:rsidRDefault="000A76F4" w:rsidP="000A76F4">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4A211F95" w14:textId="77777777" w:rsidR="000A76F4" w:rsidRDefault="000A76F4" w:rsidP="000A76F4">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73C586D8" w14:textId="77777777" w:rsidR="000A76F4" w:rsidRDefault="000A76F4" w:rsidP="000A76F4">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7BD30600" w14:textId="77777777" w:rsidR="000A76F4" w:rsidRDefault="000A76F4" w:rsidP="000A76F4">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699A1FD0" w14:textId="77777777" w:rsidR="000A76F4" w:rsidRDefault="000A76F4" w:rsidP="000A76F4">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58C36B77" w14:textId="77777777" w:rsidR="000A76F4" w:rsidRDefault="000A76F4" w:rsidP="000A76F4">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5BFEAC90" w14:textId="77777777" w:rsidR="000A76F4" w:rsidRDefault="000A76F4" w:rsidP="000A76F4">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542F0593" w14:textId="77777777" w:rsidR="000A76F4" w:rsidRDefault="000A76F4" w:rsidP="000A76F4">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2AF5BC82" w14:textId="77777777" w:rsidR="000A76F4" w:rsidRDefault="000A76F4" w:rsidP="000A76F4">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304D947B" w14:textId="77777777" w:rsidR="000A76F4" w:rsidRDefault="000A76F4" w:rsidP="000A76F4">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B45F093" w14:textId="77777777" w:rsidR="000A76F4" w:rsidRDefault="000A76F4" w:rsidP="000A76F4">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352B1297" w14:textId="77777777" w:rsidR="000A76F4" w:rsidRDefault="000A76F4" w:rsidP="000A76F4">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507506DE" w14:textId="77777777" w:rsidR="000A76F4" w:rsidRDefault="000A76F4" w:rsidP="000A76F4">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34954E96" w14:textId="77777777" w:rsidR="000A76F4" w:rsidRDefault="000A76F4" w:rsidP="000A76F4">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5EF4A576" w14:textId="77777777" w:rsidR="000A76F4" w:rsidRDefault="000A76F4" w:rsidP="000A76F4">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6A7C78F4" w14:textId="77777777" w:rsidR="000A76F4" w:rsidRDefault="000A76F4" w:rsidP="000A76F4">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p>
            <w:p w14:paraId="443927B8" w14:textId="77777777" w:rsidR="000A76F4" w:rsidRDefault="000A76F4" w:rsidP="000A76F4">
              <w:pPr>
                <w:pStyle w:val="Bibliography"/>
                <w:rPr>
                  <w:noProof/>
                  <w:lang w:val="en-US"/>
                </w:rPr>
              </w:pPr>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5FB59A14" w14:textId="77777777" w:rsidR="000A76F4" w:rsidRDefault="000A76F4" w:rsidP="000A76F4">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54E4E21B" w14:textId="77777777" w:rsidR="000A76F4" w:rsidRDefault="000A76F4" w:rsidP="000A76F4">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6BC314C6" w14:textId="77777777" w:rsidR="000A76F4" w:rsidRDefault="000A76F4" w:rsidP="000A76F4">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3600F082" w14:textId="77777777" w:rsidR="000A76F4" w:rsidRDefault="000A76F4" w:rsidP="000A76F4">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5D177960" w14:textId="77777777" w:rsidR="000A76F4" w:rsidRDefault="000A76F4" w:rsidP="000A76F4">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68984305" w14:textId="77777777" w:rsidR="000A76F4" w:rsidRDefault="000A76F4" w:rsidP="000A76F4">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34500D47" w14:textId="77777777" w:rsidR="000A76F4" w:rsidRDefault="000A76F4" w:rsidP="000A76F4">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7E1A3D4C" w14:textId="77777777" w:rsidR="000A76F4" w:rsidRDefault="000A76F4" w:rsidP="000A76F4">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4FAE8B03" w14:textId="77777777" w:rsidR="000A76F4" w:rsidRDefault="000A76F4" w:rsidP="000A76F4">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7617DC69" w14:textId="77777777" w:rsidR="000A76F4" w:rsidRDefault="000A76F4" w:rsidP="000A76F4">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0C6F9EAF" w14:textId="77777777" w:rsidR="000A76F4" w:rsidRDefault="000A76F4" w:rsidP="000A76F4">
              <w:pPr>
                <w:pStyle w:val="Bibliography"/>
                <w:rPr>
                  <w:noProof/>
                  <w:lang w:val="en-US"/>
                </w:rPr>
              </w:pPr>
              <w:r>
                <w:rPr>
                  <w:noProof/>
                  <w:lang w:val="en-US"/>
                </w:rPr>
                <w:t xml:space="preserve">58. </w:t>
              </w:r>
              <w:r>
                <w:rPr>
                  <w:b/>
                  <w:bCs/>
                  <w:noProof/>
                  <w:lang w:val="en-US"/>
                </w:rPr>
                <w:t>Gore, B.F.</w:t>
              </w:r>
              <w:r>
                <w:rPr>
                  <w:noProof/>
                  <w:lang w:val="en-US"/>
                </w:rPr>
                <w:t xml:space="preserv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2010.</w:t>
              </w:r>
            </w:p>
            <w:p w14:paraId="312760D7" w14:textId="77777777" w:rsidR="000A76F4" w:rsidRDefault="000A76F4" w:rsidP="000A76F4">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4EBAD399" w14:textId="77777777" w:rsidR="000A76F4" w:rsidRDefault="000A76F4" w:rsidP="000A76F4">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705476F6" w14:textId="77777777" w:rsidR="000A76F4" w:rsidRDefault="000A76F4" w:rsidP="000A76F4">
              <w:pPr>
                <w:pStyle w:val="Bibliography"/>
                <w:rPr>
                  <w:noProof/>
                  <w:lang w:val="en-US"/>
                </w:rPr>
              </w:pPr>
              <w:r>
                <w:rPr>
                  <w:noProof/>
                  <w:lang w:val="en-US"/>
                </w:rPr>
                <w:t>61. Directory of Waypoints in Spain. [Online] [Cited: September 1, 2011.] http://www.fallingrain.com/world/SP/waypoints.html.</w:t>
              </w:r>
            </w:p>
            <w:p w14:paraId="7364A829" w14:textId="77777777" w:rsidR="000A76F4" w:rsidRDefault="000A76F4" w:rsidP="000A76F4">
              <w:pPr>
                <w:pStyle w:val="Bibliography"/>
                <w:rPr>
                  <w:noProof/>
                  <w:lang w:val="en-US"/>
                </w:rPr>
              </w:pPr>
              <w:r>
                <w:rPr>
                  <w:noProof/>
                  <w:lang w:val="en-US"/>
                </w:rPr>
                <w:t>62. Dimensions &amp; key data for A-320. [Online] [Cited: September 1, 2011.] http://www.airbus.com/aircraftfamilies/passengeraircraft/a320family/a320/specifications/#details.</w:t>
              </w:r>
            </w:p>
            <w:p w14:paraId="77942334" w14:textId="77777777" w:rsidR="000A76F4" w:rsidRDefault="000A76F4" w:rsidP="000A76F4">
              <w:pPr>
                <w:pStyle w:val="Bibliography"/>
                <w:rPr>
                  <w:noProof/>
                  <w:lang w:val="en-US"/>
                </w:rPr>
              </w:pPr>
              <w:r>
                <w:rPr>
                  <w:noProof/>
                  <w:lang w:val="en-US"/>
                </w:rPr>
                <w:t xml:space="preserve">63.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09177AE7" w14:textId="77777777" w:rsidR="000A76F4" w:rsidRDefault="000A76F4" w:rsidP="000A76F4">
              <w:pPr>
                <w:pStyle w:val="Bibliography"/>
                <w:rPr>
                  <w:noProof/>
                  <w:lang w:val="en-US"/>
                </w:rPr>
              </w:pPr>
              <w:r>
                <w:rPr>
                  <w:noProof/>
                  <w:lang w:val="en-US"/>
                </w:rPr>
                <w:t xml:space="preserve">64. </w:t>
              </w:r>
              <w:r>
                <w:rPr>
                  <w:b/>
                  <w:bCs/>
                  <w:noProof/>
                  <w:lang w:val="en-US"/>
                </w:rPr>
                <w:t>Iberia Líneas Aéreas de España, S.A.</w:t>
              </w:r>
              <w:r>
                <w:rPr>
                  <w:noProof/>
                  <w:lang w:val="en-US"/>
                </w:rPr>
                <w:t xml:space="preserve"> Flota de Iberia en el Grupo Iberia. [Online] [Cited: September 1, 2011.] http://grupo.iberia.es/portal/site/grupoibe</w:t>
              </w:r>
              <w:r>
                <w:rPr>
                  <w:noProof/>
                  <w:lang w:val="en-US"/>
                </w:rPr>
                <w:lastRenderedPageBreak/>
                <w:t>ria/menuitem.2f3f71d6b9bcb13a485771fbf34e51ca/.</w:t>
              </w:r>
            </w:p>
            <w:p w14:paraId="64D2B0E1" w14:textId="77777777" w:rsidR="000A76F4" w:rsidRDefault="000A76F4" w:rsidP="000A76F4">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01D89417" w14:textId="77777777" w:rsidR="000A76F4" w:rsidRDefault="000A76F4" w:rsidP="000A76F4">
              <w:pPr>
                <w:pStyle w:val="Bibliography"/>
                <w:rPr>
                  <w:noProof/>
                  <w:lang w:val="en-US"/>
                </w:rPr>
              </w:pPr>
              <w:r>
                <w:rPr>
                  <w:noProof/>
                  <w:lang w:val="en-US"/>
                </w:rPr>
                <w:t xml:space="preserve">66. </w:t>
              </w:r>
              <w:r>
                <w:rPr>
                  <w:b/>
                  <w:bCs/>
                  <w:noProof/>
                  <w:lang w:val="en-US"/>
                </w:rPr>
                <w:t>Macal, C.M. and North, M.J.</w:t>
              </w:r>
              <w:r>
                <w:rPr>
                  <w:noProof/>
                  <w:lang w:val="en-US"/>
                </w:rPr>
                <w:t xml:space="preserve"> Tutorial on agent-based modelling and simulation. s.l. : Nature Publishing Group, 2010, Vol. 4, pp. 151-162.</w:t>
              </w:r>
            </w:p>
            <w:p w14:paraId="6CB5DC7E" w14:textId="77777777" w:rsidR="000A76F4" w:rsidRDefault="000A76F4" w:rsidP="000A76F4">
              <w:pPr>
                <w:pStyle w:val="Bibliography"/>
                <w:rPr>
                  <w:noProof/>
                  <w:lang w:val="en-US"/>
                </w:rPr>
              </w:pPr>
              <w:r>
                <w:rPr>
                  <w:noProof/>
                  <w:lang w:val="en-US"/>
                </w:rPr>
                <w:t xml:space="preserve">67.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17D8B913" w14:textId="77777777" w:rsidR="000A76F4" w:rsidRDefault="000A76F4" w:rsidP="000A76F4">
              <w:pPr>
                <w:pStyle w:val="Bibliography"/>
                <w:rPr>
                  <w:noProof/>
                  <w:lang w:val="en-US"/>
                </w:rPr>
              </w:pPr>
              <w:r>
                <w:rPr>
                  <w:noProof/>
                  <w:lang w:val="en-US"/>
                </w:rPr>
                <w:t xml:space="preserve">68. </w:t>
              </w:r>
              <w:r>
                <w:rPr>
                  <w:b/>
                  <w:bCs/>
                  <w:noProof/>
                  <w:lang w:val="en-US"/>
                </w:rPr>
                <w:t>Reenskau, T.M.H.</w:t>
              </w:r>
              <w:r>
                <w:rPr>
                  <w:noProof/>
                  <w:lang w:val="en-US"/>
                </w:rPr>
                <w:t xml:space="preserve"> MVC XEROX PARC 1978-79. [Online] [Cited: September 1, 2011.] http://heim.ifi.uio.no/~trygver/themes/mvc/mvc-index.html.</w:t>
              </w:r>
            </w:p>
            <w:p w14:paraId="7040DCA6" w14:textId="77777777" w:rsidR="000A76F4" w:rsidRDefault="000A76F4" w:rsidP="000A76F4">
              <w:pPr>
                <w:pStyle w:val="Bibliography"/>
                <w:rPr>
                  <w:noProof/>
                  <w:lang w:val="en-US"/>
                </w:rPr>
              </w:pPr>
              <w:r>
                <w:rPr>
                  <w:noProof/>
                  <w:lang w:val="en-US"/>
                </w:rPr>
                <w:t xml:space="preserve">69. </w:t>
              </w:r>
              <w:r>
                <w:rPr>
                  <w:i/>
                  <w:iCs/>
                  <w:noProof/>
                  <w:lang w:val="en-US"/>
                </w:rPr>
                <w:t xml:space="preserve">Quick Prototyping and Simulation with the INGENIAS Agent Framework. </w:t>
              </w:r>
              <w:r>
                <w:rPr>
                  <w:b/>
                  <w:bCs/>
                  <w:noProof/>
                  <w:lang w:val="en-US"/>
                </w:rPr>
                <w:t>Gómez-Sanz, J.J., Rodríguez-Fernández, C. and Pavón, J.</w:t>
              </w:r>
              <w:r>
                <w:rPr>
                  <w:noProof/>
                  <w:lang w:val="en-US"/>
                </w:rPr>
                <w:t xml:space="preserve"> Turin, Italy : s.n., 2009. Proceedings of the Second Multi-Agent Logics, Languages, and Organisations Federated Workshops;.</w:t>
              </w:r>
            </w:p>
            <w:p w14:paraId="035DC8D7" w14:textId="77777777" w:rsidR="000A76F4" w:rsidRDefault="000A76F4" w:rsidP="000A76F4">
              <w:pPr>
                <w:pStyle w:val="Bibliography"/>
                <w:rPr>
                  <w:noProof/>
                  <w:lang w:val="en-US"/>
                </w:rPr>
              </w:pPr>
              <w:r>
                <w:rPr>
                  <w:noProof/>
                  <w:lang w:val="en-US"/>
                </w:rPr>
                <w:t>70. World Wind Java SDK. [Online] [Cited: September 1, 2011.] http://worldwind.arc.nasa.gov/java/.</w:t>
              </w:r>
            </w:p>
            <w:p w14:paraId="3FEE8F63" w14:textId="77777777" w:rsidR="000A76F4" w:rsidRDefault="000A76F4" w:rsidP="000A76F4">
              <w:pPr>
                <w:pStyle w:val="Bibliography"/>
                <w:rPr>
                  <w:noProof/>
                  <w:lang w:val="en-US"/>
                </w:rPr>
              </w:pPr>
              <w:r>
                <w:rPr>
                  <w:noProof/>
                  <w:lang w:val="en-US"/>
                </w:rPr>
                <w:t xml:space="preserve">71.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3DFF940B" w14:textId="77777777" w:rsidR="000A76F4" w:rsidRDefault="000A76F4" w:rsidP="000A76F4">
              <w:pPr>
                <w:pStyle w:val="Bibliography"/>
                <w:rPr>
                  <w:noProof/>
                  <w:lang w:val="en-US"/>
                </w:rPr>
              </w:pPr>
              <w:r>
                <w:rPr>
                  <w:noProof/>
                  <w:lang w:val="en-US"/>
                </w:rPr>
                <w:t xml:space="preserve">72.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10DF43FD" w14:textId="77777777" w:rsidR="000A76F4" w:rsidRDefault="000A76F4" w:rsidP="000A76F4">
              <w:pPr>
                <w:pStyle w:val="Bibliography"/>
                <w:rPr>
                  <w:noProof/>
                  <w:lang w:val="en-US"/>
                </w:rPr>
              </w:pPr>
              <w:r>
                <w:rPr>
                  <w:noProof/>
                  <w:lang w:val="en-US"/>
                </w:rPr>
                <w:t xml:space="preserve">73.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603FFA27" w14:textId="77777777" w:rsidR="000A76F4" w:rsidRDefault="000A76F4" w:rsidP="000A76F4">
              <w:pPr>
                <w:pStyle w:val="Bibliography"/>
                <w:rPr>
                  <w:noProof/>
                  <w:lang w:val="en-US"/>
                </w:rPr>
              </w:pPr>
              <w:r>
                <w:rPr>
                  <w:noProof/>
                  <w:lang w:val="en-US"/>
                </w:rPr>
                <w:t xml:space="preserve">74. </w:t>
              </w:r>
              <w:r>
                <w:rPr>
                  <w:b/>
                  <w:bCs/>
                  <w:noProof/>
                  <w:lang w:val="en-US"/>
                </w:rPr>
                <w:t>Botia, J. A., et al., et al.</w:t>
              </w:r>
              <w:r>
                <w:rPr>
                  <w:noProof/>
                  <w:lang w:val="en-US"/>
                </w:rPr>
                <w:t xml:space="preserve"> The Ingenias Project: Methods and Tool For Developing Multiagent Systems. 2008, pp. 529-534.</w:t>
              </w:r>
            </w:p>
            <w:p w14:paraId="116CA1AF" w14:textId="77777777" w:rsidR="000A76F4" w:rsidRDefault="000A76F4" w:rsidP="000A76F4">
              <w:pPr>
                <w:pStyle w:val="Bibliography"/>
                <w:rPr>
                  <w:noProof/>
                  <w:lang w:val="en-US"/>
                </w:rPr>
              </w:pPr>
              <w:r>
                <w:rPr>
                  <w:noProof/>
                  <w:lang w:val="en-US"/>
                </w:rPr>
                <w:t xml:space="preserve">75.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0A76F4">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2993" w:name="_Toc300138813"/>
      <w:r w:rsidRPr="00BF77B8">
        <w:rPr>
          <w:rFonts w:ascii="Times New Roman" w:eastAsia="SimSun" w:hAnsi="Times New Roman"/>
          <w:bCs/>
          <w:color w:val="auto"/>
          <w:spacing w:val="0"/>
          <w:kern w:val="1"/>
          <w:szCs w:val="52"/>
          <w:lang w:val="en-US"/>
        </w:rPr>
        <w:lastRenderedPageBreak/>
        <w:t>Glosario</w:t>
      </w:r>
      <w:bookmarkEnd w:id="2993"/>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t>Pasillo aéreo</w:t>
      </w:r>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r w:rsidRPr="00CE37D7">
        <w:rPr>
          <w:lang w:val="en-US"/>
        </w:rPr>
        <w:t>Eurocontrol</w:t>
      </w:r>
      <w:r w:rsidRPr="00CE37D7">
        <w:rPr>
          <w:lang w:val="en-US"/>
        </w:rPr>
        <w:tab/>
      </w:r>
      <w:r w:rsidRPr="00CE37D7">
        <w:rPr>
          <w:i/>
          <w:lang w:val="en-US"/>
        </w:rPr>
        <w:t>European Organisation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r w:rsidRPr="00BF77B8">
        <w:rPr>
          <w:i/>
          <w:lang w:val="en-US"/>
        </w:rPr>
        <w:t>HyperText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a Shell for TEAMwork</w:t>
      </w:r>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r w:rsidRPr="00BF77B8">
        <w:rPr>
          <w:lang w:val="en-US"/>
        </w:rPr>
        <w:t>Punto de paso</w:t>
      </w:r>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Web Map Service, Open Geospatial Consortiu</w:t>
      </w:r>
    </w:p>
    <w:p w14:paraId="34417F4F" w14:textId="4056591D" w:rsidR="00917996" w:rsidRDefault="00917996">
      <w:pPr>
        <w:widowControl/>
        <w:suppressAutoHyphens w:val="0"/>
        <w:rPr>
          <w:ins w:id="2994" w:author="Orion" w:date="2011-07-29T15:58:00Z"/>
          <w:rFonts w:ascii="Courier New" w:hAnsi="Courier New" w:cs="Courier New"/>
          <w:lang w:val="en-US"/>
        </w:rPr>
      </w:pPr>
      <w:ins w:id="2995" w:author="Orion" w:date="2011-07-29T15:58:00Z">
        <w:r>
          <w:rPr>
            <w:rFonts w:ascii="Courier New" w:hAnsi="Courier New" w:cs="Courier New"/>
            <w:lang w:val="en-US"/>
          </w:rPr>
          <w:br w:type="page"/>
        </w:r>
      </w:ins>
    </w:p>
    <w:p w14:paraId="5BD14EF8" w14:textId="6E577F97" w:rsidR="0002321F" w:rsidRDefault="00B06AD8">
      <w:pPr>
        <w:pStyle w:val="Heading1"/>
        <w:rPr>
          <w:ins w:id="2996" w:author="Orion" w:date="2011-07-29T16:51:00Z"/>
        </w:rPr>
        <w:pPrChange w:id="2997"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2998" w:name="_Ref299719310"/>
      <w:bookmarkStart w:id="2999" w:name="_Ref299721518"/>
      <w:bookmarkStart w:id="3000" w:name="_Ref299721519"/>
      <w:bookmarkStart w:id="3001" w:name="_Ref299721520"/>
      <w:bookmarkStart w:id="3002" w:name="_Ref299721521"/>
      <w:bookmarkStart w:id="3003" w:name="_Ref299721522"/>
      <w:bookmarkStart w:id="3004" w:name="_Ref299721555"/>
      <w:bookmarkStart w:id="3005" w:name="_Toc300138814"/>
      <w:ins w:id="3006" w:author="Orion" w:date="2011-07-29T15:58:00Z">
        <w:r w:rsidRPr="0039135E">
          <w:rPr>
            <w:rPrChange w:id="3007" w:author="Orion" w:date="2011-07-29T21:10:00Z">
              <w:rPr>
                <w:b/>
                <w:bCs/>
                <w:i w:val="0"/>
                <w:iCs w:val="0"/>
                <w:lang w:val="en-US"/>
              </w:rPr>
            </w:rPrChange>
          </w:rPr>
          <w:lastRenderedPageBreak/>
          <w:t>Ap</w:t>
        </w:r>
      </w:ins>
      <w:ins w:id="3008" w:author="Orion" w:date="2011-07-29T16:53:00Z">
        <w:r w:rsidRPr="0039135E">
          <w:rPr>
            <w:rPrChange w:id="3009" w:author="Orion" w:date="2011-07-29T21:10:00Z">
              <w:rPr>
                <w:b/>
                <w:bCs/>
                <w:i w:val="0"/>
                <w:iCs w:val="0"/>
                <w:lang w:val="en-US"/>
              </w:rPr>
            </w:rPrChange>
          </w:rPr>
          <w:t>é</w:t>
        </w:r>
      </w:ins>
      <w:ins w:id="3010" w:author="Orion" w:date="2011-07-29T15:58:00Z">
        <w:r w:rsidR="00917996" w:rsidRPr="0039135E">
          <w:rPr>
            <w:rPrChange w:id="3011" w:author="Orion" w:date="2011-07-29T21:10:00Z">
              <w:rPr>
                <w:b/>
                <w:bCs/>
                <w:i w:val="0"/>
                <w:iCs w:val="0"/>
                <w:lang w:val="en-US"/>
              </w:rPr>
            </w:rPrChange>
          </w:rPr>
          <w:t>ndi</w:t>
        </w:r>
      </w:ins>
      <w:ins w:id="3012" w:author="Orion" w:date="2011-07-29T16:52:00Z">
        <w:r w:rsidR="003C3626" w:rsidRPr="0039135E">
          <w:rPr>
            <w:rPrChange w:id="3013" w:author="Orion" w:date="2011-07-29T21:10:00Z">
              <w:rPr>
                <w:b/>
                <w:bCs/>
                <w:i w:val="0"/>
                <w:iCs w:val="0"/>
                <w:lang w:val="en-US"/>
              </w:rPr>
            </w:rPrChange>
          </w:rPr>
          <w:t>ce</w:t>
        </w:r>
      </w:ins>
      <w:ins w:id="3014" w:author="Orion" w:date="2011-07-29T15:58:00Z">
        <w:r w:rsidR="00917996" w:rsidRPr="0039135E">
          <w:rPr>
            <w:rPrChange w:id="3015" w:author="Orion" w:date="2011-07-29T21:10:00Z">
              <w:rPr>
                <w:b/>
                <w:bCs/>
                <w:i w:val="0"/>
                <w:iCs w:val="0"/>
                <w:lang w:val="en-US"/>
              </w:rPr>
            </w:rPrChange>
          </w:rPr>
          <w:t xml:space="preserve"> </w:t>
        </w:r>
      </w:ins>
      <w:bookmarkEnd w:id="2998"/>
      <w:ins w:id="3016" w:author="Orion" w:date="2011-07-29T16:14:00Z">
        <w:r w:rsidR="00C901F9" w:rsidRPr="0039135E">
          <w:rPr>
            <w:rPrChange w:id="3017" w:author="Orion" w:date="2011-07-29T21:10:00Z">
              <w:rPr>
                <w:b/>
                <w:bCs/>
                <w:i w:val="0"/>
                <w:iCs w:val="0"/>
                <w:lang w:val="en-US"/>
              </w:rPr>
            </w:rPrChange>
          </w:rPr>
          <w:t>A</w:t>
        </w:r>
      </w:ins>
      <w:bookmarkEnd w:id="2999"/>
      <w:bookmarkEnd w:id="3000"/>
      <w:bookmarkEnd w:id="3001"/>
      <w:bookmarkEnd w:id="3002"/>
      <w:bookmarkEnd w:id="3003"/>
      <w:bookmarkEnd w:id="3004"/>
      <w:bookmarkEnd w:id="3005"/>
    </w:p>
    <w:p w14:paraId="72168359" w14:textId="10342041" w:rsidR="00EC2D90" w:rsidRPr="003514AD" w:rsidRDefault="00EC2D90">
      <w:pPr>
        <w:pStyle w:val="BodyText"/>
        <w:rPr>
          <w:ins w:id="3018" w:author="Orion" w:date="2011-07-29T15:58:00Z"/>
          <w:b/>
          <w:rPrChange w:id="3019" w:author="Orion" w:date="2011-07-29T16:51:00Z">
            <w:rPr>
              <w:ins w:id="3020" w:author="Orion" w:date="2011-07-29T15:58:00Z"/>
              <w:lang w:val="en-US"/>
            </w:rPr>
          </w:rPrChange>
        </w:rPr>
        <w:pPrChange w:id="3021" w:author="Orion" w:date="2011-07-29T16:51:00Z">
          <w:pPr>
            <w:pStyle w:val="Heading6"/>
            <w:keepLines w:val="0"/>
            <w:widowControl/>
            <w:numPr>
              <w:ilvl w:val="5"/>
              <w:numId w:val="13"/>
            </w:numPr>
            <w:tabs>
              <w:tab w:val="left" w:pos="720"/>
            </w:tabs>
            <w:suppressAutoHyphens w:val="0"/>
            <w:spacing w:before="0" w:after="240" w:line="360" w:lineRule="auto"/>
          </w:pPr>
        </w:pPrChange>
      </w:pPr>
      <w:ins w:id="3022" w:author="Orion" w:date="2011-07-29T16:51:00Z">
        <w:r w:rsidRPr="003514AD">
          <w:rPr>
            <w:b/>
            <w:rPrChange w:id="3023" w:author="Orion" w:date="2011-07-29T16:51:00Z">
              <w:rPr/>
            </w:rPrChange>
          </w:rPr>
          <w:t xml:space="preserve">Tabla de IDs de </w:t>
        </w:r>
      </w:ins>
      <w:ins w:id="3024"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025"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026" w:author="Orion" w:date="2011-07-29T16:45:00Z"/>
                <w:rFonts w:ascii="Calibri" w:eastAsia="Times New Roman" w:hAnsi="Calibri" w:cs="Calibri"/>
                <w:color w:val="000000"/>
                <w:kern w:val="0"/>
                <w:sz w:val="22"/>
                <w:szCs w:val="22"/>
                <w:lang w:eastAsia="es-ES" w:bidi="ar-SA"/>
              </w:rPr>
            </w:pPr>
            <w:ins w:id="3027"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028" w:author="Orion" w:date="2011-07-29T16:45:00Z"/>
                <w:rFonts w:ascii="Calibri" w:eastAsia="Times New Roman" w:hAnsi="Calibri" w:cs="Calibri"/>
                <w:color w:val="000000"/>
                <w:kern w:val="0"/>
                <w:sz w:val="22"/>
                <w:szCs w:val="22"/>
                <w:lang w:eastAsia="es-ES" w:bidi="ar-SA"/>
              </w:rPr>
            </w:pPr>
            <w:ins w:id="3029"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030" w:author="Orion" w:date="2011-07-29T16:45:00Z"/>
                <w:rFonts w:ascii="Calibri" w:eastAsia="Times New Roman" w:hAnsi="Calibri" w:cs="Calibri"/>
                <w:color w:val="000000"/>
                <w:kern w:val="0"/>
                <w:sz w:val="22"/>
                <w:szCs w:val="22"/>
                <w:lang w:eastAsia="es-ES" w:bidi="ar-SA"/>
              </w:rPr>
            </w:pPr>
            <w:ins w:id="30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032" w:author="Orion" w:date="2011-07-29T16:45:00Z"/>
                <w:rFonts w:ascii="Calibri" w:eastAsia="Times New Roman" w:hAnsi="Calibri" w:cs="Calibri"/>
                <w:color w:val="000000"/>
                <w:kern w:val="0"/>
                <w:sz w:val="22"/>
                <w:szCs w:val="22"/>
                <w:lang w:eastAsia="es-ES" w:bidi="ar-SA"/>
              </w:rPr>
            </w:pPr>
            <w:ins w:id="3033"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034" w:author="Orion" w:date="2011-07-29T16:45:00Z"/>
                <w:rFonts w:ascii="Calibri" w:eastAsia="Times New Roman" w:hAnsi="Calibri" w:cs="Calibri"/>
                <w:color w:val="000000"/>
                <w:kern w:val="0"/>
                <w:sz w:val="22"/>
                <w:szCs w:val="22"/>
                <w:lang w:eastAsia="es-ES" w:bidi="ar-SA"/>
              </w:rPr>
            </w:pPr>
            <w:ins w:id="3035"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036" w:author="Orion" w:date="2011-07-29T16:45:00Z"/>
                <w:rFonts w:ascii="Calibri" w:eastAsia="Times New Roman" w:hAnsi="Calibri" w:cs="Calibri"/>
                <w:color w:val="000000"/>
                <w:kern w:val="0"/>
                <w:sz w:val="22"/>
                <w:szCs w:val="22"/>
                <w:lang w:eastAsia="es-ES" w:bidi="ar-SA"/>
              </w:rPr>
            </w:pPr>
            <w:ins w:id="30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038" w:author="Orion" w:date="2011-07-29T16:45:00Z"/>
                <w:rFonts w:ascii="Calibri" w:eastAsia="Times New Roman" w:hAnsi="Calibri" w:cs="Calibri"/>
                <w:color w:val="000000"/>
                <w:kern w:val="0"/>
                <w:sz w:val="22"/>
                <w:szCs w:val="22"/>
                <w:lang w:eastAsia="es-ES" w:bidi="ar-SA"/>
              </w:rPr>
            </w:pPr>
            <w:ins w:id="3039"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040" w:author="Orion" w:date="2011-07-29T16:45:00Z"/>
                <w:rFonts w:ascii="Calibri" w:eastAsia="Times New Roman" w:hAnsi="Calibri" w:cs="Calibri"/>
                <w:color w:val="000000"/>
                <w:kern w:val="0"/>
                <w:sz w:val="22"/>
                <w:szCs w:val="22"/>
                <w:lang w:eastAsia="es-ES" w:bidi="ar-SA"/>
              </w:rPr>
            </w:pPr>
            <w:ins w:id="3041"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0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043" w:author="Orion" w:date="2011-07-29T16:45:00Z"/>
                <w:rFonts w:ascii="Calibri" w:eastAsia="Times New Roman" w:hAnsi="Calibri" w:cs="Calibri"/>
                <w:color w:val="000000"/>
                <w:kern w:val="0"/>
                <w:sz w:val="22"/>
                <w:szCs w:val="22"/>
                <w:lang w:eastAsia="es-ES" w:bidi="ar-SA"/>
              </w:rPr>
            </w:pPr>
            <w:ins w:id="3044"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045" w:author="Orion" w:date="2011-07-29T16:45:00Z"/>
                <w:rFonts w:ascii="Calibri" w:eastAsia="Times New Roman" w:hAnsi="Calibri" w:cs="Calibri"/>
                <w:color w:val="000000"/>
                <w:kern w:val="0"/>
                <w:sz w:val="22"/>
                <w:szCs w:val="22"/>
                <w:lang w:eastAsia="es-ES" w:bidi="ar-SA"/>
              </w:rPr>
            </w:pPr>
            <w:ins w:id="3046"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047" w:author="Orion" w:date="2011-07-29T16:45:00Z"/>
                <w:rFonts w:ascii="Calibri" w:eastAsia="Times New Roman" w:hAnsi="Calibri" w:cs="Calibri"/>
                <w:color w:val="000000"/>
                <w:kern w:val="0"/>
                <w:sz w:val="22"/>
                <w:szCs w:val="22"/>
                <w:lang w:eastAsia="es-ES" w:bidi="ar-SA"/>
              </w:rPr>
            </w:pPr>
            <w:ins w:id="30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049" w:author="Orion" w:date="2011-07-29T16:45:00Z"/>
                <w:rFonts w:ascii="Calibri" w:eastAsia="Times New Roman" w:hAnsi="Calibri" w:cs="Calibri"/>
                <w:color w:val="000000"/>
                <w:kern w:val="0"/>
                <w:sz w:val="22"/>
                <w:szCs w:val="22"/>
                <w:lang w:eastAsia="es-ES" w:bidi="ar-SA"/>
              </w:rPr>
            </w:pPr>
            <w:ins w:id="3050"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051" w:author="Orion" w:date="2011-07-29T16:45:00Z"/>
                <w:rFonts w:ascii="Calibri" w:eastAsia="Times New Roman" w:hAnsi="Calibri" w:cs="Calibri"/>
                <w:color w:val="000000"/>
                <w:kern w:val="0"/>
                <w:sz w:val="22"/>
                <w:szCs w:val="22"/>
                <w:lang w:eastAsia="es-ES" w:bidi="ar-SA"/>
              </w:rPr>
            </w:pPr>
            <w:ins w:id="3052"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053" w:author="Orion" w:date="2011-07-29T16:45:00Z"/>
                <w:rFonts w:ascii="Calibri" w:eastAsia="Times New Roman" w:hAnsi="Calibri" w:cs="Calibri"/>
                <w:color w:val="000000"/>
                <w:kern w:val="0"/>
                <w:sz w:val="22"/>
                <w:szCs w:val="22"/>
                <w:lang w:eastAsia="es-ES" w:bidi="ar-SA"/>
              </w:rPr>
            </w:pPr>
            <w:ins w:id="30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055" w:author="Orion" w:date="2011-07-29T16:45:00Z"/>
                <w:rFonts w:ascii="Calibri" w:eastAsia="Times New Roman" w:hAnsi="Calibri" w:cs="Calibri"/>
                <w:color w:val="000000"/>
                <w:kern w:val="0"/>
                <w:sz w:val="22"/>
                <w:szCs w:val="22"/>
                <w:lang w:eastAsia="es-ES" w:bidi="ar-SA"/>
              </w:rPr>
            </w:pPr>
            <w:ins w:id="3056"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057" w:author="Orion" w:date="2011-07-29T16:45:00Z"/>
                <w:rFonts w:ascii="Calibri" w:eastAsia="Times New Roman" w:hAnsi="Calibri" w:cs="Calibri"/>
                <w:color w:val="000000"/>
                <w:kern w:val="0"/>
                <w:sz w:val="22"/>
                <w:szCs w:val="22"/>
                <w:lang w:eastAsia="es-ES" w:bidi="ar-SA"/>
              </w:rPr>
            </w:pPr>
            <w:ins w:id="3058"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0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060" w:author="Orion" w:date="2011-07-29T16:45:00Z"/>
                <w:rFonts w:ascii="Calibri" w:eastAsia="Times New Roman" w:hAnsi="Calibri" w:cs="Calibri"/>
                <w:color w:val="000000"/>
                <w:kern w:val="0"/>
                <w:sz w:val="22"/>
                <w:szCs w:val="22"/>
                <w:lang w:eastAsia="es-ES" w:bidi="ar-SA"/>
              </w:rPr>
            </w:pPr>
            <w:ins w:id="3061"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062" w:author="Orion" w:date="2011-07-29T16:45:00Z"/>
                <w:rFonts w:ascii="Calibri" w:eastAsia="Times New Roman" w:hAnsi="Calibri" w:cs="Calibri"/>
                <w:color w:val="000000"/>
                <w:kern w:val="0"/>
                <w:sz w:val="22"/>
                <w:szCs w:val="22"/>
                <w:lang w:eastAsia="es-ES" w:bidi="ar-SA"/>
              </w:rPr>
            </w:pPr>
            <w:ins w:id="3063"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064" w:author="Orion" w:date="2011-07-29T16:45:00Z"/>
                <w:rFonts w:ascii="Calibri" w:eastAsia="Times New Roman" w:hAnsi="Calibri" w:cs="Calibri"/>
                <w:color w:val="000000"/>
                <w:kern w:val="0"/>
                <w:sz w:val="22"/>
                <w:szCs w:val="22"/>
                <w:lang w:eastAsia="es-ES" w:bidi="ar-SA"/>
              </w:rPr>
            </w:pPr>
            <w:ins w:id="30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066" w:author="Orion" w:date="2011-07-29T16:45:00Z"/>
                <w:rFonts w:ascii="Calibri" w:eastAsia="Times New Roman" w:hAnsi="Calibri" w:cs="Calibri"/>
                <w:color w:val="000000"/>
                <w:kern w:val="0"/>
                <w:sz w:val="22"/>
                <w:szCs w:val="22"/>
                <w:lang w:eastAsia="es-ES" w:bidi="ar-SA"/>
              </w:rPr>
            </w:pPr>
            <w:ins w:id="3067"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068" w:author="Orion" w:date="2011-07-29T16:45:00Z"/>
                <w:rFonts w:ascii="Calibri" w:eastAsia="Times New Roman" w:hAnsi="Calibri" w:cs="Calibri"/>
                <w:color w:val="000000"/>
                <w:kern w:val="0"/>
                <w:sz w:val="22"/>
                <w:szCs w:val="22"/>
                <w:lang w:eastAsia="es-ES" w:bidi="ar-SA"/>
              </w:rPr>
            </w:pPr>
            <w:ins w:id="3069"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070" w:author="Orion" w:date="2011-07-29T16:45:00Z"/>
                <w:rFonts w:ascii="Calibri" w:eastAsia="Times New Roman" w:hAnsi="Calibri" w:cs="Calibri"/>
                <w:color w:val="000000"/>
                <w:kern w:val="0"/>
                <w:sz w:val="22"/>
                <w:szCs w:val="22"/>
                <w:lang w:eastAsia="es-ES" w:bidi="ar-SA"/>
              </w:rPr>
            </w:pPr>
            <w:ins w:id="30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072" w:author="Orion" w:date="2011-07-29T16:45:00Z"/>
                <w:rFonts w:ascii="Calibri" w:eastAsia="Times New Roman" w:hAnsi="Calibri" w:cs="Calibri"/>
                <w:color w:val="000000"/>
                <w:kern w:val="0"/>
                <w:sz w:val="22"/>
                <w:szCs w:val="22"/>
                <w:lang w:eastAsia="es-ES" w:bidi="ar-SA"/>
              </w:rPr>
            </w:pPr>
            <w:ins w:id="3073"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074" w:author="Orion" w:date="2011-07-29T16:45:00Z"/>
                <w:rFonts w:ascii="Calibri" w:eastAsia="Times New Roman" w:hAnsi="Calibri" w:cs="Calibri"/>
                <w:color w:val="000000"/>
                <w:kern w:val="0"/>
                <w:sz w:val="22"/>
                <w:szCs w:val="22"/>
                <w:lang w:eastAsia="es-ES" w:bidi="ar-SA"/>
              </w:rPr>
            </w:pPr>
            <w:ins w:id="3075"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0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077" w:author="Orion" w:date="2011-07-29T16:45:00Z"/>
                <w:rFonts w:ascii="Calibri" w:eastAsia="Times New Roman" w:hAnsi="Calibri" w:cs="Calibri"/>
                <w:color w:val="000000"/>
                <w:kern w:val="0"/>
                <w:sz w:val="22"/>
                <w:szCs w:val="22"/>
                <w:lang w:eastAsia="es-ES" w:bidi="ar-SA"/>
              </w:rPr>
            </w:pPr>
            <w:ins w:id="3078"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079" w:author="Orion" w:date="2011-07-29T16:45:00Z"/>
                <w:rFonts w:ascii="Calibri" w:eastAsia="Times New Roman" w:hAnsi="Calibri" w:cs="Calibri"/>
                <w:color w:val="000000"/>
                <w:kern w:val="0"/>
                <w:sz w:val="22"/>
                <w:szCs w:val="22"/>
                <w:lang w:eastAsia="es-ES" w:bidi="ar-SA"/>
              </w:rPr>
            </w:pPr>
            <w:ins w:id="3080"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081" w:author="Orion" w:date="2011-07-29T16:45:00Z"/>
                <w:rFonts w:ascii="Calibri" w:eastAsia="Times New Roman" w:hAnsi="Calibri" w:cs="Calibri"/>
                <w:color w:val="000000"/>
                <w:kern w:val="0"/>
                <w:sz w:val="22"/>
                <w:szCs w:val="22"/>
                <w:lang w:eastAsia="es-ES" w:bidi="ar-SA"/>
              </w:rPr>
            </w:pPr>
            <w:ins w:id="30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083" w:author="Orion" w:date="2011-07-29T16:45:00Z"/>
                <w:rFonts w:ascii="Calibri" w:eastAsia="Times New Roman" w:hAnsi="Calibri" w:cs="Calibri"/>
                <w:color w:val="000000"/>
                <w:kern w:val="0"/>
                <w:sz w:val="22"/>
                <w:szCs w:val="22"/>
                <w:lang w:eastAsia="es-ES" w:bidi="ar-SA"/>
              </w:rPr>
            </w:pPr>
            <w:ins w:id="3084"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085" w:author="Orion" w:date="2011-07-29T16:45:00Z"/>
                <w:rFonts w:ascii="Calibri" w:eastAsia="Times New Roman" w:hAnsi="Calibri" w:cs="Calibri"/>
                <w:color w:val="000000"/>
                <w:kern w:val="0"/>
                <w:sz w:val="22"/>
                <w:szCs w:val="22"/>
                <w:lang w:eastAsia="es-ES" w:bidi="ar-SA"/>
              </w:rPr>
            </w:pPr>
            <w:ins w:id="3086"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087" w:author="Orion" w:date="2011-07-29T16:45:00Z"/>
                <w:rFonts w:ascii="Calibri" w:eastAsia="Times New Roman" w:hAnsi="Calibri" w:cs="Calibri"/>
                <w:color w:val="000000"/>
                <w:kern w:val="0"/>
                <w:sz w:val="22"/>
                <w:szCs w:val="22"/>
                <w:lang w:eastAsia="es-ES" w:bidi="ar-SA"/>
              </w:rPr>
            </w:pPr>
            <w:ins w:id="30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089" w:author="Orion" w:date="2011-07-29T16:45:00Z"/>
                <w:rFonts w:ascii="Calibri" w:eastAsia="Times New Roman" w:hAnsi="Calibri" w:cs="Calibri"/>
                <w:color w:val="000000"/>
                <w:kern w:val="0"/>
                <w:sz w:val="22"/>
                <w:szCs w:val="22"/>
                <w:lang w:eastAsia="es-ES" w:bidi="ar-SA"/>
              </w:rPr>
            </w:pPr>
            <w:ins w:id="3090"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091" w:author="Orion" w:date="2011-07-29T16:45:00Z"/>
                <w:rFonts w:ascii="Calibri" w:eastAsia="Times New Roman" w:hAnsi="Calibri" w:cs="Calibri"/>
                <w:color w:val="000000"/>
                <w:kern w:val="0"/>
                <w:sz w:val="22"/>
                <w:szCs w:val="22"/>
                <w:lang w:eastAsia="es-ES" w:bidi="ar-SA"/>
              </w:rPr>
            </w:pPr>
            <w:ins w:id="3092"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0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094" w:author="Orion" w:date="2011-07-29T16:45:00Z"/>
                <w:rFonts w:ascii="Calibri" w:eastAsia="Times New Roman" w:hAnsi="Calibri" w:cs="Calibri"/>
                <w:color w:val="000000"/>
                <w:kern w:val="0"/>
                <w:sz w:val="22"/>
                <w:szCs w:val="22"/>
                <w:lang w:eastAsia="es-ES" w:bidi="ar-SA"/>
              </w:rPr>
            </w:pPr>
            <w:ins w:id="3095"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096" w:author="Orion" w:date="2011-07-29T16:45:00Z"/>
                <w:rFonts w:ascii="Calibri" w:eastAsia="Times New Roman" w:hAnsi="Calibri" w:cs="Calibri"/>
                <w:color w:val="000000"/>
                <w:kern w:val="0"/>
                <w:sz w:val="22"/>
                <w:szCs w:val="22"/>
                <w:lang w:eastAsia="es-ES" w:bidi="ar-SA"/>
              </w:rPr>
            </w:pPr>
            <w:ins w:id="3097"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098" w:author="Orion" w:date="2011-07-29T16:45:00Z"/>
                <w:rFonts w:ascii="Calibri" w:eastAsia="Times New Roman" w:hAnsi="Calibri" w:cs="Calibri"/>
                <w:color w:val="000000"/>
                <w:kern w:val="0"/>
                <w:sz w:val="22"/>
                <w:szCs w:val="22"/>
                <w:lang w:eastAsia="es-ES" w:bidi="ar-SA"/>
              </w:rPr>
            </w:pPr>
            <w:ins w:id="30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100" w:author="Orion" w:date="2011-07-29T16:45:00Z"/>
                <w:rFonts w:ascii="Calibri" w:eastAsia="Times New Roman" w:hAnsi="Calibri" w:cs="Calibri"/>
                <w:color w:val="000000"/>
                <w:kern w:val="0"/>
                <w:sz w:val="22"/>
                <w:szCs w:val="22"/>
                <w:lang w:eastAsia="es-ES" w:bidi="ar-SA"/>
              </w:rPr>
            </w:pPr>
            <w:ins w:id="3101"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102" w:author="Orion" w:date="2011-07-29T16:45:00Z"/>
                <w:rFonts w:ascii="Calibri" w:eastAsia="Times New Roman" w:hAnsi="Calibri" w:cs="Calibri"/>
                <w:color w:val="000000"/>
                <w:kern w:val="0"/>
                <w:sz w:val="22"/>
                <w:szCs w:val="22"/>
                <w:lang w:eastAsia="es-ES" w:bidi="ar-SA"/>
              </w:rPr>
            </w:pPr>
            <w:ins w:id="3103"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104" w:author="Orion" w:date="2011-07-29T16:45:00Z"/>
                <w:rFonts w:ascii="Calibri" w:eastAsia="Times New Roman" w:hAnsi="Calibri" w:cs="Calibri"/>
                <w:color w:val="000000"/>
                <w:kern w:val="0"/>
                <w:sz w:val="22"/>
                <w:szCs w:val="22"/>
                <w:lang w:eastAsia="es-ES" w:bidi="ar-SA"/>
              </w:rPr>
            </w:pPr>
            <w:ins w:id="31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106" w:author="Orion" w:date="2011-07-29T16:45:00Z"/>
                <w:rFonts w:ascii="Calibri" w:eastAsia="Times New Roman" w:hAnsi="Calibri" w:cs="Calibri"/>
                <w:color w:val="000000"/>
                <w:kern w:val="0"/>
                <w:sz w:val="22"/>
                <w:szCs w:val="22"/>
                <w:lang w:eastAsia="es-ES" w:bidi="ar-SA"/>
              </w:rPr>
            </w:pPr>
            <w:ins w:id="3107"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108" w:author="Orion" w:date="2011-07-29T16:45:00Z"/>
                <w:rFonts w:ascii="Calibri" w:eastAsia="Times New Roman" w:hAnsi="Calibri" w:cs="Calibri"/>
                <w:color w:val="000000"/>
                <w:kern w:val="0"/>
                <w:sz w:val="22"/>
                <w:szCs w:val="22"/>
                <w:lang w:eastAsia="es-ES" w:bidi="ar-SA"/>
              </w:rPr>
            </w:pPr>
            <w:ins w:id="3109"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1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111" w:author="Orion" w:date="2011-07-29T16:45:00Z"/>
                <w:rFonts w:ascii="Calibri" w:eastAsia="Times New Roman" w:hAnsi="Calibri" w:cs="Calibri"/>
                <w:color w:val="000000"/>
                <w:kern w:val="0"/>
                <w:sz w:val="22"/>
                <w:szCs w:val="22"/>
                <w:lang w:eastAsia="es-ES" w:bidi="ar-SA"/>
              </w:rPr>
            </w:pPr>
            <w:ins w:id="3112"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113" w:author="Orion" w:date="2011-07-29T16:45:00Z"/>
                <w:rFonts w:ascii="Calibri" w:eastAsia="Times New Roman" w:hAnsi="Calibri" w:cs="Calibri"/>
                <w:color w:val="000000"/>
                <w:kern w:val="0"/>
                <w:sz w:val="22"/>
                <w:szCs w:val="22"/>
                <w:lang w:eastAsia="es-ES" w:bidi="ar-SA"/>
              </w:rPr>
            </w:pPr>
            <w:ins w:id="3114"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115" w:author="Orion" w:date="2011-07-29T16:45:00Z"/>
                <w:rFonts w:ascii="Calibri" w:eastAsia="Times New Roman" w:hAnsi="Calibri" w:cs="Calibri"/>
                <w:color w:val="000000"/>
                <w:kern w:val="0"/>
                <w:sz w:val="22"/>
                <w:szCs w:val="22"/>
                <w:lang w:eastAsia="es-ES" w:bidi="ar-SA"/>
              </w:rPr>
            </w:pPr>
            <w:ins w:id="31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117" w:author="Orion" w:date="2011-07-29T16:45:00Z"/>
                <w:rFonts w:ascii="Calibri" w:eastAsia="Times New Roman" w:hAnsi="Calibri" w:cs="Calibri"/>
                <w:color w:val="000000"/>
                <w:kern w:val="0"/>
                <w:sz w:val="22"/>
                <w:szCs w:val="22"/>
                <w:lang w:eastAsia="es-ES" w:bidi="ar-SA"/>
              </w:rPr>
            </w:pPr>
            <w:ins w:id="3118"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119" w:author="Orion" w:date="2011-07-29T16:45:00Z"/>
                <w:rFonts w:ascii="Calibri" w:eastAsia="Times New Roman" w:hAnsi="Calibri" w:cs="Calibri"/>
                <w:color w:val="000000"/>
                <w:kern w:val="0"/>
                <w:sz w:val="22"/>
                <w:szCs w:val="22"/>
                <w:lang w:eastAsia="es-ES" w:bidi="ar-SA"/>
              </w:rPr>
            </w:pPr>
            <w:ins w:id="3120"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121" w:author="Orion" w:date="2011-07-29T16:45:00Z"/>
                <w:rFonts w:ascii="Calibri" w:eastAsia="Times New Roman" w:hAnsi="Calibri" w:cs="Calibri"/>
                <w:color w:val="000000"/>
                <w:kern w:val="0"/>
                <w:sz w:val="22"/>
                <w:szCs w:val="22"/>
                <w:lang w:eastAsia="es-ES" w:bidi="ar-SA"/>
              </w:rPr>
            </w:pPr>
            <w:ins w:id="31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123" w:author="Orion" w:date="2011-07-29T16:45:00Z"/>
                <w:rFonts w:ascii="Calibri" w:eastAsia="Times New Roman" w:hAnsi="Calibri" w:cs="Calibri"/>
                <w:color w:val="000000"/>
                <w:kern w:val="0"/>
                <w:sz w:val="22"/>
                <w:szCs w:val="22"/>
                <w:lang w:eastAsia="es-ES" w:bidi="ar-SA"/>
              </w:rPr>
            </w:pPr>
            <w:ins w:id="3124"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125" w:author="Orion" w:date="2011-07-29T16:45:00Z"/>
                <w:rFonts w:ascii="Calibri" w:eastAsia="Times New Roman" w:hAnsi="Calibri" w:cs="Calibri"/>
                <w:color w:val="000000"/>
                <w:kern w:val="0"/>
                <w:sz w:val="22"/>
                <w:szCs w:val="22"/>
                <w:lang w:eastAsia="es-ES" w:bidi="ar-SA"/>
              </w:rPr>
            </w:pPr>
            <w:ins w:id="3126"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1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128" w:author="Orion" w:date="2011-07-29T16:45:00Z"/>
                <w:rFonts w:ascii="Calibri" w:eastAsia="Times New Roman" w:hAnsi="Calibri" w:cs="Calibri"/>
                <w:color w:val="000000"/>
                <w:kern w:val="0"/>
                <w:sz w:val="22"/>
                <w:szCs w:val="22"/>
                <w:lang w:eastAsia="es-ES" w:bidi="ar-SA"/>
              </w:rPr>
            </w:pPr>
            <w:ins w:id="3129"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130" w:author="Orion" w:date="2011-07-29T16:45:00Z"/>
                <w:rFonts w:ascii="Calibri" w:eastAsia="Times New Roman" w:hAnsi="Calibri" w:cs="Calibri"/>
                <w:color w:val="000000"/>
                <w:kern w:val="0"/>
                <w:sz w:val="22"/>
                <w:szCs w:val="22"/>
                <w:lang w:eastAsia="es-ES" w:bidi="ar-SA"/>
              </w:rPr>
            </w:pPr>
            <w:ins w:id="3131"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132" w:author="Orion" w:date="2011-07-29T16:45:00Z"/>
                <w:rFonts w:ascii="Calibri" w:eastAsia="Times New Roman" w:hAnsi="Calibri" w:cs="Calibri"/>
                <w:color w:val="000000"/>
                <w:kern w:val="0"/>
                <w:sz w:val="22"/>
                <w:szCs w:val="22"/>
                <w:lang w:eastAsia="es-ES" w:bidi="ar-SA"/>
              </w:rPr>
            </w:pPr>
            <w:ins w:id="31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134" w:author="Orion" w:date="2011-07-29T16:45:00Z"/>
                <w:rFonts w:ascii="Calibri" w:eastAsia="Times New Roman" w:hAnsi="Calibri" w:cs="Calibri"/>
                <w:color w:val="000000"/>
                <w:kern w:val="0"/>
                <w:sz w:val="22"/>
                <w:szCs w:val="22"/>
                <w:lang w:eastAsia="es-ES" w:bidi="ar-SA"/>
              </w:rPr>
            </w:pPr>
            <w:ins w:id="3135"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136" w:author="Orion" w:date="2011-07-29T16:45:00Z"/>
                <w:rFonts w:ascii="Calibri" w:eastAsia="Times New Roman" w:hAnsi="Calibri" w:cs="Calibri"/>
                <w:color w:val="000000"/>
                <w:kern w:val="0"/>
                <w:sz w:val="22"/>
                <w:szCs w:val="22"/>
                <w:lang w:eastAsia="es-ES" w:bidi="ar-SA"/>
              </w:rPr>
            </w:pPr>
            <w:ins w:id="3137"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138" w:author="Orion" w:date="2011-07-29T16:45:00Z"/>
                <w:rFonts w:ascii="Calibri" w:eastAsia="Times New Roman" w:hAnsi="Calibri" w:cs="Calibri"/>
                <w:color w:val="000000"/>
                <w:kern w:val="0"/>
                <w:sz w:val="22"/>
                <w:szCs w:val="22"/>
                <w:lang w:eastAsia="es-ES" w:bidi="ar-SA"/>
              </w:rPr>
            </w:pPr>
            <w:ins w:id="31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140" w:author="Orion" w:date="2011-07-29T16:45:00Z"/>
                <w:rFonts w:ascii="Calibri" w:eastAsia="Times New Roman" w:hAnsi="Calibri" w:cs="Calibri"/>
                <w:color w:val="000000"/>
                <w:kern w:val="0"/>
                <w:sz w:val="22"/>
                <w:szCs w:val="22"/>
                <w:lang w:eastAsia="es-ES" w:bidi="ar-SA"/>
              </w:rPr>
            </w:pPr>
            <w:ins w:id="3141"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142" w:author="Orion" w:date="2011-07-29T16:45:00Z"/>
                <w:rFonts w:ascii="Calibri" w:eastAsia="Times New Roman" w:hAnsi="Calibri" w:cs="Calibri"/>
                <w:color w:val="000000"/>
                <w:kern w:val="0"/>
                <w:sz w:val="22"/>
                <w:szCs w:val="22"/>
                <w:lang w:eastAsia="es-ES" w:bidi="ar-SA"/>
              </w:rPr>
            </w:pPr>
            <w:ins w:id="3143"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1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145" w:author="Orion" w:date="2011-07-29T16:45:00Z"/>
                <w:rFonts w:ascii="Calibri" w:eastAsia="Times New Roman" w:hAnsi="Calibri" w:cs="Calibri"/>
                <w:color w:val="000000"/>
                <w:kern w:val="0"/>
                <w:sz w:val="22"/>
                <w:szCs w:val="22"/>
                <w:lang w:eastAsia="es-ES" w:bidi="ar-SA"/>
              </w:rPr>
            </w:pPr>
            <w:ins w:id="3146"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147" w:author="Orion" w:date="2011-07-29T16:45:00Z"/>
                <w:rFonts w:ascii="Calibri" w:eastAsia="Times New Roman" w:hAnsi="Calibri" w:cs="Calibri"/>
                <w:color w:val="000000"/>
                <w:kern w:val="0"/>
                <w:sz w:val="22"/>
                <w:szCs w:val="22"/>
                <w:lang w:eastAsia="es-ES" w:bidi="ar-SA"/>
              </w:rPr>
            </w:pPr>
            <w:ins w:id="3148"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149" w:author="Orion" w:date="2011-07-29T16:45:00Z"/>
                <w:rFonts w:ascii="Calibri" w:eastAsia="Times New Roman" w:hAnsi="Calibri" w:cs="Calibri"/>
                <w:color w:val="000000"/>
                <w:kern w:val="0"/>
                <w:sz w:val="22"/>
                <w:szCs w:val="22"/>
                <w:lang w:eastAsia="es-ES" w:bidi="ar-SA"/>
              </w:rPr>
            </w:pPr>
            <w:ins w:id="31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151" w:author="Orion" w:date="2011-07-29T16:45:00Z"/>
                <w:rFonts w:ascii="Calibri" w:eastAsia="Times New Roman" w:hAnsi="Calibri" w:cs="Calibri"/>
                <w:color w:val="000000"/>
                <w:kern w:val="0"/>
                <w:sz w:val="22"/>
                <w:szCs w:val="22"/>
                <w:lang w:eastAsia="es-ES" w:bidi="ar-SA"/>
              </w:rPr>
            </w:pPr>
            <w:ins w:id="3152"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153" w:author="Orion" w:date="2011-07-29T16:45:00Z"/>
                <w:rFonts w:ascii="Calibri" w:eastAsia="Times New Roman" w:hAnsi="Calibri" w:cs="Calibri"/>
                <w:color w:val="000000"/>
                <w:kern w:val="0"/>
                <w:sz w:val="22"/>
                <w:szCs w:val="22"/>
                <w:lang w:eastAsia="es-ES" w:bidi="ar-SA"/>
              </w:rPr>
            </w:pPr>
            <w:ins w:id="3154"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155" w:author="Orion" w:date="2011-07-29T16:45:00Z"/>
                <w:rFonts w:ascii="Calibri" w:eastAsia="Times New Roman" w:hAnsi="Calibri" w:cs="Calibri"/>
                <w:color w:val="000000"/>
                <w:kern w:val="0"/>
                <w:sz w:val="22"/>
                <w:szCs w:val="22"/>
                <w:lang w:eastAsia="es-ES" w:bidi="ar-SA"/>
              </w:rPr>
            </w:pPr>
            <w:ins w:id="31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157" w:author="Orion" w:date="2011-07-29T16:45:00Z"/>
                <w:rFonts w:ascii="Calibri" w:eastAsia="Times New Roman" w:hAnsi="Calibri" w:cs="Calibri"/>
                <w:color w:val="000000"/>
                <w:kern w:val="0"/>
                <w:sz w:val="22"/>
                <w:szCs w:val="22"/>
                <w:lang w:eastAsia="es-ES" w:bidi="ar-SA"/>
              </w:rPr>
            </w:pPr>
            <w:ins w:id="3158"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159" w:author="Orion" w:date="2011-07-29T16:45:00Z"/>
                <w:rFonts w:ascii="Calibri" w:eastAsia="Times New Roman" w:hAnsi="Calibri" w:cs="Calibri"/>
                <w:color w:val="000000"/>
                <w:kern w:val="0"/>
                <w:sz w:val="22"/>
                <w:szCs w:val="22"/>
                <w:lang w:eastAsia="es-ES" w:bidi="ar-SA"/>
              </w:rPr>
            </w:pPr>
            <w:ins w:id="3160"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1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162" w:author="Orion" w:date="2011-07-29T16:45:00Z"/>
                <w:rFonts w:ascii="Calibri" w:eastAsia="Times New Roman" w:hAnsi="Calibri" w:cs="Calibri"/>
                <w:color w:val="000000"/>
                <w:kern w:val="0"/>
                <w:sz w:val="22"/>
                <w:szCs w:val="22"/>
                <w:lang w:eastAsia="es-ES" w:bidi="ar-SA"/>
              </w:rPr>
            </w:pPr>
            <w:ins w:id="3163"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164" w:author="Orion" w:date="2011-07-29T16:45:00Z"/>
                <w:rFonts w:ascii="Calibri" w:eastAsia="Times New Roman" w:hAnsi="Calibri" w:cs="Calibri"/>
                <w:color w:val="000000"/>
                <w:kern w:val="0"/>
                <w:sz w:val="22"/>
                <w:szCs w:val="22"/>
                <w:lang w:eastAsia="es-ES" w:bidi="ar-SA"/>
              </w:rPr>
            </w:pPr>
            <w:ins w:id="3165"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166" w:author="Orion" w:date="2011-07-29T16:45:00Z"/>
                <w:rFonts w:ascii="Calibri" w:eastAsia="Times New Roman" w:hAnsi="Calibri" w:cs="Calibri"/>
                <w:color w:val="000000"/>
                <w:kern w:val="0"/>
                <w:sz w:val="22"/>
                <w:szCs w:val="22"/>
                <w:lang w:eastAsia="es-ES" w:bidi="ar-SA"/>
              </w:rPr>
            </w:pPr>
            <w:ins w:id="31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168" w:author="Orion" w:date="2011-07-29T16:45:00Z"/>
                <w:rFonts w:ascii="Calibri" w:eastAsia="Times New Roman" w:hAnsi="Calibri" w:cs="Calibri"/>
                <w:color w:val="000000"/>
                <w:kern w:val="0"/>
                <w:sz w:val="22"/>
                <w:szCs w:val="22"/>
                <w:lang w:eastAsia="es-ES" w:bidi="ar-SA"/>
              </w:rPr>
            </w:pPr>
            <w:ins w:id="3169"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170" w:author="Orion" w:date="2011-07-29T16:45:00Z"/>
                <w:rFonts w:ascii="Calibri" w:eastAsia="Times New Roman" w:hAnsi="Calibri" w:cs="Calibri"/>
                <w:color w:val="000000"/>
                <w:kern w:val="0"/>
                <w:sz w:val="22"/>
                <w:szCs w:val="22"/>
                <w:lang w:eastAsia="es-ES" w:bidi="ar-SA"/>
              </w:rPr>
            </w:pPr>
            <w:ins w:id="3171"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172" w:author="Orion" w:date="2011-07-29T16:45:00Z"/>
                <w:rFonts w:ascii="Calibri" w:eastAsia="Times New Roman" w:hAnsi="Calibri" w:cs="Calibri"/>
                <w:color w:val="000000"/>
                <w:kern w:val="0"/>
                <w:sz w:val="22"/>
                <w:szCs w:val="22"/>
                <w:lang w:eastAsia="es-ES" w:bidi="ar-SA"/>
              </w:rPr>
            </w:pPr>
            <w:ins w:id="31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174" w:author="Orion" w:date="2011-07-29T16:45:00Z"/>
                <w:rFonts w:ascii="Calibri" w:eastAsia="Times New Roman" w:hAnsi="Calibri" w:cs="Calibri"/>
                <w:color w:val="000000"/>
                <w:kern w:val="0"/>
                <w:sz w:val="22"/>
                <w:szCs w:val="22"/>
                <w:lang w:eastAsia="es-ES" w:bidi="ar-SA"/>
              </w:rPr>
            </w:pPr>
            <w:ins w:id="3175"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176" w:author="Orion" w:date="2011-07-29T16:45:00Z"/>
                <w:rFonts w:ascii="Calibri" w:eastAsia="Times New Roman" w:hAnsi="Calibri" w:cs="Calibri"/>
                <w:color w:val="000000"/>
                <w:kern w:val="0"/>
                <w:sz w:val="22"/>
                <w:szCs w:val="22"/>
                <w:lang w:eastAsia="es-ES" w:bidi="ar-SA"/>
              </w:rPr>
            </w:pPr>
            <w:ins w:id="3177"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1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179" w:author="Orion" w:date="2011-07-29T16:45:00Z"/>
                <w:rFonts w:ascii="Calibri" w:eastAsia="Times New Roman" w:hAnsi="Calibri" w:cs="Calibri"/>
                <w:color w:val="000000"/>
                <w:kern w:val="0"/>
                <w:sz w:val="22"/>
                <w:szCs w:val="22"/>
                <w:lang w:eastAsia="es-ES" w:bidi="ar-SA"/>
              </w:rPr>
            </w:pPr>
            <w:ins w:id="3180"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181" w:author="Orion" w:date="2011-07-29T16:45:00Z"/>
                <w:rFonts w:ascii="Calibri" w:eastAsia="Times New Roman" w:hAnsi="Calibri" w:cs="Calibri"/>
                <w:color w:val="000000"/>
                <w:kern w:val="0"/>
                <w:sz w:val="22"/>
                <w:szCs w:val="22"/>
                <w:lang w:eastAsia="es-ES" w:bidi="ar-SA"/>
              </w:rPr>
            </w:pPr>
            <w:ins w:id="3182"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183" w:author="Orion" w:date="2011-07-29T16:45:00Z"/>
                <w:rFonts w:ascii="Calibri" w:eastAsia="Times New Roman" w:hAnsi="Calibri" w:cs="Calibri"/>
                <w:color w:val="000000"/>
                <w:kern w:val="0"/>
                <w:sz w:val="22"/>
                <w:szCs w:val="22"/>
                <w:lang w:eastAsia="es-ES" w:bidi="ar-SA"/>
              </w:rPr>
            </w:pPr>
            <w:ins w:id="31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185" w:author="Orion" w:date="2011-07-29T16:45:00Z"/>
                <w:rFonts w:ascii="Calibri" w:eastAsia="Times New Roman" w:hAnsi="Calibri" w:cs="Calibri"/>
                <w:color w:val="000000"/>
                <w:kern w:val="0"/>
                <w:sz w:val="22"/>
                <w:szCs w:val="22"/>
                <w:lang w:eastAsia="es-ES" w:bidi="ar-SA"/>
              </w:rPr>
            </w:pPr>
            <w:ins w:id="3186"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187" w:author="Orion" w:date="2011-07-29T16:45:00Z"/>
                <w:rFonts w:ascii="Calibri" w:eastAsia="Times New Roman" w:hAnsi="Calibri" w:cs="Calibri"/>
                <w:color w:val="000000"/>
                <w:kern w:val="0"/>
                <w:sz w:val="22"/>
                <w:szCs w:val="22"/>
                <w:lang w:eastAsia="es-ES" w:bidi="ar-SA"/>
              </w:rPr>
            </w:pPr>
            <w:ins w:id="3188"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189" w:author="Orion" w:date="2011-07-29T16:45:00Z"/>
                <w:rFonts w:ascii="Calibri" w:eastAsia="Times New Roman" w:hAnsi="Calibri" w:cs="Calibri"/>
                <w:color w:val="000000"/>
                <w:kern w:val="0"/>
                <w:sz w:val="22"/>
                <w:szCs w:val="22"/>
                <w:lang w:eastAsia="es-ES" w:bidi="ar-SA"/>
              </w:rPr>
            </w:pPr>
            <w:ins w:id="31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191" w:author="Orion" w:date="2011-07-29T16:45:00Z"/>
                <w:rFonts w:ascii="Calibri" w:eastAsia="Times New Roman" w:hAnsi="Calibri" w:cs="Calibri"/>
                <w:color w:val="000000"/>
                <w:kern w:val="0"/>
                <w:sz w:val="22"/>
                <w:szCs w:val="22"/>
                <w:lang w:eastAsia="es-ES" w:bidi="ar-SA"/>
              </w:rPr>
            </w:pPr>
            <w:ins w:id="3192"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193" w:author="Orion" w:date="2011-07-29T16:45:00Z"/>
                <w:rFonts w:ascii="Calibri" w:eastAsia="Times New Roman" w:hAnsi="Calibri" w:cs="Calibri"/>
                <w:color w:val="000000"/>
                <w:kern w:val="0"/>
                <w:sz w:val="22"/>
                <w:szCs w:val="22"/>
                <w:lang w:eastAsia="es-ES" w:bidi="ar-SA"/>
              </w:rPr>
            </w:pPr>
            <w:ins w:id="3194"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1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196" w:author="Orion" w:date="2011-07-29T16:45:00Z"/>
                <w:rFonts w:ascii="Calibri" w:eastAsia="Times New Roman" w:hAnsi="Calibri" w:cs="Calibri"/>
                <w:color w:val="000000"/>
                <w:kern w:val="0"/>
                <w:sz w:val="22"/>
                <w:szCs w:val="22"/>
                <w:lang w:eastAsia="es-ES" w:bidi="ar-SA"/>
              </w:rPr>
            </w:pPr>
            <w:ins w:id="3197"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198" w:author="Orion" w:date="2011-07-29T16:45:00Z"/>
                <w:rFonts w:ascii="Calibri" w:eastAsia="Times New Roman" w:hAnsi="Calibri" w:cs="Calibri"/>
                <w:color w:val="000000"/>
                <w:kern w:val="0"/>
                <w:sz w:val="22"/>
                <w:szCs w:val="22"/>
                <w:lang w:eastAsia="es-ES" w:bidi="ar-SA"/>
              </w:rPr>
            </w:pPr>
            <w:ins w:id="3199"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200" w:author="Orion" w:date="2011-07-29T16:45:00Z"/>
                <w:rFonts w:ascii="Calibri" w:eastAsia="Times New Roman" w:hAnsi="Calibri" w:cs="Calibri"/>
                <w:color w:val="000000"/>
                <w:kern w:val="0"/>
                <w:sz w:val="22"/>
                <w:szCs w:val="22"/>
                <w:lang w:eastAsia="es-ES" w:bidi="ar-SA"/>
              </w:rPr>
            </w:pPr>
            <w:ins w:id="32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202" w:author="Orion" w:date="2011-07-29T16:45:00Z"/>
                <w:rFonts w:ascii="Calibri" w:eastAsia="Times New Roman" w:hAnsi="Calibri" w:cs="Calibri"/>
                <w:color w:val="000000"/>
                <w:kern w:val="0"/>
                <w:sz w:val="22"/>
                <w:szCs w:val="22"/>
                <w:lang w:eastAsia="es-ES" w:bidi="ar-SA"/>
              </w:rPr>
            </w:pPr>
            <w:ins w:id="3203"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204" w:author="Orion" w:date="2011-07-29T16:45:00Z"/>
                <w:rFonts w:ascii="Calibri" w:eastAsia="Times New Roman" w:hAnsi="Calibri" w:cs="Calibri"/>
                <w:color w:val="000000"/>
                <w:kern w:val="0"/>
                <w:sz w:val="22"/>
                <w:szCs w:val="22"/>
                <w:lang w:eastAsia="es-ES" w:bidi="ar-SA"/>
              </w:rPr>
            </w:pPr>
            <w:ins w:id="3205"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206" w:author="Orion" w:date="2011-07-29T16:45:00Z"/>
                <w:rFonts w:ascii="Calibri" w:eastAsia="Times New Roman" w:hAnsi="Calibri" w:cs="Calibri"/>
                <w:color w:val="000000"/>
                <w:kern w:val="0"/>
                <w:sz w:val="22"/>
                <w:szCs w:val="22"/>
                <w:lang w:eastAsia="es-ES" w:bidi="ar-SA"/>
              </w:rPr>
            </w:pPr>
            <w:ins w:id="32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208" w:author="Orion" w:date="2011-07-29T16:45:00Z"/>
                <w:rFonts w:ascii="Calibri" w:eastAsia="Times New Roman" w:hAnsi="Calibri" w:cs="Calibri"/>
                <w:color w:val="000000"/>
                <w:kern w:val="0"/>
                <w:sz w:val="22"/>
                <w:szCs w:val="22"/>
                <w:lang w:eastAsia="es-ES" w:bidi="ar-SA"/>
              </w:rPr>
            </w:pPr>
            <w:ins w:id="3209"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210" w:author="Orion" w:date="2011-07-29T16:45:00Z"/>
                <w:rFonts w:ascii="Calibri" w:eastAsia="Times New Roman" w:hAnsi="Calibri" w:cs="Calibri"/>
                <w:color w:val="000000"/>
                <w:kern w:val="0"/>
                <w:sz w:val="22"/>
                <w:szCs w:val="22"/>
                <w:lang w:eastAsia="es-ES" w:bidi="ar-SA"/>
              </w:rPr>
            </w:pPr>
            <w:ins w:id="3211"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2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213" w:author="Orion" w:date="2011-07-29T16:45:00Z"/>
                <w:rFonts w:ascii="Calibri" w:eastAsia="Times New Roman" w:hAnsi="Calibri" w:cs="Calibri"/>
                <w:color w:val="000000"/>
                <w:kern w:val="0"/>
                <w:sz w:val="22"/>
                <w:szCs w:val="22"/>
                <w:lang w:eastAsia="es-ES" w:bidi="ar-SA"/>
              </w:rPr>
            </w:pPr>
            <w:ins w:id="3214"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215" w:author="Orion" w:date="2011-07-29T16:45:00Z"/>
                <w:rFonts w:ascii="Calibri" w:eastAsia="Times New Roman" w:hAnsi="Calibri" w:cs="Calibri"/>
                <w:color w:val="000000"/>
                <w:kern w:val="0"/>
                <w:sz w:val="22"/>
                <w:szCs w:val="22"/>
                <w:lang w:eastAsia="es-ES" w:bidi="ar-SA"/>
              </w:rPr>
            </w:pPr>
            <w:ins w:id="3216"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217" w:author="Orion" w:date="2011-07-29T16:45:00Z"/>
                <w:rFonts w:ascii="Calibri" w:eastAsia="Times New Roman" w:hAnsi="Calibri" w:cs="Calibri"/>
                <w:color w:val="000000"/>
                <w:kern w:val="0"/>
                <w:sz w:val="22"/>
                <w:szCs w:val="22"/>
                <w:lang w:eastAsia="es-ES" w:bidi="ar-SA"/>
              </w:rPr>
            </w:pPr>
            <w:ins w:id="32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219" w:author="Orion" w:date="2011-07-29T16:45:00Z"/>
                <w:rFonts w:ascii="Calibri" w:eastAsia="Times New Roman" w:hAnsi="Calibri" w:cs="Calibri"/>
                <w:color w:val="000000"/>
                <w:kern w:val="0"/>
                <w:sz w:val="22"/>
                <w:szCs w:val="22"/>
                <w:lang w:eastAsia="es-ES" w:bidi="ar-SA"/>
              </w:rPr>
            </w:pPr>
            <w:ins w:id="3220"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221" w:author="Orion" w:date="2011-07-29T16:45:00Z"/>
                <w:rFonts w:ascii="Calibri" w:eastAsia="Times New Roman" w:hAnsi="Calibri" w:cs="Calibri"/>
                <w:color w:val="000000"/>
                <w:kern w:val="0"/>
                <w:sz w:val="22"/>
                <w:szCs w:val="22"/>
                <w:lang w:eastAsia="es-ES" w:bidi="ar-SA"/>
              </w:rPr>
            </w:pPr>
            <w:ins w:id="3222"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223" w:author="Orion" w:date="2011-07-29T16:45:00Z"/>
                <w:rFonts w:ascii="Calibri" w:eastAsia="Times New Roman" w:hAnsi="Calibri" w:cs="Calibri"/>
                <w:color w:val="000000"/>
                <w:kern w:val="0"/>
                <w:sz w:val="22"/>
                <w:szCs w:val="22"/>
                <w:lang w:eastAsia="es-ES" w:bidi="ar-SA"/>
              </w:rPr>
            </w:pPr>
            <w:ins w:id="32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225" w:author="Orion" w:date="2011-07-29T16:45:00Z"/>
                <w:rFonts w:ascii="Calibri" w:eastAsia="Times New Roman" w:hAnsi="Calibri" w:cs="Calibri"/>
                <w:color w:val="000000"/>
                <w:kern w:val="0"/>
                <w:sz w:val="22"/>
                <w:szCs w:val="22"/>
                <w:lang w:eastAsia="es-ES" w:bidi="ar-SA"/>
              </w:rPr>
            </w:pPr>
            <w:ins w:id="3226"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227" w:author="Orion" w:date="2011-07-29T16:45:00Z"/>
                <w:rFonts w:ascii="Calibri" w:eastAsia="Times New Roman" w:hAnsi="Calibri" w:cs="Calibri"/>
                <w:color w:val="000000"/>
                <w:kern w:val="0"/>
                <w:sz w:val="22"/>
                <w:szCs w:val="22"/>
                <w:lang w:eastAsia="es-ES" w:bidi="ar-SA"/>
              </w:rPr>
            </w:pPr>
            <w:ins w:id="3228"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2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230" w:author="Orion" w:date="2011-07-29T16:45:00Z"/>
                <w:rFonts w:ascii="Calibri" w:eastAsia="Times New Roman" w:hAnsi="Calibri" w:cs="Calibri"/>
                <w:color w:val="000000"/>
                <w:kern w:val="0"/>
                <w:sz w:val="22"/>
                <w:szCs w:val="22"/>
                <w:lang w:eastAsia="es-ES" w:bidi="ar-SA"/>
              </w:rPr>
            </w:pPr>
            <w:ins w:id="3231"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232" w:author="Orion" w:date="2011-07-29T16:45:00Z"/>
                <w:rFonts w:ascii="Calibri" w:eastAsia="Times New Roman" w:hAnsi="Calibri" w:cs="Calibri"/>
                <w:color w:val="000000"/>
                <w:kern w:val="0"/>
                <w:sz w:val="22"/>
                <w:szCs w:val="22"/>
                <w:lang w:eastAsia="es-ES" w:bidi="ar-SA"/>
              </w:rPr>
            </w:pPr>
            <w:ins w:id="3233"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234" w:author="Orion" w:date="2011-07-29T16:45:00Z"/>
                <w:rFonts w:ascii="Calibri" w:eastAsia="Times New Roman" w:hAnsi="Calibri" w:cs="Calibri"/>
                <w:color w:val="000000"/>
                <w:kern w:val="0"/>
                <w:sz w:val="22"/>
                <w:szCs w:val="22"/>
                <w:lang w:eastAsia="es-ES" w:bidi="ar-SA"/>
              </w:rPr>
            </w:pPr>
            <w:ins w:id="32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236" w:author="Orion" w:date="2011-07-29T16:45:00Z"/>
                <w:rFonts w:ascii="Calibri" w:eastAsia="Times New Roman" w:hAnsi="Calibri" w:cs="Calibri"/>
                <w:color w:val="000000"/>
                <w:kern w:val="0"/>
                <w:sz w:val="22"/>
                <w:szCs w:val="22"/>
                <w:lang w:eastAsia="es-ES" w:bidi="ar-SA"/>
              </w:rPr>
            </w:pPr>
            <w:ins w:id="3237"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238" w:author="Orion" w:date="2011-07-29T16:45:00Z"/>
                <w:rFonts w:ascii="Calibri" w:eastAsia="Times New Roman" w:hAnsi="Calibri" w:cs="Calibri"/>
                <w:color w:val="000000"/>
                <w:kern w:val="0"/>
                <w:sz w:val="22"/>
                <w:szCs w:val="22"/>
                <w:lang w:eastAsia="es-ES" w:bidi="ar-SA"/>
              </w:rPr>
            </w:pPr>
            <w:ins w:id="3239"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240" w:author="Orion" w:date="2011-07-29T16:45:00Z"/>
                <w:rFonts w:ascii="Calibri" w:eastAsia="Times New Roman" w:hAnsi="Calibri" w:cs="Calibri"/>
                <w:color w:val="000000"/>
                <w:kern w:val="0"/>
                <w:sz w:val="22"/>
                <w:szCs w:val="22"/>
                <w:lang w:eastAsia="es-ES" w:bidi="ar-SA"/>
              </w:rPr>
            </w:pPr>
            <w:ins w:id="32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242" w:author="Orion" w:date="2011-07-29T16:45:00Z"/>
                <w:rFonts w:ascii="Calibri" w:eastAsia="Times New Roman" w:hAnsi="Calibri" w:cs="Calibri"/>
                <w:color w:val="000000"/>
                <w:kern w:val="0"/>
                <w:sz w:val="22"/>
                <w:szCs w:val="22"/>
                <w:lang w:eastAsia="es-ES" w:bidi="ar-SA"/>
              </w:rPr>
            </w:pPr>
            <w:ins w:id="3243"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244" w:author="Orion" w:date="2011-07-29T16:45:00Z"/>
                <w:rFonts w:ascii="Calibri" w:eastAsia="Times New Roman" w:hAnsi="Calibri" w:cs="Calibri"/>
                <w:color w:val="000000"/>
                <w:kern w:val="0"/>
                <w:sz w:val="22"/>
                <w:szCs w:val="22"/>
                <w:lang w:eastAsia="es-ES" w:bidi="ar-SA"/>
              </w:rPr>
            </w:pPr>
            <w:ins w:id="3245"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2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247" w:author="Orion" w:date="2011-07-29T16:45:00Z"/>
                <w:rFonts w:ascii="Calibri" w:eastAsia="Times New Roman" w:hAnsi="Calibri" w:cs="Calibri"/>
                <w:color w:val="000000"/>
                <w:kern w:val="0"/>
                <w:sz w:val="22"/>
                <w:szCs w:val="22"/>
                <w:lang w:eastAsia="es-ES" w:bidi="ar-SA"/>
              </w:rPr>
            </w:pPr>
            <w:ins w:id="3248"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249" w:author="Orion" w:date="2011-07-29T16:45:00Z"/>
                <w:rFonts w:ascii="Calibri" w:eastAsia="Times New Roman" w:hAnsi="Calibri" w:cs="Calibri"/>
                <w:color w:val="000000"/>
                <w:kern w:val="0"/>
                <w:sz w:val="22"/>
                <w:szCs w:val="22"/>
                <w:lang w:eastAsia="es-ES" w:bidi="ar-SA"/>
              </w:rPr>
            </w:pPr>
            <w:ins w:id="3250"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251" w:author="Orion" w:date="2011-07-29T16:45:00Z"/>
                <w:rFonts w:ascii="Calibri" w:eastAsia="Times New Roman" w:hAnsi="Calibri" w:cs="Calibri"/>
                <w:color w:val="000000"/>
                <w:kern w:val="0"/>
                <w:sz w:val="22"/>
                <w:szCs w:val="22"/>
                <w:lang w:eastAsia="es-ES" w:bidi="ar-SA"/>
              </w:rPr>
            </w:pPr>
            <w:ins w:id="32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253" w:author="Orion" w:date="2011-07-29T16:45:00Z"/>
                <w:rFonts w:ascii="Calibri" w:eastAsia="Times New Roman" w:hAnsi="Calibri" w:cs="Calibri"/>
                <w:color w:val="000000"/>
                <w:kern w:val="0"/>
                <w:sz w:val="22"/>
                <w:szCs w:val="22"/>
                <w:lang w:eastAsia="es-ES" w:bidi="ar-SA"/>
              </w:rPr>
            </w:pPr>
            <w:ins w:id="3254"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255" w:author="Orion" w:date="2011-07-29T16:45:00Z"/>
                <w:rFonts w:ascii="Calibri" w:eastAsia="Times New Roman" w:hAnsi="Calibri" w:cs="Calibri"/>
                <w:color w:val="000000"/>
                <w:kern w:val="0"/>
                <w:sz w:val="22"/>
                <w:szCs w:val="22"/>
                <w:lang w:eastAsia="es-ES" w:bidi="ar-SA"/>
              </w:rPr>
            </w:pPr>
            <w:ins w:id="3256"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257" w:author="Orion" w:date="2011-07-29T16:45:00Z"/>
                <w:rFonts w:ascii="Calibri" w:eastAsia="Times New Roman" w:hAnsi="Calibri" w:cs="Calibri"/>
                <w:color w:val="000000"/>
                <w:kern w:val="0"/>
                <w:sz w:val="22"/>
                <w:szCs w:val="22"/>
                <w:lang w:eastAsia="es-ES" w:bidi="ar-SA"/>
              </w:rPr>
            </w:pPr>
            <w:ins w:id="32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259" w:author="Orion" w:date="2011-07-29T16:45:00Z"/>
                <w:rFonts w:ascii="Calibri" w:eastAsia="Times New Roman" w:hAnsi="Calibri" w:cs="Calibri"/>
                <w:color w:val="000000"/>
                <w:kern w:val="0"/>
                <w:sz w:val="22"/>
                <w:szCs w:val="22"/>
                <w:lang w:eastAsia="es-ES" w:bidi="ar-SA"/>
              </w:rPr>
            </w:pPr>
            <w:ins w:id="3260"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261" w:author="Orion" w:date="2011-07-29T16:45:00Z"/>
                <w:rFonts w:ascii="Calibri" w:eastAsia="Times New Roman" w:hAnsi="Calibri" w:cs="Calibri"/>
                <w:color w:val="000000"/>
                <w:kern w:val="0"/>
                <w:sz w:val="22"/>
                <w:szCs w:val="22"/>
                <w:lang w:eastAsia="es-ES" w:bidi="ar-SA"/>
              </w:rPr>
            </w:pPr>
            <w:ins w:id="3262"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2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264" w:author="Orion" w:date="2011-07-29T16:45:00Z"/>
                <w:rFonts w:ascii="Calibri" w:eastAsia="Times New Roman" w:hAnsi="Calibri" w:cs="Calibri"/>
                <w:color w:val="000000"/>
                <w:kern w:val="0"/>
                <w:sz w:val="22"/>
                <w:szCs w:val="22"/>
                <w:lang w:eastAsia="es-ES" w:bidi="ar-SA"/>
              </w:rPr>
            </w:pPr>
            <w:ins w:id="3265"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266" w:author="Orion" w:date="2011-07-29T16:45:00Z"/>
                <w:rFonts w:ascii="Calibri" w:eastAsia="Times New Roman" w:hAnsi="Calibri" w:cs="Calibri"/>
                <w:color w:val="000000"/>
                <w:kern w:val="0"/>
                <w:sz w:val="22"/>
                <w:szCs w:val="22"/>
                <w:lang w:eastAsia="es-ES" w:bidi="ar-SA"/>
              </w:rPr>
            </w:pPr>
            <w:ins w:id="3267"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268" w:author="Orion" w:date="2011-07-29T16:45:00Z"/>
                <w:rFonts w:ascii="Calibri" w:eastAsia="Times New Roman" w:hAnsi="Calibri" w:cs="Calibri"/>
                <w:color w:val="000000"/>
                <w:kern w:val="0"/>
                <w:sz w:val="22"/>
                <w:szCs w:val="22"/>
                <w:lang w:eastAsia="es-ES" w:bidi="ar-SA"/>
              </w:rPr>
            </w:pPr>
            <w:ins w:id="32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270" w:author="Orion" w:date="2011-07-29T16:45:00Z"/>
                <w:rFonts w:ascii="Calibri" w:eastAsia="Times New Roman" w:hAnsi="Calibri" w:cs="Calibri"/>
                <w:color w:val="000000"/>
                <w:kern w:val="0"/>
                <w:sz w:val="22"/>
                <w:szCs w:val="22"/>
                <w:lang w:eastAsia="es-ES" w:bidi="ar-SA"/>
              </w:rPr>
            </w:pPr>
            <w:ins w:id="3271"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272" w:author="Orion" w:date="2011-07-29T16:45:00Z"/>
                <w:rFonts w:ascii="Calibri" w:eastAsia="Times New Roman" w:hAnsi="Calibri" w:cs="Calibri"/>
                <w:color w:val="000000"/>
                <w:kern w:val="0"/>
                <w:sz w:val="22"/>
                <w:szCs w:val="22"/>
                <w:lang w:eastAsia="es-ES" w:bidi="ar-SA"/>
              </w:rPr>
            </w:pPr>
            <w:ins w:id="3273"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274" w:author="Orion" w:date="2011-07-29T16:45:00Z"/>
                <w:rFonts w:ascii="Calibri" w:eastAsia="Times New Roman" w:hAnsi="Calibri" w:cs="Calibri"/>
                <w:color w:val="000000"/>
                <w:kern w:val="0"/>
                <w:sz w:val="22"/>
                <w:szCs w:val="22"/>
                <w:lang w:eastAsia="es-ES" w:bidi="ar-SA"/>
              </w:rPr>
            </w:pPr>
            <w:ins w:id="32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276" w:author="Orion" w:date="2011-07-29T16:45:00Z"/>
                <w:rFonts w:ascii="Calibri" w:eastAsia="Times New Roman" w:hAnsi="Calibri" w:cs="Calibri"/>
                <w:color w:val="000000"/>
                <w:kern w:val="0"/>
                <w:sz w:val="22"/>
                <w:szCs w:val="22"/>
                <w:lang w:eastAsia="es-ES" w:bidi="ar-SA"/>
              </w:rPr>
            </w:pPr>
            <w:ins w:id="3277"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278" w:author="Orion" w:date="2011-07-29T16:45:00Z"/>
                <w:rFonts w:ascii="Calibri" w:eastAsia="Times New Roman" w:hAnsi="Calibri" w:cs="Calibri"/>
                <w:color w:val="000000"/>
                <w:kern w:val="0"/>
                <w:sz w:val="22"/>
                <w:szCs w:val="22"/>
                <w:lang w:eastAsia="es-ES" w:bidi="ar-SA"/>
              </w:rPr>
            </w:pPr>
            <w:ins w:id="3279"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2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281" w:author="Orion" w:date="2011-07-29T16:45:00Z"/>
                <w:rFonts w:ascii="Calibri" w:eastAsia="Times New Roman" w:hAnsi="Calibri" w:cs="Calibri"/>
                <w:color w:val="000000"/>
                <w:kern w:val="0"/>
                <w:sz w:val="22"/>
                <w:szCs w:val="22"/>
                <w:lang w:eastAsia="es-ES" w:bidi="ar-SA"/>
              </w:rPr>
            </w:pPr>
            <w:ins w:id="3282"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283" w:author="Orion" w:date="2011-07-29T16:45:00Z"/>
                <w:rFonts w:ascii="Calibri" w:eastAsia="Times New Roman" w:hAnsi="Calibri" w:cs="Calibri"/>
                <w:color w:val="000000"/>
                <w:kern w:val="0"/>
                <w:sz w:val="22"/>
                <w:szCs w:val="22"/>
                <w:lang w:eastAsia="es-ES" w:bidi="ar-SA"/>
              </w:rPr>
            </w:pPr>
            <w:ins w:id="3284"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285" w:author="Orion" w:date="2011-07-29T16:45:00Z"/>
                <w:rFonts w:ascii="Calibri" w:eastAsia="Times New Roman" w:hAnsi="Calibri" w:cs="Calibri"/>
                <w:color w:val="000000"/>
                <w:kern w:val="0"/>
                <w:sz w:val="22"/>
                <w:szCs w:val="22"/>
                <w:lang w:eastAsia="es-ES" w:bidi="ar-SA"/>
              </w:rPr>
            </w:pPr>
            <w:ins w:id="32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287" w:author="Orion" w:date="2011-07-29T16:45:00Z"/>
                <w:rFonts w:ascii="Calibri" w:eastAsia="Times New Roman" w:hAnsi="Calibri" w:cs="Calibri"/>
                <w:color w:val="000000"/>
                <w:kern w:val="0"/>
                <w:sz w:val="22"/>
                <w:szCs w:val="22"/>
                <w:lang w:eastAsia="es-ES" w:bidi="ar-SA"/>
              </w:rPr>
            </w:pPr>
            <w:ins w:id="3288"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289" w:author="Orion" w:date="2011-07-29T16:45:00Z"/>
                <w:rFonts w:ascii="Calibri" w:eastAsia="Times New Roman" w:hAnsi="Calibri" w:cs="Calibri"/>
                <w:color w:val="000000"/>
                <w:kern w:val="0"/>
                <w:sz w:val="22"/>
                <w:szCs w:val="22"/>
                <w:lang w:eastAsia="es-ES" w:bidi="ar-SA"/>
              </w:rPr>
            </w:pPr>
            <w:ins w:id="3290"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291" w:author="Orion" w:date="2011-07-29T16:45:00Z"/>
                <w:rFonts w:ascii="Calibri" w:eastAsia="Times New Roman" w:hAnsi="Calibri" w:cs="Calibri"/>
                <w:color w:val="000000"/>
                <w:kern w:val="0"/>
                <w:sz w:val="22"/>
                <w:szCs w:val="22"/>
                <w:lang w:eastAsia="es-ES" w:bidi="ar-SA"/>
              </w:rPr>
            </w:pPr>
            <w:ins w:id="32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293" w:author="Orion" w:date="2011-07-29T16:45:00Z"/>
                <w:rFonts w:ascii="Calibri" w:eastAsia="Times New Roman" w:hAnsi="Calibri" w:cs="Calibri"/>
                <w:color w:val="000000"/>
                <w:kern w:val="0"/>
                <w:sz w:val="22"/>
                <w:szCs w:val="22"/>
                <w:lang w:eastAsia="es-ES" w:bidi="ar-SA"/>
              </w:rPr>
            </w:pPr>
            <w:ins w:id="3294"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295" w:author="Orion" w:date="2011-07-29T16:45:00Z"/>
                <w:rFonts w:ascii="Calibri" w:eastAsia="Times New Roman" w:hAnsi="Calibri" w:cs="Calibri"/>
                <w:color w:val="000000"/>
                <w:kern w:val="0"/>
                <w:sz w:val="22"/>
                <w:szCs w:val="22"/>
                <w:lang w:eastAsia="es-ES" w:bidi="ar-SA"/>
              </w:rPr>
            </w:pPr>
            <w:ins w:id="3296"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2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298" w:author="Orion" w:date="2011-07-29T16:45:00Z"/>
                <w:rFonts w:ascii="Calibri" w:eastAsia="Times New Roman" w:hAnsi="Calibri" w:cs="Calibri"/>
                <w:color w:val="000000"/>
                <w:kern w:val="0"/>
                <w:sz w:val="22"/>
                <w:szCs w:val="22"/>
                <w:lang w:eastAsia="es-ES" w:bidi="ar-SA"/>
              </w:rPr>
            </w:pPr>
            <w:ins w:id="3299"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300" w:author="Orion" w:date="2011-07-29T16:45:00Z"/>
                <w:rFonts w:ascii="Calibri" w:eastAsia="Times New Roman" w:hAnsi="Calibri" w:cs="Calibri"/>
                <w:color w:val="000000"/>
                <w:kern w:val="0"/>
                <w:sz w:val="22"/>
                <w:szCs w:val="22"/>
                <w:lang w:eastAsia="es-ES" w:bidi="ar-SA"/>
              </w:rPr>
            </w:pPr>
            <w:ins w:id="3301"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302" w:author="Orion" w:date="2011-07-29T16:45:00Z"/>
                <w:rFonts w:ascii="Calibri" w:eastAsia="Times New Roman" w:hAnsi="Calibri" w:cs="Calibri"/>
                <w:color w:val="000000"/>
                <w:kern w:val="0"/>
                <w:sz w:val="22"/>
                <w:szCs w:val="22"/>
                <w:lang w:eastAsia="es-ES" w:bidi="ar-SA"/>
              </w:rPr>
            </w:pPr>
            <w:ins w:id="33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304" w:author="Orion" w:date="2011-07-29T16:45:00Z"/>
                <w:rFonts w:ascii="Calibri" w:eastAsia="Times New Roman" w:hAnsi="Calibri" w:cs="Calibri"/>
                <w:color w:val="000000"/>
                <w:kern w:val="0"/>
                <w:sz w:val="22"/>
                <w:szCs w:val="22"/>
                <w:lang w:eastAsia="es-ES" w:bidi="ar-SA"/>
              </w:rPr>
            </w:pPr>
            <w:ins w:id="3305"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306" w:author="Orion" w:date="2011-07-29T16:45:00Z"/>
                <w:rFonts w:ascii="Calibri" w:eastAsia="Times New Roman" w:hAnsi="Calibri" w:cs="Calibri"/>
                <w:color w:val="000000"/>
                <w:kern w:val="0"/>
                <w:sz w:val="22"/>
                <w:szCs w:val="22"/>
                <w:lang w:eastAsia="es-ES" w:bidi="ar-SA"/>
              </w:rPr>
            </w:pPr>
            <w:ins w:id="3307"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308" w:author="Orion" w:date="2011-07-29T16:45:00Z"/>
                <w:rFonts w:ascii="Calibri" w:eastAsia="Times New Roman" w:hAnsi="Calibri" w:cs="Calibri"/>
                <w:color w:val="000000"/>
                <w:kern w:val="0"/>
                <w:sz w:val="22"/>
                <w:szCs w:val="22"/>
                <w:lang w:eastAsia="es-ES" w:bidi="ar-SA"/>
              </w:rPr>
            </w:pPr>
            <w:ins w:id="33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310" w:author="Orion" w:date="2011-07-29T16:45:00Z"/>
                <w:rFonts w:ascii="Calibri" w:eastAsia="Times New Roman" w:hAnsi="Calibri" w:cs="Calibri"/>
                <w:color w:val="000000"/>
                <w:kern w:val="0"/>
                <w:sz w:val="22"/>
                <w:szCs w:val="22"/>
                <w:lang w:eastAsia="es-ES" w:bidi="ar-SA"/>
              </w:rPr>
            </w:pPr>
            <w:ins w:id="3311"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312" w:author="Orion" w:date="2011-07-29T16:45:00Z"/>
                <w:rFonts w:ascii="Calibri" w:eastAsia="Times New Roman" w:hAnsi="Calibri" w:cs="Calibri"/>
                <w:color w:val="000000"/>
                <w:kern w:val="0"/>
                <w:sz w:val="22"/>
                <w:szCs w:val="22"/>
                <w:lang w:eastAsia="es-ES" w:bidi="ar-SA"/>
              </w:rPr>
            </w:pPr>
            <w:ins w:id="3313"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3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315" w:author="Orion" w:date="2011-07-29T16:45:00Z"/>
                <w:rFonts w:ascii="Calibri" w:eastAsia="Times New Roman" w:hAnsi="Calibri" w:cs="Calibri"/>
                <w:color w:val="000000"/>
                <w:kern w:val="0"/>
                <w:sz w:val="22"/>
                <w:szCs w:val="22"/>
                <w:lang w:eastAsia="es-ES" w:bidi="ar-SA"/>
              </w:rPr>
            </w:pPr>
            <w:ins w:id="3316"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317" w:author="Orion" w:date="2011-07-29T16:45:00Z"/>
                <w:rFonts w:ascii="Calibri" w:eastAsia="Times New Roman" w:hAnsi="Calibri" w:cs="Calibri"/>
                <w:color w:val="000000"/>
                <w:kern w:val="0"/>
                <w:sz w:val="22"/>
                <w:szCs w:val="22"/>
                <w:lang w:eastAsia="es-ES" w:bidi="ar-SA"/>
              </w:rPr>
            </w:pPr>
            <w:ins w:id="3318"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319" w:author="Orion" w:date="2011-07-29T16:45:00Z"/>
                <w:rFonts w:ascii="Calibri" w:eastAsia="Times New Roman" w:hAnsi="Calibri" w:cs="Calibri"/>
                <w:color w:val="000000"/>
                <w:kern w:val="0"/>
                <w:sz w:val="22"/>
                <w:szCs w:val="22"/>
                <w:lang w:eastAsia="es-ES" w:bidi="ar-SA"/>
              </w:rPr>
            </w:pPr>
            <w:ins w:id="33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321" w:author="Orion" w:date="2011-07-29T16:45:00Z"/>
                <w:rFonts w:ascii="Calibri" w:eastAsia="Times New Roman" w:hAnsi="Calibri" w:cs="Calibri"/>
                <w:color w:val="000000"/>
                <w:kern w:val="0"/>
                <w:sz w:val="22"/>
                <w:szCs w:val="22"/>
                <w:lang w:eastAsia="es-ES" w:bidi="ar-SA"/>
              </w:rPr>
            </w:pPr>
            <w:ins w:id="3322"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323" w:author="Orion" w:date="2011-07-29T16:45:00Z"/>
                <w:rFonts w:ascii="Calibri" w:eastAsia="Times New Roman" w:hAnsi="Calibri" w:cs="Calibri"/>
                <w:color w:val="000000"/>
                <w:kern w:val="0"/>
                <w:sz w:val="22"/>
                <w:szCs w:val="22"/>
                <w:lang w:eastAsia="es-ES" w:bidi="ar-SA"/>
              </w:rPr>
            </w:pPr>
            <w:ins w:id="3324"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325" w:author="Orion" w:date="2011-07-29T16:45:00Z"/>
                <w:rFonts w:ascii="Calibri" w:eastAsia="Times New Roman" w:hAnsi="Calibri" w:cs="Calibri"/>
                <w:color w:val="000000"/>
                <w:kern w:val="0"/>
                <w:sz w:val="22"/>
                <w:szCs w:val="22"/>
                <w:lang w:eastAsia="es-ES" w:bidi="ar-SA"/>
              </w:rPr>
            </w:pPr>
            <w:ins w:id="33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327" w:author="Orion" w:date="2011-07-29T16:45:00Z"/>
                <w:rFonts w:ascii="Calibri" w:eastAsia="Times New Roman" w:hAnsi="Calibri" w:cs="Calibri"/>
                <w:color w:val="000000"/>
                <w:kern w:val="0"/>
                <w:sz w:val="22"/>
                <w:szCs w:val="22"/>
                <w:lang w:eastAsia="es-ES" w:bidi="ar-SA"/>
              </w:rPr>
            </w:pPr>
            <w:ins w:id="3328"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329" w:author="Orion" w:date="2011-07-29T16:45:00Z"/>
                <w:rFonts w:ascii="Calibri" w:eastAsia="Times New Roman" w:hAnsi="Calibri" w:cs="Calibri"/>
                <w:color w:val="000000"/>
                <w:kern w:val="0"/>
                <w:sz w:val="22"/>
                <w:szCs w:val="22"/>
                <w:lang w:eastAsia="es-ES" w:bidi="ar-SA"/>
              </w:rPr>
            </w:pPr>
            <w:ins w:id="3330"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3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332" w:author="Orion" w:date="2011-07-29T16:45:00Z"/>
                <w:rFonts w:ascii="Calibri" w:eastAsia="Times New Roman" w:hAnsi="Calibri" w:cs="Calibri"/>
                <w:color w:val="000000"/>
                <w:kern w:val="0"/>
                <w:sz w:val="22"/>
                <w:szCs w:val="22"/>
                <w:lang w:eastAsia="es-ES" w:bidi="ar-SA"/>
              </w:rPr>
            </w:pPr>
            <w:ins w:id="3333"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334" w:author="Orion" w:date="2011-07-29T16:45:00Z"/>
                <w:rFonts w:ascii="Calibri" w:eastAsia="Times New Roman" w:hAnsi="Calibri" w:cs="Calibri"/>
                <w:color w:val="000000"/>
                <w:kern w:val="0"/>
                <w:sz w:val="22"/>
                <w:szCs w:val="22"/>
                <w:lang w:eastAsia="es-ES" w:bidi="ar-SA"/>
              </w:rPr>
            </w:pPr>
            <w:ins w:id="3335"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336" w:author="Orion" w:date="2011-07-29T16:45:00Z"/>
                <w:rFonts w:ascii="Calibri" w:eastAsia="Times New Roman" w:hAnsi="Calibri" w:cs="Calibri"/>
                <w:color w:val="000000"/>
                <w:kern w:val="0"/>
                <w:sz w:val="22"/>
                <w:szCs w:val="22"/>
                <w:lang w:eastAsia="es-ES" w:bidi="ar-SA"/>
              </w:rPr>
            </w:pPr>
            <w:ins w:id="33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338" w:author="Orion" w:date="2011-07-29T16:45:00Z"/>
                <w:rFonts w:ascii="Calibri" w:eastAsia="Times New Roman" w:hAnsi="Calibri" w:cs="Calibri"/>
                <w:color w:val="000000"/>
                <w:kern w:val="0"/>
                <w:sz w:val="22"/>
                <w:szCs w:val="22"/>
                <w:lang w:eastAsia="es-ES" w:bidi="ar-SA"/>
              </w:rPr>
            </w:pPr>
            <w:ins w:id="3339"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340" w:author="Orion" w:date="2011-07-29T16:45:00Z"/>
                <w:rFonts w:ascii="Calibri" w:eastAsia="Times New Roman" w:hAnsi="Calibri" w:cs="Calibri"/>
                <w:color w:val="000000"/>
                <w:kern w:val="0"/>
                <w:sz w:val="22"/>
                <w:szCs w:val="22"/>
                <w:lang w:eastAsia="es-ES" w:bidi="ar-SA"/>
              </w:rPr>
            </w:pPr>
            <w:ins w:id="3341"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342" w:author="Orion" w:date="2011-07-29T16:45:00Z"/>
                <w:rFonts w:ascii="Calibri" w:eastAsia="Times New Roman" w:hAnsi="Calibri" w:cs="Calibri"/>
                <w:color w:val="000000"/>
                <w:kern w:val="0"/>
                <w:sz w:val="22"/>
                <w:szCs w:val="22"/>
                <w:lang w:eastAsia="es-ES" w:bidi="ar-SA"/>
              </w:rPr>
            </w:pPr>
            <w:ins w:id="33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344" w:author="Orion" w:date="2011-07-29T16:45:00Z"/>
                <w:rFonts w:ascii="Calibri" w:eastAsia="Times New Roman" w:hAnsi="Calibri" w:cs="Calibri"/>
                <w:color w:val="000000"/>
                <w:kern w:val="0"/>
                <w:sz w:val="22"/>
                <w:szCs w:val="22"/>
                <w:lang w:eastAsia="es-ES" w:bidi="ar-SA"/>
              </w:rPr>
            </w:pPr>
            <w:ins w:id="3345"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346" w:author="Orion" w:date="2011-07-29T16:45:00Z"/>
                <w:rFonts w:ascii="Calibri" w:eastAsia="Times New Roman" w:hAnsi="Calibri" w:cs="Calibri"/>
                <w:color w:val="000000"/>
                <w:kern w:val="0"/>
                <w:sz w:val="22"/>
                <w:szCs w:val="22"/>
                <w:lang w:eastAsia="es-ES" w:bidi="ar-SA"/>
              </w:rPr>
            </w:pPr>
            <w:ins w:id="3347"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3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349" w:author="Orion" w:date="2011-07-29T16:45:00Z"/>
                <w:rFonts w:ascii="Calibri" w:eastAsia="Times New Roman" w:hAnsi="Calibri" w:cs="Calibri"/>
                <w:color w:val="000000"/>
                <w:kern w:val="0"/>
                <w:sz w:val="22"/>
                <w:szCs w:val="22"/>
                <w:lang w:eastAsia="es-ES" w:bidi="ar-SA"/>
              </w:rPr>
            </w:pPr>
            <w:ins w:id="3350"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351" w:author="Orion" w:date="2011-07-29T16:45:00Z"/>
                <w:rFonts w:ascii="Calibri" w:eastAsia="Times New Roman" w:hAnsi="Calibri" w:cs="Calibri"/>
                <w:color w:val="000000"/>
                <w:kern w:val="0"/>
                <w:sz w:val="22"/>
                <w:szCs w:val="22"/>
                <w:lang w:eastAsia="es-ES" w:bidi="ar-SA"/>
              </w:rPr>
            </w:pPr>
            <w:ins w:id="3352"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353" w:author="Orion" w:date="2011-07-29T16:45:00Z"/>
                <w:rFonts w:ascii="Calibri" w:eastAsia="Times New Roman" w:hAnsi="Calibri" w:cs="Calibri"/>
                <w:color w:val="000000"/>
                <w:kern w:val="0"/>
                <w:sz w:val="22"/>
                <w:szCs w:val="22"/>
                <w:lang w:eastAsia="es-ES" w:bidi="ar-SA"/>
              </w:rPr>
            </w:pPr>
            <w:ins w:id="33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355" w:author="Orion" w:date="2011-07-29T16:45:00Z"/>
                <w:rFonts w:ascii="Calibri" w:eastAsia="Times New Roman" w:hAnsi="Calibri" w:cs="Calibri"/>
                <w:color w:val="000000"/>
                <w:kern w:val="0"/>
                <w:sz w:val="22"/>
                <w:szCs w:val="22"/>
                <w:lang w:eastAsia="es-ES" w:bidi="ar-SA"/>
              </w:rPr>
            </w:pPr>
            <w:ins w:id="3356"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357" w:author="Orion" w:date="2011-07-29T16:45:00Z"/>
                <w:rFonts w:ascii="Calibri" w:eastAsia="Times New Roman" w:hAnsi="Calibri" w:cs="Calibri"/>
                <w:color w:val="000000"/>
                <w:kern w:val="0"/>
                <w:sz w:val="22"/>
                <w:szCs w:val="22"/>
                <w:lang w:eastAsia="es-ES" w:bidi="ar-SA"/>
              </w:rPr>
            </w:pPr>
            <w:ins w:id="3358"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359" w:author="Orion" w:date="2011-07-29T16:45:00Z"/>
                <w:rFonts w:ascii="Calibri" w:eastAsia="Times New Roman" w:hAnsi="Calibri" w:cs="Calibri"/>
                <w:color w:val="000000"/>
                <w:kern w:val="0"/>
                <w:sz w:val="22"/>
                <w:szCs w:val="22"/>
                <w:lang w:eastAsia="es-ES" w:bidi="ar-SA"/>
              </w:rPr>
            </w:pPr>
            <w:ins w:id="33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361" w:author="Orion" w:date="2011-07-29T16:45:00Z"/>
                <w:rFonts w:ascii="Calibri" w:eastAsia="Times New Roman" w:hAnsi="Calibri" w:cs="Calibri"/>
                <w:color w:val="000000"/>
                <w:kern w:val="0"/>
                <w:sz w:val="22"/>
                <w:szCs w:val="22"/>
                <w:lang w:eastAsia="es-ES" w:bidi="ar-SA"/>
              </w:rPr>
            </w:pPr>
            <w:ins w:id="3362"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363" w:author="Orion" w:date="2011-07-29T16:45:00Z"/>
                <w:rFonts w:ascii="Calibri" w:eastAsia="Times New Roman" w:hAnsi="Calibri" w:cs="Calibri"/>
                <w:color w:val="000000"/>
                <w:kern w:val="0"/>
                <w:sz w:val="22"/>
                <w:szCs w:val="22"/>
                <w:lang w:eastAsia="es-ES" w:bidi="ar-SA"/>
              </w:rPr>
            </w:pPr>
            <w:ins w:id="3364"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3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366" w:author="Orion" w:date="2011-07-29T16:45:00Z"/>
                <w:rFonts w:ascii="Calibri" w:eastAsia="Times New Roman" w:hAnsi="Calibri" w:cs="Calibri"/>
                <w:color w:val="000000"/>
                <w:kern w:val="0"/>
                <w:sz w:val="22"/>
                <w:szCs w:val="22"/>
                <w:lang w:eastAsia="es-ES" w:bidi="ar-SA"/>
              </w:rPr>
            </w:pPr>
            <w:ins w:id="3367"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368" w:author="Orion" w:date="2011-07-29T16:45:00Z"/>
                <w:rFonts w:ascii="Calibri" w:eastAsia="Times New Roman" w:hAnsi="Calibri" w:cs="Calibri"/>
                <w:color w:val="000000"/>
                <w:kern w:val="0"/>
                <w:sz w:val="22"/>
                <w:szCs w:val="22"/>
                <w:lang w:eastAsia="es-ES" w:bidi="ar-SA"/>
              </w:rPr>
            </w:pPr>
            <w:ins w:id="3369"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370" w:author="Orion" w:date="2011-07-29T16:45:00Z"/>
                <w:rFonts w:ascii="Calibri" w:eastAsia="Times New Roman" w:hAnsi="Calibri" w:cs="Calibri"/>
                <w:color w:val="000000"/>
                <w:kern w:val="0"/>
                <w:sz w:val="22"/>
                <w:szCs w:val="22"/>
                <w:lang w:eastAsia="es-ES" w:bidi="ar-SA"/>
              </w:rPr>
            </w:pPr>
            <w:ins w:id="33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372" w:author="Orion" w:date="2011-07-29T16:45:00Z"/>
                <w:rFonts w:ascii="Calibri" w:eastAsia="Times New Roman" w:hAnsi="Calibri" w:cs="Calibri"/>
                <w:color w:val="000000"/>
                <w:kern w:val="0"/>
                <w:sz w:val="22"/>
                <w:szCs w:val="22"/>
                <w:lang w:eastAsia="es-ES" w:bidi="ar-SA"/>
              </w:rPr>
            </w:pPr>
            <w:ins w:id="3373"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374" w:author="Orion" w:date="2011-07-29T16:45:00Z"/>
                <w:rFonts w:ascii="Calibri" w:eastAsia="Times New Roman" w:hAnsi="Calibri" w:cs="Calibri"/>
                <w:color w:val="000000"/>
                <w:kern w:val="0"/>
                <w:sz w:val="22"/>
                <w:szCs w:val="22"/>
                <w:lang w:eastAsia="es-ES" w:bidi="ar-SA"/>
              </w:rPr>
            </w:pPr>
            <w:ins w:id="3375"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376" w:author="Orion" w:date="2011-07-29T16:45:00Z"/>
                <w:rFonts w:ascii="Calibri" w:eastAsia="Times New Roman" w:hAnsi="Calibri" w:cs="Calibri"/>
                <w:color w:val="000000"/>
                <w:kern w:val="0"/>
                <w:sz w:val="22"/>
                <w:szCs w:val="22"/>
                <w:lang w:eastAsia="es-ES" w:bidi="ar-SA"/>
              </w:rPr>
            </w:pPr>
            <w:ins w:id="33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378" w:author="Orion" w:date="2011-07-29T16:45:00Z"/>
                <w:rFonts w:ascii="Calibri" w:eastAsia="Times New Roman" w:hAnsi="Calibri" w:cs="Calibri"/>
                <w:color w:val="000000"/>
                <w:kern w:val="0"/>
                <w:sz w:val="22"/>
                <w:szCs w:val="22"/>
                <w:lang w:eastAsia="es-ES" w:bidi="ar-SA"/>
              </w:rPr>
            </w:pPr>
            <w:ins w:id="3379"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380" w:author="Orion" w:date="2011-07-29T16:45:00Z"/>
                <w:rFonts w:ascii="Calibri" w:eastAsia="Times New Roman" w:hAnsi="Calibri" w:cs="Calibri"/>
                <w:color w:val="000000"/>
                <w:kern w:val="0"/>
                <w:sz w:val="22"/>
                <w:szCs w:val="22"/>
                <w:lang w:eastAsia="es-ES" w:bidi="ar-SA"/>
              </w:rPr>
            </w:pPr>
            <w:ins w:id="3381"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3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383" w:author="Orion" w:date="2011-07-29T16:45:00Z"/>
                <w:rFonts w:ascii="Calibri" w:eastAsia="Times New Roman" w:hAnsi="Calibri" w:cs="Calibri"/>
                <w:color w:val="000000"/>
                <w:kern w:val="0"/>
                <w:sz w:val="22"/>
                <w:szCs w:val="22"/>
                <w:lang w:eastAsia="es-ES" w:bidi="ar-SA"/>
              </w:rPr>
            </w:pPr>
            <w:ins w:id="3384"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385" w:author="Orion" w:date="2011-07-29T16:45:00Z"/>
                <w:rFonts w:ascii="Calibri" w:eastAsia="Times New Roman" w:hAnsi="Calibri" w:cs="Calibri"/>
                <w:color w:val="000000"/>
                <w:kern w:val="0"/>
                <w:sz w:val="22"/>
                <w:szCs w:val="22"/>
                <w:lang w:eastAsia="es-ES" w:bidi="ar-SA"/>
              </w:rPr>
            </w:pPr>
            <w:ins w:id="3386"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387" w:author="Orion" w:date="2011-07-29T16:45:00Z"/>
                <w:rFonts w:ascii="Calibri" w:eastAsia="Times New Roman" w:hAnsi="Calibri" w:cs="Calibri"/>
                <w:color w:val="000000"/>
                <w:kern w:val="0"/>
                <w:sz w:val="22"/>
                <w:szCs w:val="22"/>
                <w:lang w:eastAsia="es-ES" w:bidi="ar-SA"/>
              </w:rPr>
            </w:pPr>
            <w:ins w:id="33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389" w:author="Orion" w:date="2011-07-29T16:45:00Z"/>
                <w:rFonts w:ascii="Calibri" w:eastAsia="Times New Roman" w:hAnsi="Calibri" w:cs="Calibri"/>
                <w:color w:val="000000"/>
                <w:kern w:val="0"/>
                <w:sz w:val="22"/>
                <w:szCs w:val="22"/>
                <w:lang w:eastAsia="es-ES" w:bidi="ar-SA"/>
              </w:rPr>
            </w:pPr>
            <w:ins w:id="3390"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391" w:author="Orion" w:date="2011-07-29T16:45:00Z"/>
                <w:rFonts w:ascii="Calibri" w:eastAsia="Times New Roman" w:hAnsi="Calibri" w:cs="Calibri"/>
                <w:color w:val="000000"/>
                <w:kern w:val="0"/>
                <w:sz w:val="22"/>
                <w:szCs w:val="22"/>
                <w:lang w:eastAsia="es-ES" w:bidi="ar-SA"/>
              </w:rPr>
            </w:pPr>
            <w:ins w:id="3392"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393" w:author="Orion" w:date="2011-07-29T16:45:00Z"/>
                <w:rFonts w:ascii="Calibri" w:eastAsia="Times New Roman" w:hAnsi="Calibri" w:cs="Calibri"/>
                <w:color w:val="000000"/>
                <w:kern w:val="0"/>
                <w:sz w:val="22"/>
                <w:szCs w:val="22"/>
                <w:lang w:eastAsia="es-ES" w:bidi="ar-SA"/>
              </w:rPr>
            </w:pPr>
            <w:ins w:id="33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395" w:author="Orion" w:date="2011-07-29T16:45:00Z"/>
                <w:rFonts w:ascii="Calibri" w:eastAsia="Times New Roman" w:hAnsi="Calibri" w:cs="Calibri"/>
                <w:color w:val="000000"/>
                <w:kern w:val="0"/>
                <w:sz w:val="22"/>
                <w:szCs w:val="22"/>
                <w:lang w:eastAsia="es-ES" w:bidi="ar-SA"/>
              </w:rPr>
            </w:pPr>
            <w:ins w:id="3396"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397" w:author="Orion" w:date="2011-07-29T16:45:00Z"/>
                <w:rFonts w:ascii="Calibri" w:eastAsia="Times New Roman" w:hAnsi="Calibri" w:cs="Calibri"/>
                <w:color w:val="000000"/>
                <w:kern w:val="0"/>
                <w:sz w:val="22"/>
                <w:szCs w:val="22"/>
                <w:lang w:eastAsia="es-ES" w:bidi="ar-SA"/>
              </w:rPr>
            </w:pPr>
            <w:ins w:id="3398"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3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400" w:author="Orion" w:date="2011-07-29T16:45:00Z"/>
                <w:rFonts w:ascii="Calibri" w:eastAsia="Times New Roman" w:hAnsi="Calibri" w:cs="Calibri"/>
                <w:color w:val="000000"/>
                <w:kern w:val="0"/>
                <w:sz w:val="22"/>
                <w:szCs w:val="22"/>
                <w:lang w:eastAsia="es-ES" w:bidi="ar-SA"/>
              </w:rPr>
            </w:pPr>
            <w:ins w:id="3401"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402" w:author="Orion" w:date="2011-07-29T16:45:00Z"/>
                <w:rFonts w:ascii="Calibri" w:eastAsia="Times New Roman" w:hAnsi="Calibri" w:cs="Calibri"/>
                <w:color w:val="000000"/>
                <w:kern w:val="0"/>
                <w:sz w:val="22"/>
                <w:szCs w:val="22"/>
                <w:lang w:eastAsia="es-ES" w:bidi="ar-SA"/>
              </w:rPr>
            </w:pPr>
            <w:ins w:id="3403"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404" w:author="Orion" w:date="2011-07-29T16:45:00Z"/>
                <w:rFonts w:ascii="Calibri" w:eastAsia="Times New Roman" w:hAnsi="Calibri" w:cs="Calibri"/>
                <w:color w:val="000000"/>
                <w:kern w:val="0"/>
                <w:sz w:val="22"/>
                <w:szCs w:val="22"/>
                <w:lang w:eastAsia="es-ES" w:bidi="ar-SA"/>
              </w:rPr>
            </w:pPr>
            <w:ins w:id="34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406" w:author="Orion" w:date="2011-07-29T16:45:00Z"/>
                <w:rFonts w:ascii="Calibri" w:eastAsia="Times New Roman" w:hAnsi="Calibri" w:cs="Calibri"/>
                <w:color w:val="000000"/>
                <w:kern w:val="0"/>
                <w:sz w:val="22"/>
                <w:szCs w:val="22"/>
                <w:lang w:eastAsia="es-ES" w:bidi="ar-SA"/>
              </w:rPr>
            </w:pPr>
            <w:ins w:id="3407"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408" w:author="Orion" w:date="2011-07-29T16:45:00Z"/>
                <w:rFonts w:ascii="Calibri" w:eastAsia="Times New Roman" w:hAnsi="Calibri" w:cs="Calibri"/>
                <w:color w:val="000000"/>
                <w:kern w:val="0"/>
                <w:sz w:val="22"/>
                <w:szCs w:val="22"/>
                <w:lang w:eastAsia="es-ES" w:bidi="ar-SA"/>
              </w:rPr>
            </w:pPr>
            <w:ins w:id="3409"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410" w:author="Orion" w:date="2011-07-29T16:45:00Z"/>
                <w:rFonts w:ascii="Calibri" w:eastAsia="Times New Roman" w:hAnsi="Calibri" w:cs="Calibri"/>
                <w:color w:val="000000"/>
                <w:kern w:val="0"/>
                <w:sz w:val="22"/>
                <w:szCs w:val="22"/>
                <w:lang w:eastAsia="es-ES" w:bidi="ar-SA"/>
              </w:rPr>
            </w:pPr>
            <w:ins w:id="34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412" w:author="Orion" w:date="2011-07-29T16:45:00Z"/>
                <w:rFonts w:ascii="Calibri" w:eastAsia="Times New Roman" w:hAnsi="Calibri" w:cs="Calibri"/>
                <w:color w:val="000000"/>
                <w:kern w:val="0"/>
                <w:sz w:val="22"/>
                <w:szCs w:val="22"/>
                <w:lang w:eastAsia="es-ES" w:bidi="ar-SA"/>
              </w:rPr>
            </w:pPr>
            <w:ins w:id="3413"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414" w:author="Orion" w:date="2011-07-29T16:45:00Z"/>
                <w:rFonts w:ascii="Calibri" w:eastAsia="Times New Roman" w:hAnsi="Calibri" w:cs="Calibri"/>
                <w:color w:val="000000"/>
                <w:kern w:val="0"/>
                <w:sz w:val="22"/>
                <w:szCs w:val="22"/>
                <w:lang w:eastAsia="es-ES" w:bidi="ar-SA"/>
              </w:rPr>
            </w:pPr>
            <w:ins w:id="3415"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4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417" w:author="Orion" w:date="2011-07-29T16:45:00Z"/>
                <w:rFonts w:ascii="Calibri" w:eastAsia="Times New Roman" w:hAnsi="Calibri" w:cs="Calibri"/>
                <w:color w:val="000000"/>
                <w:kern w:val="0"/>
                <w:sz w:val="22"/>
                <w:szCs w:val="22"/>
                <w:lang w:eastAsia="es-ES" w:bidi="ar-SA"/>
              </w:rPr>
            </w:pPr>
            <w:ins w:id="3418"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419" w:author="Orion" w:date="2011-07-29T16:45:00Z"/>
                <w:rFonts w:ascii="Calibri" w:eastAsia="Times New Roman" w:hAnsi="Calibri" w:cs="Calibri"/>
                <w:color w:val="000000"/>
                <w:kern w:val="0"/>
                <w:sz w:val="22"/>
                <w:szCs w:val="22"/>
                <w:lang w:eastAsia="es-ES" w:bidi="ar-SA"/>
              </w:rPr>
            </w:pPr>
            <w:ins w:id="3420"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421" w:author="Orion" w:date="2011-07-29T16:45:00Z"/>
                <w:rFonts w:ascii="Calibri" w:eastAsia="Times New Roman" w:hAnsi="Calibri" w:cs="Calibri"/>
                <w:color w:val="000000"/>
                <w:kern w:val="0"/>
                <w:sz w:val="22"/>
                <w:szCs w:val="22"/>
                <w:lang w:eastAsia="es-ES" w:bidi="ar-SA"/>
              </w:rPr>
            </w:pPr>
            <w:ins w:id="34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423" w:author="Orion" w:date="2011-07-29T16:45:00Z"/>
                <w:rFonts w:ascii="Calibri" w:eastAsia="Times New Roman" w:hAnsi="Calibri" w:cs="Calibri"/>
                <w:color w:val="000000"/>
                <w:kern w:val="0"/>
                <w:sz w:val="22"/>
                <w:szCs w:val="22"/>
                <w:lang w:eastAsia="es-ES" w:bidi="ar-SA"/>
              </w:rPr>
            </w:pPr>
            <w:ins w:id="3424"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425" w:author="Orion" w:date="2011-07-29T16:45:00Z"/>
                <w:rFonts w:ascii="Calibri" w:eastAsia="Times New Roman" w:hAnsi="Calibri" w:cs="Calibri"/>
                <w:color w:val="000000"/>
                <w:kern w:val="0"/>
                <w:sz w:val="22"/>
                <w:szCs w:val="22"/>
                <w:lang w:eastAsia="es-ES" w:bidi="ar-SA"/>
              </w:rPr>
            </w:pPr>
            <w:ins w:id="3426"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427" w:author="Orion" w:date="2011-07-29T16:45:00Z"/>
                <w:rFonts w:ascii="Calibri" w:eastAsia="Times New Roman" w:hAnsi="Calibri" w:cs="Calibri"/>
                <w:color w:val="000000"/>
                <w:kern w:val="0"/>
                <w:sz w:val="22"/>
                <w:szCs w:val="22"/>
                <w:lang w:eastAsia="es-ES" w:bidi="ar-SA"/>
              </w:rPr>
            </w:pPr>
            <w:ins w:id="34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429" w:author="Orion" w:date="2011-07-29T16:45:00Z"/>
                <w:rFonts w:ascii="Calibri" w:eastAsia="Times New Roman" w:hAnsi="Calibri" w:cs="Calibri"/>
                <w:color w:val="000000"/>
                <w:kern w:val="0"/>
                <w:sz w:val="22"/>
                <w:szCs w:val="22"/>
                <w:lang w:eastAsia="es-ES" w:bidi="ar-SA"/>
              </w:rPr>
            </w:pPr>
            <w:ins w:id="3430"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431" w:author="Orion" w:date="2011-07-29T16:45:00Z"/>
                <w:rFonts w:ascii="Calibri" w:eastAsia="Times New Roman" w:hAnsi="Calibri" w:cs="Calibri"/>
                <w:color w:val="000000"/>
                <w:kern w:val="0"/>
                <w:sz w:val="22"/>
                <w:szCs w:val="22"/>
                <w:lang w:eastAsia="es-ES" w:bidi="ar-SA"/>
              </w:rPr>
            </w:pPr>
            <w:ins w:id="3432"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4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434" w:author="Orion" w:date="2011-07-29T16:45:00Z"/>
                <w:rFonts w:ascii="Calibri" w:eastAsia="Times New Roman" w:hAnsi="Calibri" w:cs="Calibri"/>
                <w:color w:val="000000"/>
                <w:kern w:val="0"/>
                <w:sz w:val="22"/>
                <w:szCs w:val="22"/>
                <w:lang w:eastAsia="es-ES" w:bidi="ar-SA"/>
              </w:rPr>
            </w:pPr>
            <w:ins w:id="3435"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436" w:author="Orion" w:date="2011-07-29T16:45:00Z"/>
                <w:rFonts w:ascii="Calibri" w:eastAsia="Times New Roman" w:hAnsi="Calibri" w:cs="Calibri"/>
                <w:color w:val="000000"/>
                <w:kern w:val="0"/>
                <w:sz w:val="22"/>
                <w:szCs w:val="22"/>
                <w:lang w:eastAsia="es-ES" w:bidi="ar-SA"/>
              </w:rPr>
            </w:pPr>
            <w:ins w:id="3437"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438" w:author="Orion" w:date="2011-07-29T16:45:00Z"/>
                <w:rFonts w:ascii="Calibri" w:eastAsia="Times New Roman" w:hAnsi="Calibri" w:cs="Calibri"/>
                <w:color w:val="000000"/>
                <w:kern w:val="0"/>
                <w:sz w:val="22"/>
                <w:szCs w:val="22"/>
                <w:lang w:eastAsia="es-ES" w:bidi="ar-SA"/>
              </w:rPr>
            </w:pPr>
            <w:ins w:id="34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440" w:author="Orion" w:date="2011-07-29T16:45:00Z"/>
                <w:rFonts w:ascii="Calibri" w:eastAsia="Times New Roman" w:hAnsi="Calibri" w:cs="Calibri"/>
                <w:color w:val="000000"/>
                <w:kern w:val="0"/>
                <w:sz w:val="22"/>
                <w:szCs w:val="22"/>
                <w:lang w:eastAsia="es-ES" w:bidi="ar-SA"/>
              </w:rPr>
            </w:pPr>
            <w:ins w:id="3441"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442" w:author="Orion" w:date="2011-07-29T16:45:00Z"/>
                <w:rFonts w:ascii="Calibri" w:eastAsia="Times New Roman" w:hAnsi="Calibri" w:cs="Calibri"/>
                <w:color w:val="000000"/>
                <w:kern w:val="0"/>
                <w:sz w:val="22"/>
                <w:szCs w:val="22"/>
                <w:lang w:eastAsia="es-ES" w:bidi="ar-SA"/>
              </w:rPr>
            </w:pPr>
            <w:ins w:id="3443"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444" w:author="Orion" w:date="2011-07-29T16:45:00Z"/>
                <w:rFonts w:ascii="Calibri" w:eastAsia="Times New Roman" w:hAnsi="Calibri" w:cs="Calibri"/>
                <w:color w:val="000000"/>
                <w:kern w:val="0"/>
                <w:sz w:val="22"/>
                <w:szCs w:val="22"/>
                <w:lang w:eastAsia="es-ES" w:bidi="ar-SA"/>
              </w:rPr>
            </w:pPr>
            <w:ins w:id="34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446" w:author="Orion" w:date="2011-07-29T16:45:00Z"/>
                <w:rFonts w:ascii="Calibri" w:eastAsia="Times New Roman" w:hAnsi="Calibri" w:cs="Calibri"/>
                <w:color w:val="000000"/>
                <w:kern w:val="0"/>
                <w:sz w:val="22"/>
                <w:szCs w:val="22"/>
                <w:lang w:eastAsia="es-ES" w:bidi="ar-SA"/>
              </w:rPr>
            </w:pPr>
            <w:ins w:id="3447"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448" w:author="Orion" w:date="2011-07-29T16:45:00Z"/>
                <w:rFonts w:ascii="Calibri" w:eastAsia="Times New Roman" w:hAnsi="Calibri" w:cs="Calibri"/>
                <w:color w:val="000000"/>
                <w:kern w:val="0"/>
                <w:sz w:val="22"/>
                <w:szCs w:val="22"/>
                <w:lang w:eastAsia="es-ES" w:bidi="ar-SA"/>
              </w:rPr>
            </w:pPr>
            <w:ins w:id="3449"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4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451" w:author="Orion" w:date="2011-07-29T16:45:00Z"/>
                <w:rFonts w:ascii="Calibri" w:eastAsia="Times New Roman" w:hAnsi="Calibri" w:cs="Calibri"/>
                <w:color w:val="000000"/>
                <w:kern w:val="0"/>
                <w:sz w:val="22"/>
                <w:szCs w:val="22"/>
                <w:lang w:eastAsia="es-ES" w:bidi="ar-SA"/>
              </w:rPr>
            </w:pPr>
            <w:ins w:id="3452"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453" w:author="Orion" w:date="2011-07-29T16:45:00Z"/>
                <w:rFonts w:ascii="Calibri" w:eastAsia="Times New Roman" w:hAnsi="Calibri" w:cs="Calibri"/>
                <w:color w:val="000000"/>
                <w:kern w:val="0"/>
                <w:sz w:val="22"/>
                <w:szCs w:val="22"/>
                <w:lang w:eastAsia="es-ES" w:bidi="ar-SA"/>
              </w:rPr>
            </w:pPr>
            <w:ins w:id="3454"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455" w:author="Orion" w:date="2011-07-29T16:45:00Z"/>
                <w:rFonts w:ascii="Calibri" w:eastAsia="Times New Roman" w:hAnsi="Calibri" w:cs="Calibri"/>
                <w:color w:val="000000"/>
                <w:kern w:val="0"/>
                <w:sz w:val="22"/>
                <w:szCs w:val="22"/>
                <w:lang w:eastAsia="es-ES" w:bidi="ar-SA"/>
              </w:rPr>
            </w:pPr>
            <w:ins w:id="34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457" w:author="Orion" w:date="2011-07-29T16:45:00Z"/>
                <w:rFonts w:ascii="Calibri" w:eastAsia="Times New Roman" w:hAnsi="Calibri" w:cs="Calibri"/>
                <w:color w:val="000000"/>
                <w:kern w:val="0"/>
                <w:sz w:val="22"/>
                <w:szCs w:val="22"/>
                <w:lang w:eastAsia="es-ES" w:bidi="ar-SA"/>
              </w:rPr>
            </w:pPr>
            <w:ins w:id="3458"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459" w:author="Orion" w:date="2011-07-29T16:45:00Z"/>
                <w:rFonts w:ascii="Calibri" w:eastAsia="Times New Roman" w:hAnsi="Calibri" w:cs="Calibri"/>
                <w:color w:val="000000"/>
                <w:kern w:val="0"/>
                <w:sz w:val="22"/>
                <w:szCs w:val="22"/>
                <w:lang w:eastAsia="es-ES" w:bidi="ar-SA"/>
              </w:rPr>
            </w:pPr>
            <w:ins w:id="3460"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461" w:author="Orion" w:date="2011-07-29T16:45:00Z"/>
                <w:rFonts w:ascii="Calibri" w:eastAsia="Times New Roman" w:hAnsi="Calibri" w:cs="Calibri"/>
                <w:color w:val="000000"/>
                <w:kern w:val="0"/>
                <w:sz w:val="22"/>
                <w:szCs w:val="22"/>
                <w:lang w:eastAsia="es-ES" w:bidi="ar-SA"/>
              </w:rPr>
            </w:pPr>
            <w:ins w:id="34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463" w:author="Orion" w:date="2011-07-29T16:45:00Z"/>
                <w:rFonts w:ascii="Calibri" w:eastAsia="Times New Roman" w:hAnsi="Calibri" w:cs="Calibri"/>
                <w:color w:val="000000"/>
                <w:kern w:val="0"/>
                <w:sz w:val="22"/>
                <w:szCs w:val="22"/>
                <w:lang w:eastAsia="es-ES" w:bidi="ar-SA"/>
              </w:rPr>
            </w:pPr>
            <w:ins w:id="3464"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465" w:author="Orion" w:date="2011-07-29T16:45:00Z"/>
                <w:rFonts w:ascii="Calibri" w:eastAsia="Times New Roman" w:hAnsi="Calibri" w:cs="Calibri"/>
                <w:color w:val="000000"/>
                <w:kern w:val="0"/>
                <w:sz w:val="22"/>
                <w:szCs w:val="22"/>
                <w:lang w:eastAsia="es-ES" w:bidi="ar-SA"/>
              </w:rPr>
            </w:pPr>
            <w:ins w:id="3466"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4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468" w:author="Orion" w:date="2011-07-29T16:45:00Z"/>
                <w:rFonts w:ascii="Calibri" w:eastAsia="Times New Roman" w:hAnsi="Calibri" w:cs="Calibri"/>
                <w:color w:val="000000"/>
                <w:kern w:val="0"/>
                <w:sz w:val="22"/>
                <w:szCs w:val="22"/>
                <w:lang w:eastAsia="es-ES" w:bidi="ar-SA"/>
              </w:rPr>
            </w:pPr>
            <w:ins w:id="3469"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470" w:author="Orion" w:date="2011-07-29T16:45:00Z"/>
                <w:rFonts w:ascii="Calibri" w:eastAsia="Times New Roman" w:hAnsi="Calibri" w:cs="Calibri"/>
                <w:color w:val="000000"/>
                <w:kern w:val="0"/>
                <w:sz w:val="22"/>
                <w:szCs w:val="22"/>
                <w:lang w:eastAsia="es-ES" w:bidi="ar-SA"/>
              </w:rPr>
            </w:pPr>
            <w:ins w:id="3471"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472" w:author="Orion" w:date="2011-07-29T16:45:00Z"/>
                <w:rFonts w:ascii="Calibri" w:eastAsia="Times New Roman" w:hAnsi="Calibri" w:cs="Calibri"/>
                <w:color w:val="000000"/>
                <w:kern w:val="0"/>
                <w:sz w:val="22"/>
                <w:szCs w:val="22"/>
                <w:lang w:eastAsia="es-ES" w:bidi="ar-SA"/>
              </w:rPr>
            </w:pPr>
            <w:ins w:id="34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474" w:author="Orion" w:date="2011-07-29T16:45:00Z"/>
                <w:rFonts w:ascii="Calibri" w:eastAsia="Times New Roman" w:hAnsi="Calibri" w:cs="Calibri"/>
                <w:color w:val="000000"/>
                <w:kern w:val="0"/>
                <w:sz w:val="22"/>
                <w:szCs w:val="22"/>
                <w:lang w:eastAsia="es-ES" w:bidi="ar-SA"/>
              </w:rPr>
            </w:pPr>
            <w:ins w:id="3475"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476" w:author="Orion" w:date="2011-07-29T16:45:00Z"/>
                <w:rFonts w:ascii="Calibri" w:eastAsia="Times New Roman" w:hAnsi="Calibri" w:cs="Calibri"/>
                <w:color w:val="000000"/>
                <w:kern w:val="0"/>
                <w:sz w:val="22"/>
                <w:szCs w:val="22"/>
                <w:lang w:eastAsia="es-ES" w:bidi="ar-SA"/>
              </w:rPr>
            </w:pPr>
            <w:ins w:id="3477"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478" w:author="Orion" w:date="2011-07-29T16:45:00Z"/>
                <w:rFonts w:ascii="Calibri" w:eastAsia="Times New Roman" w:hAnsi="Calibri" w:cs="Calibri"/>
                <w:color w:val="000000"/>
                <w:kern w:val="0"/>
                <w:sz w:val="22"/>
                <w:szCs w:val="22"/>
                <w:lang w:eastAsia="es-ES" w:bidi="ar-SA"/>
              </w:rPr>
            </w:pPr>
            <w:ins w:id="34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480" w:author="Orion" w:date="2011-07-29T16:45:00Z"/>
                <w:rFonts w:ascii="Calibri" w:eastAsia="Times New Roman" w:hAnsi="Calibri" w:cs="Calibri"/>
                <w:color w:val="000000"/>
                <w:kern w:val="0"/>
                <w:sz w:val="22"/>
                <w:szCs w:val="22"/>
                <w:lang w:eastAsia="es-ES" w:bidi="ar-SA"/>
              </w:rPr>
            </w:pPr>
            <w:ins w:id="348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482" w:author="Orion" w:date="2011-07-29T16:45:00Z"/>
                <w:rFonts w:ascii="Calibri" w:eastAsia="Times New Roman" w:hAnsi="Calibri" w:cs="Calibri"/>
                <w:color w:val="000000"/>
                <w:kern w:val="0"/>
                <w:sz w:val="22"/>
                <w:szCs w:val="22"/>
                <w:lang w:eastAsia="es-ES" w:bidi="ar-SA"/>
              </w:rPr>
            </w:pPr>
            <w:ins w:id="348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4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485" w:author="Orion" w:date="2011-07-29T16:45:00Z"/>
                <w:rFonts w:ascii="Calibri" w:eastAsia="Times New Roman" w:hAnsi="Calibri" w:cs="Calibri"/>
                <w:color w:val="000000"/>
                <w:kern w:val="0"/>
                <w:sz w:val="22"/>
                <w:szCs w:val="22"/>
                <w:lang w:eastAsia="es-ES" w:bidi="ar-SA"/>
              </w:rPr>
            </w:pPr>
            <w:ins w:id="3486"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487" w:author="Orion" w:date="2011-07-29T16:45:00Z"/>
                <w:rFonts w:ascii="Calibri" w:eastAsia="Times New Roman" w:hAnsi="Calibri" w:cs="Calibri"/>
                <w:color w:val="000000"/>
                <w:kern w:val="0"/>
                <w:sz w:val="22"/>
                <w:szCs w:val="22"/>
                <w:lang w:eastAsia="es-ES" w:bidi="ar-SA"/>
              </w:rPr>
            </w:pPr>
            <w:ins w:id="3488"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489" w:author="Orion" w:date="2011-07-29T16:45:00Z"/>
                <w:rFonts w:ascii="Calibri" w:eastAsia="Times New Roman" w:hAnsi="Calibri" w:cs="Calibri"/>
                <w:color w:val="000000"/>
                <w:kern w:val="0"/>
                <w:sz w:val="22"/>
                <w:szCs w:val="22"/>
                <w:lang w:eastAsia="es-ES" w:bidi="ar-SA"/>
              </w:rPr>
            </w:pPr>
            <w:ins w:id="34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491" w:author="Orion" w:date="2011-07-29T16:45:00Z"/>
                <w:rFonts w:ascii="Calibri" w:eastAsia="Times New Roman" w:hAnsi="Calibri" w:cs="Calibri"/>
                <w:color w:val="000000"/>
                <w:kern w:val="0"/>
                <w:sz w:val="22"/>
                <w:szCs w:val="22"/>
                <w:lang w:eastAsia="es-ES" w:bidi="ar-SA"/>
              </w:rPr>
            </w:pPr>
            <w:ins w:id="3492"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493" w:author="Orion" w:date="2011-07-29T16:45:00Z"/>
                <w:rFonts w:ascii="Calibri" w:eastAsia="Times New Roman" w:hAnsi="Calibri" w:cs="Calibri"/>
                <w:color w:val="000000"/>
                <w:kern w:val="0"/>
                <w:sz w:val="22"/>
                <w:szCs w:val="22"/>
                <w:lang w:eastAsia="es-ES" w:bidi="ar-SA"/>
              </w:rPr>
            </w:pPr>
            <w:ins w:id="3494"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495" w:author="Orion" w:date="2011-07-29T16:45:00Z"/>
                <w:rFonts w:ascii="Calibri" w:eastAsia="Times New Roman" w:hAnsi="Calibri" w:cs="Calibri"/>
                <w:color w:val="000000"/>
                <w:kern w:val="0"/>
                <w:sz w:val="22"/>
                <w:szCs w:val="22"/>
                <w:lang w:eastAsia="es-ES" w:bidi="ar-SA"/>
              </w:rPr>
            </w:pPr>
            <w:ins w:id="34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497" w:author="Orion" w:date="2011-07-29T16:45:00Z"/>
                <w:rFonts w:ascii="Calibri" w:eastAsia="Times New Roman" w:hAnsi="Calibri" w:cs="Calibri"/>
                <w:color w:val="000000"/>
                <w:kern w:val="0"/>
                <w:sz w:val="22"/>
                <w:szCs w:val="22"/>
                <w:lang w:eastAsia="es-ES" w:bidi="ar-SA"/>
              </w:rPr>
            </w:pPr>
            <w:ins w:id="349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499" w:author="Orion" w:date="2011-07-29T16:45:00Z"/>
                <w:rFonts w:ascii="Calibri" w:eastAsia="Times New Roman" w:hAnsi="Calibri" w:cs="Calibri"/>
                <w:color w:val="000000"/>
                <w:kern w:val="0"/>
                <w:sz w:val="22"/>
                <w:szCs w:val="22"/>
                <w:lang w:eastAsia="es-ES" w:bidi="ar-SA"/>
              </w:rPr>
            </w:pPr>
            <w:ins w:id="350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5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502" w:author="Orion" w:date="2011-07-29T16:45:00Z"/>
                <w:rFonts w:ascii="Calibri" w:eastAsia="Times New Roman" w:hAnsi="Calibri" w:cs="Calibri"/>
                <w:color w:val="000000"/>
                <w:kern w:val="0"/>
                <w:sz w:val="22"/>
                <w:szCs w:val="22"/>
                <w:lang w:eastAsia="es-ES" w:bidi="ar-SA"/>
              </w:rPr>
            </w:pPr>
            <w:ins w:id="3503"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504" w:author="Orion" w:date="2011-07-29T16:45:00Z"/>
                <w:rFonts w:ascii="Calibri" w:eastAsia="Times New Roman" w:hAnsi="Calibri" w:cs="Calibri"/>
                <w:color w:val="000000"/>
                <w:kern w:val="0"/>
                <w:sz w:val="22"/>
                <w:szCs w:val="22"/>
                <w:lang w:eastAsia="es-ES" w:bidi="ar-SA"/>
              </w:rPr>
            </w:pPr>
            <w:ins w:id="3505"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506" w:author="Orion" w:date="2011-07-29T16:45:00Z"/>
                <w:rFonts w:ascii="Calibri" w:eastAsia="Times New Roman" w:hAnsi="Calibri" w:cs="Calibri"/>
                <w:color w:val="000000"/>
                <w:kern w:val="0"/>
                <w:sz w:val="22"/>
                <w:szCs w:val="22"/>
                <w:lang w:eastAsia="es-ES" w:bidi="ar-SA"/>
              </w:rPr>
            </w:pPr>
            <w:ins w:id="35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508" w:author="Orion" w:date="2011-07-29T16:45:00Z"/>
                <w:rFonts w:ascii="Calibri" w:eastAsia="Times New Roman" w:hAnsi="Calibri" w:cs="Calibri"/>
                <w:color w:val="000000"/>
                <w:kern w:val="0"/>
                <w:sz w:val="22"/>
                <w:szCs w:val="22"/>
                <w:lang w:eastAsia="es-ES" w:bidi="ar-SA"/>
              </w:rPr>
            </w:pPr>
            <w:ins w:id="3509"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510" w:author="Orion" w:date="2011-07-29T16:45:00Z"/>
                <w:rFonts w:ascii="Calibri" w:eastAsia="Times New Roman" w:hAnsi="Calibri" w:cs="Calibri"/>
                <w:color w:val="000000"/>
                <w:kern w:val="0"/>
                <w:sz w:val="22"/>
                <w:szCs w:val="22"/>
                <w:lang w:eastAsia="es-ES" w:bidi="ar-SA"/>
              </w:rPr>
            </w:pPr>
            <w:ins w:id="3511"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512" w:author="Orion" w:date="2011-07-29T16:45:00Z"/>
                <w:rFonts w:ascii="Calibri" w:eastAsia="Times New Roman" w:hAnsi="Calibri" w:cs="Calibri"/>
                <w:color w:val="000000"/>
                <w:kern w:val="0"/>
                <w:sz w:val="22"/>
                <w:szCs w:val="22"/>
                <w:lang w:eastAsia="es-ES" w:bidi="ar-SA"/>
              </w:rPr>
            </w:pPr>
            <w:ins w:id="35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514" w:author="Orion" w:date="2011-07-29T16:45:00Z"/>
                <w:rFonts w:ascii="Calibri" w:eastAsia="Times New Roman" w:hAnsi="Calibri" w:cs="Calibri"/>
                <w:color w:val="000000"/>
                <w:kern w:val="0"/>
                <w:sz w:val="22"/>
                <w:szCs w:val="22"/>
                <w:lang w:eastAsia="es-ES" w:bidi="ar-SA"/>
              </w:rPr>
            </w:pPr>
            <w:ins w:id="351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516" w:author="Orion" w:date="2011-07-29T16:45:00Z"/>
                <w:rFonts w:ascii="Calibri" w:eastAsia="Times New Roman" w:hAnsi="Calibri" w:cs="Calibri"/>
                <w:color w:val="000000"/>
                <w:kern w:val="0"/>
                <w:sz w:val="22"/>
                <w:szCs w:val="22"/>
                <w:lang w:eastAsia="es-ES" w:bidi="ar-SA"/>
              </w:rPr>
            </w:pPr>
            <w:ins w:id="351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35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3519" w:author="Orion" w:date="2011-07-29T16:45:00Z"/>
                <w:rFonts w:ascii="Calibri" w:eastAsia="Times New Roman" w:hAnsi="Calibri" w:cs="Calibri"/>
                <w:color w:val="000000"/>
                <w:kern w:val="0"/>
                <w:sz w:val="22"/>
                <w:szCs w:val="22"/>
                <w:lang w:eastAsia="es-ES" w:bidi="ar-SA"/>
              </w:rPr>
            </w:pPr>
            <w:ins w:id="3520"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3521" w:author="Orion" w:date="2011-07-29T16:45:00Z"/>
                <w:rFonts w:ascii="Calibri" w:eastAsia="Times New Roman" w:hAnsi="Calibri" w:cs="Calibri"/>
                <w:color w:val="000000"/>
                <w:kern w:val="0"/>
                <w:sz w:val="22"/>
                <w:szCs w:val="22"/>
                <w:lang w:eastAsia="es-ES" w:bidi="ar-SA"/>
              </w:rPr>
            </w:pPr>
            <w:ins w:id="3522"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3523" w:author="Orion" w:date="2011-07-29T16:45:00Z"/>
                <w:rFonts w:ascii="Calibri" w:eastAsia="Times New Roman" w:hAnsi="Calibri" w:cs="Calibri"/>
                <w:color w:val="000000"/>
                <w:kern w:val="0"/>
                <w:sz w:val="22"/>
                <w:szCs w:val="22"/>
                <w:lang w:eastAsia="es-ES" w:bidi="ar-SA"/>
              </w:rPr>
            </w:pPr>
            <w:ins w:id="35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3525" w:author="Orion" w:date="2011-07-29T16:45:00Z"/>
                <w:rFonts w:ascii="Calibri" w:eastAsia="Times New Roman" w:hAnsi="Calibri" w:cs="Calibri"/>
                <w:color w:val="000000"/>
                <w:kern w:val="0"/>
                <w:sz w:val="22"/>
                <w:szCs w:val="22"/>
                <w:lang w:eastAsia="es-ES" w:bidi="ar-SA"/>
              </w:rPr>
            </w:pPr>
            <w:ins w:id="3526"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3527" w:author="Orion" w:date="2011-07-29T16:45:00Z"/>
                <w:rFonts w:ascii="Calibri" w:eastAsia="Times New Roman" w:hAnsi="Calibri" w:cs="Calibri"/>
                <w:color w:val="000000"/>
                <w:kern w:val="0"/>
                <w:sz w:val="22"/>
                <w:szCs w:val="22"/>
                <w:lang w:eastAsia="es-ES" w:bidi="ar-SA"/>
              </w:rPr>
            </w:pPr>
            <w:ins w:id="3528"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3529" w:author="Orion" w:date="2011-07-29T16:45:00Z"/>
                <w:rFonts w:ascii="Calibri" w:eastAsia="Times New Roman" w:hAnsi="Calibri" w:cs="Calibri"/>
                <w:color w:val="000000"/>
                <w:kern w:val="0"/>
                <w:sz w:val="22"/>
                <w:szCs w:val="22"/>
                <w:lang w:eastAsia="es-ES" w:bidi="ar-SA"/>
              </w:rPr>
            </w:pPr>
            <w:ins w:id="35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3531" w:author="Orion" w:date="2011-07-29T16:45:00Z"/>
                <w:rFonts w:ascii="Calibri" w:eastAsia="Times New Roman" w:hAnsi="Calibri" w:cs="Calibri"/>
                <w:color w:val="000000"/>
                <w:kern w:val="0"/>
                <w:sz w:val="22"/>
                <w:szCs w:val="22"/>
                <w:lang w:eastAsia="es-ES" w:bidi="ar-SA"/>
              </w:rPr>
            </w:pPr>
            <w:ins w:id="353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3533" w:author="Orion" w:date="2011-07-29T16:45:00Z"/>
                <w:rFonts w:ascii="Calibri" w:eastAsia="Times New Roman" w:hAnsi="Calibri" w:cs="Calibri"/>
                <w:color w:val="000000"/>
                <w:kern w:val="0"/>
                <w:sz w:val="22"/>
                <w:szCs w:val="22"/>
                <w:lang w:eastAsia="es-ES" w:bidi="ar-SA"/>
              </w:rPr>
            </w:pPr>
            <w:ins w:id="353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35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3536" w:author="Orion" w:date="2011-07-29T16:45:00Z"/>
                <w:rFonts w:ascii="Calibri" w:eastAsia="Times New Roman" w:hAnsi="Calibri" w:cs="Calibri"/>
                <w:color w:val="000000"/>
                <w:kern w:val="0"/>
                <w:sz w:val="22"/>
                <w:szCs w:val="22"/>
                <w:lang w:eastAsia="es-ES" w:bidi="ar-SA"/>
              </w:rPr>
            </w:pPr>
            <w:ins w:id="3537"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3538" w:author="Orion" w:date="2011-07-29T16:45:00Z"/>
                <w:rFonts w:ascii="Calibri" w:eastAsia="Times New Roman" w:hAnsi="Calibri" w:cs="Calibri"/>
                <w:color w:val="000000"/>
                <w:kern w:val="0"/>
                <w:sz w:val="22"/>
                <w:szCs w:val="22"/>
                <w:lang w:eastAsia="es-ES" w:bidi="ar-SA"/>
              </w:rPr>
            </w:pPr>
            <w:ins w:id="3539"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3540" w:author="Orion" w:date="2011-07-29T16:45:00Z"/>
                <w:rFonts w:ascii="Calibri" w:eastAsia="Times New Roman" w:hAnsi="Calibri" w:cs="Calibri"/>
                <w:color w:val="000000"/>
                <w:kern w:val="0"/>
                <w:sz w:val="22"/>
                <w:szCs w:val="22"/>
                <w:lang w:eastAsia="es-ES" w:bidi="ar-SA"/>
              </w:rPr>
            </w:pPr>
            <w:ins w:id="35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3542" w:author="Orion" w:date="2011-07-29T16:45:00Z"/>
                <w:rFonts w:ascii="Calibri" w:eastAsia="Times New Roman" w:hAnsi="Calibri" w:cs="Calibri"/>
                <w:color w:val="000000"/>
                <w:kern w:val="0"/>
                <w:sz w:val="22"/>
                <w:szCs w:val="22"/>
                <w:lang w:eastAsia="es-ES" w:bidi="ar-SA"/>
              </w:rPr>
            </w:pPr>
            <w:ins w:id="3543"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3544" w:author="Orion" w:date="2011-07-29T16:45:00Z"/>
                <w:rFonts w:ascii="Calibri" w:eastAsia="Times New Roman" w:hAnsi="Calibri" w:cs="Calibri"/>
                <w:color w:val="000000"/>
                <w:kern w:val="0"/>
                <w:sz w:val="22"/>
                <w:szCs w:val="22"/>
                <w:lang w:eastAsia="es-ES" w:bidi="ar-SA"/>
              </w:rPr>
            </w:pPr>
            <w:ins w:id="3545"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3546" w:author="Orion" w:date="2011-07-29T16:45:00Z"/>
                <w:rFonts w:ascii="Calibri" w:eastAsia="Times New Roman" w:hAnsi="Calibri" w:cs="Calibri"/>
                <w:color w:val="000000"/>
                <w:kern w:val="0"/>
                <w:sz w:val="22"/>
                <w:szCs w:val="22"/>
                <w:lang w:eastAsia="es-ES" w:bidi="ar-SA"/>
              </w:rPr>
            </w:pPr>
            <w:ins w:id="35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3548" w:author="Orion" w:date="2011-07-29T16:45:00Z"/>
                <w:rFonts w:ascii="Calibri" w:eastAsia="Times New Roman" w:hAnsi="Calibri" w:cs="Calibri"/>
                <w:color w:val="000000"/>
                <w:kern w:val="0"/>
                <w:sz w:val="22"/>
                <w:szCs w:val="22"/>
                <w:lang w:eastAsia="es-ES" w:bidi="ar-SA"/>
              </w:rPr>
            </w:pPr>
            <w:ins w:id="354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3550" w:author="Orion" w:date="2011-07-29T16:45:00Z"/>
                <w:rFonts w:ascii="Calibri" w:eastAsia="Times New Roman" w:hAnsi="Calibri" w:cs="Calibri"/>
                <w:color w:val="000000"/>
                <w:kern w:val="0"/>
                <w:sz w:val="22"/>
                <w:szCs w:val="22"/>
                <w:lang w:eastAsia="es-ES" w:bidi="ar-SA"/>
              </w:rPr>
            </w:pPr>
            <w:ins w:id="355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35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3553" w:author="Orion" w:date="2011-07-29T16:45:00Z"/>
                <w:rFonts w:ascii="Calibri" w:eastAsia="Times New Roman" w:hAnsi="Calibri" w:cs="Calibri"/>
                <w:color w:val="000000"/>
                <w:kern w:val="0"/>
                <w:sz w:val="22"/>
                <w:szCs w:val="22"/>
                <w:lang w:eastAsia="es-ES" w:bidi="ar-SA"/>
              </w:rPr>
            </w:pPr>
            <w:ins w:id="3554"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3555" w:author="Orion" w:date="2011-07-29T16:45:00Z"/>
                <w:rFonts w:ascii="Calibri" w:eastAsia="Times New Roman" w:hAnsi="Calibri" w:cs="Calibri"/>
                <w:color w:val="000000"/>
                <w:kern w:val="0"/>
                <w:sz w:val="22"/>
                <w:szCs w:val="22"/>
                <w:lang w:eastAsia="es-ES" w:bidi="ar-SA"/>
              </w:rPr>
            </w:pPr>
            <w:ins w:id="3556"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3557" w:author="Orion" w:date="2011-07-29T16:45:00Z"/>
                <w:rFonts w:ascii="Calibri" w:eastAsia="Times New Roman" w:hAnsi="Calibri" w:cs="Calibri"/>
                <w:color w:val="000000"/>
                <w:kern w:val="0"/>
                <w:sz w:val="22"/>
                <w:szCs w:val="22"/>
                <w:lang w:eastAsia="es-ES" w:bidi="ar-SA"/>
              </w:rPr>
            </w:pPr>
            <w:ins w:id="35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3559" w:author="Orion" w:date="2011-07-29T16:45:00Z"/>
                <w:rFonts w:ascii="Calibri" w:eastAsia="Times New Roman" w:hAnsi="Calibri" w:cs="Calibri"/>
                <w:color w:val="000000"/>
                <w:kern w:val="0"/>
                <w:sz w:val="22"/>
                <w:szCs w:val="22"/>
                <w:lang w:eastAsia="es-ES" w:bidi="ar-SA"/>
              </w:rPr>
            </w:pPr>
            <w:ins w:id="3560"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3561" w:author="Orion" w:date="2011-07-29T16:45:00Z"/>
                <w:rFonts w:ascii="Calibri" w:eastAsia="Times New Roman" w:hAnsi="Calibri" w:cs="Calibri"/>
                <w:color w:val="000000"/>
                <w:kern w:val="0"/>
                <w:sz w:val="22"/>
                <w:szCs w:val="22"/>
                <w:lang w:eastAsia="es-ES" w:bidi="ar-SA"/>
              </w:rPr>
            </w:pPr>
            <w:ins w:id="3562"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3563" w:author="Orion" w:date="2011-07-29T16:45:00Z"/>
                <w:rFonts w:ascii="Calibri" w:eastAsia="Times New Roman" w:hAnsi="Calibri" w:cs="Calibri"/>
                <w:color w:val="000000"/>
                <w:kern w:val="0"/>
                <w:sz w:val="22"/>
                <w:szCs w:val="22"/>
                <w:lang w:eastAsia="es-ES" w:bidi="ar-SA"/>
              </w:rPr>
            </w:pPr>
            <w:ins w:id="35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3565" w:author="Orion" w:date="2011-07-29T16:45:00Z"/>
                <w:rFonts w:ascii="Calibri" w:eastAsia="Times New Roman" w:hAnsi="Calibri" w:cs="Calibri"/>
                <w:color w:val="000000"/>
                <w:kern w:val="0"/>
                <w:sz w:val="22"/>
                <w:szCs w:val="22"/>
                <w:lang w:eastAsia="es-ES" w:bidi="ar-SA"/>
              </w:rPr>
            </w:pPr>
            <w:ins w:id="356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3567" w:author="Orion" w:date="2011-07-29T16:45:00Z"/>
                <w:rFonts w:ascii="Calibri" w:eastAsia="Times New Roman" w:hAnsi="Calibri" w:cs="Calibri"/>
                <w:color w:val="000000"/>
                <w:kern w:val="0"/>
                <w:sz w:val="22"/>
                <w:szCs w:val="22"/>
                <w:lang w:eastAsia="es-ES" w:bidi="ar-SA"/>
              </w:rPr>
            </w:pPr>
            <w:ins w:id="356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35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3570" w:author="Orion" w:date="2011-07-29T16:45:00Z"/>
                <w:rFonts w:ascii="Calibri" w:eastAsia="Times New Roman" w:hAnsi="Calibri" w:cs="Calibri"/>
                <w:color w:val="000000"/>
                <w:kern w:val="0"/>
                <w:sz w:val="22"/>
                <w:szCs w:val="22"/>
                <w:lang w:eastAsia="es-ES" w:bidi="ar-SA"/>
              </w:rPr>
            </w:pPr>
            <w:ins w:id="3571"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3572" w:author="Orion" w:date="2011-07-29T16:45:00Z"/>
                <w:rFonts w:ascii="Calibri" w:eastAsia="Times New Roman" w:hAnsi="Calibri" w:cs="Calibri"/>
                <w:color w:val="000000"/>
                <w:kern w:val="0"/>
                <w:sz w:val="22"/>
                <w:szCs w:val="22"/>
                <w:lang w:eastAsia="es-ES" w:bidi="ar-SA"/>
              </w:rPr>
            </w:pPr>
            <w:ins w:id="3573"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3574" w:author="Orion" w:date="2011-07-29T16:45:00Z"/>
                <w:rFonts w:ascii="Calibri" w:eastAsia="Times New Roman" w:hAnsi="Calibri" w:cs="Calibri"/>
                <w:color w:val="000000"/>
                <w:kern w:val="0"/>
                <w:sz w:val="22"/>
                <w:szCs w:val="22"/>
                <w:lang w:eastAsia="es-ES" w:bidi="ar-SA"/>
              </w:rPr>
            </w:pPr>
            <w:ins w:id="35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3576" w:author="Orion" w:date="2011-07-29T16:45:00Z"/>
                <w:rFonts w:ascii="Calibri" w:eastAsia="Times New Roman" w:hAnsi="Calibri" w:cs="Calibri"/>
                <w:color w:val="000000"/>
                <w:kern w:val="0"/>
                <w:sz w:val="22"/>
                <w:szCs w:val="22"/>
                <w:lang w:eastAsia="es-ES" w:bidi="ar-SA"/>
              </w:rPr>
            </w:pPr>
            <w:ins w:id="3577"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3578" w:author="Orion" w:date="2011-07-29T16:45:00Z"/>
                <w:rFonts w:ascii="Calibri" w:eastAsia="Times New Roman" w:hAnsi="Calibri" w:cs="Calibri"/>
                <w:color w:val="000000"/>
                <w:kern w:val="0"/>
                <w:sz w:val="22"/>
                <w:szCs w:val="22"/>
                <w:lang w:eastAsia="es-ES" w:bidi="ar-SA"/>
              </w:rPr>
            </w:pPr>
            <w:ins w:id="3579"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3580" w:author="Orion" w:date="2011-07-29T16:45:00Z"/>
                <w:rFonts w:ascii="Calibri" w:eastAsia="Times New Roman" w:hAnsi="Calibri" w:cs="Calibri"/>
                <w:color w:val="000000"/>
                <w:kern w:val="0"/>
                <w:sz w:val="22"/>
                <w:szCs w:val="22"/>
                <w:lang w:eastAsia="es-ES" w:bidi="ar-SA"/>
              </w:rPr>
            </w:pPr>
            <w:ins w:id="35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3582" w:author="Orion" w:date="2011-07-29T16:45:00Z"/>
                <w:rFonts w:ascii="Calibri" w:eastAsia="Times New Roman" w:hAnsi="Calibri" w:cs="Calibri"/>
                <w:color w:val="000000"/>
                <w:kern w:val="0"/>
                <w:sz w:val="22"/>
                <w:szCs w:val="22"/>
                <w:lang w:eastAsia="es-ES" w:bidi="ar-SA"/>
              </w:rPr>
            </w:pPr>
            <w:ins w:id="358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3584" w:author="Orion" w:date="2011-07-29T16:45:00Z"/>
                <w:rFonts w:ascii="Calibri" w:eastAsia="Times New Roman" w:hAnsi="Calibri" w:cs="Calibri"/>
                <w:color w:val="000000"/>
                <w:kern w:val="0"/>
                <w:sz w:val="22"/>
                <w:szCs w:val="22"/>
                <w:lang w:eastAsia="es-ES" w:bidi="ar-SA"/>
              </w:rPr>
            </w:pPr>
            <w:ins w:id="358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35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3587" w:author="Orion" w:date="2011-07-29T16:45:00Z"/>
                <w:rFonts w:ascii="Calibri" w:eastAsia="Times New Roman" w:hAnsi="Calibri" w:cs="Calibri"/>
                <w:color w:val="000000"/>
                <w:kern w:val="0"/>
                <w:sz w:val="22"/>
                <w:szCs w:val="22"/>
                <w:lang w:eastAsia="es-ES" w:bidi="ar-SA"/>
              </w:rPr>
            </w:pPr>
            <w:ins w:id="3588"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3589" w:author="Orion" w:date="2011-07-29T16:45:00Z"/>
                <w:rFonts w:ascii="Calibri" w:eastAsia="Times New Roman" w:hAnsi="Calibri" w:cs="Calibri"/>
                <w:color w:val="000000"/>
                <w:kern w:val="0"/>
                <w:sz w:val="22"/>
                <w:szCs w:val="22"/>
                <w:lang w:eastAsia="es-ES" w:bidi="ar-SA"/>
              </w:rPr>
            </w:pPr>
            <w:ins w:id="3590"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3591" w:author="Orion" w:date="2011-07-29T16:45:00Z"/>
                <w:rFonts w:ascii="Calibri" w:eastAsia="Times New Roman" w:hAnsi="Calibri" w:cs="Calibri"/>
                <w:color w:val="000000"/>
                <w:kern w:val="0"/>
                <w:sz w:val="22"/>
                <w:szCs w:val="22"/>
                <w:lang w:eastAsia="es-ES" w:bidi="ar-SA"/>
              </w:rPr>
            </w:pPr>
            <w:ins w:id="35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3593" w:author="Orion" w:date="2011-07-29T16:45:00Z"/>
                <w:rFonts w:ascii="Calibri" w:eastAsia="Times New Roman" w:hAnsi="Calibri" w:cs="Calibri"/>
                <w:color w:val="000000"/>
                <w:kern w:val="0"/>
                <w:sz w:val="22"/>
                <w:szCs w:val="22"/>
                <w:lang w:eastAsia="es-ES" w:bidi="ar-SA"/>
              </w:rPr>
            </w:pPr>
            <w:ins w:id="3594"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3595" w:author="Orion" w:date="2011-07-29T16:45:00Z"/>
                <w:rFonts w:ascii="Calibri" w:eastAsia="Times New Roman" w:hAnsi="Calibri" w:cs="Calibri"/>
                <w:color w:val="000000"/>
                <w:kern w:val="0"/>
                <w:sz w:val="22"/>
                <w:szCs w:val="22"/>
                <w:lang w:eastAsia="es-ES" w:bidi="ar-SA"/>
              </w:rPr>
            </w:pPr>
            <w:ins w:id="3596"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3597" w:author="Orion" w:date="2011-07-29T16:45:00Z"/>
                <w:rFonts w:ascii="Calibri" w:eastAsia="Times New Roman" w:hAnsi="Calibri" w:cs="Calibri"/>
                <w:color w:val="000000"/>
                <w:kern w:val="0"/>
                <w:sz w:val="22"/>
                <w:szCs w:val="22"/>
                <w:lang w:eastAsia="es-ES" w:bidi="ar-SA"/>
              </w:rPr>
            </w:pPr>
            <w:ins w:id="35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3599" w:author="Orion" w:date="2011-07-29T16:45:00Z"/>
                <w:rFonts w:ascii="Calibri" w:eastAsia="Times New Roman" w:hAnsi="Calibri" w:cs="Calibri"/>
                <w:color w:val="000000"/>
                <w:kern w:val="0"/>
                <w:sz w:val="22"/>
                <w:szCs w:val="22"/>
                <w:lang w:eastAsia="es-ES" w:bidi="ar-SA"/>
              </w:rPr>
            </w:pPr>
            <w:ins w:id="360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3601" w:author="Orion" w:date="2011-07-29T16:45:00Z"/>
                <w:rFonts w:ascii="Calibri" w:eastAsia="Times New Roman" w:hAnsi="Calibri" w:cs="Calibri"/>
                <w:color w:val="000000"/>
                <w:kern w:val="0"/>
                <w:sz w:val="22"/>
                <w:szCs w:val="22"/>
                <w:lang w:eastAsia="es-ES" w:bidi="ar-SA"/>
              </w:rPr>
            </w:pPr>
            <w:ins w:id="360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36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3604" w:author="Orion" w:date="2011-07-29T16:45:00Z"/>
                <w:rFonts w:ascii="Calibri" w:eastAsia="Times New Roman" w:hAnsi="Calibri" w:cs="Calibri"/>
                <w:color w:val="000000"/>
                <w:kern w:val="0"/>
                <w:sz w:val="22"/>
                <w:szCs w:val="22"/>
                <w:lang w:eastAsia="es-ES" w:bidi="ar-SA"/>
              </w:rPr>
            </w:pPr>
            <w:ins w:id="3605"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3606" w:author="Orion" w:date="2011-07-29T16:45:00Z"/>
                <w:rFonts w:ascii="Calibri" w:eastAsia="Times New Roman" w:hAnsi="Calibri" w:cs="Calibri"/>
                <w:color w:val="000000"/>
                <w:kern w:val="0"/>
                <w:sz w:val="22"/>
                <w:szCs w:val="22"/>
                <w:lang w:eastAsia="es-ES" w:bidi="ar-SA"/>
              </w:rPr>
            </w:pPr>
            <w:ins w:id="3607"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3608" w:author="Orion" w:date="2011-07-29T16:45:00Z"/>
                <w:rFonts w:ascii="Calibri" w:eastAsia="Times New Roman" w:hAnsi="Calibri" w:cs="Calibri"/>
                <w:color w:val="000000"/>
                <w:kern w:val="0"/>
                <w:sz w:val="22"/>
                <w:szCs w:val="22"/>
                <w:lang w:eastAsia="es-ES" w:bidi="ar-SA"/>
              </w:rPr>
            </w:pPr>
            <w:ins w:id="36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3610" w:author="Orion" w:date="2011-07-29T16:45:00Z"/>
                <w:rFonts w:ascii="Calibri" w:eastAsia="Times New Roman" w:hAnsi="Calibri" w:cs="Calibri"/>
                <w:color w:val="000000"/>
                <w:kern w:val="0"/>
                <w:sz w:val="22"/>
                <w:szCs w:val="22"/>
                <w:lang w:eastAsia="es-ES" w:bidi="ar-SA"/>
              </w:rPr>
            </w:pPr>
            <w:ins w:id="3611"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3612" w:author="Orion" w:date="2011-07-29T16:45:00Z"/>
                <w:rFonts w:ascii="Calibri" w:eastAsia="Times New Roman" w:hAnsi="Calibri" w:cs="Calibri"/>
                <w:color w:val="000000"/>
                <w:kern w:val="0"/>
                <w:sz w:val="22"/>
                <w:szCs w:val="22"/>
                <w:lang w:eastAsia="es-ES" w:bidi="ar-SA"/>
              </w:rPr>
            </w:pPr>
            <w:ins w:id="3613"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3614" w:author="Orion" w:date="2011-07-29T16:45:00Z"/>
                <w:rFonts w:ascii="Calibri" w:eastAsia="Times New Roman" w:hAnsi="Calibri" w:cs="Calibri"/>
                <w:color w:val="000000"/>
                <w:kern w:val="0"/>
                <w:sz w:val="22"/>
                <w:szCs w:val="22"/>
                <w:lang w:eastAsia="es-ES" w:bidi="ar-SA"/>
              </w:rPr>
            </w:pPr>
            <w:ins w:id="36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3616" w:author="Orion" w:date="2011-07-29T16:45:00Z"/>
                <w:rFonts w:ascii="Calibri" w:eastAsia="Times New Roman" w:hAnsi="Calibri" w:cs="Calibri"/>
                <w:color w:val="000000"/>
                <w:kern w:val="0"/>
                <w:sz w:val="22"/>
                <w:szCs w:val="22"/>
                <w:lang w:eastAsia="es-ES" w:bidi="ar-SA"/>
              </w:rPr>
            </w:pPr>
            <w:ins w:id="361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3618" w:author="Orion" w:date="2011-07-29T16:45:00Z"/>
                <w:rFonts w:ascii="Calibri" w:eastAsia="Times New Roman" w:hAnsi="Calibri" w:cs="Calibri"/>
                <w:color w:val="000000"/>
                <w:kern w:val="0"/>
                <w:sz w:val="22"/>
                <w:szCs w:val="22"/>
                <w:lang w:eastAsia="es-ES" w:bidi="ar-SA"/>
              </w:rPr>
            </w:pPr>
            <w:ins w:id="361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36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3621" w:author="Orion" w:date="2011-07-29T16:45:00Z"/>
                <w:rFonts w:ascii="Calibri" w:eastAsia="Times New Roman" w:hAnsi="Calibri" w:cs="Calibri"/>
                <w:color w:val="000000"/>
                <w:kern w:val="0"/>
                <w:sz w:val="22"/>
                <w:szCs w:val="22"/>
                <w:lang w:eastAsia="es-ES" w:bidi="ar-SA"/>
              </w:rPr>
            </w:pPr>
            <w:ins w:id="3622"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3623" w:author="Orion" w:date="2011-07-29T16:45:00Z"/>
                <w:rFonts w:ascii="Calibri" w:eastAsia="Times New Roman" w:hAnsi="Calibri" w:cs="Calibri"/>
                <w:color w:val="000000"/>
                <w:kern w:val="0"/>
                <w:sz w:val="22"/>
                <w:szCs w:val="22"/>
                <w:lang w:eastAsia="es-ES" w:bidi="ar-SA"/>
              </w:rPr>
            </w:pPr>
            <w:ins w:id="3624"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3625" w:author="Orion" w:date="2011-07-29T16:45:00Z"/>
                <w:rFonts w:ascii="Calibri" w:eastAsia="Times New Roman" w:hAnsi="Calibri" w:cs="Calibri"/>
                <w:color w:val="000000"/>
                <w:kern w:val="0"/>
                <w:sz w:val="22"/>
                <w:szCs w:val="22"/>
                <w:lang w:eastAsia="es-ES" w:bidi="ar-SA"/>
              </w:rPr>
            </w:pPr>
            <w:ins w:id="36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3627" w:author="Orion" w:date="2011-07-29T16:45:00Z"/>
                <w:rFonts w:ascii="Calibri" w:eastAsia="Times New Roman" w:hAnsi="Calibri" w:cs="Calibri"/>
                <w:color w:val="000000"/>
                <w:kern w:val="0"/>
                <w:sz w:val="22"/>
                <w:szCs w:val="22"/>
                <w:lang w:eastAsia="es-ES" w:bidi="ar-SA"/>
              </w:rPr>
            </w:pPr>
            <w:ins w:id="3628"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3629" w:author="Orion" w:date="2011-07-29T16:45:00Z"/>
                <w:rFonts w:ascii="Calibri" w:eastAsia="Times New Roman" w:hAnsi="Calibri" w:cs="Calibri"/>
                <w:color w:val="000000"/>
                <w:kern w:val="0"/>
                <w:sz w:val="22"/>
                <w:szCs w:val="22"/>
                <w:lang w:eastAsia="es-ES" w:bidi="ar-SA"/>
              </w:rPr>
            </w:pPr>
            <w:ins w:id="3630"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3631" w:author="Orion" w:date="2011-07-29T16:45:00Z"/>
                <w:rFonts w:ascii="Calibri" w:eastAsia="Times New Roman" w:hAnsi="Calibri" w:cs="Calibri"/>
                <w:color w:val="000000"/>
                <w:kern w:val="0"/>
                <w:sz w:val="22"/>
                <w:szCs w:val="22"/>
                <w:lang w:eastAsia="es-ES" w:bidi="ar-SA"/>
              </w:rPr>
            </w:pPr>
            <w:ins w:id="36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3633" w:author="Orion" w:date="2011-07-29T16:45:00Z"/>
                <w:rFonts w:ascii="Calibri" w:eastAsia="Times New Roman" w:hAnsi="Calibri" w:cs="Calibri"/>
                <w:color w:val="000000"/>
                <w:kern w:val="0"/>
                <w:sz w:val="22"/>
                <w:szCs w:val="22"/>
                <w:lang w:eastAsia="es-ES" w:bidi="ar-SA"/>
              </w:rPr>
            </w:pPr>
            <w:ins w:id="363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3635" w:author="Orion" w:date="2011-07-29T16:45:00Z"/>
                <w:rFonts w:ascii="Calibri" w:eastAsia="Times New Roman" w:hAnsi="Calibri" w:cs="Calibri"/>
                <w:color w:val="000000"/>
                <w:kern w:val="0"/>
                <w:sz w:val="22"/>
                <w:szCs w:val="22"/>
                <w:lang w:eastAsia="es-ES" w:bidi="ar-SA"/>
              </w:rPr>
            </w:pPr>
            <w:ins w:id="363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36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3638" w:author="Orion" w:date="2011-07-29T16:45:00Z"/>
                <w:rFonts w:ascii="Calibri" w:eastAsia="Times New Roman" w:hAnsi="Calibri" w:cs="Calibri"/>
                <w:color w:val="000000"/>
                <w:kern w:val="0"/>
                <w:sz w:val="22"/>
                <w:szCs w:val="22"/>
                <w:lang w:eastAsia="es-ES" w:bidi="ar-SA"/>
              </w:rPr>
            </w:pPr>
            <w:ins w:id="3639"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3640" w:author="Orion" w:date="2011-07-29T16:45:00Z"/>
                <w:rFonts w:ascii="Calibri" w:eastAsia="Times New Roman" w:hAnsi="Calibri" w:cs="Calibri"/>
                <w:color w:val="000000"/>
                <w:kern w:val="0"/>
                <w:sz w:val="22"/>
                <w:szCs w:val="22"/>
                <w:lang w:eastAsia="es-ES" w:bidi="ar-SA"/>
              </w:rPr>
            </w:pPr>
            <w:ins w:id="3641"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3642" w:author="Orion" w:date="2011-07-29T16:45:00Z"/>
                <w:rFonts w:ascii="Calibri" w:eastAsia="Times New Roman" w:hAnsi="Calibri" w:cs="Calibri"/>
                <w:color w:val="000000"/>
                <w:kern w:val="0"/>
                <w:sz w:val="22"/>
                <w:szCs w:val="22"/>
                <w:lang w:eastAsia="es-ES" w:bidi="ar-SA"/>
              </w:rPr>
            </w:pPr>
            <w:ins w:id="36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3644" w:author="Orion" w:date="2011-07-29T16:45:00Z"/>
                <w:rFonts w:ascii="Calibri" w:eastAsia="Times New Roman" w:hAnsi="Calibri" w:cs="Calibri"/>
                <w:color w:val="000000"/>
                <w:kern w:val="0"/>
                <w:sz w:val="22"/>
                <w:szCs w:val="22"/>
                <w:lang w:eastAsia="es-ES" w:bidi="ar-SA"/>
              </w:rPr>
            </w:pPr>
            <w:ins w:id="3645"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3646" w:author="Orion" w:date="2011-07-29T16:45:00Z"/>
                <w:rFonts w:ascii="Calibri" w:eastAsia="Times New Roman" w:hAnsi="Calibri" w:cs="Calibri"/>
                <w:color w:val="000000"/>
                <w:kern w:val="0"/>
                <w:sz w:val="22"/>
                <w:szCs w:val="22"/>
                <w:lang w:eastAsia="es-ES" w:bidi="ar-SA"/>
              </w:rPr>
            </w:pPr>
            <w:ins w:id="3647"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3648" w:author="Orion" w:date="2011-07-29T16:45:00Z"/>
                <w:rFonts w:ascii="Calibri" w:eastAsia="Times New Roman" w:hAnsi="Calibri" w:cs="Calibri"/>
                <w:color w:val="000000"/>
                <w:kern w:val="0"/>
                <w:sz w:val="22"/>
                <w:szCs w:val="22"/>
                <w:lang w:eastAsia="es-ES" w:bidi="ar-SA"/>
              </w:rPr>
            </w:pPr>
            <w:ins w:id="36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3650" w:author="Orion" w:date="2011-07-29T16:45:00Z"/>
                <w:rFonts w:ascii="Calibri" w:eastAsia="Times New Roman" w:hAnsi="Calibri" w:cs="Calibri"/>
                <w:color w:val="000000"/>
                <w:kern w:val="0"/>
                <w:sz w:val="22"/>
                <w:szCs w:val="22"/>
                <w:lang w:eastAsia="es-ES" w:bidi="ar-SA"/>
              </w:rPr>
            </w:pPr>
            <w:ins w:id="365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3652" w:author="Orion" w:date="2011-07-29T16:45:00Z"/>
                <w:rFonts w:ascii="Calibri" w:eastAsia="Times New Roman" w:hAnsi="Calibri" w:cs="Calibri"/>
                <w:color w:val="000000"/>
                <w:kern w:val="0"/>
                <w:sz w:val="22"/>
                <w:szCs w:val="22"/>
                <w:lang w:eastAsia="es-ES" w:bidi="ar-SA"/>
              </w:rPr>
            </w:pPr>
            <w:ins w:id="365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365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3655" w:author="Orion" w:date="2011-07-29T16:45:00Z"/>
                <w:rFonts w:ascii="Calibri" w:eastAsia="Times New Roman" w:hAnsi="Calibri" w:cs="Calibri"/>
                <w:color w:val="000000"/>
                <w:kern w:val="0"/>
                <w:sz w:val="22"/>
                <w:szCs w:val="22"/>
                <w:lang w:eastAsia="es-ES" w:bidi="ar-SA"/>
              </w:rPr>
            </w:pPr>
            <w:ins w:id="3656"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3657" w:author="Orion" w:date="2011-07-29T16:45:00Z"/>
                <w:rFonts w:ascii="Calibri" w:eastAsia="Times New Roman" w:hAnsi="Calibri" w:cs="Calibri"/>
                <w:color w:val="000000"/>
                <w:kern w:val="0"/>
                <w:sz w:val="22"/>
                <w:szCs w:val="22"/>
                <w:lang w:eastAsia="es-ES" w:bidi="ar-SA"/>
              </w:rPr>
            </w:pPr>
            <w:ins w:id="3658"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3659" w:author="Orion" w:date="2011-07-29T16:45:00Z"/>
                <w:rFonts w:ascii="Calibri" w:eastAsia="Times New Roman" w:hAnsi="Calibri" w:cs="Calibri"/>
                <w:color w:val="000000"/>
                <w:kern w:val="0"/>
                <w:sz w:val="22"/>
                <w:szCs w:val="22"/>
                <w:lang w:eastAsia="es-ES" w:bidi="ar-SA"/>
              </w:rPr>
            </w:pPr>
            <w:ins w:id="36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3661" w:author="Orion" w:date="2011-07-29T16:45:00Z"/>
                <w:rFonts w:ascii="Calibri" w:eastAsia="Times New Roman" w:hAnsi="Calibri" w:cs="Calibri"/>
                <w:color w:val="000000"/>
                <w:kern w:val="0"/>
                <w:sz w:val="22"/>
                <w:szCs w:val="22"/>
                <w:lang w:eastAsia="es-ES" w:bidi="ar-SA"/>
              </w:rPr>
            </w:pPr>
            <w:ins w:id="3662"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3663" w:author="Orion" w:date="2011-07-29T16:45:00Z"/>
                <w:rFonts w:ascii="Calibri" w:eastAsia="Times New Roman" w:hAnsi="Calibri" w:cs="Calibri"/>
                <w:color w:val="000000"/>
                <w:kern w:val="0"/>
                <w:sz w:val="22"/>
                <w:szCs w:val="22"/>
                <w:lang w:eastAsia="es-ES" w:bidi="ar-SA"/>
              </w:rPr>
            </w:pPr>
            <w:ins w:id="3664"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3665" w:author="Orion" w:date="2011-07-29T16:45:00Z"/>
                <w:rFonts w:ascii="Calibri" w:eastAsia="Times New Roman" w:hAnsi="Calibri" w:cs="Calibri"/>
                <w:color w:val="000000"/>
                <w:kern w:val="0"/>
                <w:sz w:val="22"/>
                <w:szCs w:val="22"/>
                <w:lang w:eastAsia="es-ES" w:bidi="ar-SA"/>
              </w:rPr>
            </w:pPr>
            <w:ins w:id="36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3667" w:author="Orion" w:date="2011-07-29T16:45:00Z"/>
                <w:rFonts w:ascii="Calibri" w:eastAsia="Times New Roman" w:hAnsi="Calibri" w:cs="Calibri"/>
                <w:color w:val="000000"/>
                <w:kern w:val="0"/>
                <w:sz w:val="22"/>
                <w:szCs w:val="22"/>
                <w:lang w:eastAsia="es-ES" w:bidi="ar-SA"/>
              </w:rPr>
            </w:pPr>
            <w:ins w:id="366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3669" w:author="Orion" w:date="2011-07-29T16:45:00Z"/>
                <w:rFonts w:ascii="Calibri" w:eastAsia="Times New Roman" w:hAnsi="Calibri" w:cs="Calibri"/>
                <w:color w:val="000000"/>
                <w:kern w:val="0"/>
                <w:sz w:val="22"/>
                <w:szCs w:val="22"/>
                <w:lang w:eastAsia="es-ES" w:bidi="ar-SA"/>
              </w:rPr>
            </w:pPr>
            <w:ins w:id="367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367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3672" w:author="Orion" w:date="2011-07-29T16:45:00Z"/>
                <w:rFonts w:ascii="Calibri" w:eastAsia="Times New Roman" w:hAnsi="Calibri" w:cs="Calibri"/>
                <w:color w:val="000000"/>
                <w:kern w:val="0"/>
                <w:sz w:val="22"/>
                <w:szCs w:val="22"/>
                <w:lang w:eastAsia="es-ES" w:bidi="ar-SA"/>
              </w:rPr>
            </w:pPr>
            <w:ins w:id="3673"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3674" w:author="Orion" w:date="2011-07-29T16:45:00Z"/>
                <w:rFonts w:ascii="Calibri" w:eastAsia="Times New Roman" w:hAnsi="Calibri" w:cs="Calibri"/>
                <w:color w:val="000000"/>
                <w:kern w:val="0"/>
                <w:sz w:val="22"/>
                <w:szCs w:val="22"/>
                <w:lang w:eastAsia="es-ES" w:bidi="ar-SA"/>
              </w:rPr>
            </w:pPr>
            <w:ins w:id="3675"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3676" w:author="Orion" w:date="2011-07-29T16:45:00Z"/>
                <w:rFonts w:ascii="Calibri" w:eastAsia="Times New Roman" w:hAnsi="Calibri" w:cs="Calibri"/>
                <w:color w:val="000000"/>
                <w:kern w:val="0"/>
                <w:sz w:val="22"/>
                <w:szCs w:val="22"/>
                <w:lang w:eastAsia="es-ES" w:bidi="ar-SA"/>
              </w:rPr>
            </w:pPr>
            <w:ins w:id="36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3678" w:author="Orion" w:date="2011-07-29T16:45:00Z"/>
                <w:rFonts w:ascii="Calibri" w:eastAsia="Times New Roman" w:hAnsi="Calibri" w:cs="Calibri"/>
                <w:color w:val="000000"/>
                <w:kern w:val="0"/>
                <w:sz w:val="22"/>
                <w:szCs w:val="22"/>
                <w:lang w:eastAsia="es-ES" w:bidi="ar-SA"/>
              </w:rPr>
            </w:pPr>
            <w:ins w:id="3679"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3680" w:author="Orion" w:date="2011-07-29T16:45:00Z"/>
                <w:rFonts w:ascii="Calibri" w:eastAsia="Times New Roman" w:hAnsi="Calibri" w:cs="Calibri"/>
                <w:color w:val="000000"/>
                <w:kern w:val="0"/>
                <w:sz w:val="22"/>
                <w:szCs w:val="22"/>
                <w:lang w:eastAsia="es-ES" w:bidi="ar-SA"/>
              </w:rPr>
            </w:pPr>
            <w:ins w:id="3681"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3682" w:author="Orion" w:date="2011-07-29T16:45:00Z"/>
                <w:rFonts w:ascii="Calibri" w:eastAsia="Times New Roman" w:hAnsi="Calibri" w:cs="Calibri"/>
                <w:color w:val="000000"/>
                <w:kern w:val="0"/>
                <w:sz w:val="22"/>
                <w:szCs w:val="22"/>
                <w:lang w:eastAsia="es-ES" w:bidi="ar-SA"/>
              </w:rPr>
            </w:pPr>
            <w:ins w:id="368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3684" w:author="Orion" w:date="2011-07-29T16:45:00Z"/>
                <w:rFonts w:ascii="Calibri" w:eastAsia="Times New Roman" w:hAnsi="Calibri" w:cs="Calibri"/>
                <w:color w:val="000000"/>
                <w:kern w:val="0"/>
                <w:sz w:val="22"/>
                <w:szCs w:val="22"/>
                <w:lang w:eastAsia="es-ES" w:bidi="ar-SA"/>
              </w:rPr>
            </w:pPr>
            <w:ins w:id="368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3686" w:author="Orion" w:date="2011-07-29T16:45:00Z"/>
                <w:rFonts w:ascii="Calibri" w:eastAsia="Times New Roman" w:hAnsi="Calibri" w:cs="Calibri"/>
                <w:color w:val="000000"/>
                <w:kern w:val="0"/>
                <w:sz w:val="22"/>
                <w:szCs w:val="22"/>
                <w:lang w:eastAsia="es-ES" w:bidi="ar-SA"/>
              </w:rPr>
            </w:pPr>
            <w:ins w:id="368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3688"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3689" w:author="Orion" w:date="2011-07-29T16:45:00Z"/>
                <w:rFonts w:ascii="Calibri" w:eastAsia="Times New Roman" w:hAnsi="Calibri" w:cs="Calibri"/>
                <w:color w:val="000000"/>
                <w:kern w:val="0"/>
                <w:sz w:val="22"/>
                <w:szCs w:val="22"/>
                <w:lang w:eastAsia="es-ES" w:bidi="ar-SA"/>
              </w:rPr>
            </w:pPr>
            <w:ins w:id="3690"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3691" w:author="Orion" w:date="2011-07-29T16:45:00Z"/>
                <w:rFonts w:ascii="Calibri" w:eastAsia="Times New Roman" w:hAnsi="Calibri" w:cs="Calibri"/>
                <w:color w:val="000000"/>
                <w:kern w:val="0"/>
                <w:sz w:val="22"/>
                <w:szCs w:val="22"/>
                <w:lang w:eastAsia="es-ES" w:bidi="ar-SA"/>
              </w:rPr>
            </w:pPr>
            <w:ins w:id="3692"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3693" w:author="Orion" w:date="2011-07-29T16:45:00Z"/>
                <w:rFonts w:ascii="Calibri" w:eastAsia="Times New Roman" w:hAnsi="Calibri" w:cs="Calibri"/>
                <w:color w:val="000000"/>
                <w:kern w:val="0"/>
                <w:sz w:val="22"/>
                <w:szCs w:val="22"/>
                <w:lang w:eastAsia="es-ES" w:bidi="ar-SA"/>
              </w:rPr>
            </w:pPr>
            <w:ins w:id="36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3695" w:author="Orion" w:date="2011-07-29T16:45:00Z"/>
                <w:rFonts w:ascii="Calibri" w:eastAsia="Times New Roman" w:hAnsi="Calibri" w:cs="Calibri"/>
                <w:color w:val="000000"/>
                <w:kern w:val="0"/>
                <w:sz w:val="22"/>
                <w:szCs w:val="22"/>
                <w:lang w:eastAsia="es-ES" w:bidi="ar-SA"/>
              </w:rPr>
            </w:pPr>
            <w:ins w:id="3696"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3697" w:author="Orion" w:date="2011-07-29T16:45:00Z"/>
                <w:rFonts w:ascii="Calibri" w:eastAsia="Times New Roman" w:hAnsi="Calibri" w:cs="Calibri"/>
                <w:color w:val="000000"/>
                <w:kern w:val="0"/>
                <w:sz w:val="22"/>
                <w:szCs w:val="22"/>
                <w:lang w:eastAsia="es-ES" w:bidi="ar-SA"/>
              </w:rPr>
            </w:pPr>
            <w:ins w:id="3698"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3699" w:author="Orion" w:date="2011-07-29T16:45:00Z"/>
                <w:rFonts w:ascii="Calibri" w:eastAsia="Times New Roman" w:hAnsi="Calibri" w:cs="Calibri"/>
                <w:color w:val="000000"/>
                <w:kern w:val="0"/>
                <w:sz w:val="22"/>
                <w:szCs w:val="22"/>
                <w:lang w:eastAsia="es-ES" w:bidi="ar-SA"/>
              </w:rPr>
            </w:pPr>
            <w:ins w:id="370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3701" w:author="Orion" w:date="2011-07-29T16:45:00Z"/>
                <w:rFonts w:ascii="Calibri" w:eastAsia="Times New Roman" w:hAnsi="Calibri" w:cs="Calibri"/>
                <w:color w:val="000000"/>
                <w:kern w:val="0"/>
                <w:sz w:val="22"/>
                <w:szCs w:val="22"/>
                <w:lang w:eastAsia="es-ES" w:bidi="ar-SA"/>
              </w:rPr>
            </w:pPr>
            <w:ins w:id="370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3703" w:author="Orion" w:date="2011-07-29T16:45:00Z"/>
                <w:rFonts w:ascii="Calibri" w:eastAsia="Times New Roman" w:hAnsi="Calibri" w:cs="Calibri"/>
                <w:color w:val="000000"/>
                <w:kern w:val="0"/>
                <w:sz w:val="22"/>
                <w:szCs w:val="22"/>
                <w:lang w:eastAsia="es-ES" w:bidi="ar-SA"/>
              </w:rPr>
            </w:pPr>
            <w:ins w:id="370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3705"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3706"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3707"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3708"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3709"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3710"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3711"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3712"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3713"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3714"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3715" w:author="Orion" w:date="2011-06-26T18:17:00Z">
            <w:rPr>
              <w:rFonts w:cs="Times New Roman"/>
              <w:color w:val="000000"/>
              <w:lang w:val="en-US"/>
            </w:rPr>
          </w:rPrChange>
        </w:rPr>
        <w:pPrChange w:id="3716"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5" w:author="IO" w:date="2011-07-22T16:52:00Z" w:initials="IO">
    <w:p w14:paraId="4FBDCBF9" w14:textId="77777777" w:rsidR="009C2637" w:rsidRDefault="009C2637">
      <w:pPr>
        <w:pStyle w:val="CommentText"/>
      </w:pPr>
      <w:r>
        <w:rPr>
          <w:rStyle w:val="CommentReference"/>
        </w:rPr>
        <w:annotationRef/>
      </w:r>
      <w:r>
        <w:t>La introducción sigue carente de una estructura razonable. Creo que sería mejor ponerles los siguientes bloques:</w:t>
      </w:r>
    </w:p>
    <w:p w14:paraId="3F46EADF" w14:textId="77777777" w:rsidR="009C2637" w:rsidRDefault="009C2637">
      <w:pPr>
        <w:pStyle w:val="CommentText"/>
      </w:pPr>
      <w:r>
        <w:t>1. El tráfico aéreo es muy importante.</w:t>
      </w:r>
    </w:p>
    <w:p w14:paraId="1EAD3791" w14:textId="77777777" w:rsidR="009C2637" w:rsidRDefault="009C2637">
      <w:pPr>
        <w:pStyle w:val="CommentText"/>
      </w:pPr>
      <w:r>
        <w:t>2. Entre lo que se puede hacer para estudiar el fenómeno está la simulación, con sus correspondientes ventajas y desventajas con respecto a estudio reales o métodos analíticos.</w:t>
      </w:r>
    </w:p>
    <w:p w14:paraId="7639853F" w14:textId="77777777" w:rsidR="009C2637" w:rsidRDefault="009C2637">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9C2637" w:rsidRDefault="009C2637">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9C2637" w:rsidRDefault="009C2637">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9C2637" w:rsidRDefault="009C2637">
      <w:pPr>
        <w:pStyle w:val="CommentText"/>
      </w:pPr>
      <w:r>
        <w:t>6. El resto de la memoria se organiza como sigue... Por cierto, recuerda que esto es una "memoria" o "trabajo fin de máster", pero no un "artículo".</w:t>
      </w:r>
    </w:p>
  </w:comment>
  <w:comment w:id="1167" w:author="IO" w:date="2011-07-22T16:52:00Z" w:initials="IO">
    <w:p w14:paraId="0A68B32A" w14:textId="7358E6B9" w:rsidR="009C2637" w:rsidRDefault="009C2637">
      <w:pPr>
        <w:pStyle w:val="CommentText"/>
      </w:pPr>
      <w:r>
        <w:rPr>
          <w:rStyle w:val="CommentReference"/>
        </w:rPr>
        <w:annotationRef/>
      </w:r>
      <w:r>
        <w:t>Añadir al menos otra referencia de trabajo orientado a la normativa para incorporar UAVs.</w:t>
      </w:r>
    </w:p>
  </w:comment>
  <w:comment w:id="1249" w:author="IO" w:date="2011-07-22T16:52:00Z" w:initials="IO">
    <w:p w14:paraId="0E7EA885" w14:textId="5E9DE7F8" w:rsidR="009C2637" w:rsidRDefault="009C2637">
      <w:pPr>
        <w:pStyle w:val="CommentText"/>
      </w:pPr>
      <w:r>
        <w:rPr>
          <w:rStyle w:val="CommentReference"/>
        </w:rPr>
        <w:annotationRef/>
      </w:r>
      <w:r>
        <w:t>Incluir otra referencia sobre control de UAVs.</w:t>
      </w:r>
    </w:p>
  </w:comment>
  <w:comment w:id="1274" w:author="IO" w:date="2011-07-22T16:52:00Z" w:initials="IO">
    <w:p w14:paraId="39738971" w14:textId="792BA36B" w:rsidR="009C2637" w:rsidRDefault="009C2637">
      <w:pPr>
        <w:pStyle w:val="CommentText"/>
      </w:pPr>
      <w:r>
        <w:rPr>
          <w:rStyle w:val="CommentReference"/>
        </w:rPr>
        <w:annotationRef/>
      </w:r>
      <w:r>
        <w:t>¿De los instrumentos de navegación? ¿O se trata de las aeronaves completas?</w:t>
      </w:r>
    </w:p>
  </w:comment>
  <w:comment w:id="1275" w:author="IO" w:date="2011-07-22T16:52:00Z" w:initials="IO">
    <w:p w14:paraId="22A9B7C3" w14:textId="4CFF786E" w:rsidR="009C2637" w:rsidRDefault="009C2637">
      <w:pPr>
        <w:pStyle w:val="CommentText"/>
      </w:pPr>
      <w:r>
        <w:rPr>
          <w:rStyle w:val="CommentReference"/>
        </w:rPr>
        <w:annotationRef/>
      </w:r>
      <w:r>
        <w:t>¿Tiene editores gráficos o algo parecido?</w:t>
      </w:r>
    </w:p>
  </w:comment>
  <w:comment w:id="1295" w:author="IO" w:date="2011-07-28T16:59:00Z" w:initials="IO">
    <w:p w14:paraId="5627F2CB" w14:textId="77777777" w:rsidR="009C2637" w:rsidRDefault="009C2637" w:rsidP="00A911AA">
      <w:pPr>
        <w:pStyle w:val="CommentText"/>
      </w:pPr>
      <w:r>
        <w:rPr>
          <w:rStyle w:val="CommentReference"/>
        </w:rPr>
        <w:annotationRef/>
      </w:r>
      <w:r>
        <w:t>¿Hablan de una herramienta de simulación o un procedimiento? Si no es un simuladormir la frase marcada con el comentario.</w:t>
      </w:r>
    </w:p>
  </w:comment>
  <w:comment w:id="1296" w:author="IO" w:date="2011-07-28T16:59:00Z" w:initials="IO">
    <w:p w14:paraId="559A42C4" w14:textId="77777777" w:rsidR="009C2637" w:rsidRDefault="009C2637" w:rsidP="00A911AA">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1346" w:author="IO" w:date="2011-07-22T16:52:00Z" w:initials="IO">
    <w:p w14:paraId="72879803" w14:textId="0B0B76FC" w:rsidR="009C2637" w:rsidRDefault="009C2637">
      <w:pPr>
        <w:pStyle w:val="CommentText"/>
      </w:pPr>
      <w:r>
        <w:rPr>
          <w:rStyle w:val="CommentReference"/>
        </w:rPr>
        <w:annotationRef/>
      </w:r>
      <w:r>
        <w:t>Referencias para estos dos grupos</w:t>
      </w:r>
    </w:p>
  </w:comment>
  <w:comment w:id="1710" w:author="IO" w:date="2011-07-22T16:52:00Z" w:initials="IO">
    <w:p w14:paraId="19FD7073" w14:textId="6990CCD8" w:rsidR="009C2637" w:rsidRDefault="009C2637">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1796" w:author="IO" w:date="2011-07-22T16:52:00Z" w:initials="IO">
    <w:p w14:paraId="54170CA2" w14:textId="3B34DFC8" w:rsidR="009C2637" w:rsidRDefault="009C2637">
      <w:pPr>
        <w:pStyle w:val="CommentText"/>
      </w:pPr>
      <w:r>
        <w:rPr>
          <w:rStyle w:val="CommentReference"/>
        </w:rPr>
        <w:annotationRef/>
      </w:r>
      <w:r>
        <w:t>Redacta en presente.</w:t>
      </w:r>
    </w:p>
  </w:comment>
  <w:comment w:id="1874" w:author="IO" w:date="2011-07-22T16:52:00Z" w:initials="IO">
    <w:p w14:paraId="233F49F1" w14:textId="4131B9F8" w:rsidR="009C2637" w:rsidRDefault="009C2637">
      <w:pPr>
        <w:pStyle w:val="CommentText"/>
      </w:pPr>
      <w:r>
        <w:rPr>
          <w:rStyle w:val="CommentReference"/>
        </w:rPr>
        <w:annotationRef/>
      </w:r>
      <w:r>
        <w:t>En estas figuras grandes trata de aprovechar al máximo el ancho de la página para que se vean bien.</w:t>
      </w:r>
    </w:p>
  </w:comment>
  <w:comment w:id="2067" w:author="IO" w:date="2011-07-22T16:52:00Z" w:initials="IO">
    <w:p w14:paraId="20C3E703" w14:textId="74E3ACDC" w:rsidR="009C2637" w:rsidRDefault="009C2637">
      <w:pPr>
        <w:pStyle w:val="CommentText"/>
      </w:pPr>
      <w:r>
        <w:rPr>
          <w:rStyle w:val="CommentReference"/>
        </w:rPr>
        <w:annotationRef/>
      </w:r>
      <w:r>
        <w:t>Esto puede ser una pregunta del tribunal. ¿Por qué se usa aquí una aplicación y no el agente?</w:t>
      </w:r>
    </w:p>
  </w:comment>
  <w:comment w:id="2077" w:author="IO" w:date="2011-07-31T16:34:00Z" w:initials="IO">
    <w:p w14:paraId="016E967C" w14:textId="504916E0" w:rsidR="009C2637" w:rsidRDefault="009C2637">
      <w:pPr>
        <w:pStyle w:val="CommentText"/>
      </w:pPr>
      <w:r>
        <w:rPr>
          <w:rStyle w:val="CommentReference"/>
        </w:rPr>
        <w:annotationRef/>
      </w:r>
      <w:r>
        <w:t>¿Y no se pueden abortar algunas de las planificadas?</w:t>
      </w:r>
    </w:p>
  </w:comment>
  <w:comment w:id="2112" w:author="IO" w:date="2011-07-22T16:52:00Z" w:initials="IO">
    <w:p w14:paraId="69C7881C" w14:textId="7BDAB72C" w:rsidR="009C2637" w:rsidRDefault="009C2637">
      <w:pPr>
        <w:pStyle w:val="CommentText"/>
      </w:pPr>
      <w:r>
        <w:rPr>
          <w:rStyle w:val="CommentReference"/>
        </w:rPr>
        <w:annotationRef/>
      </w:r>
      <w:r>
        <w:t>¿No debería iniciarse al iniciar el tramo? Explicarlo.</w:t>
      </w:r>
    </w:p>
  </w:comment>
  <w:comment w:id="2283" w:author="IO" w:date="2011-07-22T16:52:00Z" w:initials="IO">
    <w:p w14:paraId="6FD6076C" w14:textId="0C227881" w:rsidR="009C2637" w:rsidRDefault="009C2637">
      <w:pPr>
        <w:pStyle w:val="CommentText"/>
      </w:pPr>
      <w:r>
        <w:rPr>
          <w:rStyle w:val="CommentReference"/>
        </w:rPr>
        <w:annotationRef/>
      </w:r>
      <w:r>
        <w:t>La verdad es que no resulta muy natural, porque el controlador puede ordenar también un cambio de rumbo.</w:t>
      </w:r>
    </w:p>
  </w:comment>
  <w:comment w:id="2410" w:author="IO" w:date="2011-07-22T16:52:00Z" w:initials="IO">
    <w:p w14:paraId="7116E344" w14:textId="5283931C" w:rsidR="009C2637" w:rsidRDefault="009C2637">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2458" w:author="IO" w:date="2011-07-22T16:52:00Z" w:initials="IO">
    <w:p w14:paraId="623A2A8C" w14:textId="77777777" w:rsidR="009C2637" w:rsidRDefault="009C2637">
      <w:pPr>
        <w:pStyle w:val="CommentText"/>
      </w:pPr>
      <w:r>
        <w:rPr>
          <w:rStyle w:val="CommentReference"/>
        </w:rPr>
        <w:annotationRef/>
      </w:r>
      <w:r>
        <w:t>Para toda esta sección:</w:t>
      </w:r>
    </w:p>
    <w:p w14:paraId="3DD67874" w14:textId="77777777" w:rsidR="009C2637" w:rsidRDefault="009C2637" w:rsidP="001E6DD5">
      <w:pPr>
        <w:pStyle w:val="CommentText"/>
        <w:numPr>
          <w:ilvl w:val="0"/>
          <w:numId w:val="55"/>
        </w:numPr>
      </w:pPr>
      <w:r>
        <w:t>Agrupa las imágenes por pares. Los párrafos quedan tan pequeños y aislados que queda feo.</w:t>
      </w:r>
    </w:p>
    <w:p w14:paraId="0470F3A6" w14:textId="59587A47" w:rsidR="009C2637" w:rsidRDefault="009C2637" w:rsidP="001E6DD5">
      <w:pPr>
        <w:pStyle w:val="CommentText"/>
        <w:numPr>
          <w:ilvl w:val="0"/>
          <w:numId w:val="55"/>
        </w:numPr>
      </w:pPr>
      <w:r>
        <w:t>Todas las imágenes han de tener un texto como pie de foto. No se puede poner sólo “Figura Z”.</w:t>
      </w:r>
    </w:p>
    <w:p w14:paraId="673029ED" w14:textId="77777777" w:rsidR="009C2637" w:rsidRDefault="009C2637"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9C2637" w:rsidRDefault="009C2637" w:rsidP="001E6DD5">
      <w:pPr>
        <w:pStyle w:val="CommentText"/>
        <w:numPr>
          <w:ilvl w:val="0"/>
          <w:numId w:val="55"/>
        </w:numPr>
      </w:pPr>
      <w:r>
        <w:t>4) Utiliza los estilos marcados en el resto del artículo.</w:t>
      </w:r>
    </w:p>
  </w:comment>
  <w:comment w:id="2966" w:author="IO" w:date="2011-07-22T16:52:00Z" w:initials="IO">
    <w:p w14:paraId="7C3FEFC0" w14:textId="1E56BF1C" w:rsidR="009C2637" w:rsidRDefault="009C2637">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9B763" w14:textId="77777777" w:rsidR="003A03BA" w:rsidRDefault="003A03BA" w:rsidP="00FE689F">
      <w:r>
        <w:separator/>
      </w:r>
    </w:p>
  </w:endnote>
  <w:endnote w:type="continuationSeparator" w:id="0">
    <w:p w14:paraId="1CCD3800" w14:textId="77777777" w:rsidR="003A03BA" w:rsidRDefault="003A03BA" w:rsidP="00FE689F">
      <w:r>
        <w:continuationSeparator/>
      </w:r>
    </w:p>
  </w:endnote>
  <w:endnote w:type="continuationNotice" w:id="1">
    <w:p w14:paraId="38963B31" w14:textId="77777777" w:rsidR="003A03BA" w:rsidRDefault="003A0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9C2637" w:rsidRDefault="009C2637">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0A76F4">
          <w:rPr>
            <w:noProof/>
          </w:rPr>
          <w:t>79</w:t>
        </w:r>
        <w:ins w:id="325" w:author="Orion" w:date="2011-04-24T20:29:00Z">
          <w:r>
            <w:rPr>
              <w:noProof/>
            </w:rPr>
            <w:fldChar w:fldCharType="end"/>
          </w:r>
        </w:ins>
      </w:p>
      <w:customXmlInsRangeStart w:id="326" w:author="Orion" w:date="2011-04-24T20:28:00Z"/>
    </w:sdtContent>
  </w:sdt>
  <w:customXmlInsRangeEnd w:id="326"/>
  <w:p w14:paraId="551F620B" w14:textId="77777777" w:rsidR="009C2637" w:rsidRDefault="009C2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A7CF70" w14:textId="77777777" w:rsidR="003A03BA" w:rsidRDefault="003A03BA" w:rsidP="00FE689F">
      <w:r>
        <w:separator/>
      </w:r>
    </w:p>
  </w:footnote>
  <w:footnote w:type="continuationSeparator" w:id="0">
    <w:p w14:paraId="76944F98" w14:textId="77777777" w:rsidR="003A03BA" w:rsidRDefault="003A03BA" w:rsidP="00FE689F">
      <w:r>
        <w:continuationSeparator/>
      </w:r>
    </w:p>
  </w:footnote>
  <w:footnote w:type="continuationNotice" w:id="1">
    <w:p w14:paraId="512ECA30" w14:textId="77777777" w:rsidR="003A03BA" w:rsidRDefault="003A03BA"/>
  </w:footnote>
  <w:footnote w:id="2">
    <w:p w14:paraId="4E79B475" w14:textId="68610240" w:rsidR="009C2637" w:rsidRPr="00CF2C24" w:rsidRDefault="009C2637" w:rsidP="00545B0D">
      <w:pPr>
        <w:pStyle w:val="FootnoteText"/>
        <w:rPr>
          <w:ins w:id="766"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9C2637" w:rsidRPr="00CF2C24" w:rsidRDefault="009C2637"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9C2637" w:rsidRPr="00CF2C24" w:rsidRDefault="009C2637"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9C2637" w:rsidRPr="006210B0" w:rsidRDefault="009C2637">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9C2637" w:rsidRPr="00467946" w:rsidRDefault="009C2637"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9C2637" w:rsidRPr="00493C58" w:rsidRDefault="009C2637">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9C2637" w:rsidRDefault="009C26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8BB6468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06D3E"/>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654E"/>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03BA"/>
    <w:rsid w:val="003A1971"/>
    <w:rsid w:val="003A1EB2"/>
    <w:rsid w:val="003A342D"/>
    <w:rsid w:val="003A7D1F"/>
    <w:rsid w:val="003B0805"/>
    <w:rsid w:val="003B0A0A"/>
    <w:rsid w:val="003B0F60"/>
    <w:rsid w:val="003B25A6"/>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05F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C58"/>
    <w:rsid w:val="00496DC9"/>
    <w:rsid w:val="004971A7"/>
    <w:rsid w:val="00497A8C"/>
    <w:rsid w:val="004A0040"/>
    <w:rsid w:val="004A03F0"/>
    <w:rsid w:val="004A07AB"/>
    <w:rsid w:val="004A0E5E"/>
    <w:rsid w:val="004A1DE4"/>
    <w:rsid w:val="004A2D2A"/>
    <w:rsid w:val="004A3736"/>
    <w:rsid w:val="004A3C4F"/>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3F01"/>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7826"/>
    <w:rsid w:val="00927B11"/>
    <w:rsid w:val="0093017F"/>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D18"/>
    <w:rsid w:val="00B82FC8"/>
    <w:rsid w:val="00B834C5"/>
    <w:rsid w:val="00B8369E"/>
    <w:rsid w:val="00B83CAC"/>
    <w:rsid w:val="00B83D06"/>
    <w:rsid w:val="00B83D5C"/>
    <w:rsid w:val="00B84C59"/>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23EF"/>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26F8"/>
    <w:rsid w:val="00E84CCE"/>
    <w:rsid w:val="00E86135"/>
    <w:rsid w:val="00E87CD1"/>
    <w:rsid w:val="00E87D16"/>
    <w:rsid w:val="00E903B4"/>
    <w:rsid w:val="00E9075B"/>
    <w:rsid w:val="00E9193E"/>
    <w:rsid w:val="00E92261"/>
    <w:rsid w:val="00E922DE"/>
    <w:rsid w:val="00E92660"/>
    <w:rsid w:val="00E92E5A"/>
    <w:rsid w:val="00E93E99"/>
    <w:rsid w:val="00E93EAF"/>
    <w:rsid w:val="00E944D0"/>
    <w:rsid w:val="00E95B32"/>
    <w:rsid w:val="00E9657F"/>
    <w:rsid w:val="00E975C2"/>
    <w:rsid w:val="00EA072B"/>
    <w:rsid w:val="00EA072C"/>
    <w:rsid w:val="00EA225F"/>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57D8"/>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67</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63</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58</b:RefOrder>
  </b:Source>
</b:Sources>
</file>

<file path=customXml/itemProps1.xml><?xml version="1.0" encoding="utf-8"?>
<ds:datastoreItem xmlns:ds="http://schemas.openxmlformats.org/officeDocument/2006/customXml" ds:itemID="{ECDFB913-5012-401F-BEBC-3FBB22AA2905}">
  <ds:schemaRefs>
    <ds:schemaRef ds:uri="http://schemas.openxmlformats.org/officeDocument/2006/bibliography"/>
  </ds:schemaRefs>
</ds:datastoreItem>
</file>

<file path=customXml/itemProps2.xml><?xml version="1.0" encoding="utf-8"?>
<ds:datastoreItem xmlns:ds="http://schemas.openxmlformats.org/officeDocument/2006/customXml" ds:itemID="{30EEBDF9-DFBE-4A45-909D-8046E793A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19391</TotalTime>
  <Pages>85</Pages>
  <Words>28949</Words>
  <Characters>159223</Characters>
  <Application>Microsoft Office Word</Application>
  <DocSecurity>0</DocSecurity>
  <Lines>1326</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187797</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611</cp:revision>
  <cp:lastPrinted>2011-04-02T11:53:00Z</cp:lastPrinted>
  <dcterms:created xsi:type="dcterms:W3CDTF">2011-05-03T09:49:00Z</dcterms:created>
  <dcterms:modified xsi:type="dcterms:W3CDTF">2011-08-03T15:23:00Z</dcterms:modified>
</cp:coreProperties>
</file>