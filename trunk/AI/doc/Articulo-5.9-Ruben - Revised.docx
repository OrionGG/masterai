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299721443"/>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9" w:name="_Toc299721444"/>
      <w:proofErr w:type="spellStart"/>
      <w:r w:rsidRPr="002539EB">
        <w:lastRenderedPageBreak/>
        <w:t>Resumen</w:t>
      </w:r>
      <w:proofErr w:type="spellEnd"/>
      <w:r w:rsidRPr="002539EB">
        <w:t xml:space="preserve"> en </w:t>
      </w:r>
      <w:proofErr w:type="spellStart"/>
      <w:r w:rsidRPr="002539EB">
        <w:t>castellano</w:t>
      </w:r>
      <w:bookmarkEnd w:id="9"/>
      <w:proofErr w:type="spellEnd"/>
    </w:p>
    <w:bookmarkStart w:id="10" w:name="Abstract"/>
    <w:p w14:paraId="3F2692A2" w14:textId="59D2227A" w:rsidR="00120931" w:rsidRPr="00004449" w:rsidDel="0018358E" w:rsidRDefault="00120931" w:rsidP="00120931">
      <w:pPr>
        <w:pStyle w:val="BodyText"/>
        <w:rPr>
          <w:ins w:id="11" w:author="IO" w:date="2011-07-20T16:43:00Z"/>
          <w:del w:id="12" w:author="Orion" w:date="2011-07-25T12:41:00Z"/>
          <w:lang w:val="en-US"/>
          <w:rPrChange w:id="13" w:author="IO" w:date="2011-07-20T17:00:00Z">
            <w:rPr>
              <w:ins w:id="14" w:author="IO" w:date="2011-07-20T16:43:00Z"/>
              <w:del w:id="15" w:author="Orion" w:date="2011-07-25T12:41:00Z"/>
            </w:rPr>
          </w:rPrChange>
        </w:rPr>
      </w:pPr>
      <w:del w:id="1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0"/>
    </w:p>
    <w:p w14:paraId="35948DA0" w14:textId="11E4B7C8" w:rsidR="005E7CE4" w:rsidRDefault="005E7CE4">
      <w:pPr>
        <w:spacing w:after="120"/>
        <w:jc w:val="both"/>
        <w:rPr>
          <w:ins w:id="17" w:author="IO" w:date="2011-07-20T16:43:00Z"/>
        </w:rPr>
        <w:pPrChange w:id="18" w:author="IO" w:date="2011-07-20T16:43:00Z">
          <w:pPr>
            <w:pStyle w:val="BodyText"/>
            <w:jc w:val="both"/>
          </w:pPr>
        </w:pPrChange>
      </w:pPr>
      <w:ins w:id="19" w:author="IO" w:date="2011-07-20T16:43:00Z">
        <w:del w:id="20" w:author="Orion" w:date="2011-07-23T14:02:00Z">
          <w:r w:rsidDel="007F2D09">
            <w:delText>Los problemas</w:delText>
          </w:r>
        </w:del>
      </w:ins>
      <w:ins w:id="21" w:author="Orion" w:date="2011-07-23T14:02:00Z">
        <w:r w:rsidR="007F2D09">
          <w:t>El problema</w:t>
        </w:r>
      </w:ins>
      <w:ins w:id="22" w:author="IO" w:date="2011-07-20T16:43:00Z">
        <w:r>
          <w:t xml:space="preserve"> de</w:t>
        </w:r>
      </w:ins>
      <w:ins w:id="23" w:author="Orion" w:date="2011-07-23T14:02:00Z">
        <w:r w:rsidR="007F2D09">
          <w:t xml:space="preserve"> la</w:t>
        </w:r>
      </w:ins>
      <w:ins w:id="24" w:author="IO" w:date="2011-07-20T16:43:00Z">
        <w:r>
          <w:t xml:space="preserve"> saturación de</w:t>
        </w:r>
      </w:ins>
      <w:ins w:id="25" w:author="Orion" w:date="2011-07-23T14:03:00Z">
        <w:r w:rsidR="007F2D09">
          <w:t>l</w:t>
        </w:r>
      </w:ins>
      <w:ins w:id="26" w:author="IO" w:date="2011-07-20T16:43:00Z">
        <w:r>
          <w:t xml:space="preserve"> tráfico aéreo ha</w:t>
        </w:r>
        <w:del w:id="27" w:author="Orion" w:date="2011-07-23T14:02:00Z">
          <w:r w:rsidDel="007F2D09">
            <w:delText>n</w:delText>
          </w:r>
        </w:del>
        <w:r>
          <w:t xml:space="preserve"> hecho que este ámbito despierte </w:t>
        </w:r>
        <w:del w:id="28" w:author="Orion" w:date="2011-07-23T13:58:00Z">
          <w:r w:rsidDel="0081251E">
            <w:delText xml:space="preserve">un </w:delText>
          </w:r>
        </w:del>
        <w:r>
          <w:t xml:space="preserve">especial interés en los últimos años. </w:t>
        </w:r>
      </w:ins>
      <w:ins w:id="29" w:author="Orion" w:date="2011-07-23T14:01:00Z">
        <w:r w:rsidR="007F2D09">
          <w:t xml:space="preserve">En la búsqueda </w:t>
        </w:r>
      </w:ins>
      <w:ins w:id="30" w:author="Orion" w:date="2011-07-23T14:02:00Z">
        <w:r w:rsidR="007F2D09">
          <w:t>de una</w:t>
        </w:r>
      </w:ins>
      <w:ins w:id="31" w:author="Orion" w:date="2011-07-23T14:01:00Z">
        <w:r w:rsidR="007F2D09">
          <w:t xml:space="preserve"> solución</w:t>
        </w:r>
      </w:ins>
      <w:ins w:id="32" w:author="Orion" w:date="2011-07-23T14:02:00Z">
        <w:r w:rsidR="007F2D09">
          <w:t xml:space="preserve"> </w:t>
        </w:r>
      </w:ins>
      <w:ins w:id="33" w:author="IO" w:date="2011-07-20T16:43:00Z">
        <w:del w:id="34" w:author="Orion" w:date="2011-07-23T13:40:00Z">
          <w:r w:rsidDel="000B129E">
            <w:delText>Muchos trabajos y estudios se han realizado para intentar paliar estos problemas, donde c</w:delText>
          </w:r>
        </w:del>
      </w:ins>
      <w:ins w:id="35" w:author="Orion" w:date="2011-07-23T13:40:00Z">
        <w:r w:rsidR="000B129E">
          <w:t>c</w:t>
        </w:r>
      </w:ins>
      <w:ins w:id="36" w:author="IO" w:date="2011-07-20T16:43:00Z">
        <w:r>
          <w:t xml:space="preserve">abe destacar el papel clave de las simulaciones. </w:t>
        </w:r>
      </w:ins>
      <w:ins w:id="37" w:author="Orion" w:date="2011-07-23T13:43:00Z">
        <w:r w:rsidR="000B129E">
          <w:t>É</w:t>
        </w:r>
      </w:ins>
      <w:ins w:id="38" w:author="IO" w:date="2011-07-20T16:43:00Z">
        <w:del w:id="39" w:author="Orion" w:date="2011-07-23T13:42:00Z">
          <w:r w:rsidDel="000B129E">
            <w:delText>E</w:delText>
          </w:r>
        </w:del>
        <w:r>
          <w:t xml:space="preserve">stas </w:t>
        </w:r>
        <w:del w:id="40" w:author="Orion" w:date="2011-07-23T13:41:00Z">
          <w:r w:rsidDel="000B129E">
            <w:delText>simulaciones sirven para</w:delText>
          </w:r>
        </w:del>
      </w:ins>
      <w:ins w:id="41" w:author="Orion" w:date="2011-07-23T13:41:00Z">
        <w:r w:rsidR="000B129E">
          <w:t xml:space="preserve">han ayudado </w:t>
        </w:r>
      </w:ins>
      <w:ins w:id="42" w:author="Orion" w:date="2011-07-23T13:43:00Z">
        <w:r w:rsidR="000B129E">
          <w:t xml:space="preserve">tanto </w:t>
        </w:r>
      </w:ins>
      <w:ins w:id="43" w:author="Orion" w:date="2011-07-23T13:44:00Z">
        <w:r w:rsidR="000B129E">
          <w:t>a la hora de saber cuáles son</w:t>
        </w:r>
      </w:ins>
      <w:ins w:id="44" w:author="IO" w:date="2011-07-20T16:43:00Z">
        <w:del w:id="45" w:author="Orion" w:date="2011-07-23T13:42:00Z">
          <w:r w:rsidDel="000B129E">
            <w:delText xml:space="preserve"> investigar cuales son</w:delText>
          </w:r>
        </w:del>
        <w:r>
          <w:t xml:space="preserve"> los factores claves que intervienen </w:t>
        </w:r>
        <w:del w:id="46" w:author="Orion" w:date="2011-07-23T14:04:00Z">
          <w:r w:rsidDel="007F2D09">
            <w:delText xml:space="preserve">en el tráfico aéreo </w:delText>
          </w:r>
        </w:del>
      </w:ins>
      <w:ins w:id="47" w:author="Orion" w:date="2011-07-23T13:43:00Z">
        <w:r w:rsidR="000B129E">
          <w:t xml:space="preserve">como en la aplicación de </w:t>
        </w:r>
      </w:ins>
      <w:ins w:id="48" w:author="IO" w:date="2011-07-20T16:43:00Z">
        <w:del w:id="49" w:author="Orion" w:date="2011-07-23T13:44:00Z">
          <w:r w:rsidDel="000B129E">
            <w:delText>así como para poder probar la mejora que la aplicación de ciertas</w:delText>
          </w:r>
        </w:del>
      </w:ins>
      <w:ins w:id="50" w:author="Orion" w:date="2011-07-23T13:44:00Z">
        <w:r w:rsidR="000B129E">
          <w:t>nuevas</w:t>
        </w:r>
      </w:ins>
      <w:ins w:id="51" w:author="IO" w:date="2011-07-20T16:43:00Z">
        <w:r>
          <w:t xml:space="preserve"> técnicas, estrategias o tecnologías</w:t>
        </w:r>
      </w:ins>
      <w:ins w:id="52" w:author="Orion" w:date="2011-07-23T13:44:00Z">
        <w:r w:rsidR="000B129E">
          <w:t xml:space="preserve"> </w:t>
        </w:r>
      </w:ins>
      <w:ins w:id="53" w:author="Orion" w:date="2011-07-23T13:45:00Z">
        <w:r w:rsidR="000B129E">
          <w:t xml:space="preserve">para </w:t>
        </w:r>
      </w:ins>
      <w:ins w:id="54" w:author="Orion" w:date="2011-07-23T13:46:00Z">
        <w:r w:rsidR="000B129E">
          <w:t>atenuar</w:t>
        </w:r>
      </w:ins>
      <w:ins w:id="55" w:author="Orion" w:date="2011-07-23T13:45:00Z">
        <w:r w:rsidR="000B129E">
          <w:t xml:space="preserve"> el problema</w:t>
        </w:r>
      </w:ins>
      <w:ins w:id="56" w:author="IO" w:date="2011-07-20T16:43:00Z">
        <w:del w:id="5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58" w:author="IO" w:date="2011-07-20T16:43:00Z"/>
        </w:rPr>
        <w:pPrChange w:id="59" w:author="IO" w:date="2011-07-20T16:44:00Z">
          <w:pPr>
            <w:pStyle w:val="BodyText"/>
            <w:jc w:val="both"/>
          </w:pPr>
        </w:pPrChange>
      </w:pPr>
      <w:ins w:id="60" w:author="Orion" w:date="2011-07-23T13:46:00Z">
        <w:r>
          <w:t xml:space="preserve">Entre los </w:t>
        </w:r>
      </w:ins>
      <w:ins w:id="61" w:author="IO" w:date="2011-07-20T16:43:00Z">
        <w:del w:id="62" w:author="Orion" w:date="2011-07-23T13:46:00Z">
          <w:r w:rsidR="005E7CE4" w:rsidDel="00771467">
            <w:delText xml:space="preserve">Podemos destacar </w:delText>
          </w:r>
        </w:del>
        <w:r w:rsidR="005E7CE4">
          <w:t xml:space="preserve">distintos tipos de simulación </w:t>
        </w:r>
      </w:ins>
      <w:ins w:id="63" w:author="Orion" w:date="2011-07-23T15:51:00Z">
        <w:r w:rsidR="00E26448">
          <w:t>se encuentran</w:t>
        </w:r>
      </w:ins>
      <w:ins w:id="64" w:author="Orion" w:date="2011-07-23T13:47:00Z">
        <w:r>
          <w:t>,</w:t>
        </w:r>
      </w:ins>
      <w:ins w:id="65" w:author="IO" w:date="2011-07-20T16:43:00Z">
        <w:del w:id="66" w:author="Orion" w:date="2011-07-23T13:46:00Z">
          <w:r w:rsidR="005E7CE4" w:rsidDel="00771467">
            <w:delText>en este terreno. P</w:delText>
          </w:r>
        </w:del>
      </w:ins>
      <w:ins w:id="67" w:author="Orion" w:date="2011-07-23T13:46:00Z">
        <w:r>
          <w:t xml:space="preserve"> p</w:t>
        </w:r>
      </w:ins>
      <w:ins w:id="68" w:author="IO" w:date="2011-07-20T16:43:00Z">
        <w:r w:rsidR="005E7CE4">
          <w:t>or un lado</w:t>
        </w:r>
      </w:ins>
      <w:ins w:id="69" w:author="Orion" w:date="2011-07-23T14:00:00Z">
        <w:r w:rsidR="0081251E">
          <w:t>,</w:t>
        </w:r>
      </w:ins>
      <w:ins w:id="70" w:author="IO" w:date="2011-07-20T16:43:00Z">
        <w:r w:rsidR="005E7CE4">
          <w:t xml:space="preserve"> </w:t>
        </w:r>
        <w:del w:id="71" w:author="Orion" w:date="2011-07-23T13:47:00Z">
          <w:r w:rsidR="005E7CE4" w:rsidDel="00771467">
            <w:delText xml:space="preserve">tenemos </w:delText>
          </w:r>
        </w:del>
        <w:del w:id="72" w:author="Orion" w:date="2011-07-23T14:00:00Z">
          <w:r w:rsidR="005E7CE4" w:rsidDel="0081251E">
            <w:delText>simulaciones</w:delText>
          </w:r>
        </w:del>
      </w:ins>
      <w:ins w:id="73" w:author="Orion" w:date="2011-07-23T14:00:00Z">
        <w:r w:rsidR="0081251E">
          <w:t>aquellas</w:t>
        </w:r>
      </w:ins>
      <w:ins w:id="74" w:author="IO" w:date="2011-07-20T16:43:00Z">
        <w:r w:rsidR="005E7CE4">
          <w:t xml:space="preserve"> </w:t>
        </w:r>
        <w:del w:id="75" w:author="Orion" w:date="2011-07-23T15:51:00Z">
          <w:r w:rsidR="005E7CE4" w:rsidDel="00E26448">
            <w:delText xml:space="preserve">que </w:delText>
          </w:r>
        </w:del>
        <w:del w:id="76" w:author="Orion" w:date="2011-07-23T15:43:00Z">
          <w:r w:rsidR="005E7CE4" w:rsidDel="00803C40">
            <w:delText>se centran</w:delText>
          </w:r>
        </w:del>
      </w:ins>
      <w:ins w:id="77" w:author="Orion" w:date="2011-07-23T15:43:00Z">
        <w:r w:rsidR="00803C40">
          <w:t>ce</w:t>
        </w:r>
      </w:ins>
      <w:ins w:id="78" w:author="Orion" w:date="2011-07-23T15:44:00Z">
        <w:r w:rsidR="00803C40">
          <w:t>n</w:t>
        </w:r>
      </w:ins>
      <w:ins w:id="79" w:author="Orion" w:date="2011-07-23T15:43:00Z">
        <w:r w:rsidR="00803C40">
          <w:t>tradas</w:t>
        </w:r>
      </w:ins>
      <w:ins w:id="80" w:author="IO" w:date="2011-07-20T16:43:00Z">
        <w:r w:rsidR="005E7CE4">
          <w:t xml:space="preserve"> </w:t>
        </w:r>
        <w:del w:id="81" w:author="Orion" w:date="2011-07-23T15:44:00Z">
          <w:r w:rsidR="005E7CE4" w:rsidDel="00803C40">
            <w:delText xml:space="preserve">más </w:delText>
          </w:r>
        </w:del>
        <w:r w:rsidR="005E7CE4">
          <w:t xml:space="preserve">en los aspectos físicos de las aeronaves, así como su maniobrabilidad y pilotaje. </w:t>
        </w:r>
        <w:del w:id="82" w:author="Orion" w:date="2011-07-23T13:47:00Z">
          <w:r w:rsidR="005E7CE4" w:rsidDel="00771467">
            <w:delText xml:space="preserve">Es por ello, por lo que </w:delText>
          </w:r>
        </w:del>
        <w:del w:id="83" w:author="Orion" w:date="2011-07-23T13:36:00Z">
          <w:r w:rsidR="005E7CE4" w:rsidDel="00DB1818">
            <w:delText xml:space="preserve">que </w:delText>
          </w:r>
        </w:del>
        <w:del w:id="84" w:author="Orion" w:date="2011-07-23T13:47:00Z">
          <w:r w:rsidR="005E7CE4" w:rsidDel="00771467">
            <w:delText>suelen</w:delText>
          </w:r>
        </w:del>
      </w:ins>
      <w:ins w:id="85" w:author="Orion" w:date="2011-07-23T13:47:00Z">
        <w:r>
          <w:t>Suelen</w:t>
        </w:r>
      </w:ins>
      <w:ins w:id="86" w:author="IO" w:date="2011-07-20T16:43:00Z">
        <w:r w:rsidR="005E7CE4">
          <w:t xml:space="preserve"> ser simulaciones que están limitadas al manejo </w:t>
        </w:r>
        <w:del w:id="87" w:author="Orion" w:date="2011-07-23T14:05:00Z">
          <w:r w:rsidR="005E7CE4" w:rsidDel="007F2D09">
            <w:delText xml:space="preserve">y visualización </w:delText>
          </w:r>
        </w:del>
        <w:r w:rsidR="005E7CE4">
          <w:t xml:space="preserve">de una sola aeronave, y sólo tienen en cuenta la existencia de factores físicos </w:t>
        </w:r>
        <w:del w:id="88" w:author="Orion" w:date="2011-07-23T14:00:00Z">
          <w:r w:rsidR="005E7CE4" w:rsidDel="0081251E">
            <w:delText xml:space="preserve">como la </w:delText>
          </w:r>
        </w:del>
        <w:del w:id="89" w:author="Orion" w:date="2011-07-23T14:05:00Z">
          <w:r w:rsidR="005E7CE4" w:rsidDel="007F2D09">
            <w:delText>gravedad,</w:delText>
          </w:r>
        </w:del>
        <w:del w:id="90" w:author="Orion" w:date="2011-07-23T14:00:00Z">
          <w:r w:rsidR="005E7CE4" w:rsidDel="0081251E">
            <w:delText xml:space="preserve"> la</w:delText>
          </w:r>
        </w:del>
        <w:del w:id="91" w:author="Orion" w:date="2011-07-23T14:05:00Z">
          <w:r w:rsidR="005E7CE4" w:rsidDel="007F2D09">
            <w:delText xml:space="preserve"> </w:delText>
          </w:r>
        </w:del>
        <w:del w:id="92" w:author="Orion" w:date="2011-07-23T14:01:00Z">
          <w:r w:rsidR="005E7CE4" w:rsidDel="0081251E">
            <w:delText xml:space="preserve">meteorología </w:delText>
          </w:r>
        </w:del>
        <w:del w:id="93" w:author="Orion" w:date="2011-07-23T14:00:00Z">
          <w:r w:rsidR="005E7CE4" w:rsidDel="0081251E">
            <w:delText>o la</w:delText>
          </w:r>
        </w:del>
        <w:del w:id="94" w:author="Orion" w:date="2011-07-23T14:05:00Z">
          <w:r w:rsidR="005E7CE4" w:rsidDel="007F2D09">
            <w:delText xml:space="preserve"> visibilidad </w:delText>
          </w:r>
        </w:del>
        <w:del w:id="95" w:author="Orion" w:date="2011-07-23T13:47:00Z">
          <w:r w:rsidR="005E7CE4" w:rsidDel="00771467">
            <w:delText>en el</w:delText>
          </w:r>
        </w:del>
      </w:ins>
      <w:ins w:id="96" w:author="Orion" w:date="2011-07-23T13:47:00Z">
        <w:r>
          <w:t>del</w:t>
        </w:r>
      </w:ins>
      <w:ins w:id="97" w:author="IO" w:date="2011-07-20T16:43:00Z">
        <w:r w:rsidR="005E7CE4">
          <w:t xml:space="preserve"> entorno exterior que les rodea</w:t>
        </w:r>
      </w:ins>
      <w:ins w:id="98" w:author="Orion" w:date="2011-07-23T15:44:00Z">
        <w:r w:rsidR="00803C40">
          <w:t>n</w:t>
        </w:r>
      </w:ins>
      <w:ins w:id="99" w:author="Orion" w:date="2011-07-23T14:05:00Z">
        <w:r w:rsidR="007F2D09">
          <w:t xml:space="preserve"> </w:t>
        </w:r>
      </w:ins>
      <w:ins w:id="100" w:author="Orion" w:date="2011-07-23T15:44:00Z">
        <w:r w:rsidR="00803C40">
          <w:t xml:space="preserve">como </w:t>
        </w:r>
      </w:ins>
      <w:ins w:id="101" w:author="Orion" w:date="2011-07-23T14:05:00Z">
        <w:r w:rsidR="007F2D09">
          <w:t>gravedad, meteorología</w:t>
        </w:r>
      </w:ins>
      <w:ins w:id="102" w:author="Orion" w:date="2011-07-23T15:44:00Z">
        <w:r w:rsidR="00803C40">
          <w:t xml:space="preserve"> o</w:t>
        </w:r>
      </w:ins>
      <w:ins w:id="103" w:author="Orion" w:date="2011-07-23T14:05:00Z">
        <w:r w:rsidR="007F2D09">
          <w:t xml:space="preserve"> visibilidad</w:t>
        </w:r>
      </w:ins>
      <w:ins w:id="104" w:author="IO" w:date="2011-07-20T16:43:00Z">
        <w:r w:rsidR="005E7CE4">
          <w:t xml:space="preserve">. Por otro lado, </w:t>
        </w:r>
        <w:del w:id="105" w:author="Orion" w:date="2011-07-23T15:51:00Z">
          <w:r w:rsidR="005E7CE4" w:rsidDel="00B95DA9">
            <w:delText>tenemos</w:delText>
          </w:r>
        </w:del>
      </w:ins>
      <w:ins w:id="106" w:author="Orion" w:date="2011-07-23T15:53:00Z">
        <w:r w:rsidR="00B95DA9">
          <w:t>se tienen</w:t>
        </w:r>
      </w:ins>
      <w:ins w:id="107" w:author="Orion" w:date="2011-07-23T15:52:00Z">
        <w:r w:rsidR="00B95DA9">
          <w:t xml:space="preserve"> </w:t>
        </w:r>
      </w:ins>
      <w:ins w:id="108" w:author="IO" w:date="2011-07-20T16:43:00Z">
        <w:del w:id="109" w:author="Orion" w:date="2011-07-23T15:52:00Z">
          <w:r w:rsidR="005E7CE4" w:rsidDel="00B95DA9">
            <w:delText xml:space="preserve"> </w:delText>
          </w:r>
        </w:del>
        <w:r w:rsidR="005E7CE4">
          <w:t xml:space="preserve">simulaciones centradas </w:t>
        </w:r>
        <w:del w:id="110" w:author="Orion" w:date="2011-07-23T15:45:00Z">
          <w:r w:rsidR="005E7CE4" w:rsidDel="00803C40">
            <w:delText xml:space="preserve">más </w:delText>
          </w:r>
        </w:del>
        <w:r w:rsidR="005E7CE4">
          <w:t xml:space="preserve">en la gestión del tráfico aéreo. </w:t>
        </w:r>
      </w:ins>
      <w:ins w:id="111" w:author="Orion" w:date="2011-07-23T13:48:00Z">
        <w:r>
          <w:t>É</w:t>
        </w:r>
      </w:ins>
      <w:ins w:id="112" w:author="IO" w:date="2011-07-20T16:43:00Z">
        <w:del w:id="113" w:author="Orion" w:date="2011-07-23T13:48:00Z">
          <w:r w:rsidR="005E7CE4" w:rsidDel="00771467">
            <w:delText>E</w:delText>
          </w:r>
        </w:del>
        <w:r w:rsidR="005E7CE4">
          <w:t xml:space="preserve">stas </w:t>
        </w:r>
      </w:ins>
      <w:ins w:id="114" w:author="Orion" w:date="2011-07-23T13:48:00Z">
        <w:r>
          <w:t>se</w:t>
        </w:r>
      </w:ins>
      <w:ins w:id="115" w:author="IO" w:date="2011-07-20T16:43:00Z">
        <w:del w:id="116" w:author="Orion" w:date="2011-07-23T13:48:00Z">
          <w:r w:rsidR="005E7CE4" w:rsidDel="00771467">
            <w:delText>herramientas se</w:delText>
          </w:r>
        </w:del>
        <w:r w:rsidR="005E7CE4">
          <w:t xml:space="preserve"> basan fundamentalmente en el control y gestión del tráfico, obviando factores importantes como </w:t>
        </w:r>
        <w:del w:id="11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18" w:author="Orion" w:date="2011-07-23T13:49:00Z">
          <w:r w:rsidR="005E7CE4" w:rsidDel="00771467">
            <w:delText>,</w:delText>
          </w:r>
        </w:del>
        <w:r w:rsidR="005E7CE4">
          <w:t xml:space="preserve"> desde puntos de vista como eficacia, duración o comprensión</w:t>
        </w:r>
        <w:del w:id="119" w:author="Orion" w:date="2011-07-23T13:54:00Z">
          <w:r w:rsidR="005E7CE4" w:rsidDel="00771467">
            <w:delText xml:space="preserve">, o el tipo de pilotaje de cada </w:delText>
          </w:r>
        </w:del>
        <w:del w:id="120" w:author="Orion" w:date="2011-07-23T13:50:00Z">
          <w:r w:rsidR="005E7CE4" w:rsidDel="00771467">
            <w:delText xml:space="preserve">uno de los </w:delText>
          </w:r>
        </w:del>
        <w:del w:id="121" w:author="Orion" w:date="2011-07-23T13:54:00Z">
          <w:r w:rsidR="005E7CE4" w:rsidDel="00771467">
            <w:delText>piloto</w:delText>
          </w:r>
        </w:del>
        <w:del w:id="122" w:author="Orion" w:date="2011-07-23T13:50:00Z">
          <w:r w:rsidR="005E7CE4" w:rsidDel="00771467">
            <w:delText>s</w:delText>
          </w:r>
        </w:del>
        <w:r w:rsidR="005E7CE4">
          <w:t xml:space="preserve">. </w:t>
        </w:r>
      </w:ins>
      <w:ins w:id="123" w:author="Orion" w:date="2011-07-23T14:06:00Z">
        <w:r w:rsidR="00932394">
          <w:t>Otro tipo de</w:t>
        </w:r>
      </w:ins>
      <w:ins w:id="124" w:author="IO" w:date="2011-07-20T16:43:00Z">
        <w:del w:id="125" w:author="Orion" w:date="2011-07-23T13:50:00Z">
          <w:r w:rsidR="005E7CE4" w:rsidDel="00771467">
            <w:delText>También se hará mención de los diferentes</w:delText>
          </w:r>
        </w:del>
        <w:del w:id="126" w:author="Orion" w:date="2011-07-23T13:54:00Z">
          <w:r w:rsidR="005E7CE4" w:rsidDel="00CE65A4">
            <w:delText xml:space="preserve"> tipos</w:delText>
          </w:r>
        </w:del>
        <w:del w:id="127" w:author="Orion" w:date="2011-07-23T14:06:00Z">
          <w:r w:rsidR="005E7CE4" w:rsidDel="00932394">
            <w:delText xml:space="preserve"> de</w:delText>
          </w:r>
        </w:del>
        <w:r w:rsidR="005E7CE4">
          <w:t xml:space="preserve"> simulaciones </w:t>
        </w:r>
      </w:ins>
      <w:ins w:id="128" w:author="Orion" w:date="2011-07-23T14:07:00Z">
        <w:r w:rsidR="00932394">
          <w:t>son aquellas a</w:t>
        </w:r>
      </w:ins>
      <w:ins w:id="129" w:author="IO" w:date="2011-07-20T16:43:00Z">
        <w:del w:id="130" w:author="Orion" w:date="2011-07-23T14:07:00Z">
          <w:r w:rsidR="005E7CE4" w:rsidDel="00932394">
            <w:delText>de vuelo a</w:delText>
          </w:r>
        </w:del>
        <w:r w:rsidR="005E7CE4">
          <w:t xml:space="preserve"> l</w:t>
        </w:r>
        <w:del w:id="131" w:author="Orion" w:date="2011-07-23T13:51:00Z">
          <w:r w:rsidR="005E7CE4" w:rsidDel="00771467">
            <w:delText>a</w:delText>
          </w:r>
        </w:del>
      </w:ins>
      <w:ins w:id="132" w:author="Orion" w:date="2011-07-23T13:55:00Z">
        <w:r w:rsidR="00CE65A4">
          <w:t>a</w:t>
        </w:r>
      </w:ins>
      <w:ins w:id="133" w:author="Orion" w:date="2011-07-23T13:51:00Z">
        <w:r>
          <w:t>s</w:t>
        </w:r>
      </w:ins>
      <w:ins w:id="134" w:author="IO" w:date="2011-07-20T16:43:00Z">
        <w:r w:rsidR="005E7CE4">
          <w:t xml:space="preserve"> que se someten las tripulaciones de los aviones para ver cómo hacen frente en equipo a los distintos problemas que puedan surgir durante el vuelo, y que </w:t>
        </w:r>
        <w:del w:id="135" w:author="Orion" w:date="2011-07-23T13:51:00Z">
          <w:r w:rsidR="005E7CE4" w:rsidDel="00771467">
            <w:delText>servirán</w:delText>
          </w:r>
        </w:del>
      </w:ins>
      <w:ins w:id="136" w:author="Orion" w:date="2011-07-23T13:51:00Z">
        <w:r>
          <w:t>sirven</w:t>
        </w:r>
      </w:ins>
      <w:ins w:id="137" w:author="IO" w:date="2011-07-20T16:43:00Z">
        <w:r w:rsidR="005E7CE4">
          <w:t xml:space="preserve"> de utilidad para saber cuáles son los factores humanos clave que pueden influir </w:t>
        </w:r>
        <w:del w:id="13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39" w:author="Orion" w:date="2011-07-23T13:52:00Z">
        <w:r>
          <w:t xml:space="preserve"> que </w:t>
        </w:r>
      </w:ins>
      <w:ins w:id="140" w:author="IO" w:date="2011-07-20T16:43:00Z">
        <w:del w:id="14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2" w:author="Orion" w:date="2011-07-23T13:53:00Z">
          <w:r w:rsidR="005E7CE4" w:rsidDel="00771467">
            <w:delText>, hecho que se cree que influirá notablemente</w:delText>
          </w:r>
        </w:del>
      </w:ins>
      <w:ins w:id="143" w:author="Orion" w:date="2011-07-23T13:53:00Z">
        <w:r>
          <w:t xml:space="preserve"> para </w:t>
        </w:r>
      </w:ins>
      <w:ins w:id="144" w:author="IO" w:date="2011-07-20T16:43:00Z">
        <w:del w:id="14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6" w:author="IO" w:date="2011-07-20T16:43:00Z"/>
        </w:rPr>
        <w:pPrChange w:id="147" w:author="IO" w:date="2011-07-20T16:44:00Z">
          <w:pPr>
            <w:pStyle w:val="BodyText"/>
            <w:jc w:val="both"/>
          </w:pPr>
        </w:pPrChange>
      </w:pPr>
      <w:ins w:id="148" w:author="IO" w:date="2011-07-20T16:43:00Z">
        <w:r>
          <w:t xml:space="preserve">Para intentar cubrir algunas de las carencias de las anteriores herramientas, en este trabajo se presenta un sistema basado en agentes software. Los agentes software </w:t>
        </w:r>
        <w:del w:id="149" w:author="Orion" w:date="2011-07-24T16:05:00Z">
          <w:r w:rsidDel="004D6059">
            <w:delText xml:space="preserve">nos </w:delText>
          </w:r>
        </w:del>
        <w:r>
          <w:t xml:space="preserve">permiten implementar sistemas muy modulares donde es sencillo representar comportamientos, estados e interacciones sociales. </w:t>
        </w:r>
      </w:ins>
      <w:ins w:id="150" w:author="Orion" w:date="2011-07-23T13:56:00Z">
        <w:r w:rsidR="0081251E">
          <w:t xml:space="preserve">De este modo </w:t>
        </w:r>
      </w:ins>
      <w:ins w:id="151" w:author="IO" w:date="2011-07-20T16:43:00Z">
        <w:del w:id="152" w:author="Orion" w:date="2011-07-23T13:37:00Z">
          <w:r w:rsidDel="00DB1818">
            <w:delText>A través de este</w:delText>
          </w:r>
        </w:del>
      </w:ins>
      <w:ins w:id="153" w:author="Orion" w:date="2011-07-23T13:56:00Z">
        <w:r w:rsidR="0081251E">
          <w:t>e</w:t>
        </w:r>
      </w:ins>
      <w:ins w:id="154" w:author="Orion" w:date="2011-07-23T13:37:00Z">
        <w:r w:rsidR="00DB1818">
          <w:t>ste</w:t>
        </w:r>
      </w:ins>
      <w:ins w:id="155" w:author="IO" w:date="2011-07-20T16:43:00Z">
        <w:r>
          <w:t xml:space="preserve"> trabajo permite estudiar la influencia </w:t>
        </w:r>
        <w:del w:id="156" w:author="Orion" w:date="2011-07-23T13:56:00Z">
          <w:r w:rsidDel="0081251E">
            <w:delText xml:space="preserve">clave </w:delText>
          </w:r>
        </w:del>
        <w:r>
          <w:t>que tienen sobre los pilotos factores externos del entorno tanto físicos como sociales</w:t>
        </w:r>
        <w:del w:id="157" w:author="Orion" w:date="2011-07-23T13:56:00Z">
          <w:r w:rsidDel="0081251E">
            <w:delText>, entendiendo como sociales las interacciones con los controladores aéreos y demás pilotos</w:delText>
          </w:r>
        </w:del>
      </w:ins>
      <w:ins w:id="158" w:author="Orion" w:date="2011-07-23T13:57:00Z">
        <w:r w:rsidR="0081251E">
          <w:t xml:space="preserve"> y</w:t>
        </w:r>
      </w:ins>
      <w:ins w:id="159" w:author="IO" w:date="2011-07-20T16:43:00Z">
        <w:del w:id="160" w:author="Orion" w:date="2011-07-23T13:57:00Z">
          <w:r w:rsidDel="0081251E">
            <w:delText>. A</w:delText>
          </w:r>
        </w:del>
      </w:ins>
      <w:ins w:id="161" w:author="Orion" w:date="2011-07-23T13:57:00Z">
        <w:r w:rsidR="0081251E">
          <w:t xml:space="preserve"> a</w:t>
        </w:r>
      </w:ins>
      <w:ins w:id="162" w:author="IO" w:date="2011-07-20T16:43:00Z">
        <w:r>
          <w:t xml:space="preserve"> su vez </w:t>
        </w:r>
        <w:del w:id="163" w:author="Orion" w:date="2011-07-23T13:57:00Z">
          <w:r w:rsidDel="0081251E">
            <w:delText xml:space="preserve">permite estudiar </w:delText>
          </w:r>
        </w:del>
        <w:r>
          <w:t>como los distintos comportamientos y estado</w:t>
        </w:r>
      </w:ins>
      <w:ins w:id="164" w:author="Orion" w:date="2011-07-23T13:57:00Z">
        <w:r w:rsidR="0081251E">
          <w:t>s</w:t>
        </w:r>
      </w:ins>
      <w:ins w:id="165" w:author="IO" w:date="2011-07-20T16:43:00Z">
        <w:r>
          <w:t xml:space="preserve"> emocional</w:t>
        </w:r>
      </w:ins>
      <w:ins w:id="166" w:author="Orion" w:date="2011-07-23T13:57:00Z">
        <w:r w:rsidR="0081251E">
          <w:t>es</w:t>
        </w:r>
      </w:ins>
      <w:ins w:id="167" w:author="IO" w:date="2011-07-20T16:43:00Z">
        <w:r>
          <w:t xml:space="preserve"> de los pilotos pueden influir en el entorno.</w:t>
        </w:r>
        <w:del w:id="16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69" w:author="IO" w:date="2011-07-20T16:43:00Z">
            <w:rPr>
              <w:lang w:val="en-US"/>
            </w:rPr>
          </w:rPrChange>
        </w:rPr>
      </w:pPr>
    </w:p>
    <w:p w14:paraId="45D41DF4" w14:textId="77777777" w:rsidR="00120931" w:rsidRPr="00004449" w:rsidRDefault="00120931" w:rsidP="00120931">
      <w:pPr>
        <w:pStyle w:val="PageHeading"/>
        <w:rPr>
          <w:lang w:val="es-ES"/>
          <w:rPrChange w:id="170" w:author="IO" w:date="2011-07-20T17:00:00Z">
            <w:rPr/>
          </w:rPrChange>
        </w:rPr>
      </w:pPr>
      <w:bookmarkStart w:id="171" w:name="_Toc299721445"/>
      <w:r w:rsidRPr="00004449">
        <w:rPr>
          <w:lang w:val="es-ES"/>
          <w:rPrChange w:id="172" w:author="IO" w:date="2011-07-20T17:00:00Z">
            <w:rPr/>
          </w:rPrChange>
        </w:rPr>
        <w:t>Palabras clave</w:t>
      </w:r>
      <w:bookmarkEnd w:id="171"/>
    </w:p>
    <w:p w14:paraId="675015A1" w14:textId="4B7B4273" w:rsidR="005E7CE4" w:rsidRPr="0099362F" w:rsidRDefault="005E7CE4">
      <w:pPr>
        <w:spacing w:after="120"/>
        <w:jc w:val="both"/>
        <w:rPr>
          <w:ins w:id="173" w:author="IO" w:date="2011-07-20T16:44:00Z"/>
        </w:rPr>
        <w:pPrChange w:id="174" w:author="IO" w:date="2011-07-20T16:44:00Z">
          <w:pPr>
            <w:pStyle w:val="BodyText"/>
          </w:pPr>
        </w:pPrChange>
      </w:pPr>
      <w:ins w:id="175" w:author="IO" w:date="2011-07-20T16:44:00Z">
        <w:r>
          <w:t xml:space="preserve">Tráfico aéreo, Simulación, </w:t>
        </w:r>
      </w:ins>
      <w:ins w:id="176" w:author="IO" w:date="2011-07-20T16:45:00Z">
        <w:r>
          <w:t>Simulación Basada en Agentes</w:t>
        </w:r>
      </w:ins>
      <w:ins w:id="177" w:author="IO" w:date="2011-07-20T16:44:00Z">
        <w:r>
          <w:t xml:space="preserve">, Comportamiento, Piloto, Avión, </w:t>
        </w:r>
        <w:r>
          <w:lastRenderedPageBreak/>
          <w:t>Controlador Aéreo, Factores Humanos</w:t>
        </w:r>
      </w:ins>
      <w:ins w:id="178" w:author="Orion" w:date="2011-07-24T15:58:00Z">
        <w:r w:rsidR="004D6059">
          <w:t>, Agentes Software</w:t>
        </w:r>
      </w:ins>
      <w:ins w:id="179" w:author="IO" w:date="2011-07-20T16:44:00Z">
        <w:r>
          <w:t>.</w:t>
        </w:r>
      </w:ins>
    </w:p>
    <w:p w14:paraId="758DEFF4" w14:textId="77777777" w:rsidR="00120931" w:rsidRPr="005E7CE4" w:rsidRDefault="00120931" w:rsidP="00120931">
      <w:pPr>
        <w:pStyle w:val="BodyText"/>
        <w:rPr>
          <w:rPrChange w:id="180" w:author="IO" w:date="2011-07-20T16:44:00Z">
            <w:rPr>
              <w:lang w:val="en-US"/>
            </w:rPr>
          </w:rPrChange>
        </w:rPr>
      </w:pPr>
    </w:p>
    <w:p w14:paraId="613B6D6F" w14:textId="59540C6F" w:rsidR="00120931" w:rsidRDefault="00120931" w:rsidP="00120931">
      <w:pPr>
        <w:pStyle w:val="PageHeading"/>
      </w:pPr>
      <w:r w:rsidRPr="0018358E">
        <w:rPr>
          <w:b w:val="0"/>
          <w:lang w:val="es-ES"/>
          <w:rPrChange w:id="181" w:author="Orion" w:date="2011-07-25T12:41:00Z">
            <w:rPr>
              <w:b w:val="0"/>
            </w:rPr>
          </w:rPrChange>
        </w:rPr>
        <w:br w:type="page"/>
      </w:r>
      <w:bookmarkStart w:id="182" w:name="_Toc299721446"/>
      <w:proofErr w:type="spellStart"/>
      <w:r>
        <w:lastRenderedPageBreak/>
        <w:t>Resumen</w:t>
      </w:r>
      <w:proofErr w:type="spellEnd"/>
      <w:r>
        <w:t xml:space="preserve"> en </w:t>
      </w:r>
      <w:proofErr w:type="spellStart"/>
      <w:r>
        <w:t>inglés</w:t>
      </w:r>
      <w:bookmarkEnd w:id="182"/>
      <w:proofErr w:type="spellEnd"/>
    </w:p>
    <w:p w14:paraId="3FE216AA" w14:textId="0B3C3820" w:rsidR="00120931" w:rsidRPr="002539EB" w:rsidDel="0018358E" w:rsidRDefault="00120931" w:rsidP="00120931">
      <w:pPr>
        <w:pStyle w:val="BodyText"/>
        <w:rPr>
          <w:del w:id="183" w:author="Orion" w:date="2011-07-25T12:41:00Z"/>
          <w:lang w:val="en-US"/>
        </w:rPr>
      </w:pPr>
      <w:del w:id="18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5" w:author="Orion" w:date="2011-07-23T15:35:00Z"/>
          <w:lang w:val="en-GB"/>
        </w:rPr>
        <w:pPrChange w:id="186" w:author="Orion" w:date="2011-07-23T15:47:00Z">
          <w:pPr>
            <w:pStyle w:val="BodyText"/>
          </w:pPr>
        </w:pPrChange>
      </w:pPr>
      <w:ins w:id="187" w:author="Orion" w:date="2011-07-23T15:23:00Z">
        <w:r w:rsidRPr="000C376B">
          <w:rPr>
            <w:lang w:val="en-US"/>
          </w:rPr>
          <w:t>The air traffic congestion has had a great int</w:t>
        </w:r>
        <w:r>
          <w:rPr>
            <w:lang w:val="en-US"/>
          </w:rPr>
          <w:t>erest during the last few years</w:t>
        </w:r>
      </w:ins>
      <w:ins w:id="188" w:author="Orion" w:date="2011-07-23T15:22:00Z">
        <w:r>
          <w:rPr>
            <w:lang w:val="en-US"/>
          </w:rPr>
          <w:t>.</w:t>
        </w:r>
      </w:ins>
      <w:ins w:id="189" w:author="Orion" w:date="2011-07-23T15:24:00Z">
        <w:r>
          <w:rPr>
            <w:lang w:val="en-US"/>
          </w:rPr>
          <w:t xml:space="preserve"> Simulations have </w:t>
        </w:r>
      </w:ins>
      <w:ins w:id="190" w:author="Orion" w:date="2011-07-23T15:25:00Z">
        <w:r w:rsidRPr="001857ED">
          <w:rPr>
            <w:lang w:val="en-GB"/>
          </w:rPr>
          <w:t xml:space="preserve">become a key tool </w:t>
        </w:r>
      </w:ins>
      <w:ins w:id="191" w:author="Orion" w:date="2011-07-23T15:27:00Z">
        <w:r>
          <w:rPr>
            <w:lang w:val="en-GB"/>
          </w:rPr>
          <w:t>when talk</w:t>
        </w:r>
      </w:ins>
      <w:ins w:id="192" w:author="Orion" w:date="2011-07-23T15:54:00Z">
        <w:r w:rsidR="00351174">
          <w:rPr>
            <w:lang w:val="en-GB"/>
          </w:rPr>
          <w:t>ing</w:t>
        </w:r>
      </w:ins>
      <w:ins w:id="193" w:author="Orion" w:date="2011-07-23T15:27:00Z">
        <w:r>
          <w:rPr>
            <w:lang w:val="en-GB"/>
          </w:rPr>
          <w:t xml:space="preserve"> about </w:t>
        </w:r>
      </w:ins>
      <w:ins w:id="194" w:author="Orion" w:date="2011-07-23T15:28:00Z">
        <w:r>
          <w:rPr>
            <w:lang w:val="en-GB"/>
          </w:rPr>
          <w:t xml:space="preserve">finding </w:t>
        </w:r>
      </w:ins>
      <w:ins w:id="195" w:author="Orion" w:date="2011-07-23T15:25:00Z">
        <w:r>
          <w:rPr>
            <w:lang w:val="en-GB"/>
          </w:rPr>
          <w:t>a</w:t>
        </w:r>
      </w:ins>
      <w:ins w:id="196" w:author="Orion" w:date="2011-07-23T15:26:00Z">
        <w:r>
          <w:rPr>
            <w:lang w:val="en-GB"/>
          </w:rPr>
          <w:t xml:space="preserve"> </w:t>
        </w:r>
      </w:ins>
      <w:ins w:id="197" w:author="Orion" w:date="2011-07-23T15:25:00Z">
        <w:r>
          <w:rPr>
            <w:lang w:val="en-GB"/>
          </w:rPr>
          <w:t>solution</w:t>
        </w:r>
      </w:ins>
      <w:ins w:id="198" w:author="Orion" w:date="2011-07-23T15:28:00Z">
        <w:r>
          <w:rPr>
            <w:lang w:val="en-GB"/>
          </w:rPr>
          <w:t xml:space="preserve"> to this problem.</w:t>
        </w:r>
      </w:ins>
      <w:ins w:id="199" w:author="Orion" w:date="2011-07-23T15:30:00Z">
        <w:r>
          <w:rPr>
            <w:lang w:val="en-GB"/>
          </w:rPr>
          <w:t xml:space="preserve"> These</w:t>
        </w:r>
      </w:ins>
      <w:ins w:id="200" w:author="Orion" w:date="2011-07-25T12:42:00Z">
        <w:r w:rsidR="00220269">
          <w:rPr>
            <w:lang w:val="en-GB"/>
          </w:rPr>
          <w:t xml:space="preserve"> simulations</w:t>
        </w:r>
      </w:ins>
      <w:ins w:id="201" w:author="Orion" w:date="2011-07-23T15:30:00Z">
        <w:r>
          <w:rPr>
            <w:lang w:val="en-GB"/>
          </w:rPr>
          <w:t xml:space="preserve"> </w:t>
        </w:r>
      </w:ins>
      <w:ins w:id="202" w:author="Orion" w:date="2011-07-23T15:31:00Z">
        <w:r>
          <w:rPr>
            <w:lang w:val="en-GB"/>
          </w:rPr>
          <w:t xml:space="preserve">can help </w:t>
        </w:r>
      </w:ins>
      <w:ins w:id="203" w:author="Orion" w:date="2011-07-23T15:32:00Z">
        <w:r>
          <w:rPr>
            <w:lang w:val="en-GB"/>
          </w:rPr>
          <w:t xml:space="preserve">when looking for </w:t>
        </w:r>
      </w:ins>
      <w:ins w:id="204" w:author="Orion" w:date="2011-07-23T15:36:00Z">
        <w:r w:rsidR="00850085">
          <w:rPr>
            <w:lang w:val="en-GB"/>
          </w:rPr>
          <w:t>the</w:t>
        </w:r>
      </w:ins>
      <w:ins w:id="205" w:author="Orion" w:date="2011-07-25T12:42:00Z">
        <w:r w:rsidR="00B63D63">
          <w:rPr>
            <w:lang w:val="en-GB"/>
          </w:rPr>
          <w:t xml:space="preserve"> involved</w:t>
        </w:r>
      </w:ins>
      <w:ins w:id="206" w:author="Orion" w:date="2011-07-23T15:36:00Z">
        <w:r w:rsidR="00850085">
          <w:rPr>
            <w:lang w:val="en-GB"/>
          </w:rPr>
          <w:t xml:space="preserve"> </w:t>
        </w:r>
      </w:ins>
      <w:ins w:id="207" w:author="Orion" w:date="2011-07-23T15:32:00Z">
        <w:r>
          <w:rPr>
            <w:lang w:val="en-GB"/>
          </w:rPr>
          <w:t xml:space="preserve">key factors as when </w:t>
        </w:r>
      </w:ins>
      <w:ins w:id="208" w:author="Orion" w:date="2011-07-23T15:33:00Z">
        <w:r>
          <w:rPr>
            <w:lang w:val="en-GB"/>
          </w:rPr>
          <w:t xml:space="preserve">applying new </w:t>
        </w:r>
      </w:ins>
      <w:ins w:id="209" w:author="Orion" w:date="2011-07-23T15:34:00Z">
        <w:r>
          <w:rPr>
            <w:lang w:val="en-GB"/>
          </w:rPr>
          <w:t>techniques</w:t>
        </w:r>
      </w:ins>
      <w:ins w:id="210" w:author="Orion" w:date="2011-07-23T15:33:00Z">
        <w:r>
          <w:rPr>
            <w:lang w:val="en-GB"/>
          </w:rPr>
          <w:t xml:space="preserve">, strategies or technologies </w:t>
        </w:r>
      </w:ins>
      <w:ins w:id="211" w:author="Orion" w:date="2011-07-23T15:35:00Z">
        <w:r>
          <w:rPr>
            <w:lang w:val="en-GB"/>
          </w:rPr>
          <w:t>to reduce the problem.</w:t>
        </w:r>
      </w:ins>
    </w:p>
    <w:p w14:paraId="7391E76C" w14:textId="726D1B17" w:rsidR="00803C40" w:rsidRDefault="00803C40" w:rsidP="0095345B">
      <w:pPr>
        <w:pStyle w:val="BodyText"/>
        <w:jc w:val="both"/>
        <w:rPr>
          <w:ins w:id="212" w:author="Orion" w:date="2011-07-23T15:41:00Z"/>
          <w:lang w:val="en-GB"/>
        </w:rPr>
      </w:pPr>
      <w:ins w:id="213" w:author="Orion" w:date="2011-07-23T15:36:00Z">
        <w:r>
          <w:rPr>
            <w:lang w:val="en-GB"/>
          </w:rPr>
          <w:t>Between the different kinds of si</w:t>
        </w:r>
      </w:ins>
      <w:ins w:id="214" w:author="Orion" w:date="2011-07-23T15:37:00Z">
        <w:r>
          <w:rPr>
            <w:lang w:val="en-GB"/>
          </w:rPr>
          <w:t xml:space="preserve">mulations </w:t>
        </w:r>
      </w:ins>
      <w:ins w:id="215" w:author="Orion" w:date="2011-07-23T15:54:00Z">
        <w:r w:rsidR="00351174">
          <w:rPr>
            <w:lang w:val="en-GB"/>
          </w:rPr>
          <w:t xml:space="preserve">there </w:t>
        </w:r>
      </w:ins>
      <w:ins w:id="216" w:author="Orion" w:date="2011-07-23T15:55:00Z">
        <w:r w:rsidR="00351174">
          <w:rPr>
            <w:lang w:val="en-GB"/>
          </w:rPr>
          <w:t>are</w:t>
        </w:r>
      </w:ins>
      <w:ins w:id="217" w:author="Orion" w:date="2011-07-23T15:37:00Z">
        <w:r>
          <w:rPr>
            <w:lang w:val="en-GB"/>
          </w:rPr>
          <w:t xml:space="preserve"> on one hand, those </w:t>
        </w:r>
      </w:ins>
      <w:ins w:id="218" w:author="Orion" w:date="2011-07-23T15:38:00Z">
        <w:r w:rsidRPr="00803C40">
          <w:rPr>
            <w:lang w:val="en-GB"/>
          </w:rPr>
          <w:t>focus</w:t>
        </w:r>
        <w:r>
          <w:rPr>
            <w:lang w:val="en-GB"/>
          </w:rPr>
          <w:t>e</w:t>
        </w:r>
      </w:ins>
      <w:ins w:id="219" w:author="Orion" w:date="2011-07-23T15:39:00Z">
        <w:r>
          <w:rPr>
            <w:lang w:val="en-GB"/>
          </w:rPr>
          <w:t>d</w:t>
        </w:r>
      </w:ins>
      <w:ins w:id="220" w:author="Orion" w:date="2011-07-23T15:38:00Z">
        <w:r w:rsidRPr="00803C40">
          <w:rPr>
            <w:lang w:val="en-GB"/>
          </w:rPr>
          <w:t xml:space="preserve"> more on</w:t>
        </w:r>
      </w:ins>
      <w:ins w:id="221" w:author="Orion" w:date="2011-07-23T15:55:00Z">
        <w:r w:rsidR="00351174">
          <w:rPr>
            <w:lang w:val="en-GB"/>
          </w:rPr>
          <w:t xml:space="preserve"> the</w:t>
        </w:r>
      </w:ins>
      <w:ins w:id="222" w:author="Orion" w:date="2011-07-23T15:38:00Z">
        <w:r w:rsidRPr="00803C40">
          <w:rPr>
            <w:lang w:val="en-GB"/>
          </w:rPr>
          <w:t xml:space="preserve"> p</w:t>
        </w:r>
        <w:r w:rsidR="00A3508E">
          <w:rPr>
            <w:lang w:val="en-GB"/>
          </w:rPr>
          <w:t>hysical aspects of the aircraft</w:t>
        </w:r>
      </w:ins>
      <w:ins w:id="223" w:author="Orion" w:date="2011-07-23T15:48:00Z">
        <w:r w:rsidR="00A3508E">
          <w:rPr>
            <w:lang w:val="en-GB"/>
          </w:rPr>
          <w:t xml:space="preserve">, </w:t>
        </w:r>
      </w:ins>
      <w:ins w:id="224" w:author="Orion" w:date="2011-07-23T15:38:00Z">
        <w:r w:rsidRPr="00803C40">
          <w:rPr>
            <w:lang w:val="en-GB"/>
          </w:rPr>
          <w:t xml:space="preserve">its </w:t>
        </w:r>
      </w:ins>
      <w:ins w:id="225" w:author="Orion" w:date="2011-07-23T15:39:00Z">
        <w:r w:rsidRPr="00803C40">
          <w:rPr>
            <w:lang w:val="en-GB"/>
          </w:rPr>
          <w:t>manoeuvrability</w:t>
        </w:r>
      </w:ins>
      <w:ins w:id="226" w:author="Orion" w:date="2011-07-23T15:38:00Z">
        <w:r w:rsidRPr="00803C40">
          <w:rPr>
            <w:lang w:val="en-GB"/>
          </w:rPr>
          <w:t xml:space="preserve"> and </w:t>
        </w:r>
      </w:ins>
      <w:ins w:id="227" w:author="Orion" w:date="2011-07-25T12:43:00Z">
        <w:r w:rsidR="00435A7F">
          <w:rPr>
            <w:lang w:val="en-GB"/>
          </w:rPr>
          <w:t>pilotage</w:t>
        </w:r>
      </w:ins>
      <w:ins w:id="228" w:author="Orion" w:date="2011-07-23T15:38:00Z">
        <w:r w:rsidRPr="00803C40">
          <w:rPr>
            <w:lang w:val="en-GB"/>
          </w:rPr>
          <w:t>.</w:t>
        </w:r>
      </w:ins>
      <w:ins w:id="229" w:author="Orion" w:date="2011-07-23T15:40:00Z">
        <w:r>
          <w:rPr>
            <w:lang w:val="en-GB"/>
          </w:rPr>
          <w:t xml:space="preserve"> Simulations</w:t>
        </w:r>
      </w:ins>
      <w:ins w:id="230" w:author="Orion" w:date="2011-07-25T12:43:00Z">
        <w:r w:rsidR="009137BD">
          <w:rPr>
            <w:lang w:val="en-GB"/>
          </w:rPr>
          <w:t xml:space="preserve"> </w:t>
        </w:r>
      </w:ins>
      <w:ins w:id="231" w:author="Orion" w:date="2011-07-25T12:46:00Z">
        <w:r w:rsidR="009137BD">
          <w:rPr>
            <w:lang w:val="en-GB"/>
          </w:rPr>
          <w:t>which are</w:t>
        </w:r>
      </w:ins>
      <w:ins w:id="232" w:author="Orion" w:date="2011-07-23T15:40:00Z">
        <w:r>
          <w:rPr>
            <w:lang w:val="en-GB"/>
          </w:rPr>
          <w:t xml:space="preserve"> usually limited to </w:t>
        </w:r>
      </w:ins>
      <w:ins w:id="233" w:author="Orion" w:date="2011-07-25T12:46:00Z">
        <w:r w:rsidR="003D4024">
          <w:rPr>
            <w:lang w:val="en-GB"/>
          </w:rPr>
          <w:t>fly</w:t>
        </w:r>
      </w:ins>
      <w:ins w:id="234" w:author="Orion" w:date="2011-07-23T15:41:00Z">
        <w:r>
          <w:rPr>
            <w:lang w:val="en-GB"/>
          </w:rPr>
          <w:t xml:space="preserve"> a single aircraft where</w:t>
        </w:r>
      </w:ins>
      <w:ins w:id="235" w:author="Orion" w:date="2011-07-25T12:47:00Z">
        <w:r w:rsidR="003D4024">
          <w:rPr>
            <w:lang w:val="en-GB"/>
          </w:rPr>
          <w:t xml:space="preserve"> are taken into account</w:t>
        </w:r>
      </w:ins>
      <w:ins w:id="236" w:author="Orion" w:date="2011-07-23T15:41:00Z">
        <w:r>
          <w:rPr>
            <w:lang w:val="en-GB"/>
          </w:rPr>
          <w:t xml:space="preserve"> </w:t>
        </w:r>
      </w:ins>
      <w:ins w:id="237" w:author="Orion" w:date="2011-07-23T15:46:00Z">
        <w:r w:rsidR="00AC26B7">
          <w:rPr>
            <w:lang w:val="en-GB"/>
          </w:rPr>
          <w:t>only the physical factors of the environment,</w:t>
        </w:r>
      </w:ins>
      <w:ins w:id="238" w:author="Orion" w:date="2011-07-23T15:47:00Z">
        <w:r w:rsidR="00A3508E">
          <w:rPr>
            <w:lang w:val="en-GB"/>
          </w:rPr>
          <w:t xml:space="preserve"> as gravity, weather or</w:t>
        </w:r>
        <w:r w:rsidR="00A3508E" w:rsidRPr="00803C40">
          <w:rPr>
            <w:lang w:val="en-GB"/>
          </w:rPr>
          <w:t xml:space="preserve"> </w:t>
        </w:r>
      </w:ins>
      <w:ins w:id="239" w:author="Orion" w:date="2011-07-25T12:46:00Z">
        <w:r w:rsidR="003D4024" w:rsidRPr="00803C40">
          <w:rPr>
            <w:lang w:val="en-GB"/>
          </w:rPr>
          <w:t>visibility</w:t>
        </w:r>
      </w:ins>
      <w:ins w:id="240" w:author="Orion" w:date="2011-07-23T15:47:00Z">
        <w:r w:rsidR="00A3508E">
          <w:rPr>
            <w:lang w:val="en-GB"/>
          </w:rPr>
          <w:t>.</w:t>
        </w:r>
      </w:ins>
      <w:ins w:id="241" w:author="Orion" w:date="2011-07-23T15:50:00Z">
        <w:r w:rsidR="00E26448">
          <w:rPr>
            <w:lang w:val="en-GB"/>
          </w:rPr>
          <w:t xml:space="preserve"> </w:t>
        </w:r>
      </w:ins>
      <w:ins w:id="24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3" w:author="Orion" w:date="2011-07-23T16:21:00Z">
        <w:r w:rsidR="00045599">
          <w:rPr>
            <w:lang w:val="en-GB"/>
          </w:rPr>
          <w:t xml:space="preserve"> </w:t>
        </w:r>
      </w:ins>
      <w:ins w:id="244" w:author="Orion" w:date="2011-07-23T16:10:00Z">
        <w:r w:rsidR="00045599">
          <w:rPr>
            <w:lang w:val="en-GB"/>
          </w:rPr>
          <w:t>but</w:t>
        </w:r>
      </w:ins>
      <w:ins w:id="245" w:author="Orion" w:date="2011-07-23T16:20:00Z">
        <w:r w:rsidR="00045599">
          <w:rPr>
            <w:lang w:val="en-GB"/>
          </w:rPr>
          <w:t xml:space="preserve"> </w:t>
        </w:r>
      </w:ins>
      <w:ins w:id="24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47" w:author="Orion" w:date="2011-07-23T16:11:00Z">
        <w:r w:rsidR="00E36312">
          <w:rPr>
            <w:lang w:val="en-GB"/>
          </w:rPr>
          <w:t>understanding</w:t>
        </w:r>
      </w:ins>
      <w:ins w:id="248" w:author="Orion" w:date="2011-07-23T16:10:00Z">
        <w:r w:rsidR="00810DE4" w:rsidRPr="00810DE4">
          <w:rPr>
            <w:lang w:val="en-GB"/>
          </w:rPr>
          <w:t xml:space="preserve"> point of view.</w:t>
        </w:r>
      </w:ins>
      <w:ins w:id="249" w:author="Orion" w:date="2011-07-23T16:11:00Z">
        <w:r w:rsidR="00E36312">
          <w:rPr>
            <w:lang w:val="en-GB"/>
          </w:rPr>
          <w:t xml:space="preserve"> Other</w:t>
        </w:r>
      </w:ins>
      <w:ins w:id="250" w:author="Orion" w:date="2011-07-23T17:45:00Z">
        <w:r w:rsidR="00102636">
          <w:rPr>
            <w:lang w:val="en-GB"/>
          </w:rPr>
          <w:t>s</w:t>
        </w:r>
      </w:ins>
      <w:ins w:id="251" w:author="Orion" w:date="2011-07-23T16:11:00Z">
        <w:r w:rsidR="00E36312">
          <w:rPr>
            <w:lang w:val="en-GB"/>
          </w:rPr>
          <w:t xml:space="preserve"> </w:t>
        </w:r>
      </w:ins>
      <w:ins w:id="252" w:author="Orion" w:date="2011-07-23T17:44:00Z">
        <w:r w:rsidR="00102636">
          <w:rPr>
            <w:lang w:val="en-GB"/>
          </w:rPr>
          <w:t>type</w:t>
        </w:r>
      </w:ins>
      <w:ins w:id="253" w:author="Orion" w:date="2011-07-23T17:45:00Z">
        <w:r w:rsidR="00102636">
          <w:rPr>
            <w:lang w:val="en-GB"/>
          </w:rPr>
          <w:t>s</w:t>
        </w:r>
      </w:ins>
      <w:ins w:id="254" w:author="Orion" w:date="2011-07-23T17:44:00Z">
        <w:r w:rsidR="00102636">
          <w:rPr>
            <w:lang w:val="en-GB"/>
          </w:rPr>
          <w:t xml:space="preserve"> of simulations </w:t>
        </w:r>
      </w:ins>
      <w:ins w:id="255" w:author="Orion" w:date="2011-07-23T17:45:00Z">
        <w:r w:rsidR="00102636">
          <w:rPr>
            <w:lang w:val="en-GB"/>
          </w:rPr>
          <w:t>are</w:t>
        </w:r>
      </w:ins>
      <w:ins w:id="256" w:author="Orion" w:date="2011-07-23T16:11:00Z">
        <w:r w:rsidR="00E36312">
          <w:rPr>
            <w:lang w:val="en-GB"/>
          </w:rPr>
          <w:t xml:space="preserve"> those</w:t>
        </w:r>
      </w:ins>
      <w:ins w:id="257" w:author="Orion" w:date="2011-07-23T16:12:00Z">
        <w:r w:rsidR="00E36312">
          <w:rPr>
            <w:lang w:val="en-GB"/>
          </w:rPr>
          <w:t xml:space="preserve"> used for train</w:t>
        </w:r>
      </w:ins>
      <w:ins w:id="258" w:author="Orion" w:date="2011-07-25T12:49:00Z">
        <w:r w:rsidR="00693E73">
          <w:rPr>
            <w:lang w:val="en-GB"/>
          </w:rPr>
          <w:t>ing</w:t>
        </w:r>
      </w:ins>
      <w:ins w:id="259" w:author="Orion" w:date="2011-07-23T16:12:00Z">
        <w:r w:rsidR="00E36312">
          <w:rPr>
            <w:lang w:val="en-GB"/>
          </w:rPr>
          <w:t xml:space="preserve"> the crew of planes</w:t>
        </w:r>
      </w:ins>
      <w:ins w:id="260" w:author="Orion" w:date="2011-07-23T16:13:00Z">
        <w:r w:rsidR="00E36312">
          <w:rPr>
            <w:lang w:val="en-GB"/>
          </w:rPr>
          <w:t xml:space="preserve"> </w:t>
        </w:r>
      </w:ins>
      <w:ins w:id="261" w:author="Orion" w:date="2011-07-23T17:46:00Z">
        <w:r w:rsidR="00102636">
          <w:rPr>
            <w:lang w:val="en-GB"/>
          </w:rPr>
          <w:t>in which is possible</w:t>
        </w:r>
      </w:ins>
      <w:ins w:id="262" w:author="Orion" w:date="2011-07-23T16:13:00Z">
        <w:r w:rsidR="00E36312">
          <w:rPr>
            <w:lang w:val="en-GB"/>
          </w:rPr>
          <w:t xml:space="preserve"> </w:t>
        </w:r>
      </w:ins>
      <w:ins w:id="263" w:author="Orion" w:date="2011-07-23T16:22:00Z">
        <w:r w:rsidR="002C37FD">
          <w:rPr>
            <w:lang w:val="en-GB"/>
          </w:rPr>
          <w:t>to see</w:t>
        </w:r>
      </w:ins>
      <w:ins w:id="264" w:author="Orion" w:date="2011-07-23T16:13:00Z">
        <w:r w:rsidR="00E36312">
          <w:rPr>
            <w:lang w:val="en-GB"/>
          </w:rPr>
          <w:t xml:space="preserve"> how they </w:t>
        </w:r>
      </w:ins>
      <w:ins w:id="265" w:author="Orion" w:date="2011-07-23T16:20:00Z">
        <w:r w:rsidR="00E36312">
          <w:rPr>
            <w:lang w:val="en-GB"/>
          </w:rPr>
          <w:t>deal</w:t>
        </w:r>
      </w:ins>
      <w:ins w:id="266" w:author="Orion" w:date="2011-07-23T16:17:00Z">
        <w:r w:rsidR="00E36312">
          <w:rPr>
            <w:lang w:val="en-GB"/>
          </w:rPr>
          <w:t>, as a team,</w:t>
        </w:r>
      </w:ins>
      <w:ins w:id="267" w:author="Orion" w:date="2011-07-23T16:20:00Z">
        <w:r w:rsidR="00E36312">
          <w:rPr>
            <w:lang w:val="en-GB"/>
          </w:rPr>
          <w:t xml:space="preserve"> with</w:t>
        </w:r>
      </w:ins>
      <w:ins w:id="268" w:author="Orion" w:date="2011-07-23T16:13:00Z">
        <w:r w:rsidR="00E36312">
          <w:rPr>
            <w:lang w:val="en-GB"/>
          </w:rPr>
          <w:t xml:space="preserve"> </w:t>
        </w:r>
      </w:ins>
      <w:ins w:id="269" w:author="Orion" w:date="2011-07-23T16:14:00Z">
        <w:r w:rsidR="00E36312">
          <w:rPr>
            <w:lang w:val="en-GB"/>
          </w:rPr>
          <w:t xml:space="preserve">the </w:t>
        </w:r>
      </w:ins>
      <w:ins w:id="270" w:author="Orion" w:date="2011-07-23T16:16:00Z">
        <w:r w:rsidR="00E36312">
          <w:rPr>
            <w:lang w:val="en-GB"/>
          </w:rPr>
          <w:t>different</w:t>
        </w:r>
      </w:ins>
      <w:ins w:id="271" w:author="Orion" w:date="2011-07-23T16:14:00Z">
        <w:r w:rsidR="00E36312">
          <w:rPr>
            <w:lang w:val="en-GB"/>
          </w:rPr>
          <w:t xml:space="preserve"> problems </w:t>
        </w:r>
      </w:ins>
      <w:ins w:id="272" w:author="Orion" w:date="2011-07-23T16:16:00Z">
        <w:r w:rsidR="00E36312">
          <w:rPr>
            <w:lang w:val="en-GB"/>
          </w:rPr>
          <w:t xml:space="preserve">that </w:t>
        </w:r>
      </w:ins>
      <w:ins w:id="273" w:author="Orion" w:date="2011-07-23T16:17:00Z">
        <w:r w:rsidR="00E36312">
          <w:rPr>
            <w:lang w:val="en-GB"/>
          </w:rPr>
          <w:t xml:space="preserve">might </w:t>
        </w:r>
      </w:ins>
      <w:ins w:id="274" w:author="Orion" w:date="2011-07-23T16:16:00Z">
        <w:r w:rsidR="00E36312">
          <w:rPr>
            <w:lang w:val="en-GB"/>
          </w:rPr>
          <w:t xml:space="preserve">show up </w:t>
        </w:r>
        <w:r w:rsidR="00E36312" w:rsidRPr="00803C40">
          <w:rPr>
            <w:lang w:val="en-GB"/>
          </w:rPr>
          <w:t>during the flight</w:t>
        </w:r>
      </w:ins>
      <w:ins w:id="275" w:author="Orion" w:date="2011-07-23T17:46:00Z">
        <w:r w:rsidR="00102636">
          <w:rPr>
            <w:lang w:val="en-GB"/>
          </w:rPr>
          <w:t xml:space="preserve"> and to know </w:t>
        </w:r>
      </w:ins>
      <w:ins w:id="276" w:author="Orion" w:date="2011-07-23T17:47:00Z">
        <w:r w:rsidR="00102636">
          <w:rPr>
            <w:lang w:val="en-GB"/>
          </w:rPr>
          <w:t xml:space="preserve">which are the human factors that are involved </w:t>
        </w:r>
      </w:ins>
      <w:ins w:id="277" w:author="Orion" w:date="2011-07-23T17:48:00Z">
        <w:r w:rsidR="00102636">
          <w:rPr>
            <w:lang w:val="en-GB"/>
          </w:rPr>
          <w:t>in the aircraft pilota</w:t>
        </w:r>
        <w:r w:rsidR="0095345B">
          <w:rPr>
            <w:lang w:val="en-GB"/>
          </w:rPr>
          <w:t>ge</w:t>
        </w:r>
        <w:r w:rsidR="00102636">
          <w:rPr>
            <w:lang w:val="en-GB"/>
          </w:rPr>
          <w:t>.</w:t>
        </w:r>
      </w:ins>
      <w:ins w:id="278" w:author="Orion" w:date="2011-07-23T17:49:00Z">
        <w:r w:rsidR="0095345B">
          <w:rPr>
            <w:lang w:val="en-GB"/>
          </w:rPr>
          <w:t xml:space="preserve"> </w:t>
        </w:r>
      </w:ins>
      <w:ins w:id="279" w:author="Orion" w:date="2011-07-23T17:56:00Z">
        <w:r w:rsidR="0095345B" w:rsidRPr="0095345B">
          <w:rPr>
            <w:lang w:val="en-GB"/>
          </w:rPr>
          <w:t>Finally, there are some studies aim to introduce unmanned commercial aircraft in the airspace to release</w:t>
        </w:r>
      </w:ins>
      <w:ins w:id="280" w:author="Orion" w:date="2011-07-25T13:02:00Z">
        <w:r w:rsidR="005750CD">
          <w:rPr>
            <w:lang w:val="en-GB"/>
          </w:rPr>
          <w:t>, to some degree,</w:t>
        </w:r>
      </w:ins>
      <w:ins w:id="281" w:author="Orion" w:date="2011-07-23T17:56:00Z">
        <w:r w:rsidR="0095345B" w:rsidRPr="0095345B">
          <w:rPr>
            <w:lang w:val="en-GB"/>
          </w:rPr>
          <w:t xml:space="preserve"> th</w:t>
        </w:r>
        <w:r w:rsidR="005750CD">
          <w:rPr>
            <w:lang w:val="en-GB"/>
          </w:rPr>
          <w:t>e current air traffic saturatio</w:t>
        </w:r>
      </w:ins>
      <w:ins w:id="282" w:author="Orion" w:date="2011-07-25T13:02:00Z">
        <w:r w:rsidR="005750CD">
          <w:rPr>
            <w:lang w:val="en-GB"/>
          </w:rPr>
          <w:t>n</w:t>
        </w:r>
      </w:ins>
      <w:ins w:id="28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4" w:author="Orion" w:date="2011-07-23T17:59:00Z">
        <w:r>
          <w:rPr>
            <w:lang w:val="en-US"/>
          </w:rPr>
          <w:t xml:space="preserve">In order to try </w:t>
        </w:r>
      </w:ins>
      <w:ins w:id="285" w:author="Orion" w:date="2011-07-23T17:58:00Z">
        <w:r>
          <w:rPr>
            <w:lang w:val="en-US"/>
          </w:rPr>
          <w:t>to</w:t>
        </w:r>
      </w:ins>
      <w:ins w:id="286" w:author="Orion" w:date="2011-07-23T17:59:00Z">
        <w:r>
          <w:rPr>
            <w:lang w:val="en-US"/>
          </w:rPr>
          <w:t xml:space="preserve"> </w:t>
        </w:r>
      </w:ins>
      <w:ins w:id="287" w:author="Orion" w:date="2011-07-23T18:01:00Z">
        <w:r w:rsidRPr="0095345B">
          <w:rPr>
            <w:lang w:val="en-US"/>
          </w:rPr>
          <w:t>mitigate</w:t>
        </w:r>
      </w:ins>
      <w:ins w:id="288" w:author="Orion" w:date="2011-07-23T17:58:00Z">
        <w:r>
          <w:rPr>
            <w:lang w:val="en-US"/>
          </w:rPr>
          <w:t xml:space="preserve"> some of the lacks of the above tools</w:t>
        </w:r>
      </w:ins>
      <w:ins w:id="289" w:author="Orion" w:date="2011-07-23T18:01:00Z">
        <w:r>
          <w:rPr>
            <w:lang w:val="en-US"/>
          </w:rPr>
          <w:t xml:space="preserve"> </w:t>
        </w:r>
      </w:ins>
      <w:ins w:id="290" w:author="Orion" w:date="2011-07-24T15:57:00Z">
        <w:r w:rsidR="004D6059">
          <w:rPr>
            <w:lang w:val="en-US"/>
          </w:rPr>
          <w:t xml:space="preserve">this paper shows a </w:t>
        </w:r>
      </w:ins>
      <w:ins w:id="291" w:author="Orion" w:date="2011-07-25T13:02:00Z">
        <w:r w:rsidR="00B34D72">
          <w:rPr>
            <w:lang w:val="en-US"/>
          </w:rPr>
          <w:t>solution</w:t>
        </w:r>
      </w:ins>
      <w:ins w:id="292" w:author="Orion" w:date="2011-07-24T15:57:00Z">
        <w:r w:rsidR="004D6059">
          <w:rPr>
            <w:lang w:val="en-US"/>
          </w:rPr>
          <w:t xml:space="preserve"> using software agents</w:t>
        </w:r>
      </w:ins>
      <w:ins w:id="293" w:author="Orion" w:date="2011-07-24T16:03:00Z">
        <w:r w:rsidR="004D6059">
          <w:rPr>
            <w:lang w:val="en-US"/>
          </w:rPr>
          <w:t xml:space="preserve">. The </w:t>
        </w:r>
      </w:ins>
      <w:ins w:id="294" w:author="Orion" w:date="2011-07-24T16:05:00Z">
        <w:r w:rsidR="004D6059">
          <w:rPr>
            <w:lang w:val="en-US"/>
          </w:rPr>
          <w:t>software</w:t>
        </w:r>
      </w:ins>
      <w:ins w:id="295" w:author="Orion" w:date="2011-07-24T16:03:00Z">
        <w:r w:rsidR="004D6059">
          <w:rPr>
            <w:lang w:val="en-US"/>
          </w:rPr>
          <w:t xml:space="preserve"> </w:t>
        </w:r>
      </w:ins>
      <w:ins w:id="29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297" w:author="Orion" w:date="2011-07-24T16:06:00Z">
        <w:r w:rsidR="00524346">
          <w:rPr>
            <w:lang w:val="en-US"/>
          </w:rPr>
          <w:t>systems</w:t>
        </w:r>
      </w:ins>
      <w:ins w:id="298" w:author="Orion" w:date="2011-07-24T16:05:00Z">
        <w:r w:rsidR="00524346">
          <w:rPr>
            <w:lang w:val="en-US"/>
          </w:rPr>
          <w:t xml:space="preserve"> </w:t>
        </w:r>
      </w:ins>
      <w:ins w:id="299" w:author="Orion" w:date="2011-07-24T16:06:00Z">
        <w:r w:rsidR="00524346">
          <w:rPr>
            <w:lang w:val="en-US"/>
          </w:rPr>
          <w:t xml:space="preserve">where is easy </w:t>
        </w:r>
      </w:ins>
      <w:ins w:id="300" w:author="Orion" w:date="2011-07-24T16:11:00Z">
        <w:r w:rsidR="008A476D">
          <w:rPr>
            <w:lang w:val="en-US"/>
          </w:rPr>
          <w:t xml:space="preserve">to represent </w:t>
        </w:r>
      </w:ins>
      <w:ins w:id="301" w:author="Orion" w:date="2011-07-24T16:09:00Z">
        <w:r w:rsidR="008A476D">
          <w:rPr>
            <w:lang w:val="en-US"/>
          </w:rPr>
          <w:t>behaviors, states and social</w:t>
        </w:r>
      </w:ins>
      <w:ins w:id="302" w:author="Orion" w:date="2011-07-24T16:10:00Z">
        <w:r w:rsidR="008A476D">
          <w:rPr>
            <w:lang w:val="en-US"/>
          </w:rPr>
          <w:t xml:space="preserve"> interactions.</w:t>
        </w:r>
      </w:ins>
      <w:ins w:id="303" w:author="Orion" w:date="2011-07-24T16:11:00Z">
        <w:r w:rsidR="008A476D">
          <w:rPr>
            <w:lang w:val="en-US"/>
          </w:rPr>
          <w:t xml:space="preserve"> </w:t>
        </w:r>
      </w:ins>
      <w:ins w:id="304" w:author="Orion" w:date="2011-07-24T16:12:00Z">
        <w:r w:rsidR="008A476D">
          <w:rPr>
            <w:lang w:val="en-US"/>
          </w:rPr>
          <w:t>Thus this paper st</w:t>
        </w:r>
      </w:ins>
      <w:ins w:id="305" w:author="Orion" w:date="2011-07-24T16:13:00Z">
        <w:r w:rsidR="008A476D">
          <w:rPr>
            <w:lang w:val="en-US"/>
          </w:rPr>
          <w:t>udies the influence</w:t>
        </w:r>
      </w:ins>
      <w:ins w:id="306" w:author="Orion" w:date="2011-07-24T16:17:00Z">
        <w:r w:rsidR="008A476D">
          <w:rPr>
            <w:lang w:val="en-US"/>
          </w:rPr>
          <w:t xml:space="preserve"> that external </w:t>
        </w:r>
      </w:ins>
      <w:ins w:id="307" w:author="Orion" w:date="2011-07-24T16:19:00Z">
        <w:r w:rsidR="003270DC">
          <w:rPr>
            <w:lang w:val="en-US"/>
          </w:rPr>
          <w:t xml:space="preserve">environment </w:t>
        </w:r>
      </w:ins>
      <w:ins w:id="308" w:author="Orion" w:date="2011-07-24T16:17:00Z">
        <w:r w:rsidR="008A476D">
          <w:rPr>
            <w:lang w:val="en-US"/>
          </w:rPr>
          <w:t>factors have on pilo</w:t>
        </w:r>
      </w:ins>
      <w:ins w:id="309" w:author="Orion" w:date="2011-07-24T16:21:00Z">
        <w:r w:rsidR="003270DC">
          <w:rPr>
            <w:lang w:val="en-US"/>
          </w:rPr>
          <w:t>t and how these differe</w:t>
        </w:r>
      </w:ins>
      <w:ins w:id="310" w:author="Orion" w:date="2011-07-24T16:22:00Z">
        <w:r w:rsidR="003270DC">
          <w:rPr>
            <w:lang w:val="en-US"/>
          </w:rPr>
          <w:t>nt pilot behaviors and emotional states can change the environ</w:t>
        </w:r>
      </w:ins>
      <w:ins w:id="311" w:author="Orion" w:date="2011-07-24T16:23:00Z">
        <w:r w:rsidR="003270DC">
          <w:rPr>
            <w:lang w:val="en-US"/>
          </w:rPr>
          <w:t>ment.</w:t>
        </w:r>
      </w:ins>
    </w:p>
    <w:p w14:paraId="21CD72AA" w14:textId="77777777" w:rsidR="00120931" w:rsidRPr="000C376B" w:rsidRDefault="00120931" w:rsidP="00120931">
      <w:pPr>
        <w:pStyle w:val="PageHeading"/>
        <w:rPr>
          <w:rPrChange w:id="312" w:author="Orion" w:date="2011-07-23T15:21:00Z">
            <w:rPr>
              <w:lang w:val="es-ES"/>
            </w:rPr>
          </w:rPrChange>
        </w:rPr>
      </w:pPr>
      <w:bookmarkStart w:id="313" w:name="_Toc299721447"/>
      <w:r w:rsidRPr="000C376B">
        <w:rPr>
          <w:rPrChange w:id="314" w:author="Orion" w:date="2011-07-23T15:21:00Z">
            <w:rPr>
              <w:lang w:val="es-ES"/>
            </w:rPr>
          </w:rPrChange>
        </w:rPr>
        <w:t>Keywords</w:t>
      </w:r>
      <w:bookmarkEnd w:id="313"/>
    </w:p>
    <w:p w14:paraId="61B4B979" w14:textId="06B35E30" w:rsidR="00120931" w:rsidRDefault="003270DC" w:rsidP="00120931">
      <w:pPr>
        <w:pStyle w:val="BodyText"/>
        <w:rPr>
          <w:lang w:val="en-US"/>
        </w:rPr>
      </w:pPr>
      <w:ins w:id="315" w:author="Orion" w:date="2011-07-24T16:23:00Z">
        <w:r>
          <w:rPr>
            <w:lang w:val="en-US"/>
          </w:rPr>
          <w:t>Air traff</w:t>
        </w:r>
      </w:ins>
      <w:ins w:id="316" w:author="Orion" w:date="2011-07-24T16:24:00Z">
        <w:r>
          <w:rPr>
            <w:lang w:val="en-US"/>
          </w:rPr>
          <w:t xml:space="preserve">ic, Simulation, </w:t>
        </w:r>
      </w:ins>
      <w:ins w:id="317" w:author="Orion" w:date="2011-07-24T16:25:00Z">
        <w:r>
          <w:rPr>
            <w:lang w:val="en-US"/>
          </w:rPr>
          <w:t xml:space="preserve">Agent based simulations, Behavior, Pilot, Plane, Air Controller, Human Factors, </w:t>
        </w:r>
      </w:ins>
      <w:proofErr w:type="gramStart"/>
      <w:ins w:id="318" w:author="Orion" w:date="2011-07-24T16:26:00Z">
        <w:r>
          <w:rPr>
            <w:lang w:val="en-US"/>
          </w:rPr>
          <w:t>Software</w:t>
        </w:r>
        <w:proofErr w:type="gramEnd"/>
        <w:r>
          <w:rPr>
            <w:lang w:val="en-US"/>
          </w:rPr>
          <w:t xml:space="preserve"> Agents.</w:t>
        </w:r>
      </w:ins>
    </w:p>
    <w:p w14:paraId="6D3C4F5D" w14:textId="77777777" w:rsidR="00120931" w:rsidRPr="000C376B" w:rsidRDefault="00120931" w:rsidP="00120931">
      <w:pPr>
        <w:pStyle w:val="BodyText"/>
        <w:rPr>
          <w:lang w:val="en-US"/>
          <w:rPrChange w:id="319" w:author="Orion" w:date="2011-07-23T15:21:00Z">
            <w:rPr/>
          </w:rPrChange>
        </w:rPr>
      </w:pPr>
    </w:p>
    <w:p w14:paraId="3DBD9F04" w14:textId="77777777" w:rsidR="00120931" w:rsidRPr="000C376B" w:rsidRDefault="00120931" w:rsidP="00120931">
      <w:pPr>
        <w:pStyle w:val="BodyText"/>
        <w:rPr>
          <w:lang w:val="en-US"/>
          <w:rPrChange w:id="320" w:author="Orion" w:date="2011-07-23T15:21:00Z">
            <w:rPr/>
          </w:rPrChange>
        </w:rPr>
      </w:pPr>
    </w:p>
    <w:p w14:paraId="2E8A3C96" w14:textId="77777777" w:rsidR="00120931" w:rsidRPr="000C376B" w:rsidRDefault="00120931" w:rsidP="00120931">
      <w:pPr>
        <w:rPr>
          <w:lang w:val="en-US"/>
          <w:rPrChange w:id="32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27" w:name="_Toc299721448"/>
      <w:proofErr w:type="spellStart"/>
      <w:r>
        <w:lastRenderedPageBreak/>
        <w:t>Índice</w:t>
      </w:r>
      <w:proofErr w:type="spellEnd"/>
      <w:r>
        <w:t xml:space="preserve"> de </w:t>
      </w:r>
      <w:proofErr w:type="spellStart"/>
      <w:r>
        <w:t>contenidos</w:t>
      </w:r>
      <w:bookmarkEnd w:id="327"/>
      <w:proofErr w:type="spellEnd"/>
    </w:p>
    <w:p w14:paraId="3CE204E5" w14:textId="77777777" w:rsidR="00EC2D90" w:rsidRDefault="00120931">
      <w:pPr>
        <w:pStyle w:val="TOC1"/>
        <w:rPr>
          <w:ins w:id="328" w:author="Orion" w:date="2011-07-29T16:48: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29" w:author="Orion" w:date="2011-07-29T16:48:00Z">
        <w:r w:rsidR="00EC2D90" w:rsidRPr="00D12124">
          <w:rPr>
            <w:rStyle w:val="Hyperlink"/>
            <w:noProof/>
          </w:rPr>
          <w:fldChar w:fldCharType="begin"/>
        </w:r>
        <w:r w:rsidR="00EC2D90" w:rsidRPr="00D12124">
          <w:rPr>
            <w:rStyle w:val="Hyperlink"/>
            <w:noProof/>
          </w:rPr>
          <w:instrText xml:space="preserve"> </w:instrText>
        </w:r>
        <w:r w:rsidR="00EC2D90">
          <w:rPr>
            <w:noProof/>
          </w:rPr>
          <w:instrText>HYPERLINK \l "_Toc299721443"</w:instrText>
        </w:r>
        <w:r w:rsidR="00EC2D90" w:rsidRPr="00D12124">
          <w:rPr>
            <w:rStyle w:val="Hyperlink"/>
            <w:noProof/>
          </w:rPr>
          <w:instrText xml:space="preserve"> </w:instrText>
        </w:r>
        <w:r w:rsidR="00EC2D90" w:rsidRPr="00D12124">
          <w:rPr>
            <w:rStyle w:val="Hyperlink"/>
            <w:noProof/>
          </w:rPr>
        </w:r>
        <w:r w:rsidR="00EC2D90" w:rsidRPr="00D12124">
          <w:rPr>
            <w:rStyle w:val="Hyperlink"/>
            <w:noProof/>
          </w:rPr>
          <w:fldChar w:fldCharType="separate"/>
        </w:r>
        <w:r w:rsidR="00EC2D90" w:rsidRPr="00D12124">
          <w:rPr>
            <w:rStyle w:val="Hyperlink"/>
            <w:noProof/>
            <w:lang w:val="es-ES"/>
          </w:rPr>
          <w:t>Autorización de Difusión</w:t>
        </w:r>
        <w:r w:rsidR="00EC2D90">
          <w:rPr>
            <w:noProof/>
            <w:webHidden/>
          </w:rPr>
          <w:tab/>
        </w:r>
        <w:r w:rsidR="00EC2D90">
          <w:rPr>
            <w:noProof/>
            <w:webHidden/>
          </w:rPr>
          <w:fldChar w:fldCharType="begin"/>
        </w:r>
        <w:r w:rsidR="00EC2D90">
          <w:rPr>
            <w:noProof/>
            <w:webHidden/>
          </w:rPr>
          <w:instrText xml:space="preserve"> PAGEREF _Toc299721443 \h </w:instrText>
        </w:r>
        <w:r w:rsidR="00EC2D90">
          <w:rPr>
            <w:noProof/>
            <w:webHidden/>
          </w:rPr>
        </w:r>
      </w:ins>
      <w:r w:rsidR="00EC2D90">
        <w:rPr>
          <w:noProof/>
          <w:webHidden/>
        </w:rPr>
        <w:fldChar w:fldCharType="separate"/>
      </w:r>
      <w:ins w:id="330" w:author="Orion" w:date="2011-07-29T16:48:00Z">
        <w:r w:rsidR="00EC2D90">
          <w:rPr>
            <w:noProof/>
            <w:webHidden/>
          </w:rPr>
          <w:t>iii</w:t>
        </w:r>
        <w:r w:rsidR="00EC2D90">
          <w:rPr>
            <w:noProof/>
            <w:webHidden/>
          </w:rPr>
          <w:fldChar w:fldCharType="end"/>
        </w:r>
        <w:r w:rsidR="00EC2D90" w:rsidRPr="00D12124">
          <w:rPr>
            <w:rStyle w:val="Hyperlink"/>
            <w:noProof/>
          </w:rPr>
          <w:fldChar w:fldCharType="end"/>
        </w:r>
      </w:ins>
    </w:p>
    <w:p w14:paraId="45E2A9BF" w14:textId="77777777" w:rsidR="00EC2D90" w:rsidRDefault="00EC2D90">
      <w:pPr>
        <w:pStyle w:val="TOC1"/>
        <w:rPr>
          <w:ins w:id="331" w:author="Orion" w:date="2011-07-29T16:48:00Z"/>
          <w:rFonts w:asciiTheme="minorHAnsi" w:eastAsiaTheme="minorEastAsia" w:hAnsiTheme="minorHAnsi" w:cstheme="minorBidi"/>
          <w:noProof/>
          <w:sz w:val="22"/>
          <w:szCs w:val="22"/>
          <w:lang w:val="es-ES" w:eastAsia="es-ES"/>
        </w:rPr>
      </w:pPr>
      <w:ins w:id="33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"_Toc299721444"</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rPr>
          <w:t>Resumen en castellano</w:t>
        </w:r>
        <w:r>
          <w:rPr>
            <w:noProof/>
            <w:webHidden/>
          </w:rPr>
          <w:tab/>
        </w:r>
        <w:r>
          <w:rPr>
            <w:noProof/>
            <w:webHidden/>
          </w:rPr>
          <w:fldChar w:fldCharType="begin"/>
        </w:r>
        <w:r>
          <w:rPr>
            <w:noProof/>
            <w:webHidden/>
          </w:rPr>
          <w:instrText xml:space="preserve"> PAGEREF _Toc299721444 \h </w:instrText>
        </w:r>
        <w:r>
          <w:rPr>
            <w:noProof/>
            <w:webHidden/>
          </w:rPr>
        </w:r>
      </w:ins>
      <w:r>
        <w:rPr>
          <w:noProof/>
          <w:webHidden/>
        </w:rPr>
        <w:fldChar w:fldCharType="separate"/>
      </w:r>
      <w:ins w:id="333" w:author="Orion" w:date="2011-07-29T16:48:00Z">
        <w:r>
          <w:rPr>
            <w:noProof/>
            <w:webHidden/>
          </w:rPr>
          <w:t>v</w:t>
        </w:r>
        <w:r>
          <w:rPr>
            <w:noProof/>
            <w:webHidden/>
          </w:rPr>
          <w:fldChar w:fldCharType="end"/>
        </w:r>
        <w:r w:rsidRPr="00D12124">
          <w:rPr>
            <w:rStyle w:val="Hyperlink"/>
            <w:noProof/>
          </w:rPr>
          <w:fldChar w:fldCharType="end"/>
        </w:r>
      </w:ins>
    </w:p>
    <w:p w14:paraId="2396D516" w14:textId="77777777" w:rsidR="00EC2D90" w:rsidRDefault="00EC2D90">
      <w:pPr>
        <w:pStyle w:val="TOC1"/>
        <w:rPr>
          <w:ins w:id="334" w:author="Orion" w:date="2011-07-29T16:48:00Z"/>
          <w:rFonts w:asciiTheme="minorHAnsi" w:eastAsiaTheme="minorEastAsia" w:hAnsiTheme="minorHAnsi" w:cstheme="minorBidi"/>
          <w:noProof/>
          <w:sz w:val="22"/>
          <w:szCs w:val="22"/>
          <w:lang w:val="es-ES" w:eastAsia="es-ES"/>
        </w:rPr>
      </w:pPr>
      <w:ins w:id="33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"_Toc299721445"</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val="es-ES"/>
          </w:rPr>
          <w:t>Palabras clave</w:t>
        </w:r>
        <w:r>
          <w:rPr>
            <w:noProof/>
            <w:webHidden/>
          </w:rPr>
          <w:tab/>
        </w:r>
        <w:r>
          <w:rPr>
            <w:noProof/>
            <w:webHidden/>
          </w:rPr>
          <w:fldChar w:fldCharType="begin"/>
        </w:r>
        <w:r>
          <w:rPr>
            <w:noProof/>
            <w:webHidden/>
          </w:rPr>
          <w:instrText xml:space="preserve"> PAGEREF _Toc299721445 \h </w:instrText>
        </w:r>
        <w:r>
          <w:rPr>
            <w:noProof/>
            <w:webHidden/>
          </w:rPr>
        </w:r>
      </w:ins>
      <w:r>
        <w:rPr>
          <w:noProof/>
          <w:webHidden/>
        </w:rPr>
        <w:fldChar w:fldCharType="separate"/>
      </w:r>
      <w:ins w:id="336" w:author="Orion" w:date="2011-07-29T16:48:00Z">
        <w:r>
          <w:rPr>
            <w:noProof/>
            <w:webHidden/>
          </w:rPr>
          <w:t>v</w:t>
        </w:r>
        <w:r>
          <w:rPr>
            <w:noProof/>
            <w:webHidden/>
          </w:rPr>
          <w:fldChar w:fldCharType="end"/>
        </w:r>
        <w:r w:rsidRPr="00D12124">
          <w:rPr>
            <w:rStyle w:val="Hyperlink"/>
            <w:noProof/>
          </w:rPr>
          <w:fldChar w:fldCharType="end"/>
        </w:r>
      </w:ins>
    </w:p>
    <w:p w14:paraId="6C797884" w14:textId="77777777" w:rsidR="00EC2D90" w:rsidRDefault="00EC2D90">
      <w:pPr>
        <w:pStyle w:val="TOC1"/>
        <w:rPr>
          <w:ins w:id="337" w:author="Orion" w:date="2011-07-29T16:48:00Z"/>
          <w:rFonts w:asciiTheme="minorHAnsi" w:eastAsiaTheme="minorEastAsia" w:hAnsiTheme="minorHAnsi" w:cstheme="minorBidi"/>
          <w:noProof/>
          <w:sz w:val="22"/>
          <w:szCs w:val="22"/>
          <w:lang w:val="es-ES" w:eastAsia="es-ES"/>
        </w:rPr>
      </w:pPr>
      <w:ins w:id="33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"_Toc299721446"</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rPr>
          <w:t>Resumen en inglés</w:t>
        </w:r>
        <w:r>
          <w:rPr>
            <w:noProof/>
            <w:webHidden/>
          </w:rPr>
          <w:tab/>
        </w:r>
        <w:r>
          <w:rPr>
            <w:noProof/>
            <w:webHidden/>
          </w:rPr>
          <w:fldChar w:fldCharType="begin"/>
        </w:r>
        <w:r>
          <w:rPr>
            <w:noProof/>
            <w:webHidden/>
          </w:rPr>
          <w:instrText xml:space="preserve"> PAGEREF _Toc299721446 \h </w:instrText>
        </w:r>
        <w:r>
          <w:rPr>
            <w:noProof/>
            <w:webHidden/>
          </w:rPr>
        </w:r>
      </w:ins>
      <w:r>
        <w:rPr>
          <w:noProof/>
          <w:webHidden/>
        </w:rPr>
        <w:fldChar w:fldCharType="separate"/>
      </w:r>
      <w:ins w:id="339" w:author="Orion" w:date="2011-07-29T16:48:00Z">
        <w:r>
          <w:rPr>
            <w:noProof/>
            <w:webHidden/>
          </w:rPr>
          <w:t>vi</w:t>
        </w:r>
        <w:r>
          <w:rPr>
            <w:noProof/>
            <w:webHidden/>
          </w:rPr>
          <w:fldChar w:fldCharType="end"/>
        </w:r>
        <w:r w:rsidRPr="00D12124">
          <w:rPr>
            <w:rStyle w:val="Hyperlink"/>
            <w:noProof/>
          </w:rPr>
          <w:fldChar w:fldCharType="end"/>
        </w:r>
      </w:ins>
    </w:p>
    <w:p w14:paraId="0B1163C1" w14:textId="77777777" w:rsidR="00EC2D90" w:rsidRDefault="00EC2D90">
      <w:pPr>
        <w:pStyle w:val="TOC1"/>
        <w:rPr>
          <w:ins w:id="340" w:author="Orion" w:date="2011-07-29T16:48:00Z"/>
          <w:rFonts w:asciiTheme="minorHAnsi" w:eastAsiaTheme="minorEastAsia" w:hAnsiTheme="minorHAnsi" w:cstheme="minorBidi"/>
          <w:noProof/>
          <w:sz w:val="22"/>
          <w:szCs w:val="22"/>
          <w:lang w:val="es-ES" w:eastAsia="es-ES"/>
        </w:rPr>
      </w:pPr>
      <w:ins w:id="34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"_Toc299721447"</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rPr>
          <w:t>Keywords</w:t>
        </w:r>
        <w:r>
          <w:rPr>
            <w:noProof/>
            <w:webHidden/>
          </w:rPr>
          <w:tab/>
        </w:r>
        <w:r>
          <w:rPr>
            <w:noProof/>
            <w:webHidden/>
          </w:rPr>
          <w:fldChar w:fldCharType="begin"/>
        </w:r>
        <w:r>
          <w:rPr>
            <w:noProof/>
            <w:webHidden/>
          </w:rPr>
          <w:instrText xml:space="preserve"> PAGEREF _Toc299721447 \h </w:instrText>
        </w:r>
        <w:r>
          <w:rPr>
            <w:noProof/>
            <w:webHidden/>
          </w:rPr>
        </w:r>
      </w:ins>
      <w:r>
        <w:rPr>
          <w:noProof/>
          <w:webHidden/>
        </w:rPr>
        <w:fldChar w:fldCharType="separate"/>
      </w:r>
      <w:ins w:id="342" w:author="Orion" w:date="2011-07-29T16:48:00Z">
        <w:r>
          <w:rPr>
            <w:noProof/>
            <w:webHidden/>
          </w:rPr>
          <w:t>vi</w:t>
        </w:r>
        <w:r>
          <w:rPr>
            <w:noProof/>
            <w:webHidden/>
          </w:rPr>
          <w:fldChar w:fldCharType="end"/>
        </w:r>
        <w:r w:rsidRPr="00D12124">
          <w:rPr>
            <w:rStyle w:val="Hyperlink"/>
            <w:noProof/>
          </w:rPr>
          <w:fldChar w:fldCharType="end"/>
        </w:r>
      </w:ins>
    </w:p>
    <w:p w14:paraId="352CAA12" w14:textId="77777777" w:rsidR="00EC2D90" w:rsidRDefault="00EC2D90">
      <w:pPr>
        <w:pStyle w:val="TOC1"/>
        <w:rPr>
          <w:ins w:id="343" w:author="Orion" w:date="2011-07-29T16:48:00Z"/>
          <w:rFonts w:asciiTheme="minorHAnsi" w:eastAsiaTheme="minorEastAsia" w:hAnsiTheme="minorHAnsi" w:cstheme="minorBidi"/>
          <w:noProof/>
          <w:sz w:val="22"/>
          <w:szCs w:val="22"/>
          <w:lang w:val="es-ES" w:eastAsia="es-ES"/>
        </w:rPr>
      </w:pPr>
      <w:ins w:id="34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"_Toc299721448"</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rPr>
          <w:t>Índice de contenidos</w:t>
        </w:r>
        <w:r>
          <w:rPr>
            <w:noProof/>
            <w:webHidden/>
          </w:rPr>
          <w:tab/>
        </w:r>
        <w:r>
          <w:rPr>
            <w:noProof/>
            <w:webHidden/>
          </w:rPr>
          <w:fldChar w:fldCharType="begin"/>
        </w:r>
        <w:r>
          <w:rPr>
            <w:noProof/>
            <w:webHidden/>
          </w:rPr>
          <w:instrText xml:space="preserve"> PAGEREF _Toc299721448 \h </w:instrText>
        </w:r>
        <w:r>
          <w:rPr>
            <w:noProof/>
            <w:webHidden/>
          </w:rPr>
        </w:r>
      </w:ins>
      <w:r>
        <w:rPr>
          <w:noProof/>
          <w:webHidden/>
        </w:rPr>
        <w:fldChar w:fldCharType="separate"/>
      </w:r>
      <w:ins w:id="345" w:author="Orion" w:date="2011-07-29T16:48:00Z">
        <w:r>
          <w:rPr>
            <w:noProof/>
            <w:webHidden/>
          </w:rPr>
          <w:t>7</w:t>
        </w:r>
        <w:r>
          <w:rPr>
            <w:noProof/>
            <w:webHidden/>
          </w:rPr>
          <w:fldChar w:fldCharType="end"/>
        </w:r>
        <w:r w:rsidRPr="00D12124">
          <w:rPr>
            <w:rStyle w:val="Hyperlink"/>
            <w:noProof/>
          </w:rPr>
          <w:fldChar w:fldCharType="end"/>
        </w:r>
      </w:ins>
    </w:p>
    <w:p w14:paraId="0D854EE8" w14:textId="77777777" w:rsidR="00EC2D90" w:rsidRDefault="00EC2D90">
      <w:pPr>
        <w:pStyle w:val="TOC1"/>
        <w:rPr>
          <w:ins w:id="346" w:author="Orion" w:date="2011-07-29T16:48:00Z"/>
          <w:rFonts w:asciiTheme="minorHAnsi" w:eastAsiaTheme="minorEastAsia" w:hAnsiTheme="minorHAnsi" w:cstheme="minorBidi"/>
          <w:noProof/>
          <w:sz w:val="22"/>
          <w:szCs w:val="22"/>
          <w:lang w:val="es-ES" w:eastAsia="es-ES"/>
        </w:rPr>
      </w:pPr>
      <w:ins w:id="34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"_Toc299721449"</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rPr>
          <w:t>Tabla de Figuras</w:t>
        </w:r>
        <w:r>
          <w:rPr>
            <w:noProof/>
            <w:webHidden/>
          </w:rPr>
          <w:tab/>
        </w:r>
        <w:r>
          <w:rPr>
            <w:noProof/>
            <w:webHidden/>
          </w:rPr>
          <w:fldChar w:fldCharType="begin"/>
        </w:r>
        <w:r>
          <w:rPr>
            <w:noProof/>
            <w:webHidden/>
          </w:rPr>
          <w:instrText xml:space="preserve"> PAGEREF _Toc299721449 \h </w:instrText>
        </w:r>
        <w:r>
          <w:rPr>
            <w:noProof/>
            <w:webHidden/>
          </w:rPr>
        </w:r>
      </w:ins>
      <w:r>
        <w:rPr>
          <w:noProof/>
          <w:webHidden/>
        </w:rPr>
        <w:fldChar w:fldCharType="separate"/>
      </w:r>
      <w:ins w:id="348" w:author="Orion" w:date="2011-07-29T16:48:00Z">
        <w:r>
          <w:rPr>
            <w:noProof/>
            <w:webHidden/>
          </w:rPr>
          <w:t>9</w:t>
        </w:r>
        <w:r>
          <w:rPr>
            <w:noProof/>
            <w:webHidden/>
          </w:rPr>
          <w:fldChar w:fldCharType="end"/>
        </w:r>
        <w:r w:rsidRPr="00D12124">
          <w:rPr>
            <w:rStyle w:val="Hyperlink"/>
            <w:noProof/>
          </w:rPr>
          <w:fldChar w:fldCharType="end"/>
        </w:r>
      </w:ins>
    </w:p>
    <w:p w14:paraId="4E30D001" w14:textId="77777777" w:rsidR="00EC2D90" w:rsidRDefault="00EC2D90">
      <w:pPr>
        <w:pStyle w:val="TOC1"/>
        <w:rPr>
          <w:ins w:id="349" w:author="Orion" w:date="2011-07-29T16:48:00Z"/>
          <w:rFonts w:asciiTheme="minorHAnsi" w:eastAsiaTheme="minorEastAsia" w:hAnsiTheme="minorHAnsi" w:cstheme="minorBidi"/>
          <w:noProof/>
          <w:sz w:val="22"/>
          <w:szCs w:val="22"/>
          <w:lang w:val="es-ES" w:eastAsia="es-ES"/>
        </w:rPr>
      </w:pPr>
      <w:ins w:id="35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"_Toc299721450"</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rPr>
          <w:t>Agradecimientos</w:t>
        </w:r>
        <w:r>
          <w:rPr>
            <w:noProof/>
            <w:webHidden/>
          </w:rPr>
          <w:tab/>
        </w:r>
        <w:r>
          <w:rPr>
            <w:noProof/>
            <w:webHidden/>
          </w:rPr>
          <w:fldChar w:fldCharType="begin"/>
        </w:r>
        <w:r>
          <w:rPr>
            <w:noProof/>
            <w:webHidden/>
          </w:rPr>
          <w:instrText xml:space="preserve"> PAGEREF _Toc299721450 \h </w:instrText>
        </w:r>
        <w:r>
          <w:rPr>
            <w:noProof/>
            <w:webHidden/>
          </w:rPr>
        </w:r>
      </w:ins>
      <w:r>
        <w:rPr>
          <w:noProof/>
          <w:webHidden/>
        </w:rPr>
        <w:fldChar w:fldCharType="separate"/>
      </w:r>
      <w:ins w:id="351" w:author="Orion" w:date="2011-07-29T16:48:00Z">
        <w:r>
          <w:rPr>
            <w:noProof/>
            <w:webHidden/>
          </w:rPr>
          <w:t>11</w:t>
        </w:r>
        <w:r>
          <w:rPr>
            <w:noProof/>
            <w:webHidden/>
          </w:rPr>
          <w:fldChar w:fldCharType="end"/>
        </w:r>
        <w:r w:rsidRPr="00D12124">
          <w:rPr>
            <w:rStyle w:val="Hyperlink"/>
            <w:noProof/>
          </w:rPr>
          <w:fldChar w:fldCharType="end"/>
        </w:r>
      </w:ins>
    </w:p>
    <w:p w14:paraId="41A89945" w14:textId="77777777" w:rsidR="00EC2D90" w:rsidRDefault="00EC2D90">
      <w:pPr>
        <w:pStyle w:val="TOC1"/>
        <w:rPr>
          <w:ins w:id="352" w:author="Orion" w:date="2011-07-29T16:48:00Z"/>
          <w:rFonts w:asciiTheme="minorHAnsi" w:eastAsiaTheme="minorEastAsia" w:hAnsiTheme="minorHAnsi" w:cstheme="minorBidi"/>
          <w:noProof/>
          <w:sz w:val="22"/>
          <w:szCs w:val="22"/>
          <w:lang w:val="es-ES" w:eastAsia="es-ES"/>
        </w:rPr>
      </w:pPr>
      <w:ins w:id="35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"_Toc299721451"</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1.</w:t>
        </w:r>
        <w:r>
          <w:rPr>
            <w:rFonts w:asciiTheme="minorHAnsi" w:eastAsiaTheme="minorEastAsia" w:hAnsiTheme="minorHAnsi" w:cstheme="minorBidi"/>
            <w:noProof/>
            <w:sz w:val="22"/>
            <w:szCs w:val="22"/>
            <w:lang w:val="es-ES" w:eastAsia="es-ES"/>
          </w:rPr>
          <w:tab/>
        </w:r>
        <w:r w:rsidRPr="00D12124">
          <w:rPr>
            <w:rStyle w:val="Hyperlink"/>
            <w:noProof/>
            <w:lang w:bidi="hi-IN"/>
          </w:rPr>
          <w:t>Introducción</w:t>
        </w:r>
        <w:r>
          <w:rPr>
            <w:noProof/>
            <w:webHidden/>
          </w:rPr>
          <w:tab/>
        </w:r>
        <w:r>
          <w:rPr>
            <w:noProof/>
            <w:webHidden/>
          </w:rPr>
          <w:fldChar w:fldCharType="begin"/>
        </w:r>
        <w:r>
          <w:rPr>
            <w:noProof/>
            <w:webHidden/>
          </w:rPr>
          <w:instrText xml:space="preserve"> PAGEREF _Toc299721451 \h </w:instrText>
        </w:r>
        <w:r>
          <w:rPr>
            <w:noProof/>
            <w:webHidden/>
          </w:rPr>
        </w:r>
      </w:ins>
      <w:r>
        <w:rPr>
          <w:noProof/>
          <w:webHidden/>
        </w:rPr>
        <w:fldChar w:fldCharType="separate"/>
      </w:r>
      <w:ins w:id="354" w:author="Orion" w:date="2011-07-29T16:48:00Z">
        <w:r>
          <w:rPr>
            <w:noProof/>
            <w:webHidden/>
          </w:rPr>
          <w:t>13</w:t>
        </w:r>
        <w:r>
          <w:rPr>
            <w:noProof/>
            <w:webHidden/>
          </w:rPr>
          <w:fldChar w:fldCharType="end"/>
        </w:r>
        <w:r w:rsidRPr="00D12124">
          <w:rPr>
            <w:rStyle w:val="Hyperlink"/>
            <w:noProof/>
          </w:rPr>
          <w:fldChar w:fldCharType="end"/>
        </w:r>
      </w:ins>
    </w:p>
    <w:p w14:paraId="7C0CBCE9" w14:textId="77777777" w:rsidR="00EC2D90" w:rsidRDefault="00EC2D90">
      <w:pPr>
        <w:pStyle w:val="TOC1"/>
        <w:rPr>
          <w:ins w:id="355" w:author="Orion" w:date="2011-07-29T16:48:00Z"/>
          <w:rFonts w:asciiTheme="minorHAnsi" w:eastAsiaTheme="minorEastAsia" w:hAnsiTheme="minorHAnsi" w:cstheme="minorBidi"/>
          <w:noProof/>
          <w:sz w:val="22"/>
          <w:szCs w:val="22"/>
          <w:lang w:val="es-ES" w:eastAsia="es-ES"/>
        </w:rPr>
      </w:pPr>
      <w:ins w:id="35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"_Toc299721452"</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2.</w:t>
        </w:r>
        <w:r>
          <w:rPr>
            <w:rFonts w:asciiTheme="minorHAnsi" w:eastAsiaTheme="minorEastAsia" w:hAnsiTheme="minorHAnsi" w:cstheme="minorBidi"/>
            <w:noProof/>
            <w:sz w:val="22"/>
            <w:szCs w:val="22"/>
            <w:lang w:val="es-ES" w:eastAsia="es-ES"/>
          </w:rPr>
          <w:tab/>
        </w:r>
        <w:r w:rsidRPr="00D12124">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_Toc299721452 \h </w:instrText>
        </w:r>
        <w:r>
          <w:rPr>
            <w:noProof/>
            <w:webHidden/>
          </w:rPr>
        </w:r>
      </w:ins>
      <w:r>
        <w:rPr>
          <w:noProof/>
          <w:webHidden/>
        </w:rPr>
        <w:fldChar w:fldCharType="separate"/>
      </w:r>
      <w:ins w:id="357" w:author="Orion" w:date="2011-07-29T16:48:00Z">
        <w:r>
          <w:rPr>
            <w:noProof/>
            <w:webHidden/>
          </w:rPr>
          <w:t>17</w:t>
        </w:r>
        <w:r>
          <w:rPr>
            <w:noProof/>
            <w:webHidden/>
          </w:rPr>
          <w:fldChar w:fldCharType="end"/>
        </w:r>
        <w:r w:rsidRPr="00D12124">
          <w:rPr>
            <w:rStyle w:val="Hyperlink"/>
            <w:noProof/>
          </w:rPr>
          <w:fldChar w:fldCharType="end"/>
        </w:r>
      </w:ins>
    </w:p>
    <w:p w14:paraId="0FB8367A" w14:textId="77777777" w:rsidR="00EC2D90" w:rsidRDefault="00EC2D90">
      <w:pPr>
        <w:pStyle w:val="TOC1"/>
        <w:rPr>
          <w:ins w:id="358" w:author="Orion" w:date="2011-07-29T16:48:00Z"/>
          <w:rFonts w:asciiTheme="minorHAnsi" w:eastAsiaTheme="minorEastAsia" w:hAnsiTheme="minorHAnsi" w:cstheme="minorBidi"/>
          <w:noProof/>
          <w:sz w:val="22"/>
          <w:szCs w:val="22"/>
          <w:lang w:val="es-ES" w:eastAsia="es-ES"/>
        </w:rPr>
      </w:pPr>
      <w:ins w:id="35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"_Toc299721453"</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3.</w:t>
        </w:r>
        <w:r>
          <w:rPr>
            <w:rFonts w:asciiTheme="minorHAnsi" w:eastAsiaTheme="minorEastAsia" w:hAnsiTheme="minorHAnsi" w:cstheme="minorBidi"/>
            <w:noProof/>
            <w:sz w:val="22"/>
            <w:szCs w:val="22"/>
            <w:lang w:val="es-ES" w:eastAsia="es-ES"/>
          </w:rPr>
          <w:tab/>
        </w:r>
        <w:r w:rsidRPr="00D12124">
          <w:rPr>
            <w:rStyle w:val="Hyperlink"/>
            <w:noProof/>
            <w:lang w:bidi="hi-IN"/>
          </w:rPr>
          <w:t>Estado del arte</w:t>
        </w:r>
        <w:r>
          <w:rPr>
            <w:noProof/>
            <w:webHidden/>
          </w:rPr>
          <w:tab/>
        </w:r>
        <w:r>
          <w:rPr>
            <w:noProof/>
            <w:webHidden/>
          </w:rPr>
          <w:fldChar w:fldCharType="begin"/>
        </w:r>
        <w:r>
          <w:rPr>
            <w:noProof/>
            <w:webHidden/>
          </w:rPr>
          <w:instrText xml:space="preserve"> PAGEREF _Toc299721453 \h </w:instrText>
        </w:r>
        <w:r>
          <w:rPr>
            <w:noProof/>
            <w:webHidden/>
          </w:rPr>
        </w:r>
      </w:ins>
      <w:r>
        <w:rPr>
          <w:noProof/>
          <w:webHidden/>
        </w:rPr>
        <w:fldChar w:fldCharType="separate"/>
      </w:r>
      <w:ins w:id="360" w:author="Orion" w:date="2011-07-29T16:48:00Z">
        <w:r>
          <w:rPr>
            <w:noProof/>
            <w:webHidden/>
          </w:rPr>
          <w:t>21</w:t>
        </w:r>
        <w:r>
          <w:rPr>
            <w:noProof/>
            <w:webHidden/>
          </w:rPr>
          <w:fldChar w:fldCharType="end"/>
        </w:r>
        <w:r w:rsidRPr="00D12124">
          <w:rPr>
            <w:rStyle w:val="Hyperlink"/>
            <w:noProof/>
          </w:rPr>
          <w:fldChar w:fldCharType="end"/>
        </w:r>
      </w:ins>
    </w:p>
    <w:p w14:paraId="290E954D" w14:textId="77777777" w:rsidR="00EC2D90" w:rsidRDefault="00EC2D90">
      <w:pPr>
        <w:pStyle w:val="TOC1"/>
        <w:rPr>
          <w:ins w:id="361" w:author="Orion" w:date="2011-07-29T16:48:00Z"/>
          <w:rFonts w:asciiTheme="minorHAnsi" w:eastAsiaTheme="minorEastAsia" w:hAnsiTheme="minorHAnsi" w:cstheme="minorBidi"/>
          <w:noProof/>
          <w:sz w:val="22"/>
          <w:szCs w:val="22"/>
          <w:lang w:val="es-ES" w:eastAsia="es-ES"/>
        </w:rPr>
      </w:pPr>
      <w:ins w:id="36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"_Toc299721454"</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3.1.</w:t>
        </w:r>
        <w:r>
          <w:rPr>
            <w:rFonts w:asciiTheme="minorHAnsi" w:eastAsiaTheme="minorEastAsia" w:hAnsiTheme="minorHAnsi" w:cstheme="minorBidi"/>
            <w:noProof/>
            <w:sz w:val="22"/>
            <w:szCs w:val="22"/>
            <w:lang w:val="es-ES" w:eastAsia="es-ES"/>
          </w:rPr>
          <w:tab/>
        </w:r>
        <w:r w:rsidRPr="00D12124">
          <w:rPr>
            <w:rStyle w:val="Hyperlink"/>
            <w:noProof/>
            <w:lang w:bidi="hi-IN"/>
          </w:rPr>
          <w:t>Factores humanos en aviación</w:t>
        </w:r>
        <w:r>
          <w:rPr>
            <w:noProof/>
            <w:webHidden/>
          </w:rPr>
          <w:tab/>
        </w:r>
        <w:r>
          <w:rPr>
            <w:noProof/>
            <w:webHidden/>
          </w:rPr>
          <w:fldChar w:fldCharType="begin"/>
        </w:r>
        <w:r>
          <w:rPr>
            <w:noProof/>
            <w:webHidden/>
          </w:rPr>
          <w:instrText xml:space="preserve"> PAGEREF _Toc299721454 \h </w:instrText>
        </w:r>
        <w:r>
          <w:rPr>
            <w:noProof/>
            <w:webHidden/>
          </w:rPr>
        </w:r>
      </w:ins>
      <w:r>
        <w:rPr>
          <w:noProof/>
          <w:webHidden/>
        </w:rPr>
        <w:fldChar w:fldCharType="separate"/>
      </w:r>
      <w:ins w:id="363" w:author="Orion" w:date="2011-07-29T16:48:00Z">
        <w:r>
          <w:rPr>
            <w:noProof/>
            <w:webHidden/>
          </w:rPr>
          <w:t>21</w:t>
        </w:r>
        <w:r>
          <w:rPr>
            <w:noProof/>
            <w:webHidden/>
          </w:rPr>
          <w:fldChar w:fldCharType="end"/>
        </w:r>
        <w:r w:rsidRPr="00D12124">
          <w:rPr>
            <w:rStyle w:val="Hyperlink"/>
            <w:noProof/>
          </w:rPr>
          <w:fldChar w:fldCharType="end"/>
        </w:r>
      </w:ins>
    </w:p>
    <w:p w14:paraId="2F82808B" w14:textId="77777777" w:rsidR="00EC2D90" w:rsidRDefault="00EC2D90">
      <w:pPr>
        <w:pStyle w:val="TOC1"/>
        <w:rPr>
          <w:ins w:id="364" w:author="Orion" w:date="2011-07-29T16:48:00Z"/>
          <w:rFonts w:asciiTheme="minorHAnsi" w:eastAsiaTheme="minorEastAsia" w:hAnsiTheme="minorHAnsi" w:cstheme="minorBidi"/>
          <w:noProof/>
          <w:sz w:val="22"/>
          <w:szCs w:val="22"/>
          <w:lang w:val="es-ES" w:eastAsia="es-ES"/>
        </w:rPr>
      </w:pPr>
      <w:ins w:id="36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"_Toc299721455"</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3.2.</w:t>
        </w:r>
        <w:r>
          <w:rPr>
            <w:rFonts w:asciiTheme="minorHAnsi" w:eastAsiaTheme="minorEastAsia" w:hAnsiTheme="minorHAnsi" w:cstheme="minorBidi"/>
            <w:noProof/>
            <w:sz w:val="22"/>
            <w:szCs w:val="22"/>
            <w:lang w:val="es-ES" w:eastAsia="es-ES"/>
          </w:rPr>
          <w:tab/>
        </w:r>
        <w:r w:rsidRPr="00D12124">
          <w:rPr>
            <w:rStyle w:val="Hyperlink"/>
            <w:noProof/>
            <w:lang w:bidi="hi-IN"/>
          </w:rPr>
          <w:t>UAVs</w:t>
        </w:r>
        <w:r>
          <w:rPr>
            <w:noProof/>
            <w:webHidden/>
          </w:rPr>
          <w:tab/>
        </w:r>
        <w:r>
          <w:rPr>
            <w:noProof/>
            <w:webHidden/>
          </w:rPr>
          <w:fldChar w:fldCharType="begin"/>
        </w:r>
        <w:r>
          <w:rPr>
            <w:noProof/>
            <w:webHidden/>
          </w:rPr>
          <w:instrText xml:space="preserve"> PAGEREF _Toc299721455 \h </w:instrText>
        </w:r>
        <w:r>
          <w:rPr>
            <w:noProof/>
            <w:webHidden/>
          </w:rPr>
        </w:r>
      </w:ins>
      <w:r>
        <w:rPr>
          <w:noProof/>
          <w:webHidden/>
        </w:rPr>
        <w:fldChar w:fldCharType="separate"/>
      </w:r>
      <w:ins w:id="366" w:author="Orion" w:date="2011-07-29T16:48:00Z">
        <w:r>
          <w:rPr>
            <w:noProof/>
            <w:webHidden/>
          </w:rPr>
          <w:t>22</w:t>
        </w:r>
        <w:r>
          <w:rPr>
            <w:noProof/>
            <w:webHidden/>
          </w:rPr>
          <w:fldChar w:fldCharType="end"/>
        </w:r>
        <w:r w:rsidRPr="00D12124">
          <w:rPr>
            <w:rStyle w:val="Hyperlink"/>
            <w:noProof/>
          </w:rPr>
          <w:fldChar w:fldCharType="end"/>
        </w:r>
      </w:ins>
    </w:p>
    <w:p w14:paraId="3C8A189B" w14:textId="77777777" w:rsidR="00EC2D90" w:rsidRDefault="00EC2D90">
      <w:pPr>
        <w:pStyle w:val="TOC1"/>
        <w:rPr>
          <w:ins w:id="367" w:author="Orion" w:date="2011-07-29T16:48:00Z"/>
          <w:rFonts w:asciiTheme="minorHAnsi" w:eastAsiaTheme="minorEastAsia" w:hAnsiTheme="minorHAnsi" w:cstheme="minorBidi"/>
          <w:noProof/>
          <w:sz w:val="22"/>
          <w:szCs w:val="22"/>
          <w:lang w:val="es-ES" w:eastAsia="es-ES"/>
        </w:rPr>
      </w:pPr>
      <w:ins w:id="36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"_Toc299721456"</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3.3.</w:t>
        </w:r>
        <w:r>
          <w:rPr>
            <w:rFonts w:asciiTheme="minorHAnsi" w:eastAsiaTheme="minorEastAsia" w:hAnsiTheme="minorHAnsi" w:cstheme="minorBidi"/>
            <w:noProof/>
            <w:sz w:val="22"/>
            <w:szCs w:val="22"/>
            <w:lang w:val="es-ES" w:eastAsia="es-ES"/>
          </w:rPr>
          <w:tab/>
        </w:r>
        <w:r w:rsidRPr="00D12124">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_Toc299721456 \h </w:instrText>
        </w:r>
        <w:r>
          <w:rPr>
            <w:noProof/>
            <w:webHidden/>
          </w:rPr>
        </w:r>
      </w:ins>
      <w:r>
        <w:rPr>
          <w:noProof/>
          <w:webHidden/>
        </w:rPr>
        <w:fldChar w:fldCharType="separate"/>
      </w:r>
      <w:ins w:id="369" w:author="Orion" w:date="2011-07-29T16:48:00Z">
        <w:r>
          <w:rPr>
            <w:noProof/>
            <w:webHidden/>
          </w:rPr>
          <w:t>23</w:t>
        </w:r>
        <w:r>
          <w:rPr>
            <w:noProof/>
            <w:webHidden/>
          </w:rPr>
          <w:fldChar w:fldCharType="end"/>
        </w:r>
        <w:r w:rsidRPr="00D12124">
          <w:rPr>
            <w:rStyle w:val="Hyperlink"/>
            <w:noProof/>
          </w:rPr>
          <w:fldChar w:fldCharType="end"/>
        </w:r>
      </w:ins>
    </w:p>
    <w:p w14:paraId="18DED06C" w14:textId="77777777" w:rsidR="00EC2D90" w:rsidRDefault="00EC2D90">
      <w:pPr>
        <w:pStyle w:val="TOC1"/>
        <w:tabs>
          <w:tab w:val="left" w:pos="880"/>
        </w:tabs>
        <w:rPr>
          <w:ins w:id="370" w:author="Orion" w:date="2011-07-29T16:48:00Z"/>
          <w:rFonts w:asciiTheme="minorHAnsi" w:eastAsiaTheme="minorEastAsia" w:hAnsiTheme="minorHAnsi" w:cstheme="minorBidi"/>
          <w:noProof/>
          <w:sz w:val="22"/>
          <w:szCs w:val="22"/>
          <w:lang w:val="es-ES" w:eastAsia="es-ES"/>
        </w:rPr>
      </w:pPr>
      <w:ins w:id="37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"_Toc299721457"</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3.3.1.</w:t>
        </w:r>
        <w:r>
          <w:rPr>
            <w:rFonts w:asciiTheme="minorHAnsi" w:eastAsiaTheme="minorEastAsia" w:hAnsiTheme="minorHAnsi" w:cstheme="minorBidi"/>
            <w:noProof/>
            <w:sz w:val="22"/>
            <w:szCs w:val="22"/>
            <w:lang w:val="es-ES" w:eastAsia="es-ES"/>
          </w:rPr>
          <w:tab/>
        </w:r>
        <w:r w:rsidRPr="00D12124">
          <w:rPr>
            <w:rStyle w:val="Hyperlink"/>
            <w:noProof/>
            <w:lang w:bidi="hi-IN"/>
          </w:rPr>
          <w:t>Dinámica del vuelo</w:t>
        </w:r>
        <w:r>
          <w:rPr>
            <w:noProof/>
            <w:webHidden/>
          </w:rPr>
          <w:tab/>
        </w:r>
        <w:r>
          <w:rPr>
            <w:noProof/>
            <w:webHidden/>
          </w:rPr>
          <w:fldChar w:fldCharType="begin"/>
        </w:r>
        <w:r>
          <w:rPr>
            <w:noProof/>
            <w:webHidden/>
          </w:rPr>
          <w:instrText xml:space="preserve"> PAGEREF _Toc299721457 \h </w:instrText>
        </w:r>
        <w:r>
          <w:rPr>
            <w:noProof/>
            <w:webHidden/>
          </w:rPr>
        </w:r>
      </w:ins>
      <w:r>
        <w:rPr>
          <w:noProof/>
          <w:webHidden/>
        </w:rPr>
        <w:fldChar w:fldCharType="separate"/>
      </w:r>
      <w:ins w:id="372" w:author="Orion" w:date="2011-07-29T16:48:00Z">
        <w:r>
          <w:rPr>
            <w:noProof/>
            <w:webHidden/>
          </w:rPr>
          <w:t>23</w:t>
        </w:r>
        <w:r>
          <w:rPr>
            <w:noProof/>
            <w:webHidden/>
          </w:rPr>
          <w:fldChar w:fldCharType="end"/>
        </w:r>
        <w:r w:rsidRPr="00D12124">
          <w:rPr>
            <w:rStyle w:val="Hyperlink"/>
            <w:noProof/>
          </w:rPr>
          <w:fldChar w:fldCharType="end"/>
        </w:r>
      </w:ins>
    </w:p>
    <w:p w14:paraId="36EE781B" w14:textId="77777777" w:rsidR="00EC2D90" w:rsidRDefault="00EC2D90">
      <w:pPr>
        <w:pStyle w:val="TOC1"/>
        <w:tabs>
          <w:tab w:val="left" w:pos="880"/>
        </w:tabs>
        <w:rPr>
          <w:ins w:id="373" w:author="Orion" w:date="2011-07-29T16:48:00Z"/>
          <w:rFonts w:asciiTheme="minorHAnsi" w:eastAsiaTheme="minorEastAsia" w:hAnsiTheme="minorHAnsi" w:cstheme="minorBidi"/>
          <w:noProof/>
          <w:sz w:val="22"/>
          <w:szCs w:val="22"/>
          <w:lang w:val="es-ES" w:eastAsia="es-ES"/>
        </w:rPr>
      </w:pPr>
      <w:ins w:id="37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"_Toc299721458"</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3.3.2.</w:t>
        </w:r>
        <w:r>
          <w:rPr>
            <w:rFonts w:asciiTheme="minorHAnsi" w:eastAsiaTheme="minorEastAsia" w:hAnsiTheme="minorHAnsi" w:cstheme="minorBidi"/>
            <w:noProof/>
            <w:sz w:val="22"/>
            <w:szCs w:val="22"/>
            <w:lang w:val="es-ES" w:eastAsia="es-ES"/>
          </w:rPr>
          <w:tab/>
        </w:r>
        <w:r w:rsidRPr="00D12124">
          <w:rPr>
            <w:rStyle w:val="Hyperlink"/>
            <w:noProof/>
            <w:lang w:bidi="hi-IN"/>
          </w:rPr>
          <w:t>Navegación aérea</w:t>
        </w:r>
        <w:r>
          <w:rPr>
            <w:noProof/>
            <w:webHidden/>
          </w:rPr>
          <w:tab/>
        </w:r>
        <w:r>
          <w:rPr>
            <w:noProof/>
            <w:webHidden/>
          </w:rPr>
          <w:fldChar w:fldCharType="begin"/>
        </w:r>
        <w:r>
          <w:rPr>
            <w:noProof/>
            <w:webHidden/>
          </w:rPr>
          <w:instrText xml:space="preserve"> PAGEREF _Toc299721458 \h </w:instrText>
        </w:r>
        <w:r>
          <w:rPr>
            <w:noProof/>
            <w:webHidden/>
          </w:rPr>
        </w:r>
      </w:ins>
      <w:r>
        <w:rPr>
          <w:noProof/>
          <w:webHidden/>
        </w:rPr>
        <w:fldChar w:fldCharType="separate"/>
      </w:r>
      <w:ins w:id="375" w:author="Orion" w:date="2011-07-29T16:48:00Z">
        <w:r>
          <w:rPr>
            <w:noProof/>
            <w:webHidden/>
          </w:rPr>
          <w:t>25</w:t>
        </w:r>
        <w:r>
          <w:rPr>
            <w:noProof/>
            <w:webHidden/>
          </w:rPr>
          <w:fldChar w:fldCharType="end"/>
        </w:r>
        <w:r w:rsidRPr="00D12124">
          <w:rPr>
            <w:rStyle w:val="Hyperlink"/>
            <w:noProof/>
          </w:rPr>
          <w:fldChar w:fldCharType="end"/>
        </w:r>
      </w:ins>
    </w:p>
    <w:p w14:paraId="7582787A" w14:textId="77777777" w:rsidR="00EC2D90" w:rsidRDefault="00EC2D90">
      <w:pPr>
        <w:pStyle w:val="TOC1"/>
        <w:tabs>
          <w:tab w:val="left" w:pos="880"/>
        </w:tabs>
        <w:rPr>
          <w:ins w:id="376" w:author="Orion" w:date="2011-07-29T16:48:00Z"/>
          <w:rFonts w:asciiTheme="minorHAnsi" w:eastAsiaTheme="minorEastAsia" w:hAnsiTheme="minorHAnsi" w:cstheme="minorBidi"/>
          <w:noProof/>
          <w:sz w:val="22"/>
          <w:szCs w:val="22"/>
          <w:lang w:val="es-ES" w:eastAsia="es-ES"/>
        </w:rPr>
      </w:pPr>
      <w:ins w:id="37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"_Toc299721459"</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3.3.3.</w:t>
        </w:r>
        <w:r>
          <w:rPr>
            <w:rFonts w:asciiTheme="minorHAnsi" w:eastAsiaTheme="minorEastAsia" w:hAnsiTheme="minorHAnsi" w:cstheme="minorBidi"/>
            <w:noProof/>
            <w:sz w:val="22"/>
            <w:szCs w:val="22"/>
            <w:lang w:val="es-ES" w:eastAsia="es-ES"/>
          </w:rPr>
          <w:tab/>
        </w:r>
        <w:r w:rsidRPr="00D12124">
          <w:rPr>
            <w:rStyle w:val="Hyperlink"/>
            <w:noProof/>
            <w:lang w:bidi="hi-IN"/>
          </w:rPr>
          <w:t>Factores humanos</w:t>
        </w:r>
        <w:r>
          <w:rPr>
            <w:noProof/>
            <w:webHidden/>
          </w:rPr>
          <w:tab/>
        </w:r>
        <w:r>
          <w:rPr>
            <w:noProof/>
            <w:webHidden/>
          </w:rPr>
          <w:fldChar w:fldCharType="begin"/>
        </w:r>
        <w:r>
          <w:rPr>
            <w:noProof/>
            <w:webHidden/>
          </w:rPr>
          <w:instrText xml:space="preserve"> PAGEREF _Toc299721459 \h </w:instrText>
        </w:r>
        <w:r>
          <w:rPr>
            <w:noProof/>
            <w:webHidden/>
          </w:rPr>
        </w:r>
      </w:ins>
      <w:r>
        <w:rPr>
          <w:noProof/>
          <w:webHidden/>
        </w:rPr>
        <w:fldChar w:fldCharType="separate"/>
      </w:r>
      <w:ins w:id="378" w:author="Orion" w:date="2011-07-29T16:48:00Z">
        <w:r>
          <w:rPr>
            <w:noProof/>
            <w:webHidden/>
          </w:rPr>
          <w:t>27</w:t>
        </w:r>
        <w:r>
          <w:rPr>
            <w:noProof/>
            <w:webHidden/>
          </w:rPr>
          <w:fldChar w:fldCharType="end"/>
        </w:r>
        <w:r w:rsidRPr="00D12124">
          <w:rPr>
            <w:rStyle w:val="Hyperlink"/>
            <w:noProof/>
          </w:rPr>
          <w:fldChar w:fldCharType="end"/>
        </w:r>
      </w:ins>
    </w:p>
    <w:p w14:paraId="2954C3E7" w14:textId="77777777" w:rsidR="00EC2D90" w:rsidRDefault="00EC2D90">
      <w:pPr>
        <w:pStyle w:val="TOC1"/>
        <w:tabs>
          <w:tab w:val="left" w:pos="880"/>
        </w:tabs>
        <w:rPr>
          <w:ins w:id="379" w:author="Orion" w:date="2011-07-29T16:48:00Z"/>
          <w:rFonts w:asciiTheme="minorHAnsi" w:eastAsiaTheme="minorEastAsia" w:hAnsiTheme="minorHAnsi" w:cstheme="minorBidi"/>
          <w:noProof/>
          <w:sz w:val="22"/>
          <w:szCs w:val="22"/>
          <w:lang w:val="es-ES" w:eastAsia="es-ES"/>
        </w:rPr>
      </w:pPr>
      <w:ins w:id="38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"_Toc299721460"</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3.3.4.</w:t>
        </w:r>
        <w:r>
          <w:rPr>
            <w:rFonts w:asciiTheme="minorHAnsi" w:eastAsiaTheme="minorEastAsia" w:hAnsiTheme="minorHAnsi" w:cstheme="minorBidi"/>
            <w:noProof/>
            <w:sz w:val="22"/>
            <w:szCs w:val="22"/>
            <w:lang w:val="es-ES" w:eastAsia="es-ES"/>
          </w:rPr>
          <w:tab/>
        </w:r>
        <w:r w:rsidRPr="00D12124">
          <w:rPr>
            <w:rStyle w:val="Hyperlink"/>
            <w:noProof/>
            <w:lang w:bidi="hi-IN"/>
          </w:rPr>
          <w:t>UAVs</w:t>
        </w:r>
        <w:r>
          <w:rPr>
            <w:noProof/>
            <w:webHidden/>
          </w:rPr>
          <w:tab/>
        </w:r>
        <w:r>
          <w:rPr>
            <w:noProof/>
            <w:webHidden/>
          </w:rPr>
          <w:fldChar w:fldCharType="begin"/>
        </w:r>
        <w:r>
          <w:rPr>
            <w:noProof/>
            <w:webHidden/>
          </w:rPr>
          <w:instrText xml:space="preserve"> PAGEREF _Toc299721460 \h </w:instrText>
        </w:r>
        <w:r>
          <w:rPr>
            <w:noProof/>
            <w:webHidden/>
          </w:rPr>
        </w:r>
      </w:ins>
      <w:r>
        <w:rPr>
          <w:noProof/>
          <w:webHidden/>
        </w:rPr>
        <w:fldChar w:fldCharType="separate"/>
      </w:r>
      <w:ins w:id="381" w:author="Orion" w:date="2011-07-29T16:48:00Z">
        <w:r>
          <w:rPr>
            <w:noProof/>
            <w:webHidden/>
          </w:rPr>
          <w:t>27</w:t>
        </w:r>
        <w:r>
          <w:rPr>
            <w:noProof/>
            <w:webHidden/>
          </w:rPr>
          <w:fldChar w:fldCharType="end"/>
        </w:r>
        <w:r w:rsidRPr="00D12124">
          <w:rPr>
            <w:rStyle w:val="Hyperlink"/>
            <w:noProof/>
          </w:rPr>
          <w:fldChar w:fldCharType="end"/>
        </w:r>
      </w:ins>
    </w:p>
    <w:p w14:paraId="33EC37D4" w14:textId="77777777" w:rsidR="00EC2D90" w:rsidRDefault="00EC2D90">
      <w:pPr>
        <w:pStyle w:val="TOC1"/>
        <w:rPr>
          <w:ins w:id="382" w:author="Orion" w:date="2011-07-29T16:48:00Z"/>
          <w:rFonts w:asciiTheme="minorHAnsi" w:eastAsiaTheme="minorEastAsia" w:hAnsiTheme="minorHAnsi" w:cstheme="minorBidi"/>
          <w:noProof/>
          <w:sz w:val="22"/>
          <w:szCs w:val="22"/>
          <w:lang w:val="es-ES" w:eastAsia="es-ES"/>
        </w:rPr>
      </w:pPr>
      <w:ins w:id="38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"_Toc299721461"</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4.</w:t>
        </w:r>
        <w:r>
          <w:rPr>
            <w:rFonts w:asciiTheme="minorHAnsi" w:eastAsiaTheme="minorEastAsia" w:hAnsiTheme="minorHAnsi" w:cstheme="minorBidi"/>
            <w:noProof/>
            <w:sz w:val="22"/>
            <w:szCs w:val="22"/>
            <w:lang w:val="es-ES" w:eastAsia="es-ES"/>
          </w:rPr>
          <w:tab/>
        </w:r>
        <w:r w:rsidRPr="00D12124">
          <w:rPr>
            <w:rStyle w:val="Hyperlink"/>
            <w:noProof/>
            <w:lang w:bidi="hi-IN"/>
          </w:rPr>
          <w:t>Requisitos del Sistema</w:t>
        </w:r>
        <w:r>
          <w:rPr>
            <w:noProof/>
            <w:webHidden/>
          </w:rPr>
          <w:tab/>
        </w:r>
        <w:r>
          <w:rPr>
            <w:noProof/>
            <w:webHidden/>
          </w:rPr>
          <w:fldChar w:fldCharType="begin"/>
        </w:r>
        <w:r>
          <w:rPr>
            <w:noProof/>
            <w:webHidden/>
          </w:rPr>
          <w:instrText xml:space="preserve"> PAGEREF _Toc299721461 \h </w:instrText>
        </w:r>
        <w:r>
          <w:rPr>
            <w:noProof/>
            <w:webHidden/>
          </w:rPr>
        </w:r>
      </w:ins>
      <w:r>
        <w:rPr>
          <w:noProof/>
          <w:webHidden/>
        </w:rPr>
        <w:fldChar w:fldCharType="separate"/>
      </w:r>
      <w:ins w:id="384" w:author="Orion" w:date="2011-07-29T16:48:00Z">
        <w:r>
          <w:rPr>
            <w:noProof/>
            <w:webHidden/>
          </w:rPr>
          <w:t>29</w:t>
        </w:r>
        <w:r>
          <w:rPr>
            <w:noProof/>
            <w:webHidden/>
          </w:rPr>
          <w:fldChar w:fldCharType="end"/>
        </w:r>
        <w:r w:rsidRPr="00D12124">
          <w:rPr>
            <w:rStyle w:val="Hyperlink"/>
            <w:noProof/>
          </w:rPr>
          <w:fldChar w:fldCharType="end"/>
        </w:r>
      </w:ins>
    </w:p>
    <w:p w14:paraId="0826A1BA" w14:textId="77777777" w:rsidR="00EC2D90" w:rsidRDefault="00EC2D90">
      <w:pPr>
        <w:pStyle w:val="TOC1"/>
        <w:rPr>
          <w:ins w:id="385" w:author="Orion" w:date="2011-07-29T16:48:00Z"/>
          <w:rFonts w:asciiTheme="minorHAnsi" w:eastAsiaTheme="minorEastAsia" w:hAnsiTheme="minorHAnsi" w:cstheme="minorBidi"/>
          <w:noProof/>
          <w:sz w:val="22"/>
          <w:szCs w:val="22"/>
          <w:lang w:val="es-ES" w:eastAsia="es-ES"/>
        </w:rPr>
      </w:pPr>
      <w:ins w:id="38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"_Toc299721462"</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4.1.</w:t>
        </w:r>
        <w:r>
          <w:rPr>
            <w:rFonts w:asciiTheme="minorHAnsi" w:eastAsiaTheme="minorEastAsia" w:hAnsiTheme="minorHAnsi" w:cstheme="minorBidi"/>
            <w:noProof/>
            <w:sz w:val="22"/>
            <w:szCs w:val="22"/>
            <w:lang w:val="es-ES" w:eastAsia="es-ES"/>
          </w:rPr>
          <w:tab/>
        </w:r>
        <w:r w:rsidRPr="00D12124">
          <w:rPr>
            <w:rStyle w:val="Hyperlink"/>
            <w:noProof/>
            <w:lang w:bidi="hi-IN"/>
          </w:rPr>
          <w:t>Aspectos del tráfico aéreo</w:t>
        </w:r>
        <w:r>
          <w:rPr>
            <w:noProof/>
            <w:webHidden/>
          </w:rPr>
          <w:tab/>
        </w:r>
        <w:r>
          <w:rPr>
            <w:noProof/>
            <w:webHidden/>
          </w:rPr>
          <w:fldChar w:fldCharType="begin"/>
        </w:r>
        <w:r>
          <w:rPr>
            <w:noProof/>
            <w:webHidden/>
          </w:rPr>
          <w:instrText xml:space="preserve"> PAGEREF _Toc299721462 \h </w:instrText>
        </w:r>
        <w:r>
          <w:rPr>
            <w:noProof/>
            <w:webHidden/>
          </w:rPr>
        </w:r>
      </w:ins>
      <w:r>
        <w:rPr>
          <w:noProof/>
          <w:webHidden/>
        </w:rPr>
        <w:fldChar w:fldCharType="separate"/>
      </w:r>
      <w:ins w:id="387" w:author="Orion" w:date="2011-07-29T16:48:00Z">
        <w:r>
          <w:rPr>
            <w:noProof/>
            <w:webHidden/>
          </w:rPr>
          <w:t>29</w:t>
        </w:r>
        <w:r>
          <w:rPr>
            <w:noProof/>
            <w:webHidden/>
          </w:rPr>
          <w:fldChar w:fldCharType="end"/>
        </w:r>
        <w:r w:rsidRPr="00D12124">
          <w:rPr>
            <w:rStyle w:val="Hyperlink"/>
            <w:noProof/>
          </w:rPr>
          <w:fldChar w:fldCharType="end"/>
        </w:r>
      </w:ins>
    </w:p>
    <w:p w14:paraId="4D170AA7" w14:textId="77777777" w:rsidR="00EC2D90" w:rsidRDefault="00EC2D90">
      <w:pPr>
        <w:pStyle w:val="TOC1"/>
        <w:tabs>
          <w:tab w:val="left" w:pos="880"/>
        </w:tabs>
        <w:rPr>
          <w:ins w:id="388" w:author="Orion" w:date="2011-07-29T16:48:00Z"/>
          <w:rFonts w:asciiTheme="minorHAnsi" w:eastAsiaTheme="minorEastAsia" w:hAnsiTheme="minorHAnsi" w:cstheme="minorBidi"/>
          <w:noProof/>
          <w:sz w:val="22"/>
          <w:szCs w:val="22"/>
          <w:lang w:val="es-ES" w:eastAsia="es-ES"/>
        </w:rPr>
      </w:pPr>
      <w:ins w:id="38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"_Toc299721463"</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4.1.1.</w:t>
        </w:r>
        <w:r>
          <w:rPr>
            <w:rFonts w:asciiTheme="minorHAnsi" w:eastAsiaTheme="minorEastAsia" w:hAnsiTheme="minorHAnsi" w:cstheme="minorBidi"/>
            <w:noProof/>
            <w:sz w:val="22"/>
            <w:szCs w:val="22"/>
            <w:lang w:val="es-ES" w:eastAsia="es-ES"/>
          </w:rPr>
          <w:tab/>
        </w:r>
        <w:r w:rsidRPr="00D12124">
          <w:rPr>
            <w:rStyle w:val="Hyperlink"/>
            <w:noProof/>
            <w:lang w:bidi="hi-IN"/>
          </w:rPr>
          <w:t>Vuelo</w:t>
        </w:r>
        <w:r>
          <w:rPr>
            <w:noProof/>
            <w:webHidden/>
          </w:rPr>
          <w:tab/>
        </w:r>
        <w:r>
          <w:rPr>
            <w:noProof/>
            <w:webHidden/>
          </w:rPr>
          <w:fldChar w:fldCharType="begin"/>
        </w:r>
        <w:r>
          <w:rPr>
            <w:noProof/>
            <w:webHidden/>
          </w:rPr>
          <w:instrText xml:space="preserve"> PAGEREF _Toc299721463 \h </w:instrText>
        </w:r>
        <w:r>
          <w:rPr>
            <w:noProof/>
            <w:webHidden/>
          </w:rPr>
        </w:r>
      </w:ins>
      <w:r>
        <w:rPr>
          <w:noProof/>
          <w:webHidden/>
        </w:rPr>
        <w:fldChar w:fldCharType="separate"/>
      </w:r>
      <w:ins w:id="390" w:author="Orion" w:date="2011-07-29T16:48:00Z">
        <w:r>
          <w:rPr>
            <w:noProof/>
            <w:webHidden/>
          </w:rPr>
          <w:t>29</w:t>
        </w:r>
        <w:r>
          <w:rPr>
            <w:noProof/>
            <w:webHidden/>
          </w:rPr>
          <w:fldChar w:fldCharType="end"/>
        </w:r>
        <w:r w:rsidRPr="00D12124">
          <w:rPr>
            <w:rStyle w:val="Hyperlink"/>
            <w:noProof/>
          </w:rPr>
          <w:fldChar w:fldCharType="end"/>
        </w:r>
      </w:ins>
    </w:p>
    <w:p w14:paraId="08007759" w14:textId="77777777" w:rsidR="00EC2D90" w:rsidRDefault="00EC2D90">
      <w:pPr>
        <w:pStyle w:val="TOC1"/>
        <w:tabs>
          <w:tab w:val="left" w:pos="880"/>
        </w:tabs>
        <w:rPr>
          <w:ins w:id="391" w:author="Orion" w:date="2011-07-29T16:48:00Z"/>
          <w:rFonts w:asciiTheme="minorHAnsi" w:eastAsiaTheme="minorEastAsia" w:hAnsiTheme="minorHAnsi" w:cstheme="minorBidi"/>
          <w:noProof/>
          <w:sz w:val="22"/>
          <w:szCs w:val="22"/>
          <w:lang w:val="es-ES" w:eastAsia="es-ES"/>
        </w:rPr>
      </w:pPr>
      <w:ins w:id="39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"_Toc299721464"</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4.1.2.</w:t>
        </w:r>
        <w:r>
          <w:rPr>
            <w:rFonts w:asciiTheme="minorHAnsi" w:eastAsiaTheme="minorEastAsia" w:hAnsiTheme="minorHAnsi" w:cstheme="minorBidi"/>
            <w:noProof/>
            <w:sz w:val="22"/>
            <w:szCs w:val="22"/>
            <w:lang w:val="es-ES" w:eastAsia="es-ES"/>
          </w:rPr>
          <w:tab/>
        </w:r>
        <w:r w:rsidRPr="00D12124">
          <w:rPr>
            <w:rStyle w:val="Hyperlink"/>
            <w:noProof/>
            <w:lang w:bidi="hi-IN"/>
          </w:rPr>
          <w:t>Aeronaves</w:t>
        </w:r>
        <w:r>
          <w:rPr>
            <w:noProof/>
            <w:webHidden/>
          </w:rPr>
          <w:tab/>
        </w:r>
        <w:r>
          <w:rPr>
            <w:noProof/>
            <w:webHidden/>
          </w:rPr>
          <w:fldChar w:fldCharType="begin"/>
        </w:r>
        <w:r>
          <w:rPr>
            <w:noProof/>
            <w:webHidden/>
          </w:rPr>
          <w:instrText xml:space="preserve"> PAGEREF _Toc299721464 \h </w:instrText>
        </w:r>
        <w:r>
          <w:rPr>
            <w:noProof/>
            <w:webHidden/>
          </w:rPr>
        </w:r>
      </w:ins>
      <w:r>
        <w:rPr>
          <w:noProof/>
          <w:webHidden/>
        </w:rPr>
        <w:fldChar w:fldCharType="separate"/>
      </w:r>
      <w:ins w:id="393" w:author="Orion" w:date="2011-07-29T16:48:00Z">
        <w:r>
          <w:rPr>
            <w:noProof/>
            <w:webHidden/>
          </w:rPr>
          <w:t>30</w:t>
        </w:r>
        <w:r>
          <w:rPr>
            <w:noProof/>
            <w:webHidden/>
          </w:rPr>
          <w:fldChar w:fldCharType="end"/>
        </w:r>
        <w:r w:rsidRPr="00D12124">
          <w:rPr>
            <w:rStyle w:val="Hyperlink"/>
            <w:noProof/>
          </w:rPr>
          <w:fldChar w:fldCharType="end"/>
        </w:r>
      </w:ins>
    </w:p>
    <w:p w14:paraId="14EF3A2C" w14:textId="77777777" w:rsidR="00EC2D90" w:rsidRDefault="00EC2D90">
      <w:pPr>
        <w:pStyle w:val="TOC1"/>
        <w:tabs>
          <w:tab w:val="left" w:pos="880"/>
        </w:tabs>
        <w:rPr>
          <w:ins w:id="394" w:author="Orion" w:date="2011-07-29T16:48:00Z"/>
          <w:rFonts w:asciiTheme="minorHAnsi" w:eastAsiaTheme="minorEastAsia" w:hAnsiTheme="minorHAnsi" w:cstheme="minorBidi"/>
          <w:noProof/>
          <w:sz w:val="22"/>
          <w:szCs w:val="22"/>
          <w:lang w:val="es-ES" w:eastAsia="es-ES"/>
        </w:rPr>
      </w:pPr>
      <w:ins w:id="39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"_Toc299721465"</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4.1.3.</w:t>
        </w:r>
        <w:r>
          <w:rPr>
            <w:rFonts w:asciiTheme="minorHAnsi" w:eastAsiaTheme="minorEastAsia" w:hAnsiTheme="minorHAnsi" w:cstheme="minorBidi"/>
            <w:noProof/>
            <w:sz w:val="22"/>
            <w:szCs w:val="22"/>
            <w:lang w:val="es-ES" w:eastAsia="es-ES"/>
          </w:rPr>
          <w:tab/>
        </w:r>
        <w:r w:rsidRPr="00D12124">
          <w:rPr>
            <w:rStyle w:val="Hyperlink"/>
            <w:noProof/>
            <w:lang w:bidi="hi-IN"/>
          </w:rPr>
          <w:t>Pilotos</w:t>
        </w:r>
        <w:r>
          <w:rPr>
            <w:noProof/>
            <w:webHidden/>
          </w:rPr>
          <w:tab/>
        </w:r>
        <w:r>
          <w:rPr>
            <w:noProof/>
            <w:webHidden/>
          </w:rPr>
          <w:fldChar w:fldCharType="begin"/>
        </w:r>
        <w:r>
          <w:rPr>
            <w:noProof/>
            <w:webHidden/>
          </w:rPr>
          <w:instrText xml:space="preserve"> PAGEREF _Toc299721465 \h </w:instrText>
        </w:r>
        <w:r>
          <w:rPr>
            <w:noProof/>
            <w:webHidden/>
          </w:rPr>
        </w:r>
      </w:ins>
      <w:r>
        <w:rPr>
          <w:noProof/>
          <w:webHidden/>
        </w:rPr>
        <w:fldChar w:fldCharType="separate"/>
      </w:r>
      <w:ins w:id="396" w:author="Orion" w:date="2011-07-29T16:48:00Z">
        <w:r>
          <w:rPr>
            <w:noProof/>
            <w:webHidden/>
          </w:rPr>
          <w:t>31</w:t>
        </w:r>
        <w:r>
          <w:rPr>
            <w:noProof/>
            <w:webHidden/>
          </w:rPr>
          <w:fldChar w:fldCharType="end"/>
        </w:r>
        <w:r w:rsidRPr="00D12124">
          <w:rPr>
            <w:rStyle w:val="Hyperlink"/>
            <w:noProof/>
          </w:rPr>
          <w:fldChar w:fldCharType="end"/>
        </w:r>
      </w:ins>
    </w:p>
    <w:p w14:paraId="38975D3C" w14:textId="77777777" w:rsidR="00EC2D90" w:rsidRDefault="00EC2D90">
      <w:pPr>
        <w:pStyle w:val="TOC1"/>
        <w:tabs>
          <w:tab w:val="left" w:pos="880"/>
        </w:tabs>
        <w:rPr>
          <w:ins w:id="397" w:author="Orion" w:date="2011-07-29T16:48:00Z"/>
          <w:rFonts w:asciiTheme="minorHAnsi" w:eastAsiaTheme="minorEastAsia" w:hAnsiTheme="minorHAnsi" w:cstheme="minorBidi"/>
          <w:noProof/>
          <w:sz w:val="22"/>
          <w:szCs w:val="22"/>
          <w:lang w:val="es-ES" w:eastAsia="es-ES"/>
        </w:rPr>
      </w:pPr>
      <w:ins w:id="39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"_Toc299721468"</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4.1.4.</w:t>
        </w:r>
        <w:r>
          <w:rPr>
            <w:rFonts w:asciiTheme="minorHAnsi" w:eastAsiaTheme="minorEastAsia" w:hAnsiTheme="minorHAnsi" w:cstheme="minorBidi"/>
            <w:noProof/>
            <w:sz w:val="22"/>
            <w:szCs w:val="22"/>
            <w:lang w:val="es-ES" w:eastAsia="es-ES"/>
          </w:rPr>
          <w:tab/>
        </w:r>
        <w:r w:rsidRPr="00D12124">
          <w:rPr>
            <w:rStyle w:val="Hyperlink"/>
            <w:noProof/>
            <w:lang w:bidi="hi-IN"/>
          </w:rPr>
          <w:t>Controladores</w:t>
        </w:r>
        <w:r>
          <w:rPr>
            <w:noProof/>
            <w:webHidden/>
          </w:rPr>
          <w:tab/>
        </w:r>
        <w:r>
          <w:rPr>
            <w:noProof/>
            <w:webHidden/>
          </w:rPr>
          <w:fldChar w:fldCharType="begin"/>
        </w:r>
        <w:r>
          <w:rPr>
            <w:noProof/>
            <w:webHidden/>
          </w:rPr>
          <w:instrText xml:space="preserve"> PAGEREF _Toc299721468 \h </w:instrText>
        </w:r>
        <w:r>
          <w:rPr>
            <w:noProof/>
            <w:webHidden/>
          </w:rPr>
        </w:r>
      </w:ins>
      <w:r>
        <w:rPr>
          <w:noProof/>
          <w:webHidden/>
        </w:rPr>
        <w:fldChar w:fldCharType="separate"/>
      </w:r>
      <w:ins w:id="399" w:author="Orion" w:date="2011-07-29T16:48:00Z">
        <w:r>
          <w:rPr>
            <w:noProof/>
            <w:webHidden/>
          </w:rPr>
          <w:t>31</w:t>
        </w:r>
        <w:r>
          <w:rPr>
            <w:noProof/>
            <w:webHidden/>
          </w:rPr>
          <w:fldChar w:fldCharType="end"/>
        </w:r>
        <w:r w:rsidRPr="00D12124">
          <w:rPr>
            <w:rStyle w:val="Hyperlink"/>
            <w:noProof/>
          </w:rPr>
          <w:fldChar w:fldCharType="end"/>
        </w:r>
      </w:ins>
    </w:p>
    <w:p w14:paraId="21E0A9EE" w14:textId="77777777" w:rsidR="00EC2D90" w:rsidRDefault="00EC2D90">
      <w:pPr>
        <w:pStyle w:val="TOC1"/>
        <w:rPr>
          <w:ins w:id="400" w:author="Orion" w:date="2011-07-29T16:48:00Z"/>
          <w:rFonts w:asciiTheme="minorHAnsi" w:eastAsiaTheme="minorEastAsia" w:hAnsiTheme="minorHAnsi" w:cstheme="minorBidi"/>
          <w:noProof/>
          <w:sz w:val="22"/>
          <w:szCs w:val="22"/>
          <w:lang w:val="es-ES" w:eastAsia="es-ES"/>
        </w:rPr>
      </w:pPr>
      <w:ins w:id="40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"_Toc299721469"</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4.2.</w:t>
        </w:r>
        <w:r>
          <w:rPr>
            <w:rFonts w:asciiTheme="minorHAnsi" w:eastAsiaTheme="minorEastAsia" w:hAnsiTheme="minorHAnsi" w:cstheme="minorBidi"/>
            <w:noProof/>
            <w:sz w:val="22"/>
            <w:szCs w:val="22"/>
            <w:lang w:val="es-ES" w:eastAsia="es-ES"/>
          </w:rPr>
          <w:tab/>
        </w:r>
        <w:r w:rsidRPr="00D12124">
          <w:rPr>
            <w:rStyle w:val="Hyperlink"/>
            <w:noProof/>
            <w:lang w:bidi="hi-IN"/>
          </w:rPr>
          <w:t>Desarrollo</w:t>
        </w:r>
        <w:r>
          <w:rPr>
            <w:noProof/>
            <w:webHidden/>
          </w:rPr>
          <w:tab/>
        </w:r>
        <w:r>
          <w:rPr>
            <w:noProof/>
            <w:webHidden/>
          </w:rPr>
          <w:fldChar w:fldCharType="begin"/>
        </w:r>
        <w:r>
          <w:rPr>
            <w:noProof/>
            <w:webHidden/>
          </w:rPr>
          <w:instrText xml:space="preserve"> PAGEREF _Toc299721469 \h </w:instrText>
        </w:r>
        <w:r>
          <w:rPr>
            <w:noProof/>
            <w:webHidden/>
          </w:rPr>
        </w:r>
      </w:ins>
      <w:r>
        <w:rPr>
          <w:noProof/>
          <w:webHidden/>
        </w:rPr>
        <w:fldChar w:fldCharType="separate"/>
      </w:r>
      <w:ins w:id="402" w:author="Orion" w:date="2011-07-29T16:48:00Z">
        <w:r>
          <w:rPr>
            <w:noProof/>
            <w:webHidden/>
          </w:rPr>
          <w:t>31</w:t>
        </w:r>
        <w:r>
          <w:rPr>
            <w:noProof/>
            <w:webHidden/>
          </w:rPr>
          <w:fldChar w:fldCharType="end"/>
        </w:r>
        <w:r w:rsidRPr="00D12124">
          <w:rPr>
            <w:rStyle w:val="Hyperlink"/>
            <w:noProof/>
          </w:rPr>
          <w:fldChar w:fldCharType="end"/>
        </w:r>
      </w:ins>
    </w:p>
    <w:p w14:paraId="42E3CEDA" w14:textId="77777777" w:rsidR="00EC2D90" w:rsidRDefault="00EC2D90">
      <w:pPr>
        <w:pStyle w:val="TOC1"/>
        <w:rPr>
          <w:ins w:id="403" w:author="Orion" w:date="2011-07-29T16:48:00Z"/>
          <w:rFonts w:asciiTheme="minorHAnsi" w:eastAsiaTheme="minorEastAsia" w:hAnsiTheme="minorHAnsi" w:cstheme="minorBidi"/>
          <w:noProof/>
          <w:sz w:val="22"/>
          <w:szCs w:val="22"/>
          <w:lang w:val="es-ES" w:eastAsia="es-ES"/>
        </w:rPr>
      </w:pPr>
      <w:ins w:id="40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"_Toc299721475"</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w:t>
        </w:r>
        <w:r>
          <w:rPr>
            <w:rFonts w:asciiTheme="minorHAnsi" w:eastAsiaTheme="minorEastAsia" w:hAnsiTheme="minorHAnsi" w:cstheme="minorBidi"/>
            <w:noProof/>
            <w:sz w:val="22"/>
            <w:szCs w:val="22"/>
            <w:lang w:val="es-ES" w:eastAsia="es-ES"/>
          </w:rPr>
          <w:tab/>
        </w:r>
        <w:r w:rsidRPr="00D12124">
          <w:rPr>
            <w:rStyle w:val="Hyperlink"/>
            <w:noProof/>
            <w:lang w:bidi="hi-IN"/>
          </w:rPr>
          <w:t>Entorno de simulación</w:t>
        </w:r>
        <w:r>
          <w:rPr>
            <w:noProof/>
            <w:webHidden/>
          </w:rPr>
          <w:tab/>
        </w:r>
        <w:r>
          <w:rPr>
            <w:noProof/>
            <w:webHidden/>
          </w:rPr>
          <w:fldChar w:fldCharType="begin"/>
        </w:r>
        <w:r>
          <w:rPr>
            <w:noProof/>
            <w:webHidden/>
          </w:rPr>
          <w:instrText xml:space="preserve"> PAGEREF _Toc299721475 \h </w:instrText>
        </w:r>
        <w:r>
          <w:rPr>
            <w:noProof/>
            <w:webHidden/>
          </w:rPr>
        </w:r>
      </w:ins>
      <w:r>
        <w:rPr>
          <w:noProof/>
          <w:webHidden/>
        </w:rPr>
        <w:fldChar w:fldCharType="separate"/>
      </w:r>
      <w:ins w:id="405" w:author="Orion" w:date="2011-07-29T16:48:00Z">
        <w:r>
          <w:rPr>
            <w:noProof/>
            <w:webHidden/>
          </w:rPr>
          <w:t>33</w:t>
        </w:r>
        <w:r>
          <w:rPr>
            <w:noProof/>
            <w:webHidden/>
          </w:rPr>
          <w:fldChar w:fldCharType="end"/>
        </w:r>
        <w:r w:rsidRPr="00D12124">
          <w:rPr>
            <w:rStyle w:val="Hyperlink"/>
            <w:noProof/>
          </w:rPr>
          <w:fldChar w:fldCharType="end"/>
        </w:r>
      </w:ins>
    </w:p>
    <w:p w14:paraId="38834E4C" w14:textId="77777777" w:rsidR="00EC2D90" w:rsidRDefault="00EC2D90">
      <w:pPr>
        <w:pStyle w:val="TOC1"/>
        <w:rPr>
          <w:ins w:id="406" w:author="Orion" w:date="2011-07-29T16:48:00Z"/>
          <w:rFonts w:asciiTheme="minorHAnsi" w:eastAsiaTheme="minorEastAsia" w:hAnsiTheme="minorHAnsi" w:cstheme="minorBidi"/>
          <w:noProof/>
          <w:sz w:val="22"/>
          <w:szCs w:val="22"/>
          <w:lang w:val="es-ES" w:eastAsia="es-ES"/>
        </w:rPr>
      </w:pPr>
      <w:ins w:id="40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"_Toc299721478"</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5.1.</w:t>
        </w:r>
        <w:r>
          <w:rPr>
            <w:rFonts w:asciiTheme="minorHAnsi" w:eastAsiaTheme="minorEastAsia" w:hAnsiTheme="minorHAnsi" w:cstheme="minorBidi"/>
            <w:noProof/>
            <w:sz w:val="22"/>
            <w:szCs w:val="22"/>
            <w:lang w:val="es-ES" w:eastAsia="es-ES"/>
          </w:rPr>
          <w:tab/>
        </w:r>
        <w:r w:rsidRPr="00D12124">
          <w:rPr>
            <w:rStyle w:val="Hyperlink"/>
            <w:noProof/>
            <w:lang w:bidi="hi-IN"/>
          </w:rPr>
          <w:t>Especificación</w:t>
        </w:r>
        <w:r>
          <w:rPr>
            <w:noProof/>
            <w:webHidden/>
          </w:rPr>
          <w:tab/>
        </w:r>
        <w:r>
          <w:rPr>
            <w:noProof/>
            <w:webHidden/>
          </w:rPr>
          <w:fldChar w:fldCharType="begin"/>
        </w:r>
        <w:r>
          <w:rPr>
            <w:noProof/>
            <w:webHidden/>
          </w:rPr>
          <w:instrText xml:space="preserve"> PAGEREF _Toc299721478 \h </w:instrText>
        </w:r>
        <w:r>
          <w:rPr>
            <w:noProof/>
            <w:webHidden/>
          </w:rPr>
        </w:r>
      </w:ins>
      <w:r>
        <w:rPr>
          <w:noProof/>
          <w:webHidden/>
        </w:rPr>
        <w:fldChar w:fldCharType="separate"/>
      </w:r>
      <w:ins w:id="408" w:author="Orion" w:date="2011-07-29T16:48:00Z">
        <w:r>
          <w:rPr>
            <w:noProof/>
            <w:webHidden/>
          </w:rPr>
          <w:t>33</w:t>
        </w:r>
        <w:r>
          <w:rPr>
            <w:noProof/>
            <w:webHidden/>
          </w:rPr>
          <w:fldChar w:fldCharType="end"/>
        </w:r>
        <w:r w:rsidRPr="00D12124">
          <w:rPr>
            <w:rStyle w:val="Hyperlink"/>
            <w:noProof/>
          </w:rPr>
          <w:fldChar w:fldCharType="end"/>
        </w:r>
      </w:ins>
    </w:p>
    <w:p w14:paraId="205F8FEE" w14:textId="77777777" w:rsidR="00EC2D90" w:rsidRDefault="00EC2D90">
      <w:pPr>
        <w:pStyle w:val="TOC1"/>
        <w:tabs>
          <w:tab w:val="left" w:pos="880"/>
        </w:tabs>
        <w:rPr>
          <w:ins w:id="409" w:author="Orion" w:date="2011-07-29T16:48:00Z"/>
          <w:rFonts w:asciiTheme="minorHAnsi" w:eastAsiaTheme="minorEastAsia" w:hAnsiTheme="minorHAnsi" w:cstheme="minorBidi"/>
          <w:noProof/>
          <w:sz w:val="22"/>
          <w:szCs w:val="22"/>
          <w:lang w:val="es-ES" w:eastAsia="es-ES"/>
        </w:rPr>
      </w:pPr>
      <w:ins w:id="41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"_Toc299721479"</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5.1.1.</w:t>
        </w:r>
        <w:r>
          <w:rPr>
            <w:rFonts w:asciiTheme="minorHAnsi" w:eastAsiaTheme="minorEastAsia" w:hAnsiTheme="minorHAnsi" w:cstheme="minorBidi"/>
            <w:noProof/>
            <w:sz w:val="22"/>
            <w:szCs w:val="22"/>
            <w:lang w:val="es-ES" w:eastAsia="es-ES"/>
          </w:rPr>
          <w:tab/>
        </w:r>
        <w:r w:rsidRPr="00D12124">
          <w:rPr>
            <w:rStyle w:val="Hyperlink"/>
            <w:noProof/>
            <w:lang w:bidi="hi-IN"/>
          </w:rPr>
          <w:t>Casos de uso</w:t>
        </w:r>
        <w:r>
          <w:rPr>
            <w:noProof/>
            <w:webHidden/>
          </w:rPr>
          <w:tab/>
        </w:r>
        <w:r>
          <w:rPr>
            <w:noProof/>
            <w:webHidden/>
          </w:rPr>
          <w:fldChar w:fldCharType="begin"/>
        </w:r>
        <w:r>
          <w:rPr>
            <w:noProof/>
            <w:webHidden/>
          </w:rPr>
          <w:instrText xml:space="preserve"> PAGEREF _Toc299721479 \h </w:instrText>
        </w:r>
        <w:r>
          <w:rPr>
            <w:noProof/>
            <w:webHidden/>
          </w:rPr>
        </w:r>
      </w:ins>
      <w:r>
        <w:rPr>
          <w:noProof/>
          <w:webHidden/>
        </w:rPr>
        <w:fldChar w:fldCharType="separate"/>
      </w:r>
      <w:ins w:id="411" w:author="Orion" w:date="2011-07-29T16:48:00Z">
        <w:r>
          <w:rPr>
            <w:noProof/>
            <w:webHidden/>
          </w:rPr>
          <w:t>33</w:t>
        </w:r>
        <w:r>
          <w:rPr>
            <w:noProof/>
            <w:webHidden/>
          </w:rPr>
          <w:fldChar w:fldCharType="end"/>
        </w:r>
        <w:r w:rsidRPr="00D12124">
          <w:rPr>
            <w:rStyle w:val="Hyperlink"/>
            <w:noProof/>
          </w:rPr>
          <w:fldChar w:fldCharType="end"/>
        </w:r>
      </w:ins>
    </w:p>
    <w:p w14:paraId="0D215A88" w14:textId="77777777" w:rsidR="00EC2D90" w:rsidRDefault="00EC2D90">
      <w:pPr>
        <w:pStyle w:val="TOC1"/>
        <w:tabs>
          <w:tab w:val="left" w:pos="880"/>
        </w:tabs>
        <w:rPr>
          <w:ins w:id="412" w:author="Orion" w:date="2011-07-29T16:48:00Z"/>
          <w:rFonts w:asciiTheme="minorHAnsi" w:eastAsiaTheme="minorEastAsia" w:hAnsiTheme="minorHAnsi" w:cstheme="minorBidi"/>
          <w:noProof/>
          <w:sz w:val="22"/>
          <w:szCs w:val="22"/>
          <w:lang w:val="es-ES" w:eastAsia="es-ES"/>
        </w:rPr>
      </w:pPr>
      <w:ins w:id="41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"_Toc299721481"</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5.1.2.</w:t>
        </w:r>
        <w:r>
          <w:rPr>
            <w:rFonts w:asciiTheme="minorHAnsi" w:eastAsiaTheme="minorEastAsia" w:hAnsiTheme="minorHAnsi" w:cstheme="minorBidi"/>
            <w:noProof/>
            <w:sz w:val="22"/>
            <w:szCs w:val="22"/>
            <w:lang w:val="es-ES" w:eastAsia="es-ES"/>
          </w:rPr>
          <w:tab/>
        </w:r>
        <w:r w:rsidRPr="00D12124">
          <w:rPr>
            <w:rStyle w:val="Hyperlink"/>
            <w:noProof/>
            <w:lang w:bidi="hi-IN"/>
          </w:rPr>
          <w:t>Objetivos principales del sistema</w:t>
        </w:r>
        <w:r>
          <w:rPr>
            <w:noProof/>
            <w:webHidden/>
          </w:rPr>
          <w:tab/>
        </w:r>
        <w:r>
          <w:rPr>
            <w:noProof/>
            <w:webHidden/>
          </w:rPr>
          <w:fldChar w:fldCharType="begin"/>
        </w:r>
        <w:r>
          <w:rPr>
            <w:noProof/>
            <w:webHidden/>
          </w:rPr>
          <w:instrText xml:space="preserve"> PAGEREF _Toc299721481 \h </w:instrText>
        </w:r>
        <w:r>
          <w:rPr>
            <w:noProof/>
            <w:webHidden/>
          </w:rPr>
        </w:r>
      </w:ins>
      <w:r>
        <w:rPr>
          <w:noProof/>
          <w:webHidden/>
        </w:rPr>
        <w:fldChar w:fldCharType="separate"/>
      </w:r>
      <w:ins w:id="414" w:author="Orion" w:date="2011-07-29T16:48:00Z">
        <w:r>
          <w:rPr>
            <w:noProof/>
            <w:webHidden/>
          </w:rPr>
          <w:t>34</w:t>
        </w:r>
        <w:r>
          <w:rPr>
            <w:noProof/>
            <w:webHidden/>
          </w:rPr>
          <w:fldChar w:fldCharType="end"/>
        </w:r>
        <w:r w:rsidRPr="00D12124">
          <w:rPr>
            <w:rStyle w:val="Hyperlink"/>
            <w:noProof/>
          </w:rPr>
          <w:fldChar w:fldCharType="end"/>
        </w:r>
      </w:ins>
    </w:p>
    <w:p w14:paraId="539AC84E" w14:textId="77777777" w:rsidR="00EC2D90" w:rsidRDefault="00EC2D90">
      <w:pPr>
        <w:pStyle w:val="TOC1"/>
        <w:tabs>
          <w:tab w:val="left" w:pos="880"/>
        </w:tabs>
        <w:rPr>
          <w:ins w:id="415" w:author="Orion" w:date="2011-07-29T16:48:00Z"/>
          <w:rFonts w:asciiTheme="minorHAnsi" w:eastAsiaTheme="minorEastAsia" w:hAnsiTheme="minorHAnsi" w:cstheme="minorBidi"/>
          <w:noProof/>
          <w:sz w:val="22"/>
          <w:szCs w:val="22"/>
          <w:lang w:val="es-ES" w:eastAsia="es-ES"/>
        </w:rPr>
      </w:pPr>
      <w:ins w:id="41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"_Toc299721483"</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i/>
            <w:noProof/>
            <w:lang w:bidi="hi-IN"/>
          </w:rPr>
          <w:t>5.1.3.</w:t>
        </w:r>
        <w:r>
          <w:rPr>
            <w:rFonts w:asciiTheme="minorHAnsi" w:eastAsiaTheme="minorEastAsia" w:hAnsiTheme="minorHAnsi" w:cstheme="minorBidi"/>
            <w:noProof/>
            <w:sz w:val="22"/>
            <w:szCs w:val="22"/>
            <w:lang w:val="es-ES" w:eastAsia="es-ES"/>
          </w:rPr>
          <w:tab/>
        </w:r>
        <w:r w:rsidRPr="00D12124">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_Toc299721483 \h </w:instrText>
        </w:r>
        <w:r>
          <w:rPr>
            <w:noProof/>
            <w:webHidden/>
          </w:rPr>
        </w:r>
      </w:ins>
      <w:r>
        <w:rPr>
          <w:noProof/>
          <w:webHidden/>
        </w:rPr>
        <w:fldChar w:fldCharType="separate"/>
      </w:r>
      <w:ins w:id="417" w:author="Orion" w:date="2011-07-29T16:48:00Z">
        <w:r>
          <w:rPr>
            <w:noProof/>
            <w:webHidden/>
          </w:rPr>
          <w:t>35</w:t>
        </w:r>
        <w:r>
          <w:rPr>
            <w:noProof/>
            <w:webHidden/>
          </w:rPr>
          <w:fldChar w:fldCharType="end"/>
        </w:r>
        <w:r w:rsidRPr="00D12124">
          <w:rPr>
            <w:rStyle w:val="Hyperlink"/>
            <w:noProof/>
          </w:rPr>
          <w:fldChar w:fldCharType="end"/>
        </w:r>
      </w:ins>
    </w:p>
    <w:p w14:paraId="74033B50" w14:textId="77777777" w:rsidR="00EC2D90" w:rsidRDefault="00EC2D90">
      <w:pPr>
        <w:pStyle w:val="TOC1"/>
        <w:tabs>
          <w:tab w:val="left" w:pos="880"/>
        </w:tabs>
        <w:rPr>
          <w:ins w:id="418" w:author="Orion" w:date="2011-07-29T16:48:00Z"/>
          <w:rFonts w:asciiTheme="minorHAnsi" w:eastAsiaTheme="minorEastAsia" w:hAnsiTheme="minorHAnsi" w:cstheme="minorBidi"/>
          <w:noProof/>
          <w:sz w:val="22"/>
          <w:szCs w:val="22"/>
          <w:lang w:val="es-ES" w:eastAsia="es-ES"/>
        </w:rPr>
      </w:pPr>
      <w:ins w:id="41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"_Toc299721485"</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i/>
            <w:noProof/>
            <w:lang w:bidi="hi-IN"/>
          </w:rPr>
          <w:t>5.1.4.</w:t>
        </w:r>
        <w:r>
          <w:rPr>
            <w:rFonts w:asciiTheme="minorHAnsi" w:eastAsiaTheme="minorEastAsia" w:hAnsiTheme="minorHAnsi" w:cstheme="minorBidi"/>
            <w:noProof/>
            <w:sz w:val="22"/>
            <w:szCs w:val="22"/>
            <w:lang w:val="es-ES" w:eastAsia="es-ES"/>
          </w:rPr>
          <w:tab/>
        </w:r>
        <w:r w:rsidRPr="00D12124">
          <w:rPr>
            <w:rStyle w:val="Hyperlink"/>
            <w:noProof/>
            <w:lang w:bidi="hi-IN"/>
          </w:rPr>
          <w:t>Seguimiento del plan de vuelo</w:t>
        </w:r>
        <w:r>
          <w:rPr>
            <w:noProof/>
            <w:webHidden/>
          </w:rPr>
          <w:tab/>
        </w:r>
        <w:r>
          <w:rPr>
            <w:noProof/>
            <w:webHidden/>
          </w:rPr>
          <w:fldChar w:fldCharType="begin"/>
        </w:r>
        <w:r>
          <w:rPr>
            <w:noProof/>
            <w:webHidden/>
          </w:rPr>
          <w:instrText xml:space="preserve"> PAGEREF _Toc299721485 \h </w:instrText>
        </w:r>
        <w:r>
          <w:rPr>
            <w:noProof/>
            <w:webHidden/>
          </w:rPr>
        </w:r>
      </w:ins>
      <w:r>
        <w:rPr>
          <w:noProof/>
          <w:webHidden/>
        </w:rPr>
        <w:fldChar w:fldCharType="separate"/>
      </w:r>
      <w:ins w:id="420" w:author="Orion" w:date="2011-07-29T16:48:00Z">
        <w:r>
          <w:rPr>
            <w:noProof/>
            <w:webHidden/>
          </w:rPr>
          <w:t>37</w:t>
        </w:r>
        <w:r>
          <w:rPr>
            <w:noProof/>
            <w:webHidden/>
          </w:rPr>
          <w:fldChar w:fldCharType="end"/>
        </w:r>
        <w:r w:rsidRPr="00D12124">
          <w:rPr>
            <w:rStyle w:val="Hyperlink"/>
            <w:noProof/>
          </w:rPr>
          <w:fldChar w:fldCharType="end"/>
        </w:r>
      </w:ins>
    </w:p>
    <w:p w14:paraId="3B076A3E" w14:textId="77777777" w:rsidR="00EC2D90" w:rsidRDefault="00EC2D90">
      <w:pPr>
        <w:pStyle w:val="TOC1"/>
        <w:tabs>
          <w:tab w:val="left" w:pos="1100"/>
        </w:tabs>
        <w:rPr>
          <w:ins w:id="421" w:author="Orion" w:date="2011-07-29T16:48:00Z"/>
          <w:rFonts w:asciiTheme="minorHAnsi" w:eastAsiaTheme="minorEastAsia" w:hAnsiTheme="minorHAnsi" w:cstheme="minorBidi"/>
          <w:noProof/>
          <w:sz w:val="22"/>
          <w:szCs w:val="22"/>
          <w:lang w:val="es-ES" w:eastAsia="es-ES"/>
        </w:rPr>
      </w:pPr>
      <w:ins w:id="42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"_Toc299721486"</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5.1.4.1.</w:t>
        </w:r>
        <w:r>
          <w:rPr>
            <w:rFonts w:asciiTheme="minorHAnsi" w:eastAsiaTheme="minorEastAsia" w:hAnsiTheme="minorHAnsi" w:cstheme="minorBidi"/>
            <w:noProof/>
            <w:sz w:val="22"/>
            <w:szCs w:val="22"/>
            <w:lang w:val="es-ES" w:eastAsia="es-ES"/>
          </w:rPr>
          <w:tab/>
        </w:r>
        <w:r w:rsidRPr="00D12124">
          <w:rPr>
            <w:rStyle w:val="Hyperlink"/>
            <w:noProof/>
            <w:lang w:bidi="hi-IN"/>
          </w:rPr>
          <w:t>Arranque del avión</w:t>
        </w:r>
        <w:r>
          <w:rPr>
            <w:noProof/>
            <w:webHidden/>
          </w:rPr>
          <w:tab/>
        </w:r>
        <w:r>
          <w:rPr>
            <w:noProof/>
            <w:webHidden/>
          </w:rPr>
          <w:fldChar w:fldCharType="begin"/>
        </w:r>
        <w:r>
          <w:rPr>
            <w:noProof/>
            <w:webHidden/>
          </w:rPr>
          <w:instrText xml:space="preserve"> PAGEREF _Toc299721486 \h </w:instrText>
        </w:r>
        <w:r>
          <w:rPr>
            <w:noProof/>
            <w:webHidden/>
          </w:rPr>
        </w:r>
      </w:ins>
      <w:r>
        <w:rPr>
          <w:noProof/>
          <w:webHidden/>
        </w:rPr>
        <w:fldChar w:fldCharType="separate"/>
      </w:r>
      <w:ins w:id="423" w:author="Orion" w:date="2011-07-29T16:48:00Z">
        <w:r>
          <w:rPr>
            <w:noProof/>
            <w:webHidden/>
          </w:rPr>
          <w:t>38</w:t>
        </w:r>
        <w:r>
          <w:rPr>
            <w:noProof/>
            <w:webHidden/>
          </w:rPr>
          <w:fldChar w:fldCharType="end"/>
        </w:r>
        <w:r w:rsidRPr="00D12124">
          <w:rPr>
            <w:rStyle w:val="Hyperlink"/>
            <w:noProof/>
          </w:rPr>
          <w:fldChar w:fldCharType="end"/>
        </w:r>
      </w:ins>
    </w:p>
    <w:p w14:paraId="2683A1DE" w14:textId="77777777" w:rsidR="00EC2D90" w:rsidRDefault="00EC2D90">
      <w:pPr>
        <w:pStyle w:val="TOC1"/>
        <w:tabs>
          <w:tab w:val="left" w:pos="1100"/>
        </w:tabs>
        <w:rPr>
          <w:ins w:id="424" w:author="Orion" w:date="2011-07-29T16:48:00Z"/>
          <w:rFonts w:asciiTheme="minorHAnsi" w:eastAsiaTheme="minorEastAsia" w:hAnsiTheme="minorHAnsi" w:cstheme="minorBidi"/>
          <w:noProof/>
          <w:sz w:val="22"/>
          <w:szCs w:val="22"/>
          <w:lang w:val="es-ES" w:eastAsia="es-ES"/>
        </w:rPr>
      </w:pPr>
      <w:ins w:id="42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"_Toc299721487"</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5.1.4.2.</w:t>
        </w:r>
        <w:r>
          <w:rPr>
            <w:rFonts w:asciiTheme="minorHAnsi" w:eastAsiaTheme="minorEastAsia" w:hAnsiTheme="minorHAnsi" w:cstheme="minorBidi"/>
            <w:noProof/>
            <w:sz w:val="22"/>
            <w:szCs w:val="22"/>
            <w:lang w:val="es-ES" w:eastAsia="es-ES"/>
          </w:rPr>
          <w:tab/>
        </w:r>
        <w:r w:rsidRPr="00D12124">
          <w:rPr>
            <w:rStyle w:val="Hyperlink"/>
            <w:noProof/>
            <w:lang w:bidi="hi-IN"/>
          </w:rPr>
          <w:t>Descomposición del plan de vuelo</w:t>
        </w:r>
        <w:r>
          <w:rPr>
            <w:noProof/>
            <w:webHidden/>
          </w:rPr>
          <w:tab/>
        </w:r>
        <w:r>
          <w:rPr>
            <w:noProof/>
            <w:webHidden/>
          </w:rPr>
          <w:fldChar w:fldCharType="begin"/>
        </w:r>
        <w:r>
          <w:rPr>
            <w:noProof/>
            <w:webHidden/>
          </w:rPr>
          <w:instrText xml:space="preserve"> PAGEREF _Toc299721487 \h </w:instrText>
        </w:r>
        <w:r>
          <w:rPr>
            <w:noProof/>
            <w:webHidden/>
          </w:rPr>
        </w:r>
      </w:ins>
      <w:r>
        <w:rPr>
          <w:noProof/>
          <w:webHidden/>
        </w:rPr>
        <w:fldChar w:fldCharType="separate"/>
      </w:r>
      <w:ins w:id="426" w:author="Orion" w:date="2011-07-29T16:48:00Z">
        <w:r>
          <w:rPr>
            <w:noProof/>
            <w:webHidden/>
          </w:rPr>
          <w:t>40</w:t>
        </w:r>
        <w:r>
          <w:rPr>
            <w:noProof/>
            <w:webHidden/>
          </w:rPr>
          <w:fldChar w:fldCharType="end"/>
        </w:r>
        <w:r w:rsidRPr="00D12124">
          <w:rPr>
            <w:rStyle w:val="Hyperlink"/>
            <w:noProof/>
          </w:rPr>
          <w:fldChar w:fldCharType="end"/>
        </w:r>
      </w:ins>
    </w:p>
    <w:p w14:paraId="22E59738" w14:textId="77777777" w:rsidR="00EC2D90" w:rsidRDefault="00EC2D90">
      <w:pPr>
        <w:pStyle w:val="TOC1"/>
        <w:tabs>
          <w:tab w:val="left" w:pos="1100"/>
        </w:tabs>
        <w:rPr>
          <w:ins w:id="427" w:author="Orion" w:date="2011-07-29T16:48:00Z"/>
          <w:rFonts w:asciiTheme="minorHAnsi" w:eastAsiaTheme="minorEastAsia" w:hAnsiTheme="minorHAnsi" w:cstheme="minorBidi"/>
          <w:noProof/>
          <w:sz w:val="22"/>
          <w:szCs w:val="22"/>
          <w:lang w:val="es-ES" w:eastAsia="es-ES"/>
        </w:rPr>
      </w:pPr>
      <w:ins w:id="428" w:author="Orion" w:date="2011-07-29T16:48:00Z">
        <w:r w:rsidRPr="00D12124">
          <w:rPr>
            <w:rStyle w:val="Hyperlink"/>
            <w:noProof/>
          </w:rPr>
          <w:lastRenderedPageBreak/>
          <w:fldChar w:fldCharType="begin"/>
        </w:r>
        <w:r w:rsidRPr="00D12124">
          <w:rPr>
            <w:rStyle w:val="Hyperlink"/>
            <w:noProof/>
          </w:rPr>
          <w:instrText xml:space="preserve"> </w:instrText>
        </w:r>
        <w:r>
          <w:rPr>
            <w:noProof/>
          </w:rPr>
          <w:instrText>HYPERLINK \l "_Toc299721488"</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5.1.4.3.</w:t>
        </w:r>
        <w:r>
          <w:rPr>
            <w:rFonts w:asciiTheme="minorHAnsi" w:eastAsiaTheme="minorEastAsia" w:hAnsiTheme="minorHAnsi" w:cstheme="minorBidi"/>
            <w:noProof/>
            <w:sz w:val="22"/>
            <w:szCs w:val="22"/>
            <w:lang w:val="es-ES" w:eastAsia="es-ES"/>
          </w:rPr>
          <w:tab/>
        </w:r>
        <w:r w:rsidRPr="00D12124">
          <w:rPr>
            <w:rStyle w:val="Hyperlink"/>
            <w:noProof/>
            <w:lang w:bidi="hi-IN"/>
          </w:rPr>
          <w:t>Toma de decisiones en un tramo</w:t>
        </w:r>
        <w:r>
          <w:rPr>
            <w:noProof/>
            <w:webHidden/>
          </w:rPr>
          <w:tab/>
        </w:r>
        <w:r>
          <w:rPr>
            <w:noProof/>
            <w:webHidden/>
          </w:rPr>
          <w:fldChar w:fldCharType="begin"/>
        </w:r>
        <w:r>
          <w:rPr>
            <w:noProof/>
            <w:webHidden/>
          </w:rPr>
          <w:instrText xml:space="preserve"> PAGEREF _Toc299721488 \h </w:instrText>
        </w:r>
        <w:r>
          <w:rPr>
            <w:noProof/>
            <w:webHidden/>
          </w:rPr>
        </w:r>
      </w:ins>
      <w:r>
        <w:rPr>
          <w:noProof/>
          <w:webHidden/>
        </w:rPr>
        <w:fldChar w:fldCharType="separate"/>
      </w:r>
      <w:ins w:id="429" w:author="Orion" w:date="2011-07-29T16:48:00Z">
        <w:r>
          <w:rPr>
            <w:noProof/>
            <w:webHidden/>
          </w:rPr>
          <w:t>41</w:t>
        </w:r>
        <w:r>
          <w:rPr>
            <w:noProof/>
            <w:webHidden/>
          </w:rPr>
          <w:fldChar w:fldCharType="end"/>
        </w:r>
        <w:r w:rsidRPr="00D12124">
          <w:rPr>
            <w:rStyle w:val="Hyperlink"/>
            <w:noProof/>
          </w:rPr>
          <w:fldChar w:fldCharType="end"/>
        </w:r>
      </w:ins>
    </w:p>
    <w:p w14:paraId="5CE70374" w14:textId="77777777" w:rsidR="00EC2D90" w:rsidRDefault="00EC2D90">
      <w:pPr>
        <w:pStyle w:val="TOC1"/>
        <w:tabs>
          <w:tab w:val="left" w:pos="1100"/>
        </w:tabs>
        <w:rPr>
          <w:ins w:id="430" w:author="Orion" w:date="2011-07-29T16:48:00Z"/>
          <w:rFonts w:asciiTheme="minorHAnsi" w:eastAsiaTheme="minorEastAsia" w:hAnsiTheme="minorHAnsi" w:cstheme="minorBidi"/>
          <w:noProof/>
          <w:sz w:val="22"/>
          <w:szCs w:val="22"/>
          <w:lang w:val="es-ES" w:eastAsia="es-ES"/>
        </w:rPr>
      </w:pPr>
      <w:ins w:id="43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"_Toc299721489"</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5.1.4.4.</w:t>
        </w:r>
        <w:r>
          <w:rPr>
            <w:rFonts w:asciiTheme="minorHAnsi" w:eastAsiaTheme="minorEastAsia" w:hAnsiTheme="minorHAnsi" w:cstheme="minorBidi"/>
            <w:noProof/>
            <w:sz w:val="22"/>
            <w:szCs w:val="22"/>
            <w:lang w:val="es-ES" w:eastAsia="es-ES"/>
          </w:rPr>
          <w:tab/>
        </w:r>
        <w:r w:rsidRPr="00D12124">
          <w:rPr>
            <w:rStyle w:val="Hyperlink"/>
            <w:noProof/>
            <w:lang w:bidi="hi-IN"/>
          </w:rPr>
          <w:t>Ejecución de maniobras</w:t>
        </w:r>
        <w:r>
          <w:rPr>
            <w:noProof/>
            <w:webHidden/>
          </w:rPr>
          <w:tab/>
        </w:r>
        <w:r>
          <w:rPr>
            <w:noProof/>
            <w:webHidden/>
          </w:rPr>
          <w:fldChar w:fldCharType="begin"/>
        </w:r>
        <w:r>
          <w:rPr>
            <w:noProof/>
            <w:webHidden/>
          </w:rPr>
          <w:instrText xml:space="preserve"> PAGEREF _Toc299721489 \h </w:instrText>
        </w:r>
        <w:r>
          <w:rPr>
            <w:noProof/>
            <w:webHidden/>
          </w:rPr>
        </w:r>
      </w:ins>
      <w:r>
        <w:rPr>
          <w:noProof/>
          <w:webHidden/>
        </w:rPr>
        <w:fldChar w:fldCharType="separate"/>
      </w:r>
      <w:ins w:id="432" w:author="Orion" w:date="2011-07-29T16:48:00Z">
        <w:r>
          <w:rPr>
            <w:noProof/>
            <w:webHidden/>
          </w:rPr>
          <w:t>42</w:t>
        </w:r>
        <w:r>
          <w:rPr>
            <w:noProof/>
            <w:webHidden/>
          </w:rPr>
          <w:fldChar w:fldCharType="end"/>
        </w:r>
        <w:r w:rsidRPr="00D12124">
          <w:rPr>
            <w:rStyle w:val="Hyperlink"/>
            <w:noProof/>
          </w:rPr>
          <w:fldChar w:fldCharType="end"/>
        </w:r>
      </w:ins>
    </w:p>
    <w:p w14:paraId="257C5741" w14:textId="77777777" w:rsidR="00EC2D90" w:rsidRDefault="00EC2D90">
      <w:pPr>
        <w:pStyle w:val="TOC1"/>
        <w:tabs>
          <w:tab w:val="left" w:pos="1100"/>
        </w:tabs>
        <w:rPr>
          <w:ins w:id="433" w:author="Orion" w:date="2011-07-29T16:48:00Z"/>
          <w:rFonts w:asciiTheme="minorHAnsi" w:eastAsiaTheme="minorEastAsia" w:hAnsiTheme="minorHAnsi" w:cstheme="minorBidi"/>
          <w:noProof/>
          <w:sz w:val="22"/>
          <w:szCs w:val="22"/>
          <w:lang w:val="es-ES" w:eastAsia="es-ES"/>
        </w:rPr>
      </w:pPr>
      <w:ins w:id="43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"_Toc299721490"</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5.1.4.5.</w:t>
        </w:r>
        <w:r>
          <w:rPr>
            <w:rFonts w:asciiTheme="minorHAnsi" w:eastAsiaTheme="minorEastAsia" w:hAnsiTheme="minorHAnsi" w:cstheme="minorBidi"/>
            <w:noProof/>
            <w:sz w:val="22"/>
            <w:szCs w:val="22"/>
            <w:lang w:val="es-ES" w:eastAsia="es-ES"/>
          </w:rPr>
          <w:tab/>
        </w:r>
        <w:r w:rsidRPr="00D12124">
          <w:rPr>
            <w:rStyle w:val="Hyperlink"/>
            <w:noProof/>
            <w:lang w:bidi="hi-IN"/>
          </w:rPr>
          <w:t>Comprobaciones tras la maniobra</w:t>
        </w:r>
        <w:r>
          <w:rPr>
            <w:noProof/>
            <w:webHidden/>
          </w:rPr>
          <w:tab/>
        </w:r>
        <w:r>
          <w:rPr>
            <w:noProof/>
            <w:webHidden/>
          </w:rPr>
          <w:fldChar w:fldCharType="begin"/>
        </w:r>
        <w:r>
          <w:rPr>
            <w:noProof/>
            <w:webHidden/>
          </w:rPr>
          <w:instrText xml:space="preserve"> PAGEREF _Toc299721490 \h </w:instrText>
        </w:r>
        <w:r>
          <w:rPr>
            <w:noProof/>
            <w:webHidden/>
          </w:rPr>
        </w:r>
      </w:ins>
      <w:r>
        <w:rPr>
          <w:noProof/>
          <w:webHidden/>
        </w:rPr>
        <w:fldChar w:fldCharType="separate"/>
      </w:r>
      <w:ins w:id="435" w:author="Orion" w:date="2011-07-29T16:48:00Z">
        <w:r>
          <w:rPr>
            <w:noProof/>
            <w:webHidden/>
          </w:rPr>
          <w:t>43</w:t>
        </w:r>
        <w:r>
          <w:rPr>
            <w:noProof/>
            <w:webHidden/>
          </w:rPr>
          <w:fldChar w:fldCharType="end"/>
        </w:r>
        <w:r w:rsidRPr="00D12124">
          <w:rPr>
            <w:rStyle w:val="Hyperlink"/>
            <w:noProof/>
          </w:rPr>
          <w:fldChar w:fldCharType="end"/>
        </w:r>
      </w:ins>
    </w:p>
    <w:p w14:paraId="2E2C117C" w14:textId="77777777" w:rsidR="00EC2D90" w:rsidRDefault="00EC2D90">
      <w:pPr>
        <w:pStyle w:val="TOC1"/>
        <w:tabs>
          <w:tab w:val="left" w:pos="880"/>
        </w:tabs>
        <w:rPr>
          <w:ins w:id="436" w:author="Orion" w:date="2011-07-29T16:48:00Z"/>
          <w:rFonts w:asciiTheme="minorHAnsi" w:eastAsiaTheme="minorEastAsia" w:hAnsiTheme="minorHAnsi" w:cstheme="minorBidi"/>
          <w:noProof/>
          <w:sz w:val="22"/>
          <w:szCs w:val="22"/>
          <w:lang w:val="es-ES" w:eastAsia="es-ES"/>
        </w:rPr>
      </w:pPr>
      <w:ins w:id="43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"_Toc299721491"</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5.1.5.</w:t>
        </w:r>
        <w:r>
          <w:rPr>
            <w:rFonts w:asciiTheme="minorHAnsi" w:eastAsiaTheme="minorEastAsia" w:hAnsiTheme="minorHAnsi" w:cstheme="minorBidi"/>
            <w:noProof/>
            <w:sz w:val="22"/>
            <w:szCs w:val="22"/>
            <w:lang w:val="es-ES" w:eastAsia="es-ES"/>
          </w:rPr>
          <w:tab/>
        </w:r>
        <w:r w:rsidRPr="00D12124">
          <w:rPr>
            <w:rStyle w:val="Hyperlink"/>
            <w:noProof/>
            <w:lang w:bidi="hi-IN"/>
          </w:rPr>
          <w:t>Gestión de conflictos</w:t>
        </w:r>
        <w:r>
          <w:rPr>
            <w:noProof/>
            <w:webHidden/>
          </w:rPr>
          <w:tab/>
        </w:r>
        <w:r>
          <w:rPr>
            <w:noProof/>
            <w:webHidden/>
          </w:rPr>
          <w:fldChar w:fldCharType="begin"/>
        </w:r>
        <w:r>
          <w:rPr>
            <w:noProof/>
            <w:webHidden/>
          </w:rPr>
          <w:instrText xml:space="preserve"> PAGEREF _Toc299721491 \h </w:instrText>
        </w:r>
        <w:r>
          <w:rPr>
            <w:noProof/>
            <w:webHidden/>
          </w:rPr>
        </w:r>
      </w:ins>
      <w:r>
        <w:rPr>
          <w:noProof/>
          <w:webHidden/>
        </w:rPr>
        <w:fldChar w:fldCharType="separate"/>
      </w:r>
      <w:ins w:id="438" w:author="Orion" w:date="2011-07-29T16:48:00Z">
        <w:r>
          <w:rPr>
            <w:noProof/>
            <w:webHidden/>
          </w:rPr>
          <w:t>44</w:t>
        </w:r>
        <w:r>
          <w:rPr>
            <w:noProof/>
            <w:webHidden/>
          </w:rPr>
          <w:fldChar w:fldCharType="end"/>
        </w:r>
        <w:r w:rsidRPr="00D12124">
          <w:rPr>
            <w:rStyle w:val="Hyperlink"/>
            <w:noProof/>
          </w:rPr>
          <w:fldChar w:fldCharType="end"/>
        </w:r>
      </w:ins>
    </w:p>
    <w:p w14:paraId="6BA796B7" w14:textId="77777777" w:rsidR="00EC2D90" w:rsidRDefault="00EC2D90">
      <w:pPr>
        <w:pStyle w:val="TOC1"/>
        <w:tabs>
          <w:tab w:val="left" w:pos="1100"/>
        </w:tabs>
        <w:rPr>
          <w:ins w:id="439" w:author="Orion" w:date="2011-07-29T16:48:00Z"/>
          <w:rFonts w:asciiTheme="minorHAnsi" w:eastAsiaTheme="minorEastAsia" w:hAnsiTheme="minorHAnsi" w:cstheme="minorBidi"/>
          <w:noProof/>
          <w:sz w:val="22"/>
          <w:szCs w:val="22"/>
          <w:lang w:val="es-ES" w:eastAsia="es-ES"/>
        </w:rPr>
      </w:pPr>
      <w:ins w:id="44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"_Toc299721492"</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5.1.5.1.</w:t>
        </w:r>
        <w:r>
          <w:rPr>
            <w:rFonts w:asciiTheme="minorHAnsi" w:eastAsiaTheme="minorEastAsia" w:hAnsiTheme="minorHAnsi" w:cstheme="minorBidi"/>
            <w:noProof/>
            <w:sz w:val="22"/>
            <w:szCs w:val="22"/>
            <w:lang w:val="es-ES" w:eastAsia="es-ES"/>
          </w:rPr>
          <w:tab/>
        </w:r>
        <w:r w:rsidRPr="00D12124">
          <w:rPr>
            <w:rStyle w:val="Hyperlink"/>
            <w:noProof/>
            <w:lang w:bidi="hi-IN"/>
          </w:rPr>
          <w:t>Detección de conflictos</w:t>
        </w:r>
        <w:r>
          <w:rPr>
            <w:noProof/>
            <w:webHidden/>
          </w:rPr>
          <w:tab/>
        </w:r>
        <w:r>
          <w:rPr>
            <w:noProof/>
            <w:webHidden/>
          </w:rPr>
          <w:fldChar w:fldCharType="begin"/>
        </w:r>
        <w:r>
          <w:rPr>
            <w:noProof/>
            <w:webHidden/>
          </w:rPr>
          <w:instrText xml:space="preserve"> PAGEREF _Toc299721492 \h </w:instrText>
        </w:r>
        <w:r>
          <w:rPr>
            <w:noProof/>
            <w:webHidden/>
          </w:rPr>
        </w:r>
      </w:ins>
      <w:r>
        <w:rPr>
          <w:noProof/>
          <w:webHidden/>
        </w:rPr>
        <w:fldChar w:fldCharType="separate"/>
      </w:r>
      <w:ins w:id="441" w:author="Orion" w:date="2011-07-29T16:48:00Z">
        <w:r>
          <w:rPr>
            <w:noProof/>
            <w:webHidden/>
          </w:rPr>
          <w:t>46</w:t>
        </w:r>
        <w:r>
          <w:rPr>
            <w:noProof/>
            <w:webHidden/>
          </w:rPr>
          <w:fldChar w:fldCharType="end"/>
        </w:r>
        <w:r w:rsidRPr="00D12124">
          <w:rPr>
            <w:rStyle w:val="Hyperlink"/>
            <w:noProof/>
          </w:rPr>
          <w:fldChar w:fldCharType="end"/>
        </w:r>
      </w:ins>
    </w:p>
    <w:p w14:paraId="174DCE10" w14:textId="77777777" w:rsidR="00EC2D90" w:rsidRDefault="00EC2D90">
      <w:pPr>
        <w:pStyle w:val="TOC1"/>
        <w:tabs>
          <w:tab w:val="left" w:pos="1100"/>
        </w:tabs>
        <w:rPr>
          <w:ins w:id="442" w:author="Orion" w:date="2011-07-29T16:48:00Z"/>
          <w:rFonts w:asciiTheme="minorHAnsi" w:eastAsiaTheme="minorEastAsia" w:hAnsiTheme="minorHAnsi" w:cstheme="minorBidi"/>
          <w:noProof/>
          <w:sz w:val="22"/>
          <w:szCs w:val="22"/>
          <w:lang w:val="es-ES" w:eastAsia="es-ES"/>
        </w:rPr>
      </w:pPr>
      <w:ins w:id="44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"_Toc299721493"</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5.1.5.2.</w:t>
        </w:r>
        <w:r>
          <w:rPr>
            <w:rFonts w:asciiTheme="minorHAnsi" w:eastAsiaTheme="minorEastAsia" w:hAnsiTheme="minorHAnsi" w:cstheme="minorBidi"/>
            <w:noProof/>
            <w:sz w:val="22"/>
            <w:szCs w:val="22"/>
            <w:lang w:val="es-ES" w:eastAsia="es-ES"/>
          </w:rPr>
          <w:tab/>
        </w:r>
        <w:r w:rsidRPr="00D12124">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_Toc299721493 \h </w:instrText>
        </w:r>
        <w:r>
          <w:rPr>
            <w:noProof/>
            <w:webHidden/>
          </w:rPr>
        </w:r>
      </w:ins>
      <w:r>
        <w:rPr>
          <w:noProof/>
          <w:webHidden/>
        </w:rPr>
        <w:fldChar w:fldCharType="separate"/>
      </w:r>
      <w:ins w:id="444" w:author="Orion" w:date="2011-07-29T16:48:00Z">
        <w:r>
          <w:rPr>
            <w:noProof/>
            <w:webHidden/>
          </w:rPr>
          <w:t>46</w:t>
        </w:r>
        <w:r>
          <w:rPr>
            <w:noProof/>
            <w:webHidden/>
          </w:rPr>
          <w:fldChar w:fldCharType="end"/>
        </w:r>
        <w:r w:rsidRPr="00D12124">
          <w:rPr>
            <w:rStyle w:val="Hyperlink"/>
            <w:noProof/>
          </w:rPr>
          <w:fldChar w:fldCharType="end"/>
        </w:r>
      </w:ins>
    </w:p>
    <w:p w14:paraId="1EE6FEBA" w14:textId="77777777" w:rsidR="00EC2D90" w:rsidRDefault="00EC2D90">
      <w:pPr>
        <w:pStyle w:val="TOC1"/>
        <w:tabs>
          <w:tab w:val="left" w:pos="1100"/>
        </w:tabs>
        <w:rPr>
          <w:ins w:id="445" w:author="Orion" w:date="2011-07-29T16:48:00Z"/>
          <w:rFonts w:asciiTheme="minorHAnsi" w:eastAsiaTheme="minorEastAsia" w:hAnsiTheme="minorHAnsi" w:cstheme="minorBidi"/>
          <w:noProof/>
          <w:sz w:val="22"/>
          <w:szCs w:val="22"/>
          <w:lang w:val="es-ES" w:eastAsia="es-ES"/>
        </w:rPr>
      </w:pPr>
      <w:ins w:id="44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"_Toc299721494"</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5.1.5.3.</w:t>
        </w:r>
        <w:r>
          <w:rPr>
            <w:rFonts w:asciiTheme="minorHAnsi" w:eastAsiaTheme="minorEastAsia" w:hAnsiTheme="minorHAnsi" w:cstheme="minorBidi"/>
            <w:noProof/>
            <w:sz w:val="22"/>
            <w:szCs w:val="22"/>
            <w:lang w:val="es-ES" w:eastAsia="es-ES"/>
          </w:rPr>
          <w:tab/>
        </w:r>
        <w:r w:rsidRPr="00D12124">
          <w:rPr>
            <w:rStyle w:val="Hyperlink"/>
            <w:noProof/>
            <w:lang w:bidi="hi-IN"/>
          </w:rPr>
          <w:t>Ejecución de órdenes</w:t>
        </w:r>
        <w:r>
          <w:rPr>
            <w:noProof/>
            <w:webHidden/>
          </w:rPr>
          <w:tab/>
        </w:r>
        <w:r>
          <w:rPr>
            <w:noProof/>
            <w:webHidden/>
          </w:rPr>
          <w:fldChar w:fldCharType="begin"/>
        </w:r>
        <w:r>
          <w:rPr>
            <w:noProof/>
            <w:webHidden/>
          </w:rPr>
          <w:instrText xml:space="preserve"> PAGEREF _Toc299721494 \h </w:instrText>
        </w:r>
        <w:r>
          <w:rPr>
            <w:noProof/>
            <w:webHidden/>
          </w:rPr>
        </w:r>
      </w:ins>
      <w:r>
        <w:rPr>
          <w:noProof/>
          <w:webHidden/>
        </w:rPr>
        <w:fldChar w:fldCharType="separate"/>
      </w:r>
      <w:ins w:id="447" w:author="Orion" w:date="2011-07-29T16:48:00Z">
        <w:r>
          <w:rPr>
            <w:noProof/>
            <w:webHidden/>
          </w:rPr>
          <w:t>47</w:t>
        </w:r>
        <w:r>
          <w:rPr>
            <w:noProof/>
            <w:webHidden/>
          </w:rPr>
          <w:fldChar w:fldCharType="end"/>
        </w:r>
        <w:r w:rsidRPr="00D12124">
          <w:rPr>
            <w:rStyle w:val="Hyperlink"/>
            <w:noProof/>
          </w:rPr>
          <w:fldChar w:fldCharType="end"/>
        </w:r>
      </w:ins>
    </w:p>
    <w:p w14:paraId="1EC6E0EA" w14:textId="77777777" w:rsidR="00EC2D90" w:rsidRDefault="00EC2D90">
      <w:pPr>
        <w:pStyle w:val="TOC1"/>
        <w:rPr>
          <w:ins w:id="448" w:author="Orion" w:date="2011-07-29T16:48:00Z"/>
          <w:rFonts w:asciiTheme="minorHAnsi" w:eastAsiaTheme="minorEastAsia" w:hAnsiTheme="minorHAnsi" w:cstheme="minorBidi"/>
          <w:noProof/>
          <w:sz w:val="22"/>
          <w:szCs w:val="22"/>
          <w:lang w:val="es-ES" w:eastAsia="es-ES"/>
        </w:rPr>
      </w:pPr>
      <w:ins w:id="44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"_Toc299721495"</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5.2.</w:t>
        </w:r>
        <w:r>
          <w:rPr>
            <w:rFonts w:asciiTheme="minorHAnsi" w:eastAsiaTheme="minorEastAsia" w:hAnsiTheme="minorHAnsi" w:cstheme="minorBidi"/>
            <w:noProof/>
            <w:sz w:val="22"/>
            <w:szCs w:val="22"/>
            <w:lang w:val="es-ES" w:eastAsia="es-ES"/>
          </w:rPr>
          <w:tab/>
        </w:r>
        <w:r w:rsidRPr="00D12124">
          <w:rPr>
            <w:rStyle w:val="Hyperlink"/>
            <w:noProof/>
            <w:lang w:bidi="hi-IN"/>
          </w:rPr>
          <w:t>Simulación</w:t>
        </w:r>
        <w:r>
          <w:rPr>
            <w:noProof/>
            <w:webHidden/>
          </w:rPr>
          <w:tab/>
        </w:r>
        <w:r>
          <w:rPr>
            <w:noProof/>
            <w:webHidden/>
          </w:rPr>
          <w:fldChar w:fldCharType="begin"/>
        </w:r>
        <w:r>
          <w:rPr>
            <w:noProof/>
            <w:webHidden/>
          </w:rPr>
          <w:instrText xml:space="preserve"> PAGEREF _Toc299721495 \h </w:instrText>
        </w:r>
        <w:r>
          <w:rPr>
            <w:noProof/>
            <w:webHidden/>
          </w:rPr>
        </w:r>
      </w:ins>
      <w:r>
        <w:rPr>
          <w:noProof/>
          <w:webHidden/>
        </w:rPr>
        <w:fldChar w:fldCharType="separate"/>
      </w:r>
      <w:ins w:id="450" w:author="Orion" w:date="2011-07-29T16:48:00Z">
        <w:r>
          <w:rPr>
            <w:noProof/>
            <w:webHidden/>
          </w:rPr>
          <w:t>50</w:t>
        </w:r>
        <w:r>
          <w:rPr>
            <w:noProof/>
            <w:webHidden/>
          </w:rPr>
          <w:fldChar w:fldCharType="end"/>
        </w:r>
        <w:r w:rsidRPr="00D12124">
          <w:rPr>
            <w:rStyle w:val="Hyperlink"/>
            <w:noProof/>
          </w:rPr>
          <w:fldChar w:fldCharType="end"/>
        </w:r>
      </w:ins>
    </w:p>
    <w:p w14:paraId="4EAF4574" w14:textId="77777777" w:rsidR="00EC2D90" w:rsidRDefault="00EC2D90">
      <w:pPr>
        <w:pStyle w:val="TOC1"/>
        <w:tabs>
          <w:tab w:val="left" w:pos="880"/>
        </w:tabs>
        <w:rPr>
          <w:ins w:id="451" w:author="Orion" w:date="2011-07-29T16:48:00Z"/>
          <w:rFonts w:asciiTheme="minorHAnsi" w:eastAsiaTheme="minorEastAsia" w:hAnsiTheme="minorHAnsi" w:cstheme="minorBidi"/>
          <w:noProof/>
          <w:sz w:val="22"/>
          <w:szCs w:val="22"/>
          <w:lang w:val="es-ES" w:eastAsia="es-ES"/>
        </w:rPr>
      </w:pPr>
      <w:ins w:id="45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"_Toc299721496"</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5.2.1.</w:t>
        </w:r>
        <w:r>
          <w:rPr>
            <w:rFonts w:asciiTheme="minorHAnsi" w:eastAsiaTheme="minorEastAsia" w:hAnsiTheme="minorHAnsi" w:cstheme="minorBidi"/>
            <w:noProof/>
            <w:sz w:val="22"/>
            <w:szCs w:val="22"/>
            <w:lang w:val="es-ES" w:eastAsia="es-ES"/>
          </w:rPr>
          <w:tab/>
        </w:r>
        <w:r w:rsidRPr="00D12124">
          <w:rPr>
            <w:rStyle w:val="Hyperlink"/>
            <w:noProof/>
            <w:lang w:bidi="hi-IN"/>
          </w:rPr>
          <w:t>Módulo de lógica</w:t>
        </w:r>
        <w:r>
          <w:rPr>
            <w:noProof/>
            <w:webHidden/>
          </w:rPr>
          <w:tab/>
        </w:r>
        <w:r>
          <w:rPr>
            <w:noProof/>
            <w:webHidden/>
          </w:rPr>
          <w:fldChar w:fldCharType="begin"/>
        </w:r>
        <w:r>
          <w:rPr>
            <w:noProof/>
            <w:webHidden/>
          </w:rPr>
          <w:instrText xml:space="preserve"> PAGEREF _Toc299721496 \h </w:instrText>
        </w:r>
        <w:r>
          <w:rPr>
            <w:noProof/>
            <w:webHidden/>
          </w:rPr>
        </w:r>
      </w:ins>
      <w:r>
        <w:rPr>
          <w:noProof/>
          <w:webHidden/>
        </w:rPr>
        <w:fldChar w:fldCharType="separate"/>
      </w:r>
      <w:ins w:id="453" w:author="Orion" w:date="2011-07-29T16:48:00Z">
        <w:r>
          <w:rPr>
            <w:noProof/>
            <w:webHidden/>
          </w:rPr>
          <w:t>50</w:t>
        </w:r>
        <w:r>
          <w:rPr>
            <w:noProof/>
            <w:webHidden/>
          </w:rPr>
          <w:fldChar w:fldCharType="end"/>
        </w:r>
        <w:r w:rsidRPr="00D12124">
          <w:rPr>
            <w:rStyle w:val="Hyperlink"/>
            <w:noProof/>
          </w:rPr>
          <w:fldChar w:fldCharType="end"/>
        </w:r>
      </w:ins>
    </w:p>
    <w:p w14:paraId="350841D1" w14:textId="77777777" w:rsidR="00EC2D90" w:rsidRDefault="00EC2D90">
      <w:pPr>
        <w:pStyle w:val="TOC1"/>
        <w:tabs>
          <w:tab w:val="left" w:pos="880"/>
        </w:tabs>
        <w:rPr>
          <w:ins w:id="454" w:author="Orion" w:date="2011-07-29T16:48:00Z"/>
          <w:rFonts w:asciiTheme="minorHAnsi" w:eastAsiaTheme="minorEastAsia" w:hAnsiTheme="minorHAnsi" w:cstheme="minorBidi"/>
          <w:noProof/>
          <w:sz w:val="22"/>
          <w:szCs w:val="22"/>
          <w:lang w:val="es-ES" w:eastAsia="es-ES"/>
        </w:rPr>
      </w:pPr>
      <w:ins w:id="45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"_Toc299721497"</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5.2.2.</w:t>
        </w:r>
        <w:r>
          <w:rPr>
            <w:rFonts w:asciiTheme="minorHAnsi" w:eastAsiaTheme="minorEastAsia" w:hAnsiTheme="minorHAnsi" w:cstheme="minorBidi"/>
            <w:noProof/>
            <w:sz w:val="22"/>
            <w:szCs w:val="22"/>
            <w:lang w:val="es-ES" w:eastAsia="es-ES"/>
          </w:rPr>
          <w:tab/>
        </w:r>
        <w:r w:rsidRPr="00D12124">
          <w:rPr>
            <w:rStyle w:val="Hyperlink"/>
            <w:noProof/>
            <w:lang w:bidi="hi-IN"/>
          </w:rPr>
          <w:t>Visualización</w:t>
        </w:r>
        <w:r>
          <w:rPr>
            <w:noProof/>
            <w:webHidden/>
          </w:rPr>
          <w:tab/>
        </w:r>
        <w:r>
          <w:rPr>
            <w:noProof/>
            <w:webHidden/>
          </w:rPr>
          <w:fldChar w:fldCharType="begin"/>
        </w:r>
        <w:r>
          <w:rPr>
            <w:noProof/>
            <w:webHidden/>
          </w:rPr>
          <w:instrText xml:space="preserve"> PAGEREF _Toc299721497 \h </w:instrText>
        </w:r>
        <w:r>
          <w:rPr>
            <w:noProof/>
            <w:webHidden/>
          </w:rPr>
        </w:r>
      </w:ins>
      <w:r>
        <w:rPr>
          <w:noProof/>
          <w:webHidden/>
        </w:rPr>
        <w:fldChar w:fldCharType="separate"/>
      </w:r>
      <w:ins w:id="456" w:author="Orion" w:date="2011-07-29T16:48:00Z">
        <w:r>
          <w:rPr>
            <w:noProof/>
            <w:webHidden/>
          </w:rPr>
          <w:t>51</w:t>
        </w:r>
        <w:r>
          <w:rPr>
            <w:noProof/>
            <w:webHidden/>
          </w:rPr>
          <w:fldChar w:fldCharType="end"/>
        </w:r>
        <w:r w:rsidRPr="00D12124">
          <w:rPr>
            <w:rStyle w:val="Hyperlink"/>
            <w:noProof/>
          </w:rPr>
          <w:fldChar w:fldCharType="end"/>
        </w:r>
      </w:ins>
    </w:p>
    <w:p w14:paraId="18D1BE21" w14:textId="77777777" w:rsidR="00EC2D90" w:rsidRDefault="00EC2D90">
      <w:pPr>
        <w:pStyle w:val="TOC1"/>
        <w:tabs>
          <w:tab w:val="left" w:pos="880"/>
        </w:tabs>
        <w:rPr>
          <w:ins w:id="457" w:author="Orion" w:date="2011-07-29T16:48:00Z"/>
          <w:rFonts w:asciiTheme="minorHAnsi" w:eastAsiaTheme="minorEastAsia" w:hAnsiTheme="minorHAnsi" w:cstheme="minorBidi"/>
          <w:noProof/>
          <w:sz w:val="22"/>
          <w:szCs w:val="22"/>
          <w:lang w:val="es-ES" w:eastAsia="es-ES"/>
        </w:rPr>
      </w:pPr>
      <w:ins w:id="45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"_Toc299721501"</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5.2.3.</w:t>
        </w:r>
        <w:r>
          <w:rPr>
            <w:rFonts w:asciiTheme="minorHAnsi" w:eastAsiaTheme="minorEastAsia" w:hAnsiTheme="minorHAnsi" w:cstheme="minorBidi"/>
            <w:noProof/>
            <w:sz w:val="22"/>
            <w:szCs w:val="22"/>
            <w:lang w:val="es-ES" w:eastAsia="es-ES"/>
          </w:rPr>
          <w:tab/>
        </w:r>
        <w:r w:rsidRPr="00D12124">
          <w:rPr>
            <w:rStyle w:val="Hyperlink"/>
            <w:noProof/>
            <w:lang w:bidi="hi-IN"/>
          </w:rPr>
          <w:t>Controlador</w:t>
        </w:r>
        <w:r>
          <w:rPr>
            <w:noProof/>
            <w:webHidden/>
          </w:rPr>
          <w:tab/>
        </w:r>
        <w:r>
          <w:rPr>
            <w:noProof/>
            <w:webHidden/>
          </w:rPr>
          <w:fldChar w:fldCharType="begin"/>
        </w:r>
        <w:r>
          <w:rPr>
            <w:noProof/>
            <w:webHidden/>
          </w:rPr>
          <w:instrText xml:space="preserve"> PAGEREF _Toc299721501 \h </w:instrText>
        </w:r>
        <w:r>
          <w:rPr>
            <w:noProof/>
            <w:webHidden/>
          </w:rPr>
        </w:r>
      </w:ins>
      <w:r>
        <w:rPr>
          <w:noProof/>
          <w:webHidden/>
        </w:rPr>
        <w:fldChar w:fldCharType="separate"/>
      </w:r>
      <w:ins w:id="459" w:author="Orion" w:date="2011-07-29T16:48:00Z">
        <w:r>
          <w:rPr>
            <w:noProof/>
            <w:webHidden/>
          </w:rPr>
          <w:t>53</w:t>
        </w:r>
        <w:r>
          <w:rPr>
            <w:noProof/>
            <w:webHidden/>
          </w:rPr>
          <w:fldChar w:fldCharType="end"/>
        </w:r>
        <w:r w:rsidRPr="00D12124">
          <w:rPr>
            <w:rStyle w:val="Hyperlink"/>
            <w:noProof/>
          </w:rPr>
          <w:fldChar w:fldCharType="end"/>
        </w:r>
      </w:ins>
    </w:p>
    <w:p w14:paraId="4177AB3D" w14:textId="77777777" w:rsidR="00EC2D90" w:rsidRDefault="00EC2D90">
      <w:pPr>
        <w:pStyle w:val="TOC1"/>
        <w:rPr>
          <w:ins w:id="460" w:author="Orion" w:date="2011-07-29T16:48:00Z"/>
          <w:rFonts w:asciiTheme="minorHAnsi" w:eastAsiaTheme="minorEastAsia" w:hAnsiTheme="minorHAnsi" w:cstheme="minorBidi"/>
          <w:noProof/>
          <w:sz w:val="22"/>
          <w:szCs w:val="22"/>
          <w:lang w:val="es-ES" w:eastAsia="es-ES"/>
        </w:rPr>
      </w:pPr>
      <w:ins w:id="46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"_Toc299721503"</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6.</w:t>
        </w:r>
        <w:r>
          <w:rPr>
            <w:rFonts w:asciiTheme="minorHAnsi" w:eastAsiaTheme="minorEastAsia" w:hAnsiTheme="minorHAnsi" w:cstheme="minorBidi"/>
            <w:noProof/>
            <w:sz w:val="22"/>
            <w:szCs w:val="22"/>
            <w:lang w:val="es-ES" w:eastAsia="es-ES"/>
          </w:rPr>
          <w:tab/>
        </w:r>
        <w:r w:rsidRPr="00D12124">
          <w:rPr>
            <w:rStyle w:val="Hyperlink"/>
            <w:noProof/>
            <w:lang w:bidi="hi-IN"/>
          </w:rPr>
          <w:t>Casos de estudio</w:t>
        </w:r>
        <w:r>
          <w:rPr>
            <w:noProof/>
            <w:webHidden/>
          </w:rPr>
          <w:tab/>
        </w:r>
        <w:r>
          <w:rPr>
            <w:noProof/>
            <w:webHidden/>
          </w:rPr>
          <w:fldChar w:fldCharType="begin"/>
        </w:r>
        <w:r>
          <w:rPr>
            <w:noProof/>
            <w:webHidden/>
          </w:rPr>
          <w:instrText xml:space="preserve"> PAGEREF _Toc299721503 \h </w:instrText>
        </w:r>
        <w:r>
          <w:rPr>
            <w:noProof/>
            <w:webHidden/>
          </w:rPr>
        </w:r>
      </w:ins>
      <w:r>
        <w:rPr>
          <w:noProof/>
          <w:webHidden/>
        </w:rPr>
        <w:fldChar w:fldCharType="separate"/>
      </w:r>
      <w:ins w:id="462" w:author="Orion" w:date="2011-07-29T16:48:00Z">
        <w:r>
          <w:rPr>
            <w:noProof/>
            <w:webHidden/>
          </w:rPr>
          <w:t>55</w:t>
        </w:r>
        <w:r>
          <w:rPr>
            <w:noProof/>
            <w:webHidden/>
          </w:rPr>
          <w:fldChar w:fldCharType="end"/>
        </w:r>
        <w:r w:rsidRPr="00D12124">
          <w:rPr>
            <w:rStyle w:val="Hyperlink"/>
            <w:noProof/>
          </w:rPr>
          <w:fldChar w:fldCharType="end"/>
        </w:r>
      </w:ins>
    </w:p>
    <w:p w14:paraId="26F1264B" w14:textId="77777777" w:rsidR="00EC2D90" w:rsidRDefault="00EC2D90">
      <w:pPr>
        <w:pStyle w:val="TOC1"/>
        <w:rPr>
          <w:ins w:id="463" w:author="Orion" w:date="2011-07-29T16:48:00Z"/>
          <w:rFonts w:asciiTheme="minorHAnsi" w:eastAsiaTheme="minorEastAsia" w:hAnsiTheme="minorHAnsi" w:cstheme="minorBidi"/>
          <w:noProof/>
          <w:sz w:val="22"/>
          <w:szCs w:val="22"/>
          <w:lang w:val="es-ES" w:eastAsia="es-ES"/>
        </w:rPr>
      </w:pPr>
      <w:ins w:id="46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"_Toc299721504"</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rFonts w:eastAsiaTheme="majorEastAsia"/>
            <w:noProof/>
            <w:spacing w:val="15"/>
            <w:lang w:bidi="hi-IN"/>
          </w:rPr>
          <w:t>6.1.</w:t>
        </w:r>
        <w:r>
          <w:rPr>
            <w:rFonts w:asciiTheme="minorHAnsi" w:eastAsiaTheme="minorEastAsia" w:hAnsiTheme="minorHAnsi" w:cstheme="minorBidi"/>
            <w:noProof/>
            <w:sz w:val="22"/>
            <w:szCs w:val="22"/>
            <w:lang w:val="es-ES" w:eastAsia="es-ES"/>
          </w:rPr>
          <w:tab/>
        </w:r>
        <w:r w:rsidRPr="00D12124">
          <w:rPr>
            <w:rStyle w:val="Hyperlink"/>
            <w:noProof/>
            <w:lang w:bidi="hi-IN"/>
          </w:rPr>
          <w:t>Caso básico: dos aviones</w:t>
        </w:r>
        <w:r>
          <w:rPr>
            <w:noProof/>
            <w:webHidden/>
          </w:rPr>
          <w:tab/>
        </w:r>
        <w:r>
          <w:rPr>
            <w:noProof/>
            <w:webHidden/>
          </w:rPr>
          <w:fldChar w:fldCharType="begin"/>
        </w:r>
        <w:r>
          <w:rPr>
            <w:noProof/>
            <w:webHidden/>
          </w:rPr>
          <w:instrText xml:space="preserve"> PAGEREF _Toc299721504 \h </w:instrText>
        </w:r>
        <w:r>
          <w:rPr>
            <w:noProof/>
            <w:webHidden/>
          </w:rPr>
        </w:r>
      </w:ins>
      <w:r>
        <w:rPr>
          <w:noProof/>
          <w:webHidden/>
        </w:rPr>
        <w:fldChar w:fldCharType="separate"/>
      </w:r>
      <w:ins w:id="465" w:author="Orion" w:date="2011-07-29T16:48:00Z">
        <w:r>
          <w:rPr>
            <w:noProof/>
            <w:webHidden/>
          </w:rPr>
          <w:t>55</w:t>
        </w:r>
        <w:r>
          <w:rPr>
            <w:noProof/>
            <w:webHidden/>
          </w:rPr>
          <w:fldChar w:fldCharType="end"/>
        </w:r>
        <w:r w:rsidRPr="00D12124">
          <w:rPr>
            <w:rStyle w:val="Hyperlink"/>
            <w:noProof/>
          </w:rPr>
          <w:fldChar w:fldCharType="end"/>
        </w:r>
      </w:ins>
    </w:p>
    <w:p w14:paraId="0C56CAA4" w14:textId="77777777" w:rsidR="00EC2D90" w:rsidRDefault="00EC2D90">
      <w:pPr>
        <w:pStyle w:val="TOC1"/>
        <w:tabs>
          <w:tab w:val="left" w:pos="880"/>
        </w:tabs>
        <w:rPr>
          <w:ins w:id="466" w:author="Orion" w:date="2011-07-29T16:48:00Z"/>
          <w:rFonts w:asciiTheme="minorHAnsi" w:eastAsiaTheme="minorEastAsia" w:hAnsiTheme="minorHAnsi" w:cstheme="minorBidi"/>
          <w:noProof/>
          <w:sz w:val="22"/>
          <w:szCs w:val="22"/>
          <w:lang w:val="es-ES" w:eastAsia="es-ES"/>
        </w:rPr>
      </w:pPr>
      <w:ins w:id="46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"_Toc299721506"</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6.1.1.</w:t>
        </w:r>
        <w:r>
          <w:rPr>
            <w:rFonts w:asciiTheme="minorHAnsi" w:eastAsiaTheme="minorEastAsia" w:hAnsiTheme="minorHAnsi" w:cstheme="minorBidi"/>
            <w:noProof/>
            <w:sz w:val="22"/>
            <w:szCs w:val="22"/>
            <w:lang w:val="es-ES" w:eastAsia="es-ES"/>
          </w:rPr>
          <w:tab/>
        </w:r>
        <w:r w:rsidRPr="00D12124">
          <w:rPr>
            <w:rStyle w:val="Hyperlink"/>
            <w:noProof/>
            <w:lang w:bidi="hi-IN"/>
          </w:rPr>
          <w:t>Dos aviones sin puntos de paso</w:t>
        </w:r>
        <w:r>
          <w:rPr>
            <w:noProof/>
            <w:webHidden/>
          </w:rPr>
          <w:tab/>
        </w:r>
        <w:r>
          <w:rPr>
            <w:noProof/>
            <w:webHidden/>
          </w:rPr>
          <w:fldChar w:fldCharType="begin"/>
        </w:r>
        <w:r>
          <w:rPr>
            <w:noProof/>
            <w:webHidden/>
          </w:rPr>
          <w:instrText xml:space="preserve"> PAGEREF _Toc299721506 \h </w:instrText>
        </w:r>
        <w:r>
          <w:rPr>
            <w:noProof/>
            <w:webHidden/>
          </w:rPr>
        </w:r>
      </w:ins>
      <w:r>
        <w:rPr>
          <w:noProof/>
          <w:webHidden/>
        </w:rPr>
        <w:fldChar w:fldCharType="separate"/>
      </w:r>
      <w:ins w:id="468" w:author="Orion" w:date="2011-07-29T16:48:00Z">
        <w:r>
          <w:rPr>
            <w:noProof/>
            <w:webHidden/>
          </w:rPr>
          <w:t>55</w:t>
        </w:r>
        <w:r>
          <w:rPr>
            <w:noProof/>
            <w:webHidden/>
          </w:rPr>
          <w:fldChar w:fldCharType="end"/>
        </w:r>
        <w:r w:rsidRPr="00D12124">
          <w:rPr>
            <w:rStyle w:val="Hyperlink"/>
            <w:noProof/>
          </w:rPr>
          <w:fldChar w:fldCharType="end"/>
        </w:r>
      </w:ins>
    </w:p>
    <w:p w14:paraId="78A89C50" w14:textId="77777777" w:rsidR="00EC2D90" w:rsidRDefault="00EC2D90">
      <w:pPr>
        <w:pStyle w:val="TOC1"/>
        <w:tabs>
          <w:tab w:val="left" w:pos="880"/>
        </w:tabs>
        <w:rPr>
          <w:ins w:id="469" w:author="Orion" w:date="2011-07-29T16:48:00Z"/>
          <w:rFonts w:asciiTheme="minorHAnsi" w:eastAsiaTheme="minorEastAsia" w:hAnsiTheme="minorHAnsi" w:cstheme="minorBidi"/>
          <w:noProof/>
          <w:sz w:val="22"/>
          <w:szCs w:val="22"/>
          <w:lang w:val="es-ES" w:eastAsia="es-ES"/>
        </w:rPr>
      </w:pPr>
      <w:ins w:id="47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"_Toc299721507"</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6.1.2.</w:t>
        </w:r>
        <w:r>
          <w:rPr>
            <w:rFonts w:asciiTheme="minorHAnsi" w:eastAsiaTheme="minorEastAsia" w:hAnsiTheme="minorHAnsi" w:cstheme="minorBidi"/>
            <w:noProof/>
            <w:sz w:val="22"/>
            <w:szCs w:val="22"/>
            <w:lang w:val="es-ES" w:eastAsia="es-ES"/>
          </w:rPr>
          <w:tab/>
        </w:r>
        <w:r w:rsidRPr="00D12124">
          <w:rPr>
            <w:rStyle w:val="Hyperlink"/>
            <w:noProof/>
            <w:lang w:bidi="hi-IN"/>
          </w:rPr>
          <w:t>Dos aviones con puntos de paso</w:t>
        </w:r>
        <w:r>
          <w:rPr>
            <w:noProof/>
            <w:webHidden/>
          </w:rPr>
          <w:tab/>
        </w:r>
        <w:r>
          <w:rPr>
            <w:noProof/>
            <w:webHidden/>
          </w:rPr>
          <w:fldChar w:fldCharType="begin"/>
        </w:r>
        <w:r>
          <w:rPr>
            <w:noProof/>
            <w:webHidden/>
          </w:rPr>
          <w:instrText xml:space="preserve"> PAGEREF _Toc299721507 \h </w:instrText>
        </w:r>
        <w:r>
          <w:rPr>
            <w:noProof/>
            <w:webHidden/>
          </w:rPr>
        </w:r>
      </w:ins>
      <w:r>
        <w:rPr>
          <w:noProof/>
          <w:webHidden/>
        </w:rPr>
        <w:fldChar w:fldCharType="separate"/>
      </w:r>
      <w:ins w:id="471" w:author="Orion" w:date="2011-07-29T16:48:00Z">
        <w:r>
          <w:rPr>
            <w:noProof/>
            <w:webHidden/>
          </w:rPr>
          <w:t>62</w:t>
        </w:r>
        <w:r>
          <w:rPr>
            <w:noProof/>
            <w:webHidden/>
          </w:rPr>
          <w:fldChar w:fldCharType="end"/>
        </w:r>
        <w:r w:rsidRPr="00D12124">
          <w:rPr>
            <w:rStyle w:val="Hyperlink"/>
            <w:noProof/>
          </w:rPr>
          <w:fldChar w:fldCharType="end"/>
        </w:r>
      </w:ins>
    </w:p>
    <w:p w14:paraId="7781A5BD" w14:textId="77777777" w:rsidR="00EC2D90" w:rsidRDefault="00EC2D90">
      <w:pPr>
        <w:pStyle w:val="TOC1"/>
        <w:rPr>
          <w:ins w:id="472" w:author="Orion" w:date="2011-07-29T16:48:00Z"/>
          <w:rFonts w:asciiTheme="minorHAnsi" w:eastAsiaTheme="minorEastAsia" w:hAnsiTheme="minorHAnsi" w:cstheme="minorBidi"/>
          <w:noProof/>
          <w:sz w:val="22"/>
          <w:szCs w:val="22"/>
          <w:lang w:val="es-ES" w:eastAsia="es-ES"/>
        </w:rPr>
      </w:pPr>
      <w:ins w:id="47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"_Toc299721508"</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6.2.</w:t>
        </w:r>
        <w:r>
          <w:rPr>
            <w:rFonts w:asciiTheme="minorHAnsi" w:eastAsiaTheme="minorEastAsia" w:hAnsiTheme="minorHAnsi" w:cstheme="minorBidi"/>
            <w:noProof/>
            <w:sz w:val="22"/>
            <w:szCs w:val="22"/>
            <w:lang w:val="es-ES" w:eastAsia="es-ES"/>
          </w:rPr>
          <w:tab/>
        </w:r>
        <w:r w:rsidRPr="00D12124">
          <w:rPr>
            <w:rStyle w:val="Hyperlink"/>
            <w:noProof/>
            <w:lang w:bidi="hi-IN"/>
          </w:rPr>
          <w:t>Caso avanzado: varios aviones</w:t>
        </w:r>
        <w:r>
          <w:rPr>
            <w:noProof/>
            <w:webHidden/>
          </w:rPr>
          <w:tab/>
        </w:r>
        <w:r>
          <w:rPr>
            <w:noProof/>
            <w:webHidden/>
          </w:rPr>
          <w:fldChar w:fldCharType="begin"/>
        </w:r>
        <w:r>
          <w:rPr>
            <w:noProof/>
            <w:webHidden/>
          </w:rPr>
          <w:instrText xml:space="preserve"> PAGEREF _Toc299721508 \h </w:instrText>
        </w:r>
        <w:r>
          <w:rPr>
            <w:noProof/>
            <w:webHidden/>
          </w:rPr>
        </w:r>
      </w:ins>
      <w:r>
        <w:rPr>
          <w:noProof/>
          <w:webHidden/>
        </w:rPr>
        <w:fldChar w:fldCharType="separate"/>
      </w:r>
      <w:ins w:id="474" w:author="Orion" w:date="2011-07-29T16:48:00Z">
        <w:r>
          <w:rPr>
            <w:noProof/>
            <w:webHidden/>
          </w:rPr>
          <w:t>64</w:t>
        </w:r>
        <w:r>
          <w:rPr>
            <w:noProof/>
            <w:webHidden/>
          </w:rPr>
          <w:fldChar w:fldCharType="end"/>
        </w:r>
        <w:r w:rsidRPr="00D12124">
          <w:rPr>
            <w:rStyle w:val="Hyperlink"/>
            <w:noProof/>
          </w:rPr>
          <w:fldChar w:fldCharType="end"/>
        </w:r>
      </w:ins>
    </w:p>
    <w:p w14:paraId="43C04D74" w14:textId="77777777" w:rsidR="00EC2D90" w:rsidRDefault="00EC2D90">
      <w:pPr>
        <w:pStyle w:val="TOC1"/>
        <w:tabs>
          <w:tab w:val="left" w:pos="880"/>
        </w:tabs>
        <w:rPr>
          <w:ins w:id="475" w:author="Orion" w:date="2011-07-29T16:48:00Z"/>
          <w:rFonts w:asciiTheme="minorHAnsi" w:eastAsiaTheme="minorEastAsia" w:hAnsiTheme="minorHAnsi" w:cstheme="minorBidi"/>
          <w:noProof/>
          <w:sz w:val="22"/>
          <w:szCs w:val="22"/>
          <w:lang w:val="es-ES" w:eastAsia="es-ES"/>
        </w:rPr>
      </w:pPr>
      <w:ins w:id="47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"_Toc299721509"</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6.2.1.</w:t>
        </w:r>
        <w:r>
          <w:rPr>
            <w:rFonts w:asciiTheme="minorHAnsi" w:eastAsiaTheme="minorEastAsia" w:hAnsiTheme="minorHAnsi" w:cstheme="minorBidi"/>
            <w:noProof/>
            <w:sz w:val="22"/>
            <w:szCs w:val="22"/>
            <w:lang w:val="es-ES" w:eastAsia="es-ES"/>
          </w:rPr>
          <w:tab/>
        </w:r>
        <w:r w:rsidRPr="00D12124">
          <w:rPr>
            <w:rStyle w:val="Hyperlink"/>
            <w:noProof/>
            <w:lang w:bidi="hi-IN"/>
          </w:rPr>
          <w:t>Varios  aviones sin puntos de paso</w:t>
        </w:r>
        <w:r>
          <w:rPr>
            <w:noProof/>
            <w:webHidden/>
          </w:rPr>
          <w:tab/>
        </w:r>
        <w:r>
          <w:rPr>
            <w:noProof/>
            <w:webHidden/>
          </w:rPr>
          <w:fldChar w:fldCharType="begin"/>
        </w:r>
        <w:r>
          <w:rPr>
            <w:noProof/>
            <w:webHidden/>
          </w:rPr>
          <w:instrText xml:space="preserve"> PAGEREF _Toc299721509 \h </w:instrText>
        </w:r>
        <w:r>
          <w:rPr>
            <w:noProof/>
            <w:webHidden/>
          </w:rPr>
        </w:r>
      </w:ins>
      <w:r>
        <w:rPr>
          <w:noProof/>
          <w:webHidden/>
        </w:rPr>
        <w:fldChar w:fldCharType="separate"/>
      </w:r>
      <w:ins w:id="477" w:author="Orion" w:date="2011-07-29T16:48:00Z">
        <w:r>
          <w:rPr>
            <w:noProof/>
            <w:webHidden/>
          </w:rPr>
          <w:t>65</w:t>
        </w:r>
        <w:r>
          <w:rPr>
            <w:noProof/>
            <w:webHidden/>
          </w:rPr>
          <w:fldChar w:fldCharType="end"/>
        </w:r>
        <w:r w:rsidRPr="00D12124">
          <w:rPr>
            <w:rStyle w:val="Hyperlink"/>
            <w:noProof/>
          </w:rPr>
          <w:fldChar w:fldCharType="end"/>
        </w:r>
      </w:ins>
    </w:p>
    <w:p w14:paraId="4368367A" w14:textId="77777777" w:rsidR="00EC2D90" w:rsidRDefault="00EC2D90">
      <w:pPr>
        <w:pStyle w:val="TOC1"/>
        <w:tabs>
          <w:tab w:val="left" w:pos="880"/>
        </w:tabs>
        <w:rPr>
          <w:ins w:id="478" w:author="Orion" w:date="2011-07-29T16:48:00Z"/>
          <w:rFonts w:asciiTheme="minorHAnsi" w:eastAsiaTheme="minorEastAsia" w:hAnsiTheme="minorHAnsi" w:cstheme="minorBidi"/>
          <w:noProof/>
          <w:sz w:val="22"/>
          <w:szCs w:val="22"/>
          <w:lang w:val="es-ES" w:eastAsia="es-ES"/>
        </w:rPr>
      </w:pPr>
      <w:ins w:id="47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"_Toc299721510"</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6.2.2.</w:t>
        </w:r>
        <w:r>
          <w:rPr>
            <w:rFonts w:asciiTheme="minorHAnsi" w:eastAsiaTheme="minorEastAsia" w:hAnsiTheme="minorHAnsi" w:cstheme="minorBidi"/>
            <w:noProof/>
            <w:sz w:val="22"/>
            <w:szCs w:val="22"/>
            <w:lang w:val="es-ES" w:eastAsia="es-ES"/>
          </w:rPr>
          <w:tab/>
        </w:r>
        <w:r w:rsidRPr="00D12124">
          <w:rPr>
            <w:rStyle w:val="Hyperlink"/>
            <w:noProof/>
            <w:lang w:bidi="hi-IN"/>
          </w:rPr>
          <w:t>Varios aviones con puntos de paso</w:t>
        </w:r>
        <w:r>
          <w:rPr>
            <w:noProof/>
            <w:webHidden/>
          </w:rPr>
          <w:tab/>
        </w:r>
        <w:r>
          <w:rPr>
            <w:noProof/>
            <w:webHidden/>
          </w:rPr>
          <w:fldChar w:fldCharType="begin"/>
        </w:r>
        <w:r>
          <w:rPr>
            <w:noProof/>
            <w:webHidden/>
          </w:rPr>
          <w:instrText xml:space="preserve"> PAGEREF _Toc299721510 \h </w:instrText>
        </w:r>
        <w:r>
          <w:rPr>
            <w:noProof/>
            <w:webHidden/>
          </w:rPr>
        </w:r>
      </w:ins>
      <w:r>
        <w:rPr>
          <w:noProof/>
          <w:webHidden/>
        </w:rPr>
        <w:fldChar w:fldCharType="separate"/>
      </w:r>
      <w:ins w:id="480" w:author="Orion" w:date="2011-07-29T16:48:00Z">
        <w:r>
          <w:rPr>
            <w:noProof/>
            <w:webHidden/>
          </w:rPr>
          <w:t>68</w:t>
        </w:r>
        <w:r>
          <w:rPr>
            <w:noProof/>
            <w:webHidden/>
          </w:rPr>
          <w:fldChar w:fldCharType="end"/>
        </w:r>
        <w:r w:rsidRPr="00D12124">
          <w:rPr>
            <w:rStyle w:val="Hyperlink"/>
            <w:noProof/>
          </w:rPr>
          <w:fldChar w:fldCharType="end"/>
        </w:r>
      </w:ins>
    </w:p>
    <w:p w14:paraId="0FFED046" w14:textId="77777777" w:rsidR="00EC2D90" w:rsidRDefault="00EC2D90">
      <w:pPr>
        <w:pStyle w:val="TOC1"/>
        <w:rPr>
          <w:ins w:id="481" w:author="Orion" w:date="2011-07-29T16:48:00Z"/>
          <w:rFonts w:asciiTheme="minorHAnsi" w:eastAsiaTheme="minorEastAsia" w:hAnsiTheme="minorHAnsi" w:cstheme="minorBidi"/>
          <w:noProof/>
          <w:sz w:val="22"/>
          <w:szCs w:val="22"/>
          <w:lang w:val="es-ES" w:eastAsia="es-ES"/>
        </w:rPr>
      </w:pPr>
      <w:ins w:id="48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"_Toc299721511"</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6.3.</w:t>
        </w:r>
        <w:r>
          <w:rPr>
            <w:rFonts w:asciiTheme="minorHAnsi" w:eastAsiaTheme="minorEastAsia" w:hAnsiTheme="minorHAnsi" w:cstheme="minorBidi"/>
            <w:noProof/>
            <w:sz w:val="22"/>
            <w:szCs w:val="22"/>
            <w:lang w:val="es-ES" w:eastAsia="es-ES"/>
          </w:rPr>
          <w:tab/>
        </w:r>
        <w:r w:rsidRPr="00D12124">
          <w:rPr>
            <w:rStyle w:val="Hyperlink"/>
            <w:noProof/>
            <w:lang w:bidi="hi-IN"/>
          </w:rPr>
          <w:t>Discusión</w:t>
        </w:r>
        <w:r>
          <w:rPr>
            <w:noProof/>
            <w:webHidden/>
          </w:rPr>
          <w:tab/>
        </w:r>
        <w:r>
          <w:rPr>
            <w:noProof/>
            <w:webHidden/>
          </w:rPr>
          <w:fldChar w:fldCharType="begin"/>
        </w:r>
        <w:r>
          <w:rPr>
            <w:noProof/>
            <w:webHidden/>
          </w:rPr>
          <w:instrText xml:space="preserve"> PAGEREF _Toc299721511 \h </w:instrText>
        </w:r>
        <w:r>
          <w:rPr>
            <w:noProof/>
            <w:webHidden/>
          </w:rPr>
        </w:r>
      </w:ins>
      <w:r>
        <w:rPr>
          <w:noProof/>
          <w:webHidden/>
        </w:rPr>
        <w:fldChar w:fldCharType="separate"/>
      </w:r>
      <w:ins w:id="483" w:author="Orion" w:date="2011-07-29T16:48:00Z">
        <w:r>
          <w:rPr>
            <w:noProof/>
            <w:webHidden/>
          </w:rPr>
          <w:t>69</w:t>
        </w:r>
        <w:r>
          <w:rPr>
            <w:noProof/>
            <w:webHidden/>
          </w:rPr>
          <w:fldChar w:fldCharType="end"/>
        </w:r>
        <w:r w:rsidRPr="00D12124">
          <w:rPr>
            <w:rStyle w:val="Hyperlink"/>
            <w:noProof/>
          </w:rPr>
          <w:fldChar w:fldCharType="end"/>
        </w:r>
      </w:ins>
    </w:p>
    <w:p w14:paraId="3D88BAC3" w14:textId="77777777" w:rsidR="00EC2D90" w:rsidRDefault="00EC2D90">
      <w:pPr>
        <w:pStyle w:val="TOC1"/>
        <w:rPr>
          <w:ins w:id="484" w:author="Orion" w:date="2011-07-29T16:48:00Z"/>
          <w:rFonts w:asciiTheme="minorHAnsi" w:eastAsiaTheme="minorEastAsia" w:hAnsiTheme="minorHAnsi" w:cstheme="minorBidi"/>
          <w:noProof/>
          <w:sz w:val="22"/>
          <w:szCs w:val="22"/>
          <w:lang w:val="es-ES" w:eastAsia="es-ES"/>
        </w:rPr>
      </w:pPr>
      <w:ins w:id="48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"_Toc299721513"</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7.</w:t>
        </w:r>
        <w:r>
          <w:rPr>
            <w:rFonts w:asciiTheme="minorHAnsi" w:eastAsiaTheme="minorEastAsia" w:hAnsiTheme="minorHAnsi" w:cstheme="minorBidi"/>
            <w:noProof/>
            <w:sz w:val="22"/>
            <w:szCs w:val="22"/>
            <w:lang w:val="es-ES" w:eastAsia="es-ES"/>
          </w:rPr>
          <w:tab/>
        </w:r>
        <w:r w:rsidRPr="00D12124">
          <w:rPr>
            <w:rStyle w:val="Hyperlink"/>
            <w:noProof/>
            <w:lang w:bidi="hi-IN"/>
          </w:rPr>
          <w:t>Conclusiones y trabajo futuro</w:t>
        </w:r>
        <w:r>
          <w:rPr>
            <w:noProof/>
            <w:webHidden/>
          </w:rPr>
          <w:tab/>
        </w:r>
        <w:r>
          <w:rPr>
            <w:noProof/>
            <w:webHidden/>
          </w:rPr>
          <w:fldChar w:fldCharType="begin"/>
        </w:r>
        <w:r>
          <w:rPr>
            <w:noProof/>
            <w:webHidden/>
          </w:rPr>
          <w:instrText xml:space="preserve"> PAGEREF _Toc299721513 \h </w:instrText>
        </w:r>
        <w:r>
          <w:rPr>
            <w:noProof/>
            <w:webHidden/>
          </w:rPr>
        </w:r>
      </w:ins>
      <w:r>
        <w:rPr>
          <w:noProof/>
          <w:webHidden/>
        </w:rPr>
        <w:fldChar w:fldCharType="separate"/>
      </w:r>
      <w:ins w:id="486" w:author="Orion" w:date="2011-07-29T16:48:00Z">
        <w:r>
          <w:rPr>
            <w:noProof/>
            <w:webHidden/>
          </w:rPr>
          <w:t>71</w:t>
        </w:r>
        <w:r>
          <w:rPr>
            <w:noProof/>
            <w:webHidden/>
          </w:rPr>
          <w:fldChar w:fldCharType="end"/>
        </w:r>
        <w:r w:rsidRPr="00D12124">
          <w:rPr>
            <w:rStyle w:val="Hyperlink"/>
            <w:noProof/>
          </w:rPr>
          <w:fldChar w:fldCharType="end"/>
        </w:r>
      </w:ins>
    </w:p>
    <w:p w14:paraId="4171A08F" w14:textId="77777777" w:rsidR="00EC2D90" w:rsidRDefault="00EC2D90">
      <w:pPr>
        <w:pStyle w:val="TOC1"/>
        <w:rPr>
          <w:ins w:id="487" w:author="Orion" w:date="2011-07-29T16:48:00Z"/>
          <w:rFonts w:asciiTheme="minorHAnsi" w:eastAsiaTheme="minorEastAsia" w:hAnsiTheme="minorHAnsi" w:cstheme="minorBidi"/>
          <w:noProof/>
          <w:sz w:val="22"/>
          <w:szCs w:val="22"/>
          <w:lang w:val="es-ES" w:eastAsia="es-ES"/>
        </w:rPr>
      </w:pPr>
      <w:ins w:id="48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"_Toc299721514"</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7.1.</w:t>
        </w:r>
        <w:r>
          <w:rPr>
            <w:rFonts w:asciiTheme="minorHAnsi" w:eastAsiaTheme="minorEastAsia" w:hAnsiTheme="minorHAnsi" w:cstheme="minorBidi"/>
            <w:noProof/>
            <w:sz w:val="22"/>
            <w:szCs w:val="22"/>
            <w:lang w:val="es-ES" w:eastAsia="es-ES"/>
          </w:rPr>
          <w:tab/>
        </w:r>
        <w:r w:rsidRPr="00D12124">
          <w:rPr>
            <w:rStyle w:val="Hyperlink"/>
            <w:noProof/>
            <w:lang w:bidi="hi-IN"/>
          </w:rPr>
          <w:t>Conclusión</w:t>
        </w:r>
        <w:r>
          <w:rPr>
            <w:noProof/>
            <w:webHidden/>
          </w:rPr>
          <w:tab/>
        </w:r>
        <w:r>
          <w:rPr>
            <w:noProof/>
            <w:webHidden/>
          </w:rPr>
          <w:fldChar w:fldCharType="begin"/>
        </w:r>
        <w:r>
          <w:rPr>
            <w:noProof/>
            <w:webHidden/>
          </w:rPr>
          <w:instrText xml:space="preserve"> PAGEREF _Toc299721514 \h </w:instrText>
        </w:r>
        <w:r>
          <w:rPr>
            <w:noProof/>
            <w:webHidden/>
          </w:rPr>
        </w:r>
      </w:ins>
      <w:r>
        <w:rPr>
          <w:noProof/>
          <w:webHidden/>
        </w:rPr>
        <w:fldChar w:fldCharType="separate"/>
      </w:r>
      <w:ins w:id="489" w:author="Orion" w:date="2011-07-29T16:48:00Z">
        <w:r>
          <w:rPr>
            <w:noProof/>
            <w:webHidden/>
          </w:rPr>
          <w:t>71</w:t>
        </w:r>
        <w:r>
          <w:rPr>
            <w:noProof/>
            <w:webHidden/>
          </w:rPr>
          <w:fldChar w:fldCharType="end"/>
        </w:r>
        <w:r w:rsidRPr="00D12124">
          <w:rPr>
            <w:rStyle w:val="Hyperlink"/>
            <w:noProof/>
          </w:rPr>
          <w:fldChar w:fldCharType="end"/>
        </w:r>
      </w:ins>
    </w:p>
    <w:p w14:paraId="3F295FFF" w14:textId="77777777" w:rsidR="00EC2D90" w:rsidRDefault="00EC2D90">
      <w:pPr>
        <w:pStyle w:val="TOC1"/>
        <w:rPr>
          <w:ins w:id="490" w:author="Orion" w:date="2011-07-29T16:48:00Z"/>
          <w:rFonts w:asciiTheme="minorHAnsi" w:eastAsiaTheme="minorEastAsia" w:hAnsiTheme="minorHAnsi" w:cstheme="minorBidi"/>
          <w:noProof/>
          <w:sz w:val="22"/>
          <w:szCs w:val="22"/>
          <w:lang w:val="es-ES" w:eastAsia="es-ES"/>
        </w:rPr>
      </w:pPr>
      <w:ins w:id="49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"_Toc299721515"</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7.2.</w:t>
        </w:r>
        <w:r>
          <w:rPr>
            <w:rFonts w:asciiTheme="minorHAnsi" w:eastAsiaTheme="minorEastAsia" w:hAnsiTheme="minorHAnsi" w:cstheme="minorBidi"/>
            <w:noProof/>
            <w:sz w:val="22"/>
            <w:szCs w:val="22"/>
            <w:lang w:val="es-ES" w:eastAsia="es-ES"/>
          </w:rPr>
          <w:tab/>
        </w:r>
        <w:r w:rsidRPr="00D12124">
          <w:rPr>
            <w:rStyle w:val="Hyperlink"/>
            <w:noProof/>
            <w:lang w:bidi="hi-IN"/>
          </w:rPr>
          <w:t>Trabajo Futuro</w:t>
        </w:r>
        <w:r>
          <w:rPr>
            <w:noProof/>
            <w:webHidden/>
          </w:rPr>
          <w:tab/>
        </w:r>
        <w:r>
          <w:rPr>
            <w:noProof/>
            <w:webHidden/>
          </w:rPr>
          <w:fldChar w:fldCharType="begin"/>
        </w:r>
        <w:r>
          <w:rPr>
            <w:noProof/>
            <w:webHidden/>
          </w:rPr>
          <w:instrText xml:space="preserve"> PAGEREF _Toc299721515 \h </w:instrText>
        </w:r>
        <w:r>
          <w:rPr>
            <w:noProof/>
            <w:webHidden/>
          </w:rPr>
        </w:r>
      </w:ins>
      <w:r>
        <w:rPr>
          <w:noProof/>
          <w:webHidden/>
        </w:rPr>
        <w:fldChar w:fldCharType="separate"/>
      </w:r>
      <w:ins w:id="492" w:author="Orion" w:date="2011-07-29T16:48:00Z">
        <w:r>
          <w:rPr>
            <w:noProof/>
            <w:webHidden/>
          </w:rPr>
          <w:t>72</w:t>
        </w:r>
        <w:r>
          <w:rPr>
            <w:noProof/>
            <w:webHidden/>
          </w:rPr>
          <w:fldChar w:fldCharType="end"/>
        </w:r>
        <w:r w:rsidRPr="00D12124">
          <w:rPr>
            <w:rStyle w:val="Hyperlink"/>
            <w:noProof/>
          </w:rPr>
          <w:fldChar w:fldCharType="end"/>
        </w:r>
      </w:ins>
    </w:p>
    <w:p w14:paraId="31548F81" w14:textId="77777777" w:rsidR="00EC2D90" w:rsidRDefault="00EC2D90">
      <w:pPr>
        <w:pStyle w:val="TOC1"/>
        <w:rPr>
          <w:ins w:id="493" w:author="Orion" w:date="2011-07-29T16:48:00Z"/>
          <w:rFonts w:asciiTheme="minorHAnsi" w:eastAsiaTheme="minorEastAsia" w:hAnsiTheme="minorHAnsi" w:cstheme="minorBidi"/>
          <w:noProof/>
          <w:sz w:val="22"/>
          <w:szCs w:val="22"/>
          <w:lang w:val="es-ES" w:eastAsia="es-ES"/>
        </w:rPr>
      </w:pPr>
      <w:ins w:id="49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"_Toc299721516"</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_Toc299721516 \h </w:instrText>
        </w:r>
        <w:r>
          <w:rPr>
            <w:noProof/>
            <w:webHidden/>
          </w:rPr>
        </w:r>
      </w:ins>
      <w:r>
        <w:rPr>
          <w:noProof/>
          <w:webHidden/>
        </w:rPr>
        <w:fldChar w:fldCharType="separate"/>
      </w:r>
      <w:ins w:id="495" w:author="Orion" w:date="2011-07-29T16:48:00Z">
        <w:r>
          <w:rPr>
            <w:noProof/>
            <w:webHidden/>
          </w:rPr>
          <w:t>77</w:t>
        </w:r>
        <w:r>
          <w:rPr>
            <w:noProof/>
            <w:webHidden/>
          </w:rPr>
          <w:fldChar w:fldCharType="end"/>
        </w:r>
        <w:r w:rsidRPr="00D12124">
          <w:rPr>
            <w:rStyle w:val="Hyperlink"/>
            <w:noProof/>
          </w:rPr>
          <w:fldChar w:fldCharType="end"/>
        </w:r>
      </w:ins>
    </w:p>
    <w:p w14:paraId="141227D9" w14:textId="77777777" w:rsidR="00EC2D90" w:rsidRDefault="00EC2D90">
      <w:pPr>
        <w:pStyle w:val="TOC1"/>
        <w:rPr>
          <w:ins w:id="496" w:author="Orion" w:date="2011-07-29T16:48:00Z"/>
          <w:rFonts w:asciiTheme="minorHAnsi" w:eastAsiaTheme="minorEastAsia" w:hAnsiTheme="minorHAnsi" w:cstheme="minorBidi"/>
          <w:noProof/>
          <w:sz w:val="22"/>
          <w:szCs w:val="22"/>
          <w:lang w:val="es-ES" w:eastAsia="es-ES"/>
        </w:rPr>
      </w:pPr>
      <w:ins w:id="49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"_Toc299721517"</w:instrText>
        </w:r>
        <w:r w:rsidRPr="00D12124">
          <w:rPr>
            <w:rStyle w:val="Hyperlink"/>
            <w:noProof/>
          </w:rPr>
          <w:instrText xml:space="preserve"> </w:instrText>
        </w:r>
        <w:r w:rsidRPr="00D12124">
          <w:rPr>
            <w:rStyle w:val="Hyperlink"/>
            <w:noProof/>
          </w:rPr>
        </w:r>
        <w:r w:rsidRPr="00D12124">
          <w:rPr>
            <w:rStyle w:val="Hyperlink"/>
            <w:noProof/>
          </w:rPr>
          <w:fldChar w:fldCharType="separate"/>
        </w:r>
        <w:r w:rsidRPr="00D12124">
          <w:rPr>
            <w:rStyle w:val="Hyperlink"/>
            <w:noProof/>
            <w:lang w:bidi="hi-IN"/>
          </w:rPr>
          <w:t>Appendix A – Tabla de IDs de Waypoints</w:t>
        </w:r>
        <w:r>
          <w:rPr>
            <w:noProof/>
            <w:webHidden/>
          </w:rPr>
          <w:tab/>
        </w:r>
        <w:r>
          <w:rPr>
            <w:noProof/>
            <w:webHidden/>
          </w:rPr>
          <w:fldChar w:fldCharType="begin"/>
        </w:r>
        <w:r>
          <w:rPr>
            <w:noProof/>
            <w:webHidden/>
          </w:rPr>
          <w:instrText xml:space="preserve"> PAGEREF _Toc299721517 \h </w:instrText>
        </w:r>
        <w:r>
          <w:rPr>
            <w:noProof/>
            <w:webHidden/>
          </w:rPr>
        </w:r>
      </w:ins>
      <w:r>
        <w:rPr>
          <w:noProof/>
          <w:webHidden/>
        </w:rPr>
        <w:fldChar w:fldCharType="separate"/>
      </w:r>
      <w:ins w:id="498" w:author="Orion" w:date="2011-07-29T16:48:00Z">
        <w:r>
          <w:rPr>
            <w:noProof/>
            <w:webHidden/>
          </w:rPr>
          <w:t>79</w:t>
        </w:r>
        <w:r>
          <w:rPr>
            <w:noProof/>
            <w:webHidden/>
          </w:rPr>
          <w:fldChar w:fldCharType="end"/>
        </w:r>
        <w:r w:rsidRPr="00D12124">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499" w:name="Acknowledgements"/>
    </w:p>
    <w:p w14:paraId="546CA65F" w14:textId="77777777" w:rsidR="00E026E0" w:rsidRDefault="00BC3639" w:rsidP="002539EB">
      <w:pPr>
        <w:pStyle w:val="PageHeading"/>
      </w:pPr>
      <w:bookmarkStart w:id="500" w:name="_Toc299721449"/>
      <w:proofErr w:type="spellStart"/>
      <w:r>
        <w:lastRenderedPageBreak/>
        <w:t>Tabla</w:t>
      </w:r>
      <w:proofErr w:type="spellEnd"/>
      <w:r>
        <w:t xml:space="preserve"> de </w:t>
      </w:r>
      <w:proofErr w:type="spellStart"/>
      <w:r>
        <w:t>Figuras</w:t>
      </w:r>
      <w:bookmarkEnd w:id="500"/>
      <w:proofErr w:type="spellEnd"/>
    </w:p>
    <w:p w14:paraId="65263EB7" w14:textId="77777777" w:rsidR="004F123D" w:rsidRDefault="00266A4F">
      <w:pPr>
        <w:pStyle w:val="TableofFigur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hyperlink w:anchor="_Toc299483433" w:history="1">
        <w:r w:rsidR="004F123D" w:rsidRPr="00032CBD">
          <w:rPr>
            <w:rStyle w:val="Hyperlink"/>
            <w:noProof/>
          </w:rPr>
          <w:t>Figura 1</w:t>
        </w:r>
      </w:hyperlink>
    </w:p>
    <w:p w14:paraId="0740CF52"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4" w:history="1">
        <w:r w:rsidR="004F123D" w:rsidRPr="00032CBD">
          <w:rPr>
            <w:rStyle w:val="Hyperlink"/>
            <w:noProof/>
          </w:rPr>
          <w:t>Figura 2: Casos de Uso.</w:t>
        </w:r>
      </w:hyperlink>
    </w:p>
    <w:p w14:paraId="5C5E3249"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5" w:history="1">
        <w:r w:rsidR="004F123D" w:rsidRPr="00032CBD">
          <w:rPr>
            <w:rStyle w:val="Hyperlink"/>
            <w:noProof/>
          </w:rPr>
          <w:t>Figura 4: Estado Mental "FlightPlanner"</w:t>
        </w:r>
      </w:hyperlink>
    </w:p>
    <w:p w14:paraId="24BC0EE3"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6" w:history="1">
        <w:r w:rsidR="004F123D" w:rsidRPr="00032CBD">
          <w:rPr>
            <w:rStyle w:val="Hyperlink"/>
            <w:noProof/>
          </w:rPr>
          <w:t>Figura 6: Diagrama de Interacción Para Recibir el Plan de Vuelo Inicial.</w:t>
        </w:r>
      </w:hyperlink>
    </w:p>
    <w:p w14:paraId="5D93D150"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7" w:history="1">
        <w:r w:rsidR="004F123D" w:rsidRPr="00032CBD">
          <w:rPr>
            <w:rStyle w:val="Hyperlink"/>
            <w:noProof/>
          </w:rPr>
          <w:t>Figura 8: Diagrama de Actividades General.</w:t>
        </w:r>
      </w:hyperlink>
    </w:p>
    <w:p w14:paraId="0AD1C268"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8" w:history="1">
        <w:r w:rsidR="004F123D" w:rsidRPr="00032CBD">
          <w:rPr>
            <w:rStyle w:val="Hyperlink"/>
            <w:noProof/>
          </w:rPr>
          <w:t>Figura 9: Comprobación de la Hora de Salida del Vuelo.</w:t>
        </w:r>
      </w:hyperlink>
    </w:p>
    <w:p w14:paraId="2C1BC92E"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9" w:history="1">
        <w:r w:rsidR="004F123D" w:rsidRPr="00032CBD">
          <w:rPr>
            <w:rStyle w:val="Hyperlink"/>
            <w:noProof/>
          </w:rPr>
          <w:t>Figura 11: Descomposición del Plan de Vuelo.</w:t>
        </w:r>
      </w:hyperlink>
    </w:p>
    <w:p w14:paraId="4101A26F"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0" w:history="1">
        <w:r w:rsidR="004F123D" w:rsidRPr="00032CBD">
          <w:rPr>
            <w:rStyle w:val="Hyperlink"/>
            <w:noProof/>
          </w:rPr>
          <w:t>Figura 12: Tiempo de Creación de las Decisiones.</w:t>
        </w:r>
      </w:hyperlink>
    </w:p>
    <w:p w14:paraId="76C1430E"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1" w:history="1">
        <w:r w:rsidR="004F123D" w:rsidRPr="00032CBD">
          <w:rPr>
            <w:rStyle w:val="Hyperlink"/>
            <w:noProof/>
          </w:rPr>
          <w:t>Figura 14: Descomposición de Decisiones.</w:t>
        </w:r>
      </w:hyperlink>
    </w:p>
    <w:p w14:paraId="6F365BE8"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2" w:history="1">
        <w:r w:rsidR="004F123D" w:rsidRPr="00032CBD">
          <w:rPr>
            <w:rStyle w:val="Hyperlink"/>
            <w:noProof/>
          </w:rPr>
          <w:t>Figura 15: Interacción Piloto-Avión: Ejecución Maniobra.</w:t>
        </w:r>
      </w:hyperlink>
    </w:p>
    <w:p w14:paraId="1370BBCF"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3" w:history="1">
        <w:r w:rsidR="004F123D" w:rsidRPr="00032CBD">
          <w:rPr>
            <w:rStyle w:val="Hyperlink"/>
            <w:noProof/>
          </w:rPr>
          <w:t>Figura 16: Aplicación que Comprueba la Finalización del Tramo.</w:t>
        </w:r>
      </w:hyperlink>
    </w:p>
    <w:p w14:paraId="66E1B6A9"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4" w:history="1">
        <w:r w:rsidR="004F123D" w:rsidRPr="00032CBD">
          <w:rPr>
            <w:rStyle w:val="Hyperlink"/>
            <w:noProof/>
          </w:rPr>
          <w:t>Figura 18: Diagrama de Actividad Evitar Conflicto</w:t>
        </w:r>
      </w:hyperlink>
    </w:p>
    <w:p w14:paraId="7C294FA7"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5" w:history="1">
        <w:r w:rsidR="004F123D" w:rsidRPr="00032CBD">
          <w:rPr>
            <w:rStyle w:val="Hyperlink"/>
            <w:noProof/>
          </w:rPr>
          <w:t>Figura 19: Comprobación de Nuevo Conflicto.</w:t>
        </w:r>
      </w:hyperlink>
    </w:p>
    <w:p w14:paraId="57E1A6D6"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6" w:history="1">
        <w:r w:rsidR="004F123D" w:rsidRPr="00032CBD">
          <w:rPr>
            <w:rStyle w:val="Hyperlink"/>
            <w:noProof/>
          </w:rPr>
          <w:t>Figura 20: Creación de las Ordenes.</w:t>
        </w:r>
      </w:hyperlink>
    </w:p>
    <w:p w14:paraId="06CA529C"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7" w:history="1">
        <w:r w:rsidR="004F123D" w:rsidRPr="00032CBD">
          <w:rPr>
            <w:rStyle w:val="Hyperlink"/>
            <w:noProof/>
          </w:rPr>
          <w:t>Figura 21: Interacción Controlador-Piloto traspaso de Ordenes.</w:t>
        </w:r>
      </w:hyperlink>
    </w:p>
    <w:p w14:paraId="1ACFEF9C"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8" w:history="1">
        <w:r w:rsidR="004F123D" w:rsidRPr="00032CBD">
          <w:rPr>
            <w:rStyle w:val="Hyperlink"/>
            <w:noProof/>
          </w:rPr>
          <w:t>Figura 22: Piloto Obedeciendo una Orden.</w:t>
        </w:r>
      </w:hyperlink>
    </w:p>
    <w:p w14:paraId="3627EB58"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9" w:history="1">
        <w:r w:rsidR="004F123D" w:rsidRPr="00032CBD">
          <w:rPr>
            <w:rStyle w:val="Hyperlink"/>
            <w:noProof/>
          </w:rPr>
          <w:t>Figura 24: Ir al Siguiente Tramo Con Conflicto.</w:t>
        </w:r>
      </w:hyperlink>
    </w:p>
    <w:p w14:paraId="347C673C"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0" w:history="1">
        <w:r w:rsidR="004F123D" w:rsidRPr="00032CBD">
          <w:rPr>
            <w:rStyle w:val="Hyperlink"/>
            <w:noProof/>
          </w:rPr>
          <w:t>Figura 25. Aplicación de visualización.</w:t>
        </w:r>
      </w:hyperlink>
    </w:p>
    <w:p w14:paraId="23914197"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1" w:history="1">
        <w:r w:rsidR="004F123D" w:rsidRPr="00032CBD">
          <w:rPr>
            <w:rStyle w:val="Hyperlink"/>
            <w:noProof/>
          </w:rPr>
          <w:t>Figura 27. Resolución de conflicto entre dos aviones volando rutas sin puntos de paso especificados.</w:t>
        </w:r>
      </w:hyperlink>
    </w:p>
    <w:p w14:paraId="168DFAB3"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2" w:history="1">
        <w:r w:rsidR="004F123D" w:rsidRPr="00032CBD">
          <w:rPr>
            <w:rStyle w:val="Hyperlink"/>
            <w:noProof/>
          </w:rPr>
          <w:t>Figura 28</w:t>
        </w:r>
      </w:hyperlink>
    </w:p>
    <w:p w14:paraId="5FD76B62"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3" w:history="1">
        <w:r w:rsidR="004F123D" w:rsidRPr="00032CBD">
          <w:rPr>
            <w:rStyle w:val="Hyperlink"/>
            <w:noProof/>
          </w:rPr>
          <w:t>Figura 29</w:t>
        </w:r>
      </w:hyperlink>
    </w:p>
    <w:p w14:paraId="663F7DF1"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4" w:history="1">
        <w:r w:rsidR="004F123D" w:rsidRPr="00032CBD">
          <w:rPr>
            <w:rStyle w:val="Hyperlink"/>
            <w:noProof/>
          </w:rPr>
          <w:t>Figura 30</w:t>
        </w:r>
      </w:hyperlink>
    </w:p>
    <w:p w14:paraId="2CCF839C"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5" w:history="1">
        <w:r w:rsidR="004F123D" w:rsidRPr="00032CBD">
          <w:rPr>
            <w:rStyle w:val="Hyperlink"/>
            <w:noProof/>
          </w:rPr>
          <w:t>Figura 31</w:t>
        </w:r>
      </w:hyperlink>
    </w:p>
    <w:p w14:paraId="2FF8B138"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6" w:history="1">
        <w:r w:rsidR="004F123D" w:rsidRPr="00032CBD">
          <w:rPr>
            <w:rStyle w:val="Hyperlink"/>
            <w:noProof/>
          </w:rPr>
          <w:t>Figura 32</w:t>
        </w:r>
      </w:hyperlink>
    </w:p>
    <w:p w14:paraId="72B37800"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7" w:history="1">
        <w:r w:rsidR="004F123D" w:rsidRPr="00032CBD">
          <w:rPr>
            <w:rStyle w:val="Hyperlink"/>
            <w:noProof/>
          </w:rPr>
          <w:t>Figura 33</w:t>
        </w:r>
      </w:hyperlink>
    </w:p>
    <w:p w14:paraId="6A0F7CDA"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8" w:history="1">
        <w:r w:rsidR="004F123D" w:rsidRPr="00032CBD">
          <w:rPr>
            <w:rStyle w:val="Hyperlink"/>
            <w:noProof/>
          </w:rPr>
          <w:t>Figura 34</w:t>
        </w:r>
      </w:hyperlink>
    </w:p>
    <w:p w14:paraId="6F35A3EA"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9" w:history="1">
        <w:r w:rsidR="004F123D" w:rsidRPr="00032CBD">
          <w:rPr>
            <w:rStyle w:val="Hyperlink"/>
            <w:noProof/>
          </w:rPr>
          <w:t>Figura 35</w:t>
        </w:r>
      </w:hyperlink>
    </w:p>
    <w:p w14:paraId="77DE3759"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0" w:history="1">
        <w:r w:rsidR="004F123D" w:rsidRPr="00032CBD">
          <w:rPr>
            <w:rStyle w:val="Hyperlink"/>
            <w:noProof/>
          </w:rPr>
          <w:t>Figura 36</w:t>
        </w:r>
      </w:hyperlink>
    </w:p>
    <w:p w14:paraId="22FE4E8A"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1" w:history="1">
        <w:r w:rsidR="004F123D" w:rsidRPr="00032CBD">
          <w:rPr>
            <w:rStyle w:val="Hyperlink"/>
            <w:noProof/>
          </w:rPr>
          <w:t>Figura 37</w:t>
        </w:r>
      </w:hyperlink>
    </w:p>
    <w:p w14:paraId="1117CBB1"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2" w:history="1">
        <w:r w:rsidR="004F123D" w:rsidRPr="00032CBD">
          <w:rPr>
            <w:rStyle w:val="Hyperlink"/>
            <w:noProof/>
          </w:rPr>
          <w:t>Figura 38</w:t>
        </w:r>
      </w:hyperlink>
    </w:p>
    <w:p w14:paraId="58EE0AAF"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3" w:history="1">
        <w:r w:rsidR="004F123D" w:rsidRPr="00032CBD">
          <w:rPr>
            <w:rStyle w:val="Hyperlink"/>
            <w:noProof/>
          </w:rPr>
          <w:t>Figura 39: Despliegue seis aviones</w:t>
        </w:r>
      </w:hyperlink>
    </w:p>
    <w:p w14:paraId="3F1CBD0E"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4" w:history="1">
        <w:r w:rsidR="004F123D" w:rsidRPr="00032CBD">
          <w:rPr>
            <w:rStyle w:val="Hyperlink"/>
            <w:noProof/>
          </w:rPr>
          <w:t>Figura 40</w:t>
        </w:r>
      </w:hyperlink>
    </w:p>
    <w:p w14:paraId="4C8DA7FD"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5" w:history="1">
        <w:r w:rsidR="004F123D" w:rsidRPr="00032CBD">
          <w:rPr>
            <w:rStyle w:val="Hyperlink"/>
            <w:noProof/>
          </w:rPr>
          <w:t>Figura 41</w:t>
        </w:r>
      </w:hyperlink>
    </w:p>
    <w:p w14:paraId="71726FF2"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6" w:history="1">
        <w:r w:rsidR="004F123D" w:rsidRPr="00032CBD">
          <w:rPr>
            <w:rStyle w:val="Hyperlink"/>
            <w:noProof/>
          </w:rPr>
          <w:t>Figura 42</w:t>
        </w:r>
      </w:hyperlink>
    </w:p>
    <w:p w14:paraId="4E3D8B5A" w14:textId="77777777"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7" w:history="1">
        <w:r w:rsidR="004F123D" w:rsidRPr="00032CBD">
          <w:rPr>
            <w:rStyle w:val="Hyperlink"/>
            <w:noProof/>
          </w:rPr>
          <w:t>Figura 43</w:t>
        </w:r>
      </w:hyperlink>
    </w:p>
    <w:p w14:paraId="2A17E007" w14:textId="72307DA4" w:rsidR="004F123D" w:rsidRDefault="00C424D4">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8" w:history="1">
        <w:r w:rsidR="004F123D" w:rsidRPr="00032CBD">
          <w:rPr>
            <w:rStyle w:val="Hyperlink"/>
            <w:noProof/>
          </w:rPr>
          <w:t>Figura 44</w:t>
        </w:r>
      </w:hyperlink>
    </w:p>
    <w:p w14:paraId="1CDD137F" w14:textId="77777777" w:rsidR="00166C1A" w:rsidRPr="0072223B" w:rsidRDefault="00266A4F">
      <w:pPr>
        <w:widowControl/>
        <w:suppressAutoHyphens w:val="0"/>
        <w:rPr>
          <w:lang w:val="en-US"/>
          <w:rPrChange w:id="501" w:author="Orion" w:date="2011-07-28T14:28:00Z">
            <w:rPr/>
          </w:rPrChange>
        </w:rPr>
      </w:pPr>
      <w:r>
        <w:rPr>
          <w:szCs w:val="21"/>
        </w:rPr>
        <w:fldChar w:fldCharType="end"/>
      </w:r>
      <w:r w:rsidR="00166C1A" w:rsidRPr="0072223B">
        <w:rPr>
          <w:lang w:val="en-US"/>
          <w:rPrChange w:id="502" w:author="Orion" w:date="2011-07-28T14:28:00Z">
            <w:rPr/>
          </w:rPrChange>
        </w:rPr>
        <w:t xml:space="preserve"> </w:t>
      </w:r>
      <w:r w:rsidR="004654A3" w:rsidRPr="0072223B">
        <w:rPr>
          <w:lang w:val="en-US"/>
          <w:rPrChange w:id="503" w:author="Orion" w:date="2011-07-28T14:28:00Z">
            <w:rPr/>
          </w:rPrChange>
        </w:rPr>
        <w:br w:type="page"/>
      </w:r>
      <w:r w:rsidR="00166C1A" w:rsidRPr="0072223B">
        <w:rPr>
          <w:lang w:val="en-US"/>
          <w:rPrChange w:id="504" w:author="Orion" w:date="2011-07-28T14:28:00Z">
            <w:rPr/>
          </w:rPrChange>
        </w:rPr>
        <w:lastRenderedPageBreak/>
        <w:br w:type="page"/>
      </w:r>
    </w:p>
    <w:p w14:paraId="0EC4A422" w14:textId="77777777" w:rsidR="00120931" w:rsidRPr="008D082C" w:rsidRDefault="00120931" w:rsidP="00B42FC5">
      <w:pPr>
        <w:pStyle w:val="PageHeading"/>
      </w:pPr>
      <w:bookmarkStart w:id="505" w:name="_Toc299721450"/>
      <w:proofErr w:type="spellStart"/>
      <w:r>
        <w:lastRenderedPageBreak/>
        <w:t>Agradecimientos</w:t>
      </w:r>
      <w:bookmarkEnd w:id="505"/>
      <w:proofErr w:type="spellEnd"/>
    </w:p>
    <w:bookmarkEnd w:id="499"/>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506"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506"/>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507" w:name="_Ref299118708"/>
      <w:bookmarkStart w:id="508" w:name="_Toc299721451"/>
      <w:commentRangeStart w:id="509"/>
      <w:r w:rsidRPr="00CC7413">
        <w:rPr>
          <w:b w:val="0"/>
          <w:sz w:val="52"/>
          <w:szCs w:val="52"/>
        </w:rPr>
        <w:lastRenderedPageBreak/>
        <w:t>Introducción</w:t>
      </w:r>
      <w:commentRangeEnd w:id="509"/>
      <w:r w:rsidR="00914129" w:rsidRPr="00CC7413">
        <w:rPr>
          <w:rStyle w:val="CommentReference"/>
          <w:b w:val="0"/>
          <w:sz w:val="52"/>
          <w:szCs w:val="52"/>
        </w:rPr>
        <w:commentReference w:id="509"/>
      </w:r>
      <w:bookmarkEnd w:id="507"/>
      <w:bookmarkEnd w:id="508"/>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proofErr w:type="spellStart"/>
      <w:r w:rsidRPr="00234DDA">
        <w:t>Eurocontrol</w:t>
      </w:r>
      <w:proofErr w:type="spellEnd"/>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282451">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r w:rsidR="00D32675">
            <w:instrText xml:space="preserve">CITATION Mat \l 3082 </w:instrText>
          </w:r>
          <w:r w:rsidR="00D32675">
            <w:fldChar w:fldCharType="separate"/>
          </w:r>
          <w:r w:rsidR="00282451">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282451">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282451">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282451">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282451">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282451">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proofErr w:type="spellStart"/>
      <w:r w:rsidRPr="00E04976">
        <w:rPr>
          <w:i/>
          <w:rPrChange w:id="511" w:author="IO" w:date="2011-07-13T11:17:00Z">
            <w:rPr/>
          </w:rPrChange>
        </w:rPr>
        <w:t>JSBSim</w:t>
      </w:r>
      <w:proofErr w:type="spellEnd"/>
      <w:r>
        <w:t xml:space="preserve">. </w:t>
      </w:r>
      <w:proofErr w:type="spellStart"/>
      <w:r w:rsidRPr="00E04976">
        <w:rPr>
          <w:i/>
          <w:rPrChange w:id="512" w:author="IO" w:date="2011-07-13T11:17:00Z">
            <w:rPr/>
          </w:rPrChange>
        </w:rPr>
        <w:t>JSBsim</w:t>
      </w:r>
      <w:proofErr w:type="spellEnd"/>
      <w:sdt>
        <w:sdtPr>
          <w:id w:val="-176737872"/>
          <w:citation/>
        </w:sdtPr>
        <w:sdtContent>
          <w:r w:rsidRPr="001B2F98">
            <w:fldChar w:fldCharType="begin"/>
          </w:r>
          <w:r w:rsidR="005E6C07">
            <w:instrText xml:space="preserve">CITATION JSB \l 3082 </w:instrText>
          </w:r>
          <w:r w:rsidRPr="001B2F98">
            <w:fldChar w:fldCharType="separate"/>
          </w:r>
          <w:r w:rsidR="00282451">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proofErr w:type="spellStart"/>
      <w:r w:rsidRPr="00E04976">
        <w:rPr>
          <w:i/>
          <w:rPrChange w:id="513" w:author="IO" w:date="2011-07-13T11:17:00Z">
            <w:rPr/>
          </w:rPrChange>
        </w:rPr>
        <w:t>JSBSim</w:t>
      </w:r>
      <w:proofErr w:type="spellEnd"/>
      <w:r w:rsidRPr="00CF2C24">
        <w:t xml:space="preserve"> se encuentran</w:t>
      </w:r>
      <w:r w:rsidRPr="001B2F98">
        <w:t xml:space="preserve"> una serie de herramientas que simulan vuelos centrándose en el manejo y control de los aviones</w:t>
      </w:r>
      <w:r>
        <w:t>, como</w:t>
      </w:r>
      <w:r w:rsidRPr="00CF2C24">
        <w:t xml:space="preserve"> </w:t>
      </w:r>
      <w:proofErr w:type="spellStart"/>
      <w:r w:rsidRPr="00E04976">
        <w:rPr>
          <w:i/>
          <w:rPrChange w:id="514" w:author="IO" w:date="2011-07-13T11:17:00Z">
            <w:rPr/>
          </w:rPrChange>
        </w:rPr>
        <w:t>FlightGear</w:t>
      </w:r>
      <w:proofErr w:type="spellEnd"/>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282451">
            <w:rPr>
              <w:noProof/>
            </w:rPr>
            <w:t>(9)</w:t>
          </w:r>
          <w:r w:rsidR="005E6C07">
            <w:fldChar w:fldCharType="end"/>
          </w:r>
        </w:sdtContent>
      </w:sdt>
      <w:r w:rsidRPr="001B2F98">
        <w:t xml:space="preserve"> y el </w:t>
      </w:r>
      <w:proofErr w:type="spellStart"/>
      <w:r w:rsidRPr="00E04976">
        <w:rPr>
          <w:i/>
          <w:rPrChange w:id="515" w:author="IO" w:date="2011-07-13T11:17:00Z">
            <w:rPr/>
          </w:rPrChange>
        </w:rPr>
        <w:t>OpenEaagles</w:t>
      </w:r>
      <w:proofErr w:type="spellEnd"/>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282451">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proofErr w:type="spellStart"/>
      <w:r w:rsidRPr="00CF2C24">
        <w:rPr>
          <w:i/>
        </w:rPr>
        <w:t>Future</w:t>
      </w:r>
      <w:proofErr w:type="spellEnd"/>
      <w:r w:rsidRPr="00CF2C24">
        <w:rPr>
          <w:i/>
        </w:rPr>
        <w:t xml:space="preserve"> ATM</w:t>
      </w:r>
      <w:r>
        <w:rPr>
          <w:rStyle w:val="FootnoteReference"/>
          <w:i/>
        </w:rPr>
        <w:footnoteReference w:id="4"/>
      </w:r>
      <w:r w:rsidRPr="00CF2C24">
        <w:rPr>
          <w:i/>
        </w:rPr>
        <w:t xml:space="preserve"> </w:t>
      </w:r>
      <w:proofErr w:type="spellStart"/>
      <w:r w:rsidRPr="00CF2C24">
        <w:rPr>
          <w:i/>
        </w:rPr>
        <w:t>Concepts</w:t>
      </w:r>
      <w:proofErr w:type="spellEnd"/>
      <w:r w:rsidRPr="00CF2C24">
        <w:rPr>
          <w:i/>
        </w:rPr>
        <w:t xml:space="preserve"> </w:t>
      </w:r>
      <w:proofErr w:type="spellStart"/>
      <w:r w:rsidRPr="00CF2C24">
        <w:rPr>
          <w:i/>
        </w:rPr>
        <w:t>Evaluation</w:t>
      </w:r>
      <w:proofErr w:type="spellEnd"/>
      <w:r w:rsidRPr="00CF2C24">
        <w:rPr>
          <w:i/>
        </w:rPr>
        <w:t xml:space="preserve"> </w:t>
      </w:r>
      <w:proofErr w:type="spellStart"/>
      <w:r w:rsidRPr="00CF2C24">
        <w:rPr>
          <w:i/>
        </w:rPr>
        <w:t>Tool</w:t>
      </w:r>
      <w:proofErr w:type="spellEnd"/>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282451">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proofErr w:type="spellStart"/>
      <w:r w:rsidRPr="004F21BD">
        <w:rPr>
          <w:i/>
        </w:rPr>
        <w:t>Intelligent</w:t>
      </w:r>
      <w:proofErr w:type="spellEnd"/>
      <w:r w:rsidRPr="004F21BD">
        <w:rPr>
          <w:i/>
        </w:rPr>
        <w:t xml:space="preserve"> </w:t>
      </w:r>
      <w:proofErr w:type="spellStart"/>
      <w:r w:rsidRPr="004F21BD">
        <w:rPr>
          <w:i/>
        </w:rPr>
        <w:t>agent-based</w:t>
      </w:r>
      <w:proofErr w:type="spellEnd"/>
      <w:r w:rsidRPr="004F21BD">
        <w:rPr>
          <w:i/>
        </w:rPr>
        <w:t xml:space="preserve"> </w:t>
      </w:r>
      <w:proofErr w:type="spellStart"/>
      <w:r w:rsidRPr="004F21BD">
        <w:rPr>
          <w:i/>
        </w:rPr>
        <w:t>Model</w:t>
      </w:r>
      <w:proofErr w:type="spellEnd"/>
      <w:r w:rsidRPr="004F21BD">
        <w:rPr>
          <w:i/>
        </w:rPr>
        <w:t xml:space="preserve"> </w:t>
      </w:r>
      <w:proofErr w:type="spellStart"/>
      <w:r w:rsidRPr="004F21BD">
        <w:rPr>
          <w:i/>
        </w:rPr>
        <w:t>for</w:t>
      </w:r>
      <w:proofErr w:type="spellEnd"/>
      <w:r w:rsidRPr="004F21BD">
        <w:rPr>
          <w:i/>
        </w:rPr>
        <w:t xml:space="preserve"> </w:t>
      </w:r>
      <w:proofErr w:type="spellStart"/>
      <w:r w:rsidRPr="004F21BD">
        <w:rPr>
          <w:i/>
        </w:rPr>
        <w:t>Policy</w:t>
      </w:r>
      <w:proofErr w:type="spellEnd"/>
      <w:r w:rsidRPr="004F21BD">
        <w:rPr>
          <w:i/>
        </w:rPr>
        <w:t xml:space="preserve"> </w:t>
      </w:r>
      <w:proofErr w:type="spellStart"/>
      <w:r w:rsidRPr="004F21BD">
        <w:rPr>
          <w:i/>
        </w:rPr>
        <w:t>Analysis</w:t>
      </w:r>
      <w:proofErr w:type="spellEnd"/>
      <w:r w:rsidRPr="004F21BD">
        <w:rPr>
          <w:i/>
        </w:rPr>
        <w:t xml:space="preserve"> of </w:t>
      </w:r>
      <w:proofErr w:type="spellStart"/>
      <w:r w:rsidRPr="004F21BD">
        <w:rPr>
          <w:i/>
        </w:rPr>
        <w:t>Collaborative</w:t>
      </w:r>
      <w:proofErr w:type="spellEnd"/>
      <w:r w:rsidRPr="004F21BD">
        <w:rPr>
          <w:i/>
        </w:rPr>
        <w:t xml:space="preserve"> </w:t>
      </w:r>
      <w:proofErr w:type="spellStart"/>
      <w:r w:rsidRPr="004F21BD">
        <w:rPr>
          <w:i/>
        </w:rPr>
        <w:t>Traffic</w:t>
      </w:r>
      <w:proofErr w:type="spellEnd"/>
      <w:r w:rsidRPr="004F21BD">
        <w:rPr>
          <w:i/>
        </w:rPr>
        <w:t xml:space="preserve"> </w:t>
      </w:r>
      <w:proofErr w:type="spellStart"/>
      <w:r w:rsidRPr="004F21BD">
        <w:rPr>
          <w:i/>
        </w:rPr>
        <w:t>flow</w:t>
      </w:r>
      <w:proofErr w:type="spellEnd"/>
      <w:r w:rsidRPr="004F21BD">
        <w:rPr>
          <w:i/>
        </w:rPr>
        <w:t xml:space="preserve"> </w:t>
      </w:r>
      <w:proofErr w:type="spellStart"/>
      <w:r w:rsidRPr="004F21BD">
        <w:rPr>
          <w:i/>
        </w:rPr>
        <w:t>management</w:t>
      </w:r>
      <w:proofErr w:type="spellEnd"/>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282451">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282451">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w:t>
      </w:r>
      <w:proofErr w:type="spellStart"/>
      <w:r>
        <w:t>parametrizar</w:t>
      </w:r>
      <w:proofErr w:type="spellEnd"/>
      <w:r>
        <w:t xml:space="preserve"> elementos ya disponibles. En algunos casos, por ejemplo en las herramientas de código abierto como </w:t>
      </w:r>
      <w:proofErr w:type="spellStart"/>
      <w:r w:rsidRPr="00DC26C8">
        <w:rPr>
          <w:i/>
        </w:rPr>
        <w:t>JSBsim</w:t>
      </w:r>
      <w:proofErr w:type="spellEnd"/>
      <w:sdt>
        <w:sdtPr>
          <w:id w:val="-651061870"/>
          <w:citation/>
        </w:sdtPr>
        <w:sdtContent>
          <w:r w:rsidRPr="001B2F98">
            <w:fldChar w:fldCharType="begin"/>
          </w:r>
          <w:r w:rsidR="005E6C07">
            <w:instrText xml:space="preserve">CITATION JSB \l 3082 </w:instrText>
          </w:r>
          <w:r w:rsidRPr="001B2F98">
            <w:fldChar w:fldCharType="separate"/>
          </w:r>
          <w:r w:rsidR="00282451">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282451">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282451">
            <w:rPr>
              <w:noProof/>
            </w:rPr>
            <w:t>(15)</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282451">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proofErr w:type="spellStart"/>
      <w:r w:rsidR="00545B0D" w:rsidRPr="00CF2C24">
        <w:rPr>
          <w:i/>
        </w:rPr>
        <w:t>Model-Driven</w:t>
      </w:r>
      <w:proofErr w:type="spellEnd"/>
      <w:r w:rsidR="00545B0D" w:rsidRPr="00CF2C24">
        <w:rPr>
          <w:i/>
        </w:rPr>
        <w:t xml:space="preserve"> </w:t>
      </w:r>
      <w:proofErr w:type="spellStart"/>
      <w:r w:rsidR="00545B0D" w:rsidRPr="00CF2C24">
        <w:rPr>
          <w:i/>
        </w:rPr>
        <w:t>Engineering</w:t>
      </w:r>
      <w:proofErr w:type="spellEnd"/>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282451">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w:t>
      </w:r>
      <w:proofErr w:type="spellStart"/>
      <w:r w:rsidR="00545B0D" w:rsidRPr="00BB6D94">
        <w:t>semi</w:t>
      </w:r>
      <w:proofErr w:type="spellEnd"/>
      <w:r w:rsidR="00545B0D" w:rsidRPr="00BB6D94">
        <w:t xml:space="preserve">-automatizadas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proofErr w:type="spellStart"/>
      <w:r w:rsidRPr="00DC26C8">
        <w:rPr>
          <w:i/>
        </w:rPr>
        <w:t>Agent-Based</w:t>
      </w:r>
      <w:proofErr w:type="spellEnd"/>
      <w:r w:rsidRPr="00DC26C8">
        <w:rPr>
          <w:i/>
        </w:rPr>
        <w:t xml:space="preserve"> </w:t>
      </w:r>
      <w:proofErr w:type="spellStart"/>
      <w:r w:rsidRPr="00DC26C8">
        <w:rPr>
          <w:i/>
        </w:rPr>
        <w:t>Modelling</w:t>
      </w:r>
      <w:proofErr w:type="spellEnd"/>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282451">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282451">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282451">
            <w:rPr>
              <w:noProof/>
            </w:rPr>
            <w:t>(20)</w:t>
          </w:r>
          <w:r>
            <w:fldChar w:fldCharType="end"/>
          </w:r>
        </w:sdtContent>
      </w:sdt>
      <w:r>
        <w:t xml:space="preserve">. </w:t>
      </w:r>
      <w:r w:rsidR="000816A6">
        <w:t xml:space="preserve">INGENIAS es una metodología de la Ingeniería del Software Orientada a Agentes (AOSE, </w:t>
      </w:r>
      <w:proofErr w:type="spellStart"/>
      <w:r w:rsidR="000816A6" w:rsidRPr="00DC26C8">
        <w:rPr>
          <w:i/>
        </w:rPr>
        <w:t>Agent-Oriented</w:t>
      </w:r>
      <w:proofErr w:type="spellEnd"/>
      <w:r w:rsidR="000816A6" w:rsidRPr="00DC26C8">
        <w:rPr>
          <w:i/>
        </w:rPr>
        <w:t xml:space="preserve"> Software </w:t>
      </w:r>
      <w:proofErr w:type="spellStart"/>
      <w:r w:rsidR="000816A6" w:rsidRPr="00DC26C8">
        <w:rPr>
          <w:i/>
        </w:rPr>
        <w:t>Engineering</w:t>
      </w:r>
      <w:proofErr w:type="spellEnd"/>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282451">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282451">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proofErr w:type="spellStart"/>
      <w:r w:rsidR="00C84DD0" w:rsidRPr="00DC26C8">
        <w:rPr>
          <w:i/>
        </w:rPr>
        <w:t>Unmanned</w:t>
      </w:r>
      <w:proofErr w:type="spellEnd"/>
      <w:r w:rsidR="00C84DD0" w:rsidRPr="00DC26C8">
        <w:rPr>
          <w:i/>
        </w:rPr>
        <w:t xml:space="preserve"> </w:t>
      </w:r>
      <w:proofErr w:type="spellStart"/>
      <w:r w:rsidR="00C84DD0" w:rsidRPr="00DC26C8">
        <w:rPr>
          <w:i/>
        </w:rPr>
        <w:t>Aerial</w:t>
      </w:r>
      <w:proofErr w:type="spellEnd"/>
      <w:r w:rsidR="00C84DD0" w:rsidRPr="00DC26C8">
        <w:rPr>
          <w:i/>
        </w:rPr>
        <w:t xml:space="preserve"> </w:t>
      </w:r>
      <w:proofErr w:type="spellStart"/>
      <w:r w:rsidR="00C84DD0" w:rsidRPr="00DC26C8">
        <w:rPr>
          <w:i/>
        </w:rPr>
        <w:t>Vehicle</w:t>
      </w:r>
      <w:proofErr w:type="spellEnd"/>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282451">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282451">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w:t>
      </w:r>
      <w:proofErr w:type="spellStart"/>
      <w:r>
        <w:t>UAVs</w:t>
      </w:r>
      <w:proofErr w:type="spellEnd"/>
      <w:r>
        <w:t xml:space="preserve"> sobre los modelos iniciales ha mostrado </w:t>
      </w:r>
      <w:r w:rsidRPr="00BB6D94">
        <w:t>la flexibilidad de la propuesta para atender nuevas necesidades de estudio.</w:t>
      </w:r>
    </w:p>
    <w:p w14:paraId="4D191322" w14:textId="2C554333"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r w:rsidR="00C85B1A" w:rsidRPr="00CC7413">
        <w:rPr>
          <w:i/>
        </w:rPr>
        <w:t>Conceptos de la navegación aérea</w:t>
      </w:r>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r w:rsidR="00C85B1A" w:rsidRPr="00CC7413">
        <w:rPr>
          <w:i/>
        </w:rPr>
        <w:t>Estado del Arte</w:t>
      </w:r>
      <w:r w:rsidR="00C85B1A" w:rsidRPr="00CC7413">
        <w:t>)</w:t>
      </w:r>
      <w:r w:rsidR="00B65148" w:rsidRPr="00CC7413">
        <w:t xml:space="preserve">. </w:t>
      </w:r>
      <w:r w:rsidR="00C85B1A" w:rsidRPr="00CC7413">
        <w:t>Posteriormente se definirán una serie de requisitos que algunas de las entidades del sistema deben de cumplir (</w:t>
      </w:r>
      <w:r w:rsidR="00C85B1A" w:rsidRPr="00CC7413">
        <w:rPr>
          <w:i/>
        </w:rPr>
        <w:t>Requisitos del Sistema</w:t>
      </w:r>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r w:rsidR="00CC7413">
        <w:rPr>
          <w:i/>
        </w:rPr>
        <w:t>Entorno de Simulación</w:t>
      </w:r>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r w:rsidR="0013471B" w:rsidRPr="00CC7413">
        <w:rPr>
          <w:i/>
        </w:rPr>
        <w:t>Casos de Estudio</w:t>
      </w:r>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r w:rsidR="0071072E" w:rsidRPr="00CC7413">
        <w:rPr>
          <w:i/>
        </w:rPr>
        <w:t>Conclusiones y Trabajos Futuros</w:t>
      </w:r>
      <w:r w:rsidR="0071072E" w:rsidRPr="00CC7413">
        <w:t>)</w:t>
      </w:r>
      <w:r w:rsidR="00BB1765" w:rsidRPr="00CC7413">
        <w:t>.</w:t>
      </w:r>
    </w:p>
    <w:p w14:paraId="76561EA1" w14:textId="77777777" w:rsidR="009143CB" w:rsidRDefault="009143CB">
      <w:pPr>
        <w:spacing w:before="240" w:after="120"/>
        <w:ind w:firstLine="284"/>
        <w:jc w:val="both"/>
        <w:sectPr w:rsidR="009143CB" w:rsidSect="00A74327">
          <w:type w:val="continuous"/>
          <w:pgSz w:w="11906" w:h="16838"/>
          <w:pgMar w:top="1134" w:right="1134" w:bottom="1134" w:left="1134" w:header="720" w:footer="720" w:gutter="0"/>
          <w:cols w:space="720"/>
          <w:docGrid w:linePitch="360"/>
        </w:sectPr>
      </w:pPr>
    </w:p>
    <w:p w14:paraId="557AE49B" w14:textId="77777777" w:rsidR="00E32078" w:rsidRPr="001C2C09" w:rsidRDefault="007C0995" w:rsidP="001C2C09">
      <w:pPr>
        <w:pStyle w:val="Heading1"/>
        <w:numPr>
          <w:ilvl w:val="0"/>
          <w:numId w:val="40"/>
        </w:numPr>
        <w:rPr>
          <w:sz w:val="52"/>
          <w:szCs w:val="52"/>
        </w:rPr>
      </w:pPr>
      <w:bookmarkStart w:id="516" w:name="_Toc298344396"/>
      <w:bookmarkStart w:id="517" w:name="_Toc298429453"/>
      <w:bookmarkStart w:id="518" w:name="_Toc298430318"/>
      <w:bookmarkStart w:id="519" w:name="_Toc298516024"/>
      <w:bookmarkStart w:id="520" w:name="_Toc298690973"/>
      <w:bookmarkStart w:id="521" w:name="_Toc298700795"/>
      <w:bookmarkStart w:id="522" w:name="_Toc298752115"/>
      <w:bookmarkStart w:id="523" w:name="_Toc298757495"/>
      <w:bookmarkStart w:id="524" w:name="_Toc298777441"/>
      <w:bookmarkStart w:id="525" w:name="_Toc298787406"/>
      <w:bookmarkStart w:id="526" w:name="_Toc298944569"/>
      <w:bookmarkStart w:id="527" w:name="_Toc298954486"/>
      <w:bookmarkStart w:id="528" w:name="_Toc299007657"/>
      <w:bookmarkStart w:id="529" w:name="_Toc299012015"/>
      <w:bookmarkStart w:id="530" w:name="_Toc299103563"/>
      <w:bookmarkStart w:id="531" w:name="_Toc299103936"/>
      <w:bookmarkStart w:id="532" w:name="_Toc299463761"/>
      <w:bookmarkStart w:id="533" w:name="_Toc299463845"/>
      <w:bookmarkStart w:id="534" w:name="_Toc298344397"/>
      <w:bookmarkStart w:id="535" w:name="_Toc298429454"/>
      <w:bookmarkStart w:id="536" w:name="_Toc298430319"/>
      <w:bookmarkStart w:id="537" w:name="_Toc298516025"/>
      <w:bookmarkStart w:id="538" w:name="_Toc298690974"/>
      <w:bookmarkStart w:id="539" w:name="_Toc298700796"/>
      <w:bookmarkStart w:id="540" w:name="_Toc298752116"/>
      <w:bookmarkStart w:id="541" w:name="_Toc298757496"/>
      <w:bookmarkStart w:id="542" w:name="_Toc298777442"/>
      <w:bookmarkStart w:id="543" w:name="_Toc298787407"/>
      <w:bookmarkStart w:id="544" w:name="_Toc298944570"/>
      <w:bookmarkStart w:id="545" w:name="_Toc298954487"/>
      <w:bookmarkStart w:id="546" w:name="_Toc299007658"/>
      <w:bookmarkStart w:id="547" w:name="_Toc299012016"/>
      <w:bookmarkStart w:id="548" w:name="_Toc299103564"/>
      <w:bookmarkStart w:id="549" w:name="_Toc299103937"/>
      <w:bookmarkStart w:id="550" w:name="_Toc299463762"/>
      <w:bookmarkStart w:id="551" w:name="_Toc299463846"/>
      <w:bookmarkStart w:id="552" w:name="_Ref298790584"/>
      <w:bookmarkStart w:id="553" w:name="_Toc299721452"/>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r w:rsidRPr="001C2C09">
        <w:rPr>
          <w:b w:val="0"/>
          <w:sz w:val="52"/>
          <w:szCs w:val="52"/>
        </w:rPr>
        <w:lastRenderedPageBreak/>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552"/>
      <w:bookmarkEnd w:id="553"/>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554" w:author="Orion" w:date="2011-07-25T22:17:00Z"/>
      <w:sdt>
        <w:sdtPr>
          <w:id w:val="-1958170509"/>
          <w:citation/>
        </w:sdtPr>
        <w:sdtContent>
          <w:customXmlInsRangeEnd w:id="554"/>
          <w:ins w:id="555" w:author="Orion" w:date="2011-07-25T22:17:00Z">
            <w:r w:rsidR="00AE09AC">
              <w:fldChar w:fldCharType="begin"/>
            </w:r>
            <w:r w:rsidR="00AE09AC">
              <w:instrText xml:space="preserve"> CITATION Cal03 \l 3082 </w:instrText>
            </w:r>
          </w:ins>
          <w:r w:rsidR="00AE09AC">
            <w:fldChar w:fldCharType="separate"/>
          </w:r>
          <w:r w:rsidR="00282451">
            <w:rPr>
              <w:noProof/>
            </w:rPr>
            <w:t xml:space="preserve"> (25)</w:t>
          </w:r>
          <w:ins w:id="556" w:author="Orion" w:date="2011-07-25T22:17:00Z">
            <w:r w:rsidR="00AE09AC">
              <w:fldChar w:fldCharType="end"/>
            </w:r>
          </w:ins>
          <w:customXmlInsRangeStart w:id="557" w:author="Orion" w:date="2011-07-25T22:17:00Z"/>
        </w:sdtContent>
      </w:sdt>
      <w:customXmlInsRangeEnd w:id="557"/>
      <w:r w:rsidR="00784846" w:rsidRPr="007A61F8">
        <w:t>.</w:t>
      </w:r>
    </w:p>
    <w:p w14:paraId="4ADF9880" w14:textId="017993EA" w:rsidR="00DB19F4" w:rsidRPr="00F45FF0" w:rsidDel="007F121F" w:rsidRDefault="00DB19F4">
      <w:pPr>
        <w:spacing w:before="240" w:after="120"/>
        <w:ind w:firstLine="284"/>
        <w:jc w:val="both"/>
        <w:rPr>
          <w:ins w:id="558" w:author="Orion" w:date="2011-05-15T15:23:00Z"/>
          <w:del w:id="559" w:author="IO" w:date="2011-07-13T11:36:00Z"/>
          <w:rPrChange w:id="560" w:author="IO" w:date="2011-07-13T11:33:00Z">
            <w:rPr>
              <w:ins w:id="561" w:author="Orion" w:date="2011-05-15T15:23:00Z"/>
              <w:del w:id="562" w:author="IO" w:date="2011-07-13T11:36:00Z"/>
              <w:rStyle w:val="apple-style-span"/>
              <w:rFonts w:cs="Times New Roman"/>
              <w:bCs/>
              <w:color w:val="000000"/>
            </w:rPr>
          </w:rPrChange>
        </w:rPr>
        <w:pPrChange w:id="563" w:author="IO" w:date="2011-07-13T11:33:00Z">
          <w:pPr>
            <w:jc w:val="both"/>
          </w:pPr>
        </w:pPrChange>
      </w:pPr>
    </w:p>
    <w:p w14:paraId="2419E083" w14:textId="0E314977" w:rsidR="00B46344" w:rsidRDefault="00784846" w:rsidP="00FA57E6">
      <w:pPr>
        <w:spacing w:before="240" w:after="120"/>
        <w:ind w:firstLine="284"/>
        <w:jc w:val="both"/>
        <w:rPr>
          <w:ins w:id="564" w:author="Orion" w:date="2011-07-26T22:19:00Z"/>
          <w:rFonts w:cs="Times New Roman"/>
        </w:rPr>
      </w:pPr>
      <w:moveFromRangeStart w:id="565" w:author="Orion" w:date="2011-07-26T22:24:00Z" w:name="move299482427"/>
      <w:moveFrom w:id="566" w:author="Orion" w:date="2011-07-26T22:24:00Z">
        <w:ins w:id="567" w:author="IO" w:date="2011-06-09T13:18:00Z">
          <w:r w:rsidRPr="00F45FF0" w:rsidDel="002F29C3">
            <w:rPr>
              <w:rPrChange w:id="568"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569" w:author="IO" w:date="2011-07-13T11:36:00Z">
                <w:rPr>
                  <w:rStyle w:val="apple-style-span"/>
                  <w:rFonts w:cs="Times New Roman"/>
                  <w:bCs/>
                  <w:color w:val="000000"/>
                </w:rPr>
              </w:rPrChange>
            </w:rPr>
            <w:t>Flight Information Region</w:t>
          </w:r>
          <w:r w:rsidRPr="00F45FF0" w:rsidDel="002F29C3">
            <w:rPr>
              <w:rPrChange w:id="570" w:author="IO" w:date="2011-07-13T11:33:00Z">
                <w:rPr>
                  <w:rStyle w:val="apple-style-span"/>
                  <w:rFonts w:cs="Times New Roman"/>
                  <w:bCs/>
                  <w:color w:val="000000"/>
                </w:rPr>
              </w:rPrChange>
            </w:rPr>
            <w:t xml:space="preserve">). </w:t>
          </w:r>
        </w:ins>
        <w:ins w:id="571" w:author="IO" w:date="2011-07-13T11:47:00Z">
          <w:r w:rsidR="00FA57E6" w:rsidDel="002F29C3">
            <w:t>Las FIR</w:t>
          </w:r>
        </w:ins>
        <w:ins w:id="572" w:author="IO" w:date="2011-07-13T15:37:00Z">
          <w:r w:rsidR="008F4A0F" w:rsidDel="002F29C3">
            <w:t>s</w:t>
          </w:r>
        </w:ins>
        <w:ins w:id="573" w:author="IO" w:date="2011-07-13T11:47:00Z">
          <w:r w:rsidR="00FA57E6" w:rsidDel="002F29C3">
            <w:t xml:space="preserve"> contienen</w:t>
          </w:r>
        </w:ins>
        <w:ins w:id="574" w:author="IO" w:date="2011-07-13T11:45:00Z">
          <w:r w:rsidR="00FA57E6" w:rsidDel="002F29C3">
            <w:t xml:space="preserve"> </w:t>
          </w:r>
          <w:r w:rsidR="00FA57E6" w:rsidRPr="002B284A" w:rsidDel="002F29C3">
            <w:t xml:space="preserve">las áreas terminales de los aeropuertos importantes </w:t>
          </w:r>
        </w:ins>
        <w:ins w:id="575" w:author="IO" w:date="2011-07-13T11:50:00Z">
          <w:r w:rsidR="00C3088F" w:rsidDel="002F29C3">
            <w:t xml:space="preserve">y una serie de </w:t>
          </w:r>
          <w:r w:rsidR="00C3088F" w:rsidRPr="00C3088F" w:rsidDel="002F29C3">
            <w:rPr>
              <w:i/>
              <w:rPrChange w:id="576" w:author="IO" w:date="2011-07-13T11:50:00Z">
                <w:rPr/>
              </w:rPrChange>
            </w:rPr>
            <w:t>puntos de paso</w:t>
          </w:r>
          <w:r w:rsidR="00C3088F" w:rsidDel="002F29C3">
            <w:t xml:space="preserve"> (</w:t>
          </w:r>
          <w:r w:rsidR="00C3088F" w:rsidRPr="00C3088F" w:rsidDel="002F29C3">
            <w:rPr>
              <w:i/>
              <w:rPrChange w:id="577" w:author="IO" w:date="2011-07-13T11:50:00Z">
                <w:rPr/>
              </w:rPrChange>
            </w:rPr>
            <w:t>waypoints</w:t>
          </w:r>
          <w:r w:rsidR="00C3088F" w:rsidDel="002F29C3">
            <w:t>)</w:t>
          </w:r>
        </w:ins>
        <w:ins w:id="578" w:author="IO" w:date="2011-07-13T11:51:00Z">
          <w:r w:rsidR="00C3088F" w:rsidDel="002F29C3">
            <w:t xml:space="preserve"> </w:t>
          </w:r>
        </w:ins>
        <w:ins w:id="579" w:author="IO" w:date="2011-07-13T11:52:00Z">
          <w:r w:rsidR="00C3088F" w:rsidDel="002F29C3">
            <w:t xml:space="preserve">tridimensionales </w:t>
          </w:r>
        </w:ins>
        <w:ins w:id="580" w:author="IO" w:date="2011-07-13T11:51:00Z">
          <w:r w:rsidR="00C3088F" w:rsidDel="002F29C3">
            <w:t>controlados para la navegaci</w:t>
          </w:r>
        </w:ins>
        <w:ins w:id="581" w:author="IO" w:date="2011-07-13T11:52:00Z">
          <w:r w:rsidR="00C3088F" w:rsidDel="002F29C3">
            <w:t xml:space="preserve">ón. Entre estos puntos </w:t>
          </w:r>
        </w:ins>
        <w:ins w:id="582" w:author="IO" w:date="2011-07-13T11:45:00Z">
          <w:r w:rsidR="00FA57E6" w:rsidRPr="002B284A" w:rsidDel="002F29C3">
            <w:t>discurren las aerovías</w:t>
          </w:r>
        </w:ins>
        <w:ins w:id="583" w:author="IO" w:date="2011-07-13T11:52:00Z">
          <w:r w:rsidR="00C3088F" w:rsidDel="002F29C3">
            <w:t xml:space="preserve"> (</w:t>
          </w:r>
          <w:r w:rsidR="00C3088F" w:rsidRPr="00C3088F" w:rsidDel="002F29C3">
            <w:rPr>
              <w:i/>
              <w:rPrChange w:id="584" w:author="IO" w:date="2011-07-13T11:52:00Z">
                <w:rPr/>
              </w:rPrChange>
            </w:rPr>
            <w:t>airways</w:t>
          </w:r>
          <w:r w:rsidR="00C3088F" w:rsidDel="002F29C3">
            <w:t>)</w:t>
          </w:r>
        </w:ins>
        <w:ins w:id="585" w:author="IO" w:date="2011-07-13T11:45:00Z">
          <w:r w:rsidR="00FA57E6" w:rsidRPr="002B284A" w:rsidDel="002F29C3">
            <w:t xml:space="preserve">, </w:t>
          </w:r>
        </w:ins>
        <w:ins w:id="586" w:author="IO" w:date="2011-07-13T11:52:00Z">
          <w:r w:rsidR="00C3088F" w:rsidDel="002F29C3">
            <w:t xml:space="preserve">que son los </w:t>
          </w:r>
        </w:ins>
        <w:ins w:id="587" w:author="IO" w:date="2011-07-13T11:45:00Z">
          <w:r w:rsidR="00FA57E6" w:rsidRPr="002B284A" w:rsidDel="002F29C3">
            <w:t xml:space="preserve">pasillos por los que circulan las aeronaves. Otros elementos </w:t>
          </w:r>
        </w:ins>
        <w:ins w:id="588" w:author="IO" w:date="2011-07-13T11:52:00Z">
          <w:r w:rsidR="00C3088F" w:rsidDel="002F29C3">
            <w:t>de las FIR</w:t>
          </w:r>
        </w:ins>
        <w:ins w:id="589" w:author="IO" w:date="2011-07-13T15:37:00Z">
          <w:r w:rsidR="008F4A0F" w:rsidDel="002F29C3">
            <w:t>s</w:t>
          </w:r>
        </w:ins>
        <w:ins w:id="590" w:author="IO" w:date="2011-07-13T11:52:00Z">
          <w:r w:rsidR="00C3088F" w:rsidDel="002F29C3">
            <w:t xml:space="preserve"> </w:t>
          </w:r>
        </w:ins>
        <w:ins w:id="591" w:author="IO" w:date="2011-07-13T11:45:00Z">
          <w:r w:rsidR="00FA57E6" w:rsidRPr="002B284A" w:rsidDel="002F29C3">
            <w:t>son las áreas prohibidas, restringidas o peligrosas</w:t>
          </w:r>
        </w:ins>
        <w:ins w:id="592" w:author="IO" w:date="2011-07-13T11:53:00Z">
          <w:r w:rsidR="00C3088F" w:rsidDel="002F29C3">
            <w:t>,</w:t>
          </w:r>
        </w:ins>
        <w:ins w:id="593" w:author="IO" w:date="2011-07-13T11:45:00Z">
          <w:r w:rsidR="00FA57E6" w:rsidRPr="002B284A" w:rsidDel="002F29C3">
            <w:t xml:space="preserve"> que son zonas donde el vuelo de aeronaves </w:t>
          </w:r>
        </w:ins>
        <w:ins w:id="594" w:author="IO" w:date="2011-07-13T11:53:00Z">
          <w:r w:rsidR="00C3088F" w:rsidDel="002F29C3">
            <w:t>está limitado</w:t>
          </w:r>
        </w:ins>
        <w:ins w:id="595" w:author="IO" w:date="2011-07-13T11:45:00Z">
          <w:r w:rsidR="00FA57E6" w:rsidRPr="002B284A" w:rsidDel="002F29C3">
            <w:t xml:space="preserve"> en diferentes medidas y por causas diversas.</w:t>
          </w:r>
        </w:ins>
        <w:ins w:id="596" w:author="IO" w:date="2011-07-13T12:00:00Z">
          <w:r w:rsidR="007A61F8" w:rsidDel="002F29C3">
            <w:t xml:space="preserve"> Las FIR</w:t>
          </w:r>
        </w:ins>
        <w:ins w:id="597" w:author="IO" w:date="2011-07-13T15:37:00Z">
          <w:r w:rsidR="008F4A0F" w:rsidDel="002F29C3">
            <w:t>s</w:t>
          </w:r>
        </w:ins>
        <w:ins w:id="598" w:author="IO" w:date="2011-07-13T12:00:00Z">
          <w:r w:rsidR="007A61F8" w:rsidDel="002F29C3">
            <w:t xml:space="preserve"> se subdividen a su vez en </w:t>
          </w:r>
        </w:ins>
        <w:ins w:id="599" w:author="IO" w:date="2011-07-13T12:03:00Z">
          <w:r w:rsidR="007A61F8" w:rsidDel="002F29C3">
            <w:t>S</w:t>
          </w:r>
        </w:ins>
        <w:ins w:id="600" w:author="IO" w:date="2011-07-13T12:00:00Z">
          <w:r w:rsidR="007A61F8" w:rsidDel="002F29C3">
            <w:t xml:space="preserve">ectores </w:t>
          </w:r>
        </w:ins>
        <w:ins w:id="601" w:author="IO" w:date="2011-07-13T12:03:00Z">
          <w:r w:rsidR="007A61F8" w:rsidDel="002F29C3">
            <w:t xml:space="preserve">de Control </w:t>
          </w:r>
        </w:ins>
        <w:ins w:id="602" w:author="IO" w:date="2011-07-13T12:00:00Z">
          <w:r w:rsidR="007A61F8" w:rsidDel="002F29C3">
            <w:t>para la gesti</w:t>
          </w:r>
        </w:ins>
        <w:ins w:id="603" w:author="IO" w:date="2011-07-13T12:01:00Z">
          <w:r w:rsidR="007A61F8" w:rsidDel="002F29C3">
            <w:t>ón de sus vuelos.</w:t>
          </w:r>
        </w:ins>
      </w:moveFrom>
      <w:moveFromRangeEnd w:id="565"/>
      <w:ins w:id="604" w:author="Orion" w:date="2011-07-26T22:13:00Z">
        <w:r w:rsidR="00E54276">
          <w:rPr>
            <w:i/>
            <w:iCs/>
            <w:noProof/>
            <w:color w:val="666666"/>
            <w:lang w:eastAsia="es-ES" w:bidi="ar-SA"/>
            <w:rPrChange w:id="605" w:author="Unknown">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5DAE6E32" w:rsidR="00E237E8" w:rsidRPr="00166C1A" w:rsidRDefault="00E237E8">
      <w:pPr>
        <w:pStyle w:val="Caption"/>
        <w:rPr>
          <w:ins w:id="606" w:author="Orion" w:date="2011-07-26T22:08:00Z"/>
          <w:rFonts w:cs="Times New Roman"/>
        </w:rPr>
        <w:pPrChange w:id="607" w:author="Orion" w:date="2011-07-26T22:19:00Z">
          <w:pPr>
            <w:spacing w:before="240" w:after="120"/>
            <w:ind w:firstLine="284"/>
            <w:jc w:val="both"/>
          </w:pPr>
        </w:pPrChange>
      </w:pPr>
      <w:bookmarkStart w:id="608" w:name="_Toc299483433"/>
      <w:bookmarkStart w:id="609" w:name="_Ref299482133"/>
      <w:ins w:id="610" w:author="Orion" w:date="2011-07-26T22:19:00Z">
        <w:r>
          <w:t xml:space="preserve">Figura </w:t>
        </w:r>
        <w:r>
          <w:fldChar w:fldCharType="begin"/>
        </w:r>
        <w:r>
          <w:instrText xml:space="preserve"> SEQ Figura \* ARABIC </w:instrText>
        </w:r>
      </w:ins>
      <w:r>
        <w:fldChar w:fldCharType="separate"/>
      </w:r>
      <w:ins w:id="611" w:author="Orion" w:date="2011-07-26T22:41:00Z">
        <w:r w:rsidR="000A487B">
          <w:rPr>
            <w:noProof/>
          </w:rPr>
          <w:t>1</w:t>
        </w:r>
      </w:ins>
      <w:bookmarkEnd w:id="608"/>
      <w:ins w:id="612" w:author="Orion" w:date="2011-07-26T22:19:00Z">
        <w:r>
          <w:fldChar w:fldCharType="end"/>
        </w:r>
      </w:ins>
      <w:bookmarkEnd w:id="609"/>
    </w:p>
    <w:p w14:paraId="3F1CCD5D" w14:textId="4500F098" w:rsidR="00E54276" w:rsidRPr="00E54276" w:rsidRDefault="00E237E8" w:rsidP="00E54276">
      <w:pPr>
        <w:spacing w:before="240" w:after="120"/>
        <w:ind w:firstLine="284"/>
        <w:jc w:val="both"/>
        <w:rPr>
          <w:ins w:id="613" w:author="Orion" w:date="2011-07-26T22:14:00Z"/>
          <w:rFonts w:cs="Times New Roman"/>
        </w:rPr>
      </w:pPr>
      <w:ins w:id="614" w:author="Orion" w:date="2011-07-26T22:19:00Z">
        <w:r>
          <w:rPr>
            <w:rFonts w:cs="Times New Roman"/>
          </w:rPr>
          <w:t xml:space="preserve">Como puede observarse en la </w:t>
        </w:r>
      </w:ins>
      <w:ins w:id="615"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616" w:author="Orion" w:date="2011-07-26T22:20:00Z">
        <w:r>
          <w:t xml:space="preserve">Figura </w:t>
        </w:r>
        <w:r>
          <w:rPr>
            <w:noProof/>
          </w:rPr>
          <w:t>1</w:t>
        </w:r>
        <w:r>
          <w:rPr>
            <w:rFonts w:cs="Times New Roman"/>
          </w:rPr>
          <w:fldChar w:fldCharType="end"/>
        </w:r>
        <w:r>
          <w:rPr>
            <w:rFonts w:cs="Times New Roman"/>
          </w:rPr>
          <w:t xml:space="preserve"> c</w:t>
        </w:r>
      </w:ins>
      <w:ins w:id="617" w:author="Orion" w:date="2011-07-26T22:14:00Z">
        <w:r w:rsidR="00E54276" w:rsidRPr="00E54276">
          <w:rPr>
            <w:rFonts w:cs="Times New Roman"/>
          </w:rPr>
          <w:t xml:space="preserve">ada región de información de vuelo se divide verticalmente en dos zonas: un espacio inferior, </w:t>
        </w:r>
      </w:ins>
      <w:ins w:id="618" w:author="Orion" w:date="2011-07-26T22:18:00Z">
        <w:r w:rsidR="00E54276">
          <w:t>Región</w:t>
        </w:r>
        <w:r w:rsidR="00E54276" w:rsidRPr="004E6168">
          <w:t xml:space="preserve"> de Información de Vuelo (FIR, </w:t>
        </w:r>
        <w:r w:rsidR="00E54276" w:rsidRPr="004E6168">
          <w:rPr>
            <w:i/>
          </w:rPr>
          <w:t xml:space="preserve">Flight </w:t>
        </w:r>
        <w:proofErr w:type="spellStart"/>
        <w:r w:rsidR="00E54276" w:rsidRPr="004E6168">
          <w:rPr>
            <w:i/>
          </w:rPr>
          <w:t>Information</w:t>
        </w:r>
        <w:proofErr w:type="spellEnd"/>
        <w:r w:rsidR="00E54276" w:rsidRPr="004E6168">
          <w:rPr>
            <w:i/>
          </w:rPr>
          <w:t xml:space="preserve"> </w:t>
        </w:r>
        <w:proofErr w:type="spellStart"/>
        <w:r w:rsidR="00E54276" w:rsidRPr="004E6168">
          <w:rPr>
            <w:i/>
          </w:rPr>
          <w:t>Region</w:t>
        </w:r>
        <w:proofErr w:type="spellEnd"/>
        <w:r w:rsidR="00E54276" w:rsidRPr="004E6168">
          <w:t>)</w:t>
        </w:r>
        <w:r w:rsidR="00E54276">
          <w:t xml:space="preserve">, </w:t>
        </w:r>
      </w:ins>
      <w:ins w:id="619" w:author="Orion" w:date="2011-07-26T22:14:00Z">
        <w:r w:rsidR="00E54276" w:rsidRPr="00E54276">
          <w:rPr>
            <w:rFonts w:cs="Times New Roman"/>
          </w:rPr>
          <w:t>que incluye el espacio comprendido entre el suelo y el nivel de vuelo FL 245</w:t>
        </w:r>
      </w:ins>
      <w:ins w:id="620" w:author="Orion" w:date="2011-07-26T22:16:00Z">
        <w:r w:rsidR="00E54276">
          <w:rPr>
            <w:rFonts w:cs="Times New Roman"/>
          </w:rPr>
          <w:t xml:space="preserve"> (</w:t>
        </w:r>
      </w:ins>
      <w:ins w:id="621" w:author="Orion" w:date="2011-07-26T22:17:00Z">
        <w:r w:rsidR="00E54276">
          <w:rPr>
            <w:rFonts w:cs="Times New Roman"/>
          </w:rPr>
          <w:t>24500 pies)</w:t>
        </w:r>
      </w:ins>
      <w:ins w:id="622" w:author="Orion" w:date="2011-07-26T22:14:00Z">
        <w:r w:rsidR="00E54276" w:rsidRPr="00E54276">
          <w:rPr>
            <w:rFonts w:cs="Times New Roman"/>
          </w:rPr>
          <w:t>, y un espacio superior,</w:t>
        </w:r>
      </w:ins>
      <w:ins w:id="623" w:author="Orion" w:date="2011-07-26T22:18:00Z">
        <w:r w:rsidR="00E54276">
          <w:rPr>
            <w:rFonts w:cs="Times New Roman"/>
          </w:rPr>
          <w:t xml:space="preserve"> Área Superior de I</w:t>
        </w:r>
        <w:r w:rsidR="00E54276" w:rsidRPr="00E54276">
          <w:rPr>
            <w:rFonts w:cs="Times New Roman"/>
          </w:rPr>
          <w:t>nformación</w:t>
        </w:r>
      </w:ins>
      <w:ins w:id="624" w:author="Orion" w:date="2011-07-26T22:14:00Z">
        <w:r w:rsidR="00E54276" w:rsidRPr="00E54276">
          <w:rPr>
            <w:rFonts w:cs="Times New Roman"/>
          </w:rPr>
          <w:t xml:space="preserve"> </w:t>
        </w:r>
      </w:ins>
      <w:ins w:id="625" w:author="Orion" w:date="2011-07-26T22:18:00Z">
        <w:r w:rsidR="00E54276">
          <w:rPr>
            <w:rFonts w:cs="Times New Roman"/>
          </w:rPr>
          <w:t>(</w:t>
        </w:r>
      </w:ins>
      <w:ins w:id="626" w:author="Orion" w:date="2011-07-26T22:14:00Z">
        <w:r w:rsidR="00E54276" w:rsidRPr="00E54276">
          <w:rPr>
            <w:rFonts w:cs="Times New Roman"/>
          </w:rPr>
          <w:t>UIR</w:t>
        </w:r>
      </w:ins>
      <w:ins w:id="627" w:author="Orion" w:date="2011-07-26T22:18:00Z">
        <w:r w:rsidR="00E54276">
          <w:rPr>
            <w:rFonts w:cs="Times New Roman"/>
          </w:rPr>
          <w:t>,</w:t>
        </w:r>
      </w:ins>
      <w:ins w:id="628" w:author="Orion" w:date="2011-07-26T22:14:00Z">
        <w:r w:rsidR="00E54276">
          <w:rPr>
            <w:rFonts w:cs="Times New Roman"/>
          </w:rPr>
          <w:t xml:space="preserve"> </w:t>
        </w:r>
        <w:proofErr w:type="spellStart"/>
        <w:r w:rsidR="00E54276">
          <w:rPr>
            <w:rFonts w:cs="Times New Roman"/>
          </w:rPr>
          <w:t>Upper</w:t>
        </w:r>
        <w:proofErr w:type="spellEnd"/>
        <w:r w:rsidR="00E54276">
          <w:rPr>
            <w:rFonts w:cs="Times New Roman"/>
          </w:rPr>
          <w:t xml:space="preserve"> </w:t>
        </w:r>
        <w:proofErr w:type="spellStart"/>
        <w:r w:rsidR="00E54276">
          <w:rPr>
            <w:rFonts w:cs="Times New Roman"/>
          </w:rPr>
          <w:t>Information</w:t>
        </w:r>
        <w:proofErr w:type="spellEnd"/>
        <w:r w:rsidR="00E54276">
          <w:rPr>
            <w:rFonts w:cs="Times New Roman"/>
          </w:rPr>
          <w:t xml:space="preserve"> </w:t>
        </w:r>
        <w:proofErr w:type="spellStart"/>
        <w:r w:rsidR="00E54276">
          <w:rPr>
            <w:rFonts w:cs="Times New Roman"/>
          </w:rPr>
          <w:t>Region</w:t>
        </w:r>
      </w:ins>
      <w:proofErr w:type="spellEnd"/>
      <w:ins w:id="629" w:author="Orion" w:date="2011-07-26T22:19:00Z">
        <w:r w:rsidR="00E54276">
          <w:rPr>
            <w:rFonts w:cs="Times New Roman"/>
          </w:rPr>
          <w:t>)</w:t>
        </w:r>
      </w:ins>
      <w:ins w:id="630" w:author="Orion" w:date="2011-07-26T22:14:00Z">
        <w:r w:rsidR="00E54276" w:rsidRPr="00E54276">
          <w:rPr>
            <w:rFonts w:cs="Times New Roman"/>
          </w:rPr>
          <w:t>, que se extiende desde el nivel de vuelo FL 245 hasta una altura ilimitada.</w:t>
        </w:r>
      </w:ins>
      <w:customXmlInsRangeStart w:id="631" w:author="Orion" w:date="2011-07-26T22:23:00Z"/>
      <w:sdt>
        <w:sdtPr>
          <w:rPr>
            <w:rFonts w:cs="Times New Roman"/>
          </w:rPr>
          <w:id w:val="-583766890"/>
          <w:citation/>
        </w:sdtPr>
        <w:sdtContent>
          <w:customXmlInsRangeEnd w:id="631"/>
          <w:ins w:id="632"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282451">
            <w:rPr>
              <w:rFonts w:cs="Times New Roman"/>
              <w:noProof/>
            </w:rPr>
            <w:t xml:space="preserve"> </w:t>
          </w:r>
          <w:r w:rsidR="00282451" w:rsidRPr="00282451">
            <w:rPr>
              <w:rFonts w:cs="Times New Roman"/>
              <w:noProof/>
            </w:rPr>
            <w:t>(26)</w:t>
          </w:r>
          <w:ins w:id="633" w:author="Orion" w:date="2011-07-26T22:23:00Z">
            <w:r w:rsidR="002B1E45">
              <w:rPr>
                <w:rFonts w:cs="Times New Roman"/>
              </w:rPr>
              <w:fldChar w:fldCharType="end"/>
            </w:r>
          </w:ins>
          <w:customXmlInsRangeStart w:id="634" w:author="Orion" w:date="2011-07-26T22:23:00Z"/>
        </w:sdtContent>
      </w:sdt>
      <w:customXmlInsRangeEnd w:id="634"/>
    </w:p>
    <w:p w14:paraId="7EA18C6B" w14:textId="6E33D674" w:rsidR="002F29C3" w:rsidDel="00780A10" w:rsidRDefault="002F29C3" w:rsidP="004F123D">
      <w:pPr>
        <w:spacing w:before="240" w:after="120"/>
        <w:ind w:firstLine="284"/>
        <w:jc w:val="both"/>
        <w:rPr>
          <w:del w:id="635" w:author="Orion" w:date="2011-07-26T22:27:00Z"/>
        </w:rPr>
      </w:pPr>
      <w:moveToRangeStart w:id="636" w:author="Orion" w:date="2011-07-26T22:24:00Z" w:name="move299482427"/>
      <w:moveTo w:id="637" w:author="Orion" w:date="2011-07-26T22:24:00Z">
        <w:del w:id="638" w:author="Orion" w:date="2011-07-26T22:25:00Z">
          <w:r w:rsidRPr="004E6168" w:rsidDel="002F29C3">
            <w:delText xml:space="preserve">El espacio aéreo se divide en Regiones de Información de Vuelo (FIR, </w:delText>
          </w:r>
          <w:r w:rsidRPr="004E6168" w:rsidDel="002F29C3">
            <w:rPr>
              <w:i/>
            </w:rPr>
            <w:delText>Flight Information Region</w:delText>
          </w:r>
          <w:r w:rsidRPr="004E6168" w:rsidDel="002F29C3">
            <w:delText>).</w:delText>
          </w:r>
        </w:del>
        <w:del w:id="639" w:author="Orion" w:date="2011-07-26T22:26:00Z">
          <w:r w:rsidRPr="004E6168" w:rsidDel="00780A10">
            <w:delText xml:space="preserve"> </w:delText>
          </w:r>
        </w:del>
        <w:r>
          <w:t xml:space="preserve">Las </w:t>
        </w:r>
        <w:proofErr w:type="spellStart"/>
        <w:r>
          <w:t>FIRs</w:t>
        </w:r>
        <w:proofErr w:type="spellEnd"/>
        <w:r>
          <w:t xml:space="preserve"> contienen </w:t>
        </w:r>
        <w:r w:rsidRPr="002B284A">
          <w:t xml:space="preserve">las áreas terminales de los aeropuertos importantes </w:t>
        </w:r>
        <w:r>
          <w:t xml:space="preserve">y una serie de </w:t>
        </w:r>
        <w:r w:rsidRPr="004E6168">
          <w:rPr>
            <w:i/>
          </w:rPr>
          <w:t>puntos de paso</w:t>
        </w:r>
        <w:r>
          <w:t xml:space="preserve"> (</w:t>
        </w:r>
        <w:proofErr w:type="spellStart"/>
        <w:r w:rsidRPr="004E6168">
          <w:rPr>
            <w:i/>
          </w:rPr>
          <w:t>waypoints</w:t>
        </w:r>
        <w:proofErr w:type="spellEnd"/>
        <w:r>
          <w:t xml:space="preserve">) tridimensionales controlados para la navegación. Entre estos puntos </w:t>
        </w:r>
        <w:r w:rsidRPr="002B284A">
          <w:t>discurren las aerovías</w:t>
        </w:r>
        <w:r>
          <w:t xml:space="preserve"> (</w:t>
        </w:r>
        <w:proofErr w:type="spellStart"/>
        <w:r w:rsidRPr="004E6168">
          <w:rPr>
            <w:i/>
          </w:rPr>
          <w:t>airways</w:t>
        </w:r>
        <w:proofErr w:type="spellEnd"/>
        <w:r>
          <w:t>)</w:t>
        </w:r>
        <w:r w:rsidRPr="002B284A">
          <w:t xml:space="preserve">, </w:t>
        </w:r>
        <w:r>
          <w:t xml:space="preserve">que son los </w:t>
        </w:r>
        <w:r w:rsidRPr="002B284A">
          <w:t xml:space="preserve">pasillos por los que circulan las aeronaves. Otros </w:t>
        </w:r>
        <w:r w:rsidRPr="002B284A">
          <w:lastRenderedPageBreak/>
          <w:t xml:space="preserve">elementos </w:t>
        </w:r>
        <w:r>
          <w:t xml:space="preserve">de las </w:t>
        </w:r>
        <w:proofErr w:type="spellStart"/>
        <w:r>
          <w:t>FIRs</w:t>
        </w:r>
        <w:proofErr w:type="spellEnd"/>
        <w:r>
          <w:t xml:space="preserve">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640" w:author="Orion" w:date="2011-07-26T22:27:00Z">
          <w:r w:rsidDel="00780A10">
            <w:delText>Las FIRs se subdividen a su vez en Sectores de Control para la gestión de sus vuelos.</w:delText>
          </w:r>
        </w:del>
      </w:moveTo>
    </w:p>
    <w:moveToRangeEnd w:id="636"/>
    <w:p w14:paraId="13DC1F18" w14:textId="77777777" w:rsidR="002F29C3" w:rsidRPr="00166C1A" w:rsidRDefault="002F29C3" w:rsidP="00E54276">
      <w:pPr>
        <w:spacing w:before="240" w:after="120"/>
        <w:ind w:firstLine="284"/>
        <w:jc w:val="both"/>
        <w:rPr>
          <w:ins w:id="641" w:author="IO" w:date="2011-07-13T11:53:00Z"/>
          <w:rFonts w:cs="Times New Roman"/>
        </w:rPr>
      </w:pPr>
    </w:p>
    <w:p w14:paraId="47E9670F" w14:textId="2741CE15" w:rsidR="00AC375C" w:rsidRDefault="00FA57E6" w:rsidP="009F0E36">
      <w:pPr>
        <w:spacing w:before="240" w:after="120"/>
        <w:ind w:firstLine="284"/>
        <w:jc w:val="both"/>
        <w:rPr>
          <w:ins w:id="642"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w:t>
      </w:r>
      <w:proofErr w:type="spellStart"/>
      <w:r w:rsidRPr="002B284A">
        <w:t>FIR</w:t>
      </w:r>
      <w:r w:rsidR="008F4A0F">
        <w:t>s</w:t>
      </w:r>
      <w:proofErr w:type="spellEnd"/>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 xml:space="preserve">Air </w:t>
      </w:r>
      <w:proofErr w:type="spellStart"/>
      <w:r w:rsidRPr="00E6712A">
        <w:rPr>
          <w:i/>
        </w:rPr>
        <w:t>Traffic</w:t>
      </w:r>
      <w:proofErr w:type="spellEnd"/>
      <w:r w:rsidRPr="00E6712A">
        <w:rPr>
          <w:i/>
        </w:rPr>
        <w:t xml:space="preserve"> </w:t>
      </w:r>
      <w:proofErr w:type="spellStart"/>
      <w:r w:rsidRPr="00E6712A">
        <w:rPr>
          <w:i/>
        </w:rPr>
        <w:t>Service</w:t>
      </w:r>
      <w:proofErr w:type="spellEnd"/>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proofErr w:type="spellStart"/>
      <w:r>
        <w:t>ATSs</w:t>
      </w:r>
      <w:proofErr w:type="spellEnd"/>
      <w:r>
        <w:t xml:space="preserve">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643" w:author="Orion" w:date="2011-07-27T14:45:00Z"/>
        </w:rPr>
      </w:pPr>
    </w:p>
    <w:p w14:paraId="7F6736C4" w14:textId="4D497CF5" w:rsidR="009143CB" w:rsidRDefault="00FA57E6">
      <w:pPr>
        <w:spacing w:before="240" w:after="120"/>
        <w:ind w:firstLine="284"/>
        <w:jc w:val="both"/>
        <w:rPr>
          <w:ins w:id="644" w:author="IO" w:date="2011-07-13T12:34:00Z"/>
        </w:rPr>
        <w:pPrChange w:id="645" w:author="IO" w:date="2011-07-13T15:14:00Z">
          <w:pPr>
            <w:jc w:val="both"/>
          </w:pPr>
        </w:pPrChange>
      </w:pPr>
      <w:ins w:id="646" w:author="IO" w:date="2011-07-13T11:41:00Z">
        <w:del w:id="647" w:author="Orion" w:date="2011-07-27T14:45:00Z">
          <w:r w:rsidDel="0054504D">
            <w:delText>Para realizar estas labores los ATS</w:delText>
          </w:r>
        </w:del>
      </w:ins>
      <w:ins w:id="648" w:author="IO" w:date="2011-07-13T15:38:00Z">
        <w:del w:id="649" w:author="Orion" w:date="2011-07-27T14:45:00Z">
          <w:r w:rsidR="008F4A0F" w:rsidDel="0054504D">
            <w:delText>s</w:delText>
          </w:r>
        </w:del>
      </w:ins>
      <w:ins w:id="650" w:author="IO" w:date="2011-07-13T11:41:00Z">
        <w:del w:id="651" w:author="Orion" w:date="2011-07-27T14:45:00Z">
          <w:r w:rsidDel="0054504D">
            <w:delText xml:space="preserve"> se organizan en varias secciones. </w:delText>
          </w:r>
        </w:del>
      </w:ins>
      <w:ins w:id="652" w:author="Orion" w:date="2011-07-27T14:45:00Z">
        <w:r w:rsidR="0054504D" w:rsidRPr="00E54276">
          <w:rPr>
            <w:rFonts w:cs="Times New Roman"/>
          </w:rPr>
          <w:t>A su vez, para hacer más eficaz el volumen del tráfico aéreo existente, la FIR se subdivide en distintos sectores de gestión: las áreas de control, las zonas de control y las de tránsito de aeródromo.</w:t>
        </w:r>
        <w:r w:rsidR="0054504D" w:rsidRPr="004E6168">
          <w:t xml:space="preserve"> </w:t>
        </w:r>
      </w:ins>
      <w:ins w:id="653" w:author="IO" w:date="2011-07-13T11:44:00Z">
        <w:del w:id="654" w:author="Orion" w:date="2011-07-27T14:54:00Z">
          <w:r w:rsidDel="0019550B">
            <w:delText xml:space="preserve">El </w:delText>
          </w:r>
          <w:r w:rsidRPr="002B284A" w:rsidDel="0019550B">
            <w:delText xml:space="preserve">Centro de Control de Área (ACC, </w:delText>
          </w:r>
          <w:r w:rsidRPr="00C3088F" w:rsidDel="0019550B">
            <w:rPr>
              <w:i/>
              <w:rPrChange w:id="655" w:author="IO" w:date="2011-07-13T11:55:00Z">
                <w:rPr/>
              </w:rPrChange>
            </w:rPr>
            <w:delText>Area Control Cent</w:delText>
          </w:r>
        </w:del>
      </w:ins>
      <w:ins w:id="656" w:author="IO" w:date="2011-07-13T11:56:00Z">
        <w:del w:id="657" w:author="Orion" w:date="2011-07-27T14:54:00Z">
          <w:r w:rsidR="00C3088F" w:rsidDel="0019550B">
            <w:rPr>
              <w:i/>
            </w:rPr>
            <w:delText>er</w:delText>
          </w:r>
        </w:del>
      </w:ins>
      <w:ins w:id="658" w:author="IO" w:date="2011-07-13T11:44:00Z">
        <w:del w:id="659" w:author="Orion" w:date="2011-07-27T14:54:00Z">
          <w:r w:rsidRPr="002B284A" w:rsidDel="0019550B">
            <w:delText>)</w:delText>
          </w:r>
        </w:del>
      </w:ins>
      <w:ins w:id="660" w:author="IO" w:date="2011-07-13T12:02:00Z">
        <w:del w:id="661" w:author="Orion" w:date="2011-07-27T14:54:00Z">
          <w:r w:rsidR="007A61F8" w:rsidDel="0019550B">
            <w:delText xml:space="preserve"> es l</w:delText>
          </w:r>
        </w:del>
      </w:ins>
      <w:ins w:id="662" w:author="IO" w:date="2011-06-09T13:18:00Z">
        <w:del w:id="663" w:author="Orion" w:date="2011-07-27T14:54:00Z">
          <w:r w:rsidR="00784846" w:rsidRPr="00F45FF0" w:rsidDel="0019550B">
            <w:rPr>
              <w:rPrChange w:id="664" w:author="IO" w:date="2011-07-13T11:33:00Z">
                <w:rPr>
                  <w:rStyle w:val="apple-style-span"/>
                  <w:rFonts w:cs="Times New Roman"/>
                  <w:bCs/>
                  <w:color w:val="000000"/>
                </w:rPr>
              </w:rPrChange>
            </w:rPr>
            <w:delText xml:space="preserve">a </w:delText>
          </w:r>
        </w:del>
      </w:ins>
      <w:ins w:id="665" w:author="IO" w:date="2011-07-13T11:41:00Z">
        <w:del w:id="666" w:author="Orion" w:date="2011-07-27T14:54:00Z">
          <w:r w:rsidDel="0019550B">
            <w:delText>u</w:delText>
          </w:r>
        </w:del>
      </w:ins>
      <w:ins w:id="667" w:author="IO" w:date="2011-06-09T13:18:00Z">
        <w:del w:id="668" w:author="Orion" w:date="2011-07-27T14:54:00Z">
          <w:r w:rsidR="00784846" w:rsidRPr="00F45FF0" w:rsidDel="0019550B">
            <w:rPr>
              <w:rPrChange w:id="669" w:author="IO" w:date="2011-07-13T11:33:00Z">
                <w:rPr>
                  <w:rStyle w:val="apple-style-span"/>
                  <w:rFonts w:cs="Times New Roman"/>
                  <w:bCs/>
                  <w:color w:val="000000"/>
                </w:rPr>
              </w:rPrChange>
            </w:rPr>
            <w:delText xml:space="preserve">nidad encargada de entregar el servicio de control </w:delText>
          </w:r>
        </w:del>
      </w:ins>
      <w:ins w:id="670" w:author="IO" w:date="2011-07-13T12:02:00Z">
        <w:del w:id="671" w:author="Orion" w:date="2011-07-27T14:54:00Z">
          <w:r w:rsidR="007A61F8" w:rsidDel="0019550B">
            <w:delText>de</w:delText>
          </w:r>
        </w:del>
      </w:ins>
      <w:ins w:id="672" w:author="IO" w:date="2011-06-09T13:18:00Z">
        <w:del w:id="673" w:author="Orion" w:date="2011-07-27T14:54:00Z">
          <w:r w:rsidR="00784846" w:rsidRPr="00F45FF0" w:rsidDel="0019550B">
            <w:rPr>
              <w:rPrChange w:id="674" w:author="IO" w:date="2011-07-13T11:33:00Z">
                <w:rPr>
                  <w:rStyle w:val="apple-style-span"/>
                  <w:rFonts w:cs="Times New Roman"/>
                  <w:bCs/>
                  <w:color w:val="000000"/>
                </w:rPr>
              </w:rPrChange>
            </w:rPr>
            <w:delText xml:space="preserve"> tráfico aéreo </w:delText>
          </w:r>
        </w:del>
      </w:ins>
      <w:ins w:id="675" w:author="IO" w:date="2011-07-13T12:03:00Z">
        <w:del w:id="676" w:author="Orion" w:date="2011-07-27T14:54:00Z">
          <w:r w:rsidR="007A61F8" w:rsidDel="0019550B">
            <w:delText xml:space="preserve">entre </w:delText>
          </w:r>
        </w:del>
        <w:del w:id="677" w:author="Orion" w:date="2011-07-27T14:14:00Z">
          <w:r w:rsidR="007A61F8" w:rsidDel="00727047">
            <w:delText xml:space="preserve">las distintas </w:delText>
          </w:r>
        </w:del>
        <w:del w:id="678" w:author="Orion" w:date="2011-07-27T14:13:00Z">
          <w:r w:rsidR="007A61F8" w:rsidDel="00727047">
            <w:delText>FIR</w:delText>
          </w:r>
        </w:del>
      </w:ins>
      <w:ins w:id="679" w:author="IO" w:date="2011-07-13T15:38:00Z">
        <w:del w:id="680" w:author="Orion" w:date="2011-07-27T14:13:00Z">
          <w:r w:rsidR="008F4A0F" w:rsidDel="00727047">
            <w:delText>s</w:delText>
          </w:r>
        </w:del>
      </w:ins>
      <w:ins w:id="681" w:author="IO" w:date="2011-07-13T12:03:00Z">
        <w:del w:id="682" w:author="Orion" w:date="2011-07-27T14:13:00Z">
          <w:r w:rsidR="007A61F8" w:rsidDel="00727047">
            <w:delText xml:space="preserve"> </w:delText>
          </w:r>
        </w:del>
        <w:del w:id="683" w:author="Orion" w:date="2011-07-27T14:14:00Z">
          <w:r w:rsidR="007A61F8" w:rsidDel="00727047">
            <w:delText>o los</w:delText>
          </w:r>
        </w:del>
        <w:del w:id="684" w:author="Orion" w:date="2011-07-27T14:54:00Z">
          <w:r w:rsidR="007A61F8" w:rsidDel="0019550B">
            <w:delText xml:space="preserve"> sectores de </w:delText>
          </w:r>
        </w:del>
        <w:del w:id="685" w:author="Orion" w:date="2011-07-27T14:14:00Z">
          <w:r w:rsidR="007A61F8" w:rsidDel="00727047">
            <w:delText>estas</w:delText>
          </w:r>
        </w:del>
      </w:ins>
      <w:ins w:id="686" w:author="IO" w:date="2011-06-09T13:18:00Z">
        <w:del w:id="687" w:author="Orion" w:date="2011-07-27T14:54:00Z">
          <w:r w:rsidR="00784846" w:rsidRPr="00F45FF0" w:rsidDel="0019550B">
            <w:rPr>
              <w:rPrChange w:id="688" w:author="IO" w:date="2011-07-13T11:33:00Z">
                <w:rPr>
                  <w:rStyle w:val="apple-style-span"/>
                  <w:rFonts w:cs="Times New Roman"/>
                  <w:bCs/>
                  <w:color w:val="000000"/>
                </w:rPr>
              </w:rPrChange>
            </w:rPr>
            <w:delText xml:space="preserve">. </w:delText>
          </w:r>
        </w:del>
      </w:ins>
      <w:ins w:id="689" w:author="Orion" w:date="2011-07-27T14:49:00Z">
        <w:r w:rsidR="0019550B">
          <w:t>C</w:t>
        </w:r>
      </w:ins>
      <w:ins w:id="690" w:author="IO" w:date="2011-07-13T12:04:00Z">
        <w:del w:id="691" w:author="Orion" w:date="2011-07-27T14:49:00Z">
          <w:r w:rsidR="007A61F8" w:rsidDel="0019550B">
            <w:delText>A su vez, c</w:delText>
          </w:r>
        </w:del>
        <w:r w:rsidR="007A61F8">
          <w:t xml:space="preserve">ada </w:t>
        </w:r>
      </w:ins>
      <w:ins w:id="692" w:author="Orion" w:date="2011-07-27T14:50:00Z">
        <w:r w:rsidR="0019550B">
          <w:t xml:space="preserve">uno de estos </w:t>
        </w:r>
      </w:ins>
      <w:ins w:id="693" w:author="IO" w:date="2011-07-13T12:04:00Z">
        <w:r w:rsidR="007A61F8">
          <w:t>sector</w:t>
        </w:r>
      </w:ins>
      <w:ins w:id="694" w:author="Orion" w:date="2011-07-27T14:50:00Z">
        <w:r w:rsidR="0019550B">
          <w:t>es</w:t>
        </w:r>
      </w:ins>
      <w:ins w:id="695" w:author="IO" w:date="2011-07-13T12:04:00Z">
        <w:r w:rsidR="007A61F8">
          <w:t xml:space="preserve"> tiene</w:t>
        </w:r>
      </w:ins>
      <w:ins w:id="696" w:author="Orion" w:date="2011-07-27T14:54:00Z">
        <w:r w:rsidR="005C67CA">
          <w:t>n</w:t>
        </w:r>
      </w:ins>
      <w:ins w:id="697" w:author="IO" w:date="2011-07-13T12:04:00Z">
        <w:r w:rsidR="007A61F8">
          <w:t xml:space="preserve"> </w:t>
        </w:r>
        <w:del w:id="698" w:author="Orion" w:date="2011-07-27T14:58:00Z">
          <w:r w:rsidR="007A61F8" w:rsidDel="005C67CA">
            <w:delText>asignad</w:delText>
          </w:r>
        </w:del>
        <w:del w:id="699" w:author="Orion" w:date="2011-07-27T14:50:00Z">
          <w:r w:rsidR="007A61F8" w:rsidDel="0019550B">
            <w:delText>a</w:delText>
          </w:r>
        </w:del>
        <w:del w:id="700" w:author="Orion" w:date="2011-07-27T14:58:00Z">
          <w:r w:rsidR="007A61F8" w:rsidDel="005C67CA">
            <w:delText xml:space="preserve"> </w:delText>
          </w:r>
        </w:del>
        <w:r w:rsidR="007A61F8">
          <w:t>una unidad</w:t>
        </w:r>
      </w:ins>
      <w:ins w:id="701" w:author="Orion" w:date="2011-07-27T14:58:00Z">
        <w:r w:rsidR="005C67CA">
          <w:t>,</w:t>
        </w:r>
      </w:ins>
      <w:ins w:id="702" w:author="IO" w:date="2011-06-09T13:18:00Z">
        <w:r w:rsidR="00784846" w:rsidRPr="00F45FF0">
          <w:rPr>
            <w:rPrChange w:id="703" w:author="IO" w:date="2011-07-13T11:33:00Z">
              <w:rPr>
                <w:rStyle w:val="apple-style-span"/>
                <w:rFonts w:cs="Times New Roman"/>
                <w:bCs/>
                <w:color w:val="000000"/>
              </w:rPr>
            </w:rPrChange>
          </w:rPr>
          <w:t xml:space="preserve"> </w:t>
        </w:r>
      </w:ins>
      <w:ins w:id="704" w:author="Orion" w:date="2011-07-27T14:50:00Z">
        <w:r w:rsidR="0019550B">
          <w:t xml:space="preserve">denominada </w:t>
        </w:r>
      </w:ins>
      <w:ins w:id="705" w:author="Orion" w:date="2011-07-27T14:51:00Z">
        <w:r w:rsidR="0019550B" w:rsidRPr="002B284A">
          <w:t xml:space="preserve">Centro de Control de Área (ACC, </w:t>
        </w:r>
        <w:proofErr w:type="spellStart"/>
        <w:r w:rsidR="0019550B" w:rsidRPr="00DC7152">
          <w:rPr>
            <w:i/>
          </w:rPr>
          <w:t>Area</w:t>
        </w:r>
        <w:proofErr w:type="spellEnd"/>
        <w:r w:rsidR="0019550B" w:rsidRPr="00DC7152">
          <w:rPr>
            <w:i/>
          </w:rPr>
          <w:t xml:space="preserve"> Control Cent</w:t>
        </w:r>
        <w:r w:rsidR="0019550B">
          <w:rPr>
            <w:i/>
          </w:rPr>
          <w:t>er</w:t>
        </w:r>
        <w:r w:rsidR="0019550B" w:rsidRPr="002B284A">
          <w:t>)</w:t>
        </w:r>
      </w:ins>
      <w:ins w:id="706" w:author="Orion" w:date="2011-07-27T14:58:00Z">
        <w:r w:rsidR="005C67CA">
          <w:t>, asignada</w:t>
        </w:r>
      </w:ins>
      <w:ins w:id="707" w:author="Orion" w:date="2011-07-27T15:49:00Z">
        <w:r w:rsidR="002D1E5C">
          <w:t xml:space="preserve"> </w:t>
        </w:r>
      </w:ins>
      <w:customXmlInsRangeStart w:id="708" w:author="Orion" w:date="2011-07-27T15:49:00Z"/>
      <w:sdt>
        <w:sdtPr>
          <w:id w:val="-2046445556"/>
          <w:citation/>
        </w:sdtPr>
        <w:sdtContent>
          <w:customXmlInsRangeEnd w:id="708"/>
          <w:ins w:id="709" w:author="Orion" w:date="2011-07-27T15:49:00Z">
            <w:r w:rsidR="002D1E5C">
              <w:fldChar w:fldCharType="begin"/>
            </w:r>
            <w:r w:rsidR="002D1E5C">
              <w:instrText xml:space="preserve"> CITATION USF09 \l 3082 </w:instrText>
            </w:r>
            <w:r w:rsidR="002D1E5C">
              <w:fldChar w:fldCharType="separate"/>
            </w:r>
          </w:ins>
          <w:r w:rsidR="00282451">
            <w:rPr>
              <w:noProof/>
            </w:rPr>
            <w:t>(27)</w:t>
          </w:r>
          <w:ins w:id="710" w:author="Orion" w:date="2011-07-27T15:49:00Z">
            <w:r w:rsidR="002D1E5C">
              <w:fldChar w:fldCharType="end"/>
            </w:r>
          </w:ins>
          <w:customXmlInsRangeStart w:id="711" w:author="Orion" w:date="2011-07-27T15:49:00Z"/>
        </w:sdtContent>
      </w:sdt>
      <w:customXmlInsRangeEnd w:id="711"/>
      <w:ins w:id="712" w:author="Orion" w:date="2011-07-27T14:51:00Z">
        <w:r w:rsidR="0019550B">
          <w:t xml:space="preserve">. El </w:t>
        </w:r>
        <w:r w:rsidR="0019550B" w:rsidRPr="002B284A">
          <w:t>ACC</w:t>
        </w:r>
      </w:ins>
      <w:ins w:id="713" w:author="Orion" w:date="2011-07-27T14:53:00Z">
        <w:r w:rsidR="005C67CA">
          <w:t xml:space="preserve"> es</w:t>
        </w:r>
        <w:r w:rsidR="0019550B">
          <w:t xml:space="preserve"> </w:t>
        </w:r>
      </w:ins>
      <w:ins w:id="714" w:author="IO" w:date="2011-07-13T12:04:00Z">
        <w:del w:id="715" w:author="Orion" w:date="2011-07-27T14:53:00Z">
          <w:r w:rsidR="007A61F8" w:rsidDel="0019550B">
            <w:delText xml:space="preserve">que es </w:delText>
          </w:r>
        </w:del>
      </w:ins>
      <w:ins w:id="716" w:author="IO" w:date="2011-06-09T13:18:00Z">
        <w:r w:rsidR="00784846" w:rsidRPr="00F45FF0">
          <w:rPr>
            <w:rPrChange w:id="717" w:author="IO" w:date="2011-07-13T11:33:00Z">
              <w:rPr>
                <w:rStyle w:val="apple-style-span"/>
                <w:rFonts w:cs="Times New Roman"/>
                <w:bCs/>
                <w:color w:val="000000"/>
              </w:rPr>
            </w:rPrChange>
          </w:rPr>
          <w:t>responsable</w:t>
        </w:r>
      </w:ins>
      <w:ins w:id="718" w:author="Orion" w:date="2011-07-27T14:59:00Z">
        <w:r w:rsidR="005C67CA">
          <w:t>,</w:t>
        </w:r>
      </w:ins>
      <w:ins w:id="719" w:author="IO" w:date="2011-06-09T13:18:00Z">
        <w:r w:rsidR="00784846" w:rsidRPr="00F45FF0">
          <w:rPr>
            <w:rPrChange w:id="720" w:author="IO" w:date="2011-07-13T11:33:00Z">
              <w:rPr>
                <w:rStyle w:val="apple-style-span"/>
                <w:rFonts w:cs="Times New Roman"/>
                <w:bCs/>
                <w:color w:val="000000"/>
              </w:rPr>
            </w:rPrChange>
          </w:rPr>
          <w:t xml:space="preserve"> </w:t>
        </w:r>
      </w:ins>
      <w:ins w:id="721" w:author="Orion" w:date="2011-07-27T14:59:00Z">
        <w:r w:rsidR="005C67CA">
          <w:t>por un lado</w:t>
        </w:r>
      </w:ins>
      <w:ins w:id="722" w:author="Orion" w:date="2011-07-27T15:54:00Z">
        <w:r w:rsidR="00F05682">
          <w:t>,</w:t>
        </w:r>
      </w:ins>
      <w:ins w:id="723" w:author="Orion" w:date="2011-07-27T14:59:00Z">
        <w:r w:rsidR="005C67CA">
          <w:t xml:space="preserve"> </w:t>
        </w:r>
      </w:ins>
      <w:ins w:id="724" w:author="Orion" w:date="2011-07-27T14:53:00Z">
        <w:r w:rsidR="0019550B">
          <w:t>del control de los vuelos en su secci</w:t>
        </w:r>
        <w:r w:rsidR="005C67CA">
          <w:t>ón</w:t>
        </w:r>
      </w:ins>
      <w:ins w:id="725" w:author="Orion" w:date="2011-07-27T14:59:00Z">
        <w:r w:rsidR="005C67CA">
          <w:t>, y</w:t>
        </w:r>
      </w:ins>
      <w:ins w:id="726" w:author="Orion" w:date="2011-07-27T15:55:00Z">
        <w:r w:rsidR="00D44B12">
          <w:t>,</w:t>
        </w:r>
      </w:ins>
      <w:ins w:id="727" w:author="Orion" w:date="2011-07-27T14:59:00Z">
        <w:r w:rsidR="005C67CA">
          <w:t xml:space="preserve"> por otro, </w:t>
        </w:r>
      </w:ins>
      <w:ins w:id="728" w:author="Orion" w:date="2011-07-27T15:47:00Z">
        <w:r w:rsidR="002D1E5C">
          <w:t>de transferir</w:t>
        </w:r>
      </w:ins>
      <w:ins w:id="729" w:author="Orion" w:date="2011-07-27T15:55:00Z">
        <w:r w:rsidR="00D44B12" w:rsidRPr="00D44B12">
          <w:t xml:space="preserve"> </w:t>
        </w:r>
        <w:r w:rsidR="00D44B12">
          <w:t>a otro ACC</w:t>
        </w:r>
      </w:ins>
      <w:ins w:id="730" w:author="Orion" w:date="2011-07-27T15:47:00Z">
        <w:r w:rsidR="002D1E5C">
          <w:t xml:space="preserve"> </w:t>
        </w:r>
      </w:ins>
      <w:ins w:id="731" w:author="Orion" w:date="2011-07-27T15:50:00Z">
        <w:r w:rsidR="00BD2C20">
          <w:t>el</w:t>
        </w:r>
      </w:ins>
      <w:ins w:id="732" w:author="Orion" w:date="2011-07-27T15:47:00Z">
        <w:r w:rsidR="002D1E5C">
          <w:t xml:space="preserve"> s</w:t>
        </w:r>
        <w:r w:rsidR="002D1E5C" w:rsidRPr="002D1E5C">
          <w:t>ervicio de control</w:t>
        </w:r>
      </w:ins>
      <w:ins w:id="733" w:author="Orion" w:date="2011-07-27T15:50:00Z">
        <w:r w:rsidR="00BD2C20">
          <w:t xml:space="preserve"> de una aeronave</w:t>
        </w:r>
      </w:ins>
      <w:ins w:id="734" w:author="Orion" w:date="2011-07-27T15:47:00Z">
        <w:r w:rsidR="002D1E5C" w:rsidRPr="002D1E5C">
          <w:t xml:space="preserve"> </w:t>
        </w:r>
        <w:r w:rsidR="002D1E5C">
          <w:t xml:space="preserve">cuando </w:t>
        </w:r>
      </w:ins>
      <w:ins w:id="735" w:author="Orion" w:date="2011-07-27T15:50:00Z">
        <w:r w:rsidR="00BD2C20">
          <w:t>ésta se encuentra</w:t>
        </w:r>
      </w:ins>
      <w:ins w:id="736" w:author="IO" w:date="2011-07-13T12:04:00Z">
        <w:del w:id="737" w:author="Orion" w:date="2011-07-27T14:53:00Z">
          <w:r w:rsidR="007A61F8" w:rsidDel="0019550B">
            <w:delText>de él</w:delText>
          </w:r>
        </w:del>
      </w:ins>
      <w:ins w:id="738" w:author="IO" w:date="2011-06-09T13:18:00Z">
        <w:del w:id="739" w:author="Orion" w:date="2011-07-27T15:47:00Z">
          <w:r w:rsidR="00784846" w:rsidRPr="00F45FF0" w:rsidDel="002D1E5C">
            <w:rPr>
              <w:rPrChange w:id="740" w:author="IO" w:date="2011-07-13T11:33:00Z">
                <w:rPr>
                  <w:rStyle w:val="apple-style-span"/>
                  <w:rFonts w:cs="Times New Roman"/>
                  <w:bCs/>
                  <w:color w:val="000000"/>
                </w:rPr>
              </w:rPrChange>
            </w:rPr>
            <w:delText>. Cuando un avión est</w:delText>
          </w:r>
        </w:del>
        <w:del w:id="741" w:author="Orion" w:date="2011-07-27T15:50:00Z">
          <w:r w:rsidR="00784846" w:rsidRPr="00F45FF0" w:rsidDel="00BD2C20">
            <w:rPr>
              <w:rPrChange w:id="742" w:author="IO" w:date="2011-07-13T11:33:00Z">
                <w:rPr>
                  <w:rStyle w:val="apple-style-span"/>
                  <w:rFonts w:cs="Times New Roman"/>
                  <w:bCs/>
                  <w:color w:val="000000"/>
                </w:rPr>
              </w:rPrChange>
            </w:rPr>
            <w:delText>á</w:delText>
          </w:r>
        </w:del>
        <w:r w:rsidR="00784846" w:rsidRPr="00F45FF0">
          <w:rPr>
            <w:rPrChange w:id="743" w:author="IO" w:date="2011-07-13T11:33:00Z">
              <w:rPr>
                <w:rStyle w:val="apple-style-span"/>
                <w:rFonts w:cs="Times New Roman"/>
                <w:bCs/>
                <w:color w:val="000000"/>
              </w:rPr>
            </w:rPrChange>
          </w:rPr>
          <w:t xml:space="preserve"> a punto de salir de </w:t>
        </w:r>
        <w:del w:id="744" w:author="Orion" w:date="2011-07-27T15:48:00Z">
          <w:r w:rsidR="00784846" w:rsidRPr="00F45FF0" w:rsidDel="002D1E5C">
            <w:rPr>
              <w:rPrChange w:id="745" w:author="IO" w:date="2011-07-13T11:33:00Z">
                <w:rPr>
                  <w:rStyle w:val="apple-style-span"/>
                  <w:rFonts w:cs="Times New Roman"/>
                  <w:bCs/>
                  <w:color w:val="000000"/>
                </w:rPr>
              </w:rPrChange>
            </w:rPr>
            <w:delText>un</w:delText>
          </w:r>
        </w:del>
      </w:ins>
      <w:ins w:id="746" w:author="Orion" w:date="2011-07-27T15:48:00Z">
        <w:r w:rsidR="002D1E5C">
          <w:t xml:space="preserve">su </w:t>
        </w:r>
      </w:ins>
      <w:ins w:id="747" w:author="IO" w:date="2011-06-09T13:18:00Z">
        <w:del w:id="748" w:author="Orion" w:date="2011-07-27T15:48:00Z">
          <w:r w:rsidR="00784846" w:rsidRPr="00F45FF0" w:rsidDel="002D1E5C">
            <w:rPr>
              <w:rPrChange w:id="749" w:author="IO" w:date="2011-07-13T11:33:00Z">
                <w:rPr>
                  <w:rStyle w:val="apple-style-span"/>
                  <w:rFonts w:cs="Times New Roman"/>
                  <w:bCs/>
                  <w:color w:val="000000"/>
                </w:rPr>
              </w:rPrChange>
            </w:rPr>
            <w:delText xml:space="preserve"> </w:delText>
          </w:r>
        </w:del>
        <w:r w:rsidR="00784846" w:rsidRPr="00F45FF0">
          <w:rPr>
            <w:rPrChange w:id="750" w:author="IO" w:date="2011-07-13T11:33:00Z">
              <w:rPr>
                <w:rStyle w:val="apple-style-span"/>
                <w:rFonts w:cs="Times New Roman"/>
                <w:bCs/>
                <w:color w:val="000000"/>
              </w:rPr>
            </w:rPrChange>
          </w:rPr>
          <w:t>sector</w:t>
        </w:r>
      </w:ins>
      <w:ins w:id="751" w:author="IO" w:date="2011-07-13T12:05:00Z">
        <w:del w:id="752" w:author="Orion" w:date="2011-07-27T15:48:00Z">
          <w:r w:rsidR="007A61F8" w:rsidDel="002D1E5C">
            <w:delText xml:space="preserve">, su unidad lo </w:delText>
          </w:r>
        </w:del>
      </w:ins>
      <w:ins w:id="753" w:author="IO" w:date="2011-06-09T13:18:00Z">
        <w:del w:id="754" w:author="Orion" w:date="2011-07-27T15:48:00Z">
          <w:r w:rsidR="00784846" w:rsidRPr="00F45FF0" w:rsidDel="002D1E5C">
            <w:rPr>
              <w:rPrChange w:id="755" w:author="IO" w:date="2011-07-13T11:33:00Z">
                <w:rPr>
                  <w:rStyle w:val="apple-style-span"/>
                  <w:rFonts w:cs="Times New Roman"/>
                  <w:bCs/>
                  <w:color w:val="000000"/>
                </w:rPr>
              </w:rPrChange>
            </w:rPr>
            <w:delText>traspasa</w:delText>
          </w:r>
        </w:del>
      </w:ins>
      <w:ins w:id="756" w:author="IO" w:date="2011-07-13T12:05:00Z">
        <w:del w:id="757" w:author="Orion" w:date="2011-07-27T15:48:00Z">
          <w:r w:rsidR="007A61F8" w:rsidDel="002D1E5C">
            <w:delText xml:space="preserve"> al ACC y éste a la unidad del siguiente</w:delText>
          </w:r>
        </w:del>
      </w:ins>
      <w:ins w:id="758" w:author="IO" w:date="2011-06-09T13:18:00Z">
        <w:del w:id="759" w:author="Orion" w:date="2011-07-27T15:48:00Z">
          <w:r w:rsidR="00784846" w:rsidRPr="00F45FF0" w:rsidDel="002D1E5C">
            <w:rPr>
              <w:rPrChange w:id="760" w:author="IO" w:date="2011-07-13T11:33:00Z">
                <w:rPr>
                  <w:rStyle w:val="apple-style-span"/>
                  <w:rFonts w:cs="Times New Roman"/>
                  <w:bCs/>
                  <w:color w:val="000000"/>
                </w:rPr>
              </w:rPrChange>
            </w:rPr>
            <w:delText xml:space="preserve"> sector, </w:delText>
          </w:r>
        </w:del>
      </w:ins>
      <w:ins w:id="761" w:author="IO" w:date="2011-07-13T12:06:00Z">
        <w:del w:id="762" w:author="Orion" w:date="2011-07-27T15:48:00Z">
          <w:r w:rsidR="007A61F8" w:rsidDel="002D1E5C">
            <w:delText xml:space="preserve">repitiéndose este proceso </w:delText>
          </w:r>
        </w:del>
      </w:ins>
      <w:ins w:id="763" w:author="IO" w:date="2011-06-09T13:18:00Z">
        <w:del w:id="764" w:author="Orion" w:date="2011-07-27T15:48:00Z">
          <w:r w:rsidR="00784846" w:rsidRPr="00F45FF0" w:rsidDel="002D1E5C">
            <w:rPr>
              <w:rPrChange w:id="765" w:author="IO" w:date="2011-07-13T11:33:00Z">
                <w:rPr>
                  <w:rStyle w:val="apple-style-span"/>
                  <w:rFonts w:cs="Times New Roman"/>
                  <w:bCs/>
                  <w:color w:val="000000"/>
                </w:rPr>
              </w:rPrChange>
            </w:rPr>
            <w:delText>hasta el aterrizaje en su destino</w:delText>
          </w:r>
        </w:del>
        <w:r w:rsidR="00784846" w:rsidRPr="00F45FF0">
          <w:rPr>
            <w:rPrChange w:id="766" w:author="IO" w:date="2011-07-13T11:33:00Z">
              <w:rPr>
                <w:rStyle w:val="apple-style-span"/>
                <w:rFonts w:cs="Times New Roman"/>
                <w:bCs/>
                <w:color w:val="000000"/>
              </w:rPr>
            </w:rPrChange>
          </w:rPr>
          <w:t xml:space="preserve">. </w:t>
        </w:r>
      </w:ins>
      <w:ins w:id="767" w:author="IO" w:date="2011-07-13T12:33:00Z">
        <w:r w:rsidR="00E011F0">
          <w:t>Otras unidades</w:t>
        </w:r>
      </w:ins>
      <w:ins w:id="768" w:author="Orion" w:date="2011-07-27T15:48:00Z">
        <w:r w:rsidR="002D1E5C">
          <w:t xml:space="preserve"> son aquellas</w:t>
        </w:r>
      </w:ins>
      <w:ins w:id="769" w:author="IO" w:date="2011-07-13T12:33:00Z">
        <w:del w:id="770" w:author="Orion" w:date="2011-07-27T15:48:00Z">
          <w:r w:rsidR="00E011F0" w:rsidDel="002D1E5C">
            <w:delText>,</w:delText>
          </w:r>
        </w:del>
        <w:r w:rsidR="00E011F0">
          <w:t xml:space="preserve"> centradas en el control de los aeropuertos, donde el movimiento de </w:t>
        </w:r>
      </w:ins>
      <w:ins w:id="771" w:author="Orion" w:date="2011-07-27T15:57:00Z">
        <w:r w:rsidR="00F3420A">
          <w:t xml:space="preserve">los </w:t>
        </w:r>
      </w:ins>
      <w:ins w:id="772" w:author="IO" w:date="2011-07-13T12:33:00Z">
        <w:r w:rsidR="00E011F0">
          <w:t>aviones tiene condiciones particulares</w:t>
        </w:r>
      </w:ins>
      <w:ins w:id="773" w:author="IO" w:date="2011-07-13T12:34:00Z">
        <w:del w:id="774" w:author="Orion" w:date="2011-07-27T15:49:00Z">
          <w:r w:rsidR="00E011F0" w:rsidDel="002D1E5C">
            <w:delText>,</w:delText>
          </w:r>
        </w:del>
      </w:ins>
      <w:ins w:id="775" w:author="IO" w:date="2011-07-13T12:33:00Z">
        <w:del w:id="776" w:author="Orion" w:date="2011-07-27T15:49:00Z">
          <w:r w:rsidR="00E011F0" w:rsidDel="002D1E5C">
            <w:delText xml:space="preserve"> </w:delText>
          </w:r>
        </w:del>
      </w:ins>
      <w:ins w:id="777" w:author="Orion" w:date="2011-07-27T15:49:00Z">
        <w:r w:rsidR="002D1E5C">
          <w:t>. E</w:t>
        </w:r>
      </w:ins>
      <w:ins w:id="778" w:author="Orion" w:date="2011-07-27T15:48:00Z">
        <w:r w:rsidR="002D1E5C">
          <w:t xml:space="preserve">stas unidades </w:t>
        </w:r>
      </w:ins>
      <w:ins w:id="779" w:author="IO" w:date="2011-07-13T12:33:00Z">
        <w:r w:rsidR="00E011F0">
          <w:t xml:space="preserve">son </w:t>
        </w:r>
      </w:ins>
      <w:ins w:id="780" w:author="IO" w:date="2011-07-13T12:34:00Z">
        <w:r w:rsidR="00E011F0">
          <w:t xml:space="preserve">las </w:t>
        </w:r>
      </w:ins>
      <w:ins w:id="781"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782" w:author="IO" w:date="2011-07-13T12:34:00Z">
        <w:r w:rsidR="00E011F0">
          <w:t xml:space="preserve">las </w:t>
        </w:r>
      </w:ins>
      <w:ins w:id="783" w:author="IO" w:date="2011-07-13T12:33:00Z">
        <w:r w:rsidR="00E011F0" w:rsidRPr="002B284A">
          <w:t>Oficina</w:t>
        </w:r>
        <w:r w:rsidR="00E011F0">
          <w:t>s</w:t>
        </w:r>
        <w:r w:rsidR="00E011F0" w:rsidRPr="002B284A">
          <w:t xml:space="preserve"> de Control de Aproximación</w:t>
        </w:r>
        <w:del w:id="784" w:author="Orion" w:date="2011-07-27T14:23:00Z">
          <w:r w:rsidR="00E011F0" w:rsidDel="009864B4">
            <w:delText>.</w:delText>
          </w:r>
        </w:del>
      </w:ins>
      <w:ins w:id="785" w:author="Orion" w:date="2011-07-27T14:23:00Z">
        <w:r w:rsidR="009864B4">
          <w:t>.</w:t>
        </w:r>
      </w:ins>
    </w:p>
    <w:p w14:paraId="60B469BD" w14:textId="03525B27" w:rsidR="00E011F0" w:rsidRPr="002B284A" w:rsidRDefault="00631C72" w:rsidP="00E011F0">
      <w:pPr>
        <w:spacing w:before="240" w:after="120"/>
        <w:ind w:firstLine="284"/>
        <w:jc w:val="both"/>
      </w:pPr>
      <w:ins w:id="786" w:author="Orion" w:date="2011-07-27T15:51:00Z">
        <w:r>
          <w:t xml:space="preserve">Todas </w:t>
        </w:r>
      </w:ins>
      <w:ins w:id="787" w:author="IO" w:date="2011-07-13T12:34:00Z">
        <w:del w:id="788" w:author="Orion" w:date="2011-07-27T15:51:00Z">
          <w:r w:rsidR="00E011F0" w:rsidDel="00631C72">
            <w:delText>E</w:delText>
          </w:r>
        </w:del>
      </w:ins>
      <w:ins w:id="789" w:author="Orion" w:date="2011-07-27T15:51:00Z">
        <w:r>
          <w:t>e</w:t>
        </w:r>
      </w:ins>
      <w:ins w:id="790"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8F4A0F">
        <w:rPr>
          <w:i/>
          <w:rPrChange w:id="791" w:author="IO" w:date="2011-07-13T15:38:00Z">
            <w:rPr/>
          </w:rPrChange>
        </w:rPr>
        <w:t>Radar</w:t>
      </w:r>
      <w:r w:rsidR="00E011F0" w:rsidRPr="002B284A">
        <w:t xml:space="preserve"> (RDR, </w:t>
      </w:r>
      <w:r w:rsidR="00E011F0" w:rsidRPr="002B284A">
        <w:rPr>
          <w:i/>
        </w:rPr>
        <w:t xml:space="preserve">Radio </w:t>
      </w:r>
      <w:proofErr w:type="spellStart"/>
      <w:r w:rsidR="00E011F0" w:rsidRPr="002B284A">
        <w:rPr>
          <w:i/>
        </w:rPr>
        <w:t>Detection</w:t>
      </w:r>
      <w:proofErr w:type="spellEnd"/>
      <w:r w:rsidR="00E011F0" w:rsidRPr="002B284A">
        <w:rPr>
          <w:i/>
        </w:rPr>
        <w:t xml:space="preserve"> and </w:t>
      </w:r>
      <w:proofErr w:type="spellStart"/>
      <w:r w:rsidR="00E011F0" w:rsidRPr="002B284A">
        <w:rPr>
          <w:i/>
        </w:rPr>
        <w:t>Ranging</w:t>
      </w:r>
      <w:proofErr w:type="spellEnd"/>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8F4A0F">
        <w:rPr>
          <w:i/>
          <w:rPrChange w:id="792" w:author="IO" w:date="2011-07-13T15:38:00Z">
            <w:rPr/>
          </w:rPrChange>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54D6A96C" w:rsidR="00696841" w:rsidRPr="009F0E36" w:rsidRDefault="007A61F8" w:rsidP="009F0E36">
      <w:pPr>
        <w:spacing w:before="240" w:after="120"/>
        <w:ind w:firstLine="284"/>
        <w:jc w:val="both"/>
      </w:pPr>
      <w:ins w:id="793" w:author="IO" w:date="2011-07-13T12:10:00Z">
        <w:r>
          <w:t xml:space="preserve">Los controladores de tráfico aéreo </w:t>
        </w:r>
      </w:ins>
      <w:ins w:id="794" w:author="IO" w:date="2011-07-13T12:35:00Z">
        <w:r w:rsidR="00E011F0">
          <w:t>son el personal que trabaja</w:t>
        </w:r>
      </w:ins>
      <w:ins w:id="795" w:author="IO" w:date="2011-07-13T12:10:00Z">
        <w:r>
          <w:t xml:space="preserve"> </w:t>
        </w:r>
      </w:ins>
      <w:ins w:id="796" w:author="IO" w:date="2011-07-13T12:36:00Z">
        <w:r w:rsidR="00E011F0">
          <w:t>en las</w:t>
        </w:r>
      </w:ins>
      <w:ins w:id="797" w:author="IO" w:date="2011-07-13T12:10:00Z">
        <w:r>
          <w:t xml:space="preserve"> </w:t>
        </w:r>
        <w:del w:id="798" w:author="Orion" w:date="2011-07-27T16:08:00Z">
          <w:r w:rsidDel="009F0E36">
            <w:delText>unidade</w:delText>
          </w:r>
        </w:del>
      </w:ins>
      <w:ins w:id="799" w:author="Orion" w:date="2011-07-27T16:08:00Z">
        <w:r w:rsidR="009F0E36">
          <w:t>instalaciones</w:t>
        </w:r>
      </w:ins>
      <w:ins w:id="800" w:author="IO" w:date="2011-07-13T12:10:00Z">
        <w:del w:id="801" w:author="Orion" w:date="2011-07-27T16:08:00Z">
          <w:r w:rsidDel="009F0E36">
            <w:delText>s</w:delText>
          </w:r>
        </w:del>
        <w:r>
          <w:t xml:space="preserve"> anterior</w:t>
        </w:r>
      </w:ins>
      <w:ins w:id="802" w:author="Orion" w:date="2011-07-27T16:08:00Z">
        <w:r w:rsidR="009F0E36">
          <w:t>mente descritas</w:t>
        </w:r>
      </w:ins>
      <w:ins w:id="803" w:author="IO" w:date="2011-07-13T12:10:00Z">
        <w:del w:id="804"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 área de control terminal</w:t>
      </w:r>
      <w:r w:rsidR="00797AC4">
        <w:t xml:space="preserve"> o</w:t>
      </w:r>
      <w:r w:rsidR="00696841" w:rsidRPr="009F0E36">
        <w:t xml:space="preserve"> aerovía. Cada controlador ha de coordinarse con los controladores de sectores adyacentes para planificar las condiciones en que una aeronave ingresará en su 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4DE30486" w14:textId="30138FB9"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xml:space="preserve">, y afecta a </w:t>
      </w:r>
      <w:r>
        <w:lastRenderedPageBreak/>
        <w:t>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ins w:id="805" w:author="Orion" w:date="2011-07-27T16:19:00Z">
        <w:r w:rsidR="00C37A16">
          <w:t xml:space="preserve"> (</w:t>
        </w:r>
        <w:proofErr w:type="spellStart"/>
        <w:r w:rsidR="00C37A16" w:rsidRPr="00DC7152">
          <w:rPr>
            <w:rFonts w:cs="Times New Roman"/>
            <w:i/>
          </w:rPr>
          <w:t>waypoints</w:t>
        </w:r>
        <w:proofErr w:type="spellEnd"/>
        <w:r w:rsidR="00C37A16">
          <w:t>)</w:t>
        </w:r>
      </w:ins>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proofErr w:type="spellStart"/>
      <w:r w:rsidRPr="009E02FC">
        <w:rPr>
          <w:i/>
        </w:rPr>
        <w:t>Instrument</w:t>
      </w:r>
      <w:proofErr w:type="spellEnd"/>
      <w:r w:rsidRPr="009E02FC">
        <w:rPr>
          <w:i/>
        </w:rPr>
        <w:t xml:space="preserve"> Flight Rules</w:t>
      </w:r>
      <w:r w:rsidRPr="007A61F8">
        <w:t>).</w:t>
      </w:r>
      <w:r w:rsidR="00417ACD">
        <w:t xml:space="preserve"> </w:t>
      </w:r>
      <w:r w:rsidR="00366B82" w:rsidRPr="007A61F8">
        <w:t>Las</w:t>
      </w:r>
      <w:r w:rsidR="00067307" w:rsidRPr="007A61F8">
        <w:t xml:space="preserve"> </w:t>
      </w:r>
      <w:proofErr w:type="spellStart"/>
      <w:r w:rsidR="00067307" w:rsidRPr="007A61F8">
        <w:t>VFR</w:t>
      </w:r>
      <w:r w:rsidR="008F4A0F">
        <w:t>s</w:t>
      </w:r>
      <w:proofErr w:type="spellEnd"/>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w:t>
      </w:r>
      <w:proofErr w:type="spellStart"/>
      <w:r w:rsidR="00067307" w:rsidRPr="009E02FC">
        <w:t>IFR</w:t>
      </w:r>
      <w:r w:rsidR="008F4A0F">
        <w:t>s</w:t>
      </w:r>
      <w:proofErr w:type="spellEnd"/>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806" w:name="_Toc298344399"/>
      <w:bookmarkStart w:id="807" w:name="_Toc298429456"/>
      <w:bookmarkStart w:id="808" w:name="_Toc298430321"/>
      <w:bookmarkStart w:id="809" w:name="_Toc298516027"/>
      <w:bookmarkStart w:id="810" w:name="_Toc298690976"/>
      <w:bookmarkStart w:id="811" w:name="_Toc298700798"/>
      <w:bookmarkStart w:id="812" w:name="_Toc298752118"/>
      <w:bookmarkStart w:id="813" w:name="_Toc298757498"/>
      <w:bookmarkStart w:id="814" w:name="_Toc298777444"/>
      <w:bookmarkStart w:id="815" w:name="_Toc298787409"/>
      <w:bookmarkStart w:id="816" w:name="_Toc298944572"/>
      <w:bookmarkStart w:id="817" w:name="_Toc298954489"/>
      <w:bookmarkStart w:id="818" w:name="_Toc299007660"/>
      <w:bookmarkStart w:id="819" w:name="_Toc299012018"/>
      <w:bookmarkStart w:id="820" w:name="_Toc299103566"/>
      <w:bookmarkStart w:id="821" w:name="_Toc299103939"/>
      <w:bookmarkStart w:id="822" w:name="_Toc299463764"/>
      <w:bookmarkStart w:id="823" w:name="_Toc299463848"/>
      <w:bookmarkStart w:id="824" w:name="_Ref299115945"/>
      <w:bookmarkStart w:id="825" w:name="_Toc299721453"/>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rsidRPr="00EB451E">
        <w:rPr>
          <w:b w:val="0"/>
          <w:sz w:val="52"/>
          <w:szCs w:val="52"/>
        </w:rPr>
        <w:lastRenderedPageBreak/>
        <w:t>Estado del arte</w:t>
      </w:r>
      <w:bookmarkEnd w:id="824"/>
      <w:bookmarkEnd w:id="825"/>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w:t>
      </w:r>
      <w:proofErr w:type="spellStart"/>
      <w:r w:rsidR="00DB042A">
        <w:t>UAVs</w:t>
      </w:r>
      <w:proofErr w:type="spellEnd"/>
      <w:r w:rsidR="00DB042A">
        <w:t>,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826" w:name="_Ref298429770"/>
      <w:bookmarkStart w:id="827" w:name="_Toc299721454"/>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826"/>
      <w:bookmarkEnd w:id="827"/>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Content>
          <w:r w:rsidR="002E7F99" w:rsidRPr="00F45FF0">
            <w:fldChar w:fldCharType="begin"/>
          </w:r>
          <w:r w:rsidR="00A26A1E">
            <w:instrText xml:space="preserve">CITATION Hel99 \l 3082 </w:instrText>
          </w:r>
          <w:r w:rsidR="002E7F99" w:rsidRPr="00F45FF0">
            <w:fldChar w:fldCharType="separate"/>
          </w:r>
          <w:r w:rsidR="00282451">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r w:rsidR="0071557E">
            <w:instrText xml:space="preserve">CITATION Ear88 \l 3082 </w:instrText>
          </w:r>
          <w:r w:rsidRPr="00F45FF0">
            <w:fldChar w:fldCharType="separate"/>
          </w:r>
          <w:r w:rsidR="00282451">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57098F">
        <w:t xml:space="preserve">Al describir </w:t>
      </w:r>
      <w:proofErr w:type="spellStart"/>
      <w:r w:rsidRPr="0057098F">
        <w:t>HF</w:t>
      </w:r>
      <w:r w:rsidR="00FE7837">
        <w:t>s</w:t>
      </w:r>
      <w:proofErr w:type="spellEnd"/>
      <w:r w:rsidRPr="0057098F">
        <w:t xml:space="preserve"> como una tecnología, se hace hincapié en su carácter práctico; se orienta a problemas más que centrarse en la disciplina. La relación entre </w:t>
      </w:r>
      <w:proofErr w:type="spellStart"/>
      <w:r w:rsidRPr="0057098F">
        <w:t>HF</w:t>
      </w:r>
      <w:r w:rsidR="00FE7837">
        <w:t>s</w:t>
      </w:r>
      <w:proofErr w:type="spellEnd"/>
      <w:r w:rsidRPr="0057098F">
        <w:t xml:space="preserve"> y las ciencias humanas podría compararse con la relación entre ingeniería y ciencias físicas.</w:t>
      </w:r>
      <w:r w:rsidR="0003066C" w:rsidRPr="0003066C">
        <w:t xml:space="preserve"> </w:t>
      </w:r>
      <w:r w:rsidR="0003066C" w:rsidRPr="00B40816">
        <w:t xml:space="preserve">Las ciencias humanas comprenden los estudios de la estructura y naturaleza del ser humano, sus capacidades y limitaciones, y sus comportamientos ya sea en solitario o en grupo. En común con todas las tecnologías, </w:t>
      </w:r>
      <w:proofErr w:type="spellStart"/>
      <w:r w:rsidR="0003066C" w:rsidRPr="00B40816">
        <w:t>HF</w:t>
      </w:r>
      <w:r w:rsidR="00FE7837">
        <w:t>s</w:t>
      </w:r>
      <w:proofErr w:type="spellEnd"/>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828"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829" w:author="Orion" w:date="2011-07-27T17:01:00Z"/>
      <w:sdt>
        <w:sdtPr>
          <w:id w:val="-1241168410"/>
          <w:citation/>
        </w:sdtPr>
        <w:sdtContent>
          <w:customXmlInsRangeEnd w:id="829"/>
          <w:ins w:id="830" w:author="Orion" w:date="2011-07-27T17:01:00Z">
            <w:r w:rsidR="0009077D">
              <w:fldChar w:fldCharType="begin"/>
            </w:r>
            <w:r w:rsidR="0009077D">
              <w:instrText xml:space="preserve"> CITATION Coo80 \l 3082 </w:instrText>
            </w:r>
          </w:ins>
          <w:r w:rsidR="0009077D">
            <w:fldChar w:fldCharType="separate"/>
          </w:r>
          <w:r w:rsidR="00282451">
            <w:rPr>
              <w:noProof/>
            </w:rPr>
            <w:t>(30)</w:t>
          </w:r>
          <w:ins w:id="831" w:author="Orion" w:date="2011-07-27T17:01:00Z">
            <w:r w:rsidR="0009077D">
              <w:fldChar w:fldCharType="end"/>
            </w:r>
          </w:ins>
          <w:customXmlInsRangeStart w:id="832" w:author="Orion" w:date="2011-07-27T17:01:00Z"/>
        </w:sdtContent>
      </w:sdt>
      <w:customXmlInsRangeEnd w:id="832"/>
      <w:customXmlDelRangeStart w:id="833" w:author="Orion" w:date="2011-07-27T17:01:00Z"/>
      <w:sdt>
        <w:sdtPr>
          <w:id w:val="1343275894"/>
          <w:citation/>
        </w:sdtPr>
        <w:sdtContent>
          <w:customXmlDelRangeEnd w:id="833"/>
          <w:del w:id="834"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835" w:author="Orion" w:date="2011-07-27T17:01:00Z"/>
        </w:sdtContent>
      </w:sdt>
      <w:customXmlDelRangeEnd w:id="835"/>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proofErr w:type="spellStart"/>
      <w:r w:rsidRPr="0009077D">
        <w:rPr>
          <w:i/>
        </w:rPr>
        <w:t>Crew</w:t>
      </w:r>
      <w:proofErr w:type="spellEnd"/>
      <w:r w:rsidRPr="0009077D">
        <w:rPr>
          <w:i/>
        </w:rPr>
        <w:t xml:space="preserve"> </w:t>
      </w:r>
      <w:proofErr w:type="spellStart"/>
      <w:r w:rsidR="009B648C" w:rsidRPr="0009077D">
        <w:rPr>
          <w:i/>
        </w:rPr>
        <w:t>R</w:t>
      </w:r>
      <w:r w:rsidRPr="0009077D">
        <w:rPr>
          <w:i/>
        </w:rPr>
        <w:t>esource</w:t>
      </w:r>
      <w:proofErr w:type="spellEnd"/>
      <w:r w:rsidRPr="0009077D">
        <w:rPr>
          <w:i/>
        </w:rPr>
        <w:t xml:space="preserv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r w:rsidR="0071557E">
            <w:instrText xml:space="preserve">CITATION Tag94 \l 3082 </w:instrText>
          </w:r>
          <w:r w:rsidRPr="00F45FF0">
            <w:fldChar w:fldCharType="separate"/>
          </w:r>
          <w:r w:rsidR="00282451">
            <w:rPr>
              <w:noProof/>
            </w:rPr>
            <w:t xml:space="preserve"> (32)</w:t>
          </w:r>
          <w:r w:rsidRPr="00F45FF0">
            <w:fldChar w:fldCharType="end"/>
          </w:r>
        </w:sdtContent>
      </w:sdt>
      <w:r w:rsidRPr="00F45FF0">
        <w:t xml:space="preserve">. A lo largo de los años, el CRM ha ido evolucionando </w:t>
      </w:r>
      <w:sdt>
        <w:sdtPr>
          <w:id w:val="-1904753656"/>
          <w:citation/>
        </w:sdtPr>
        <w:sdtContent>
          <w:r w:rsidRPr="00F45FF0">
            <w:fldChar w:fldCharType="begin"/>
          </w:r>
          <w:r w:rsidR="00A26A1E">
            <w:instrText xml:space="preserve">CITATION Hel99 \l 3082 </w:instrText>
          </w:r>
          <w:r w:rsidRPr="00F45FF0">
            <w:fldChar w:fldCharType="separate"/>
          </w:r>
          <w:r w:rsidR="00282451">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836" w:author="Orion" w:date="2011-07-27T17:10:00Z">
        <w:r w:rsidR="00D77207">
          <w:t xml:space="preserve"> </w:t>
        </w:r>
      </w:ins>
      <w:customXmlInsRangeStart w:id="837" w:author="Orion" w:date="2011-07-27T17:10:00Z"/>
      <w:sdt>
        <w:sdtPr>
          <w:id w:val="-1268226279"/>
          <w:citation/>
        </w:sdtPr>
        <w:sdtContent>
          <w:customXmlInsRangeEnd w:id="837"/>
          <w:ins w:id="838" w:author="Orion" w:date="2011-07-27T17:10:00Z">
            <w:r w:rsidR="00D77207">
              <w:fldChar w:fldCharType="begin"/>
            </w:r>
            <w:r w:rsidR="00D77207">
              <w:instrText xml:space="preserve"> CITATION Wie95 \l 3082 </w:instrText>
            </w:r>
          </w:ins>
          <w:r w:rsidR="00D77207">
            <w:fldChar w:fldCharType="separate"/>
          </w:r>
          <w:r w:rsidR="00282451">
            <w:rPr>
              <w:noProof/>
            </w:rPr>
            <w:t>(31)</w:t>
          </w:r>
          <w:ins w:id="839" w:author="Orion" w:date="2011-07-27T17:10:00Z">
            <w:r w:rsidR="00D77207">
              <w:fldChar w:fldCharType="end"/>
            </w:r>
          </w:ins>
          <w:customXmlInsRangeStart w:id="840" w:author="Orion" w:date="2011-07-27T17:10:00Z"/>
        </w:sdtContent>
      </w:sdt>
      <w:customXmlInsRangeEnd w:id="840"/>
      <w:r w:rsidRPr="00F45FF0">
        <w:t xml:space="preserve">. De los artículos </w:t>
      </w:r>
      <w:sdt>
        <w:sdtPr>
          <w:id w:val="-583224404"/>
          <w:citation/>
        </w:sdtPr>
        <w:sdtContent>
          <w:r w:rsidRPr="00F45FF0">
            <w:fldChar w:fldCharType="begin"/>
          </w:r>
          <w:r w:rsidR="00697AA0">
            <w:instrText xml:space="preserve">CITATION FAA95 \l 3082 </w:instrText>
          </w:r>
          <w:r w:rsidRPr="00F45FF0">
            <w:fldChar w:fldCharType="separate"/>
          </w:r>
          <w:r w:rsidR="00282451">
            <w:rPr>
              <w:noProof/>
            </w:rPr>
            <w:t>(33)</w:t>
          </w:r>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r w:rsidR="00282451">
            <w:rPr>
              <w:noProof/>
            </w:rPr>
            <w:t xml:space="preserve"> (34)</w:t>
          </w:r>
          <w:r w:rsidRPr="00F45FF0">
            <w:fldChar w:fldCharType="end"/>
          </w:r>
        </w:sdtContent>
      </w:sdt>
      <w:sdt>
        <w:sdtPr>
          <w:id w:val="1411504170"/>
          <w:citation/>
        </w:sdtPr>
        <w:sdtContent>
          <w:r w:rsidRPr="00F45FF0">
            <w:fldChar w:fldCharType="begin"/>
          </w:r>
          <w:r w:rsidR="00EC733D">
            <w:instrText xml:space="preserve">CITATION TKe97 \l 3082 </w:instrText>
          </w:r>
          <w:r w:rsidRPr="00F45FF0">
            <w:fldChar w:fldCharType="separate"/>
          </w:r>
          <w:r w:rsidR="00282451">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 xml:space="preserve">El segundo procedimiento típico de </w:t>
      </w:r>
      <w:proofErr w:type="spellStart"/>
      <w:r w:rsidRPr="00F45FF0">
        <w:t>HF</w:t>
      </w:r>
      <w:r w:rsidR="0074398B">
        <w:t>s</w:t>
      </w:r>
      <w:proofErr w:type="spellEnd"/>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w:t>
      </w:r>
      <w:proofErr w:type="spellStart"/>
      <w:r w:rsidR="009B648C" w:rsidRPr="00C345B3">
        <w:rPr>
          <w:i/>
        </w:rPr>
        <w:t>Oriented</w:t>
      </w:r>
      <w:proofErr w:type="spellEnd"/>
      <w:r w:rsidR="009B648C" w:rsidRPr="00C345B3">
        <w:rPr>
          <w:i/>
        </w:rPr>
        <w:t xml:space="preserve"> Flight Training</w:t>
      </w:r>
      <w:r w:rsidRPr="00F45FF0">
        <w:t>)</w:t>
      </w:r>
      <w:r w:rsidR="009B648C">
        <w:t xml:space="preserve"> </w:t>
      </w:r>
      <w:sdt>
        <w:sdtPr>
          <w:id w:val="432021834"/>
          <w:citation/>
        </w:sdtPr>
        <w:sdtContent>
          <w:r w:rsidR="00F10AF0">
            <w:fldChar w:fldCharType="begin"/>
          </w:r>
          <w:r w:rsidR="00F10AF0">
            <w:instrText xml:space="preserve"> CITATION Coo80 \l 3082 </w:instrText>
          </w:r>
          <w:r w:rsidR="00F10AF0">
            <w:fldChar w:fldCharType="separate"/>
          </w:r>
          <w:r w:rsidR="00282451">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Content>
          <w:r w:rsidRPr="00F45FF0">
            <w:fldChar w:fldCharType="begin"/>
          </w:r>
          <w:r w:rsidR="0071557E">
            <w:instrText xml:space="preserve">CITATION Lau81 \l 3082 </w:instrText>
          </w:r>
          <w:r w:rsidRPr="00F45FF0">
            <w:fldChar w:fldCharType="separate"/>
          </w:r>
          <w:r w:rsidR="00282451">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0D3A9842" w:rsidR="002E7F99" w:rsidRPr="007A61F8" w:rsidRDefault="002E7F99" w:rsidP="002E7F99">
      <w:pPr>
        <w:spacing w:before="240" w:after="120"/>
        <w:ind w:firstLine="284"/>
        <w:jc w:val="both"/>
      </w:pPr>
      <w:r w:rsidRPr="00F45FF0">
        <w:t>Est</w:t>
      </w:r>
      <w:r w:rsidRPr="00FA57E6">
        <w:t xml:space="preserve">e tipo de estudios, pruebas y entrenamientos </w:t>
      </w:r>
      <w:proofErr w:type="spellStart"/>
      <w:r w:rsidRPr="00FA57E6">
        <w:t>HF</w:t>
      </w:r>
      <w:r w:rsidR="00614B59">
        <w:t>s</w:t>
      </w:r>
      <w:proofErr w:type="spellEnd"/>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Content>
          <w:r w:rsidRPr="00F45FF0">
            <w:fldChar w:fldCharType="begin"/>
          </w:r>
          <w:r w:rsidR="009258BC">
            <w:instrText xml:space="preserve">CITATION Chi91 \l 3082 </w:instrText>
          </w:r>
          <w:r w:rsidRPr="00F45FF0">
            <w:fldChar w:fldCharType="separate"/>
          </w:r>
          <w:r w:rsidR="00282451">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841" w:name="_Ref298430372"/>
      <w:bookmarkStart w:id="842" w:name="_Toc299721455"/>
      <w:proofErr w:type="spellStart"/>
      <w:r w:rsidRPr="00B40816">
        <w:rPr>
          <w:b w:val="0"/>
          <w:sz w:val="44"/>
          <w:szCs w:val="52"/>
        </w:rPr>
        <w:t>UAVs</w:t>
      </w:r>
      <w:bookmarkEnd w:id="841"/>
      <w:bookmarkEnd w:id="842"/>
      <w:proofErr w:type="spellEnd"/>
    </w:p>
    <w:p w14:paraId="6D62DF49" w14:textId="00B8F712" w:rsidR="003C7FF9" w:rsidRPr="00F45FF0" w:rsidRDefault="003C7FF9" w:rsidP="003C7FF9">
      <w:pPr>
        <w:spacing w:after="120"/>
        <w:jc w:val="both"/>
      </w:pPr>
      <w:r>
        <w:t xml:space="preserve">Los </w:t>
      </w:r>
      <w:proofErr w:type="spellStart"/>
      <w:r>
        <w:t>UAVs</w:t>
      </w:r>
      <w:proofErr w:type="spellEnd"/>
      <w:r>
        <w:t xml:space="preserve">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proofErr w:type="spellStart"/>
      <w:r w:rsidRPr="007D0DAB">
        <w:t>Eurocontrol</w:t>
      </w:r>
      <w:proofErr w:type="spellEnd"/>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w:t>
      </w:r>
      <w:proofErr w:type="spellStart"/>
      <w:r w:rsidRPr="00F45FF0">
        <w:t>UAVs</w:t>
      </w:r>
      <w:proofErr w:type="spellEnd"/>
      <w:r w:rsidRPr="00F45FF0">
        <w:t xml:space="preserve"> dentro del espacio aéreo civil</w:t>
      </w:r>
      <w:r>
        <w:t xml:space="preserve">, conjuntamente con vuelos tripulados </w:t>
      </w:r>
      <w:sdt>
        <w:sdtPr>
          <w:id w:val="-1719659068"/>
          <w:citation/>
        </w:sdtPr>
        <w:sdtContent>
          <w:r w:rsidRPr="00F45FF0">
            <w:fldChar w:fldCharType="begin"/>
          </w:r>
          <w:r w:rsidR="00A351F1">
            <w:instrText xml:space="preserve">CITATION EUR07 \l 3082 </w:instrText>
          </w:r>
          <w:r w:rsidRPr="00F45FF0">
            <w:fldChar w:fldCharType="separate"/>
          </w:r>
          <w:r w:rsidR="00282451">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5FE3B479" w:rsidR="003C7FF9" w:rsidRPr="00F45FF0" w:rsidRDefault="003C7FF9" w:rsidP="003C7FF9">
      <w:pPr>
        <w:spacing w:before="240" w:after="120"/>
        <w:ind w:firstLine="284"/>
        <w:jc w:val="both"/>
        <w:rPr>
          <w:ins w:id="843" w:author="IO" w:date="2011-07-15T18:15:00Z"/>
        </w:rPr>
      </w:pPr>
      <w:r>
        <w:lastRenderedPageBreak/>
        <w:t>L</w:t>
      </w:r>
      <w:r w:rsidRPr="00FA57E6">
        <w:t xml:space="preserve">a introducción de </w:t>
      </w:r>
      <w:proofErr w:type="spellStart"/>
      <w:r w:rsidRPr="00FA57E6">
        <w:t>UAVs</w:t>
      </w:r>
      <w:proofErr w:type="spellEnd"/>
      <w:r w:rsidRPr="00FA57E6">
        <w:t xml:space="preserve">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w:t>
      </w:r>
      <w:proofErr w:type="spellStart"/>
      <w:r w:rsidR="00CA65E4">
        <w:t>UAVs</w:t>
      </w:r>
      <w:proofErr w:type="spellEnd"/>
      <w:r w:rsidR="00CA65E4">
        <w:t xml:space="preserve">. Generar dichas regulaciones y obtener las certificaciones de que se cumplen son en general procesos largos y complejos. </w:t>
      </w:r>
      <w:r w:rsidRPr="00FA57E6">
        <w:t xml:space="preserve">De hecho, la introducción de </w:t>
      </w:r>
      <w:proofErr w:type="spellStart"/>
      <w:r w:rsidR="00CA65E4">
        <w:t>UAVs</w:t>
      </w:r>
      <w:proofErr w:type="spellEnd"/>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844" w:author="IO" w:date="2011-07-15T18:31:00Z">
        <w:r w:rsidR="00CA65E4">
          <w:t>.</w:t>
        </w:r>
      </w:ins>
      <w:ins w:id="845" w:author="IO" w:date="2011-07-18T11:24:00Z">
        <w:r w:rsidR="004C1D9D">
          <w:t xml:space="preserve"> Ejemplos de estos trabajos son </w:t>
        </w:r>
      </w:ins>
      <w:customXmlInsRangeStart w:id="846" w:author="IO" w:date="2011-07-18T11:24:00Z"/>
      <w:sdt>
        <w:sdtPr>
          <w:id w:val="418532434"/>
          <w:citation/>
        </w:sdtPr>
        <w:sdtContent>
          <w:customXmlInsRangeEnd w:id="846"/>
          <w:ins w:id="847" w:author="IO" w:date="2011-07-18T11:24:00Z">
            <w:r w:rsidR="004C1D9D">
              <w:fldChar w:fldCharType="begin"/>
            </w:r>
            <w:r w:rsidR="004C1D9D">
              <w:instrText xml:space="preserve"> CITATION DeG04 \l 3082 </w:instrText>
            </w:r>
          </w:ins>
          <w:r w:rsidR="004C1D9D">
            <w:fldChar w:fldCharType="separate"/>
          </w:r>
          <w:r w:rsidR="00282451">
            <w:rPr>
              <w:noProof/>
            </w:rPr>
            <w:t>(24)</w:t>
          </w:r>
          <w:ins w:id="848" w:author="IO" w:date="2011-07-18T11:24:00Z">
            <w:r w:rsidR="004C1D9D">
              <w:fldChar w:fldCharType="end"/>
            </w:r>
          </w:ins>
          <w:customXmlInsRangeStart w:id="849" w:author="IO" w:date="2011-07-18T11:24:00Z"/>
        </w:sdtContent>
      </w:sdt>
      <w:customXmlInsRangeEnd w:id="849"/>
      <w:ins w:id="850" w:author="IO" w:date="2011-07-18T11:24:00Z">
        <w:r w:rsidR="004C1D9D">
          <w:t xml:space="preserve"> y</w:t>
        </w:r>
        <w:del w:id="851" w:author="Orion" w:date="2011-07-27T22:13:00Z">
          <w:r w:rsidR="004C1D9D" w:rsidDel="00F0481D">
            <w:delText xml:space="preserve"> .</w:delText>
          </w:r>
        </w:del>
      </w:ins>
      <w:customXmlInsRangeStart w:id="852" w:author="Orion" w:date="2011-07-27T22:14:00Z"/>
      <w:sdt>
        <w:sdtPr>
          <w:id w:val="-708952847"/>
          <w:citation/>
        </w:sdtPr>
        <w:sdtContent>
          <w:customXmlInsRangeEnd w:id="852"/>
          <w:ins w:id="853" w:author="Orion" w:date="2011-07-27T22:14:00Z">
            <w:r w:rsidR="00F0481D">
              <w:fldChar w:fldCharType="begin"/>
            </w:r>
            <w:r w:rsidR="00F0481D">
              <w:instrText xml:space="preserve"> CITATION Adr09 \l 3082 </w:instrText>
            </w:r>
          </w:ins>
          <w:r w:rsidR="00F0481D">
            <w:fldChar w:fldCharType="separate"/>
          </w:r>
          <w:r w:rsidR="00282451">
            <w:rPr>
              <w:noProof/>
            </w:rPr>
            <w:t xml:space="preserve"> (39)</w:t>
          </w:r>
          <w:ins w:id="854" w:author="Orion" w:date="2011-07-27T22:14:00Z">
            <w:r w:rsidR="00F0481D">
              <w:fldChar w:fldCharType="end"/>
            </w:r>
          </w:ins>
          <w:customXmlInsRangeStart w:id="855" w:author="Orion" w:date="2011-07-27T22:14:00Z"/>
        </w:sdtContent>
      </w:sdt>
      <w:customXmlInsRangeEnd w:id="855"/>
      <w:ins w:id="856" w:author="Orion" w:date="2011-07-27T22:23:00Z">
        <w:r w:rsidR="00166317">
          <w:t>.</w:t>
        </w:r>
      </w:ins>
      <w:ins w:id="857" w:author="IO" w:date="2011-07-18T11:28:00Z">
        <w:r w:rsidR="004C1D9D">
          <w:t xml:space="preserve"> En </w:t>
        </w:r>
      </w:ins>
      <w:customXmlInsRangeStart w:id="858" w:author="IO" w:date="2011-07-18T11:28:00Z"/>
      <w:sdt>
        <w:sdtPr>
          <w:id w:val="-1395736903"/>
          <w:citation/>
        </w:sdtPr>
        <w:sdtContent>
          <w:customXmlInsRangeEnd w:id="858"/>
          <w:ins w:id="859" w:author="IO" w:date="2011-07-18T11:28:00Z">
            <w:r w:rsidR="004C1D9D">
              <w:fldChar w:fldCharType="begin"/>
            </w:r>
            <w:r w:rsidR="004C1D9D">
              <w:instrText xml:space="preserve"> CITATION DeG04 \l 3082 </w:instrText>
            </w:r>
            <w:r w:rsidR="004C1D9D">
              <w:fldChar w:fldCharType="separate"/>
            </w:r>
          </w:ins>
          <w:r w:rsidR="00282451">
            <w:rPr>
              <w:noProof/>
            </w:rPr>
            <w:t>(24)</w:t>
          </w:r>
          <w:ins w:id="860" w:author="IO" w:date="2011-07-18T11:28:00Z">
            <w:r w:rsidR="004C1D9D">
              <w:fldChar w:fldCharType="end"/>
            </w:r>
          </w:ins>
          <w:customXmlInsRangeStart w:id="861" w:author="IO" w:date="2011-07-18T11:28:00Z"/>
        </w:sdtContent>
      </w:sdt>
      <w:customXmlInsRangeEnd w:id="861"/>
      <w:ins w:id="862" w:author="Orion" w:date="2011-07-27T22:23:00Z">
        <w:r w:rsidR="00166317">
          <w:t xml:space="preserve"> </w:t>
        </w:r>
      </w:ins>
      <w:ins w:id="863" w:author="IO" w:date="2011-07-18T11:28:00Z">
        <w:r w:rsidR="004C1D9D">
          <w:t xml:space="preserve">se analizan escenarios y requisitos de un futuro espacio aeroespacial donde conviven </w:t>
        </w:r>
      </w:ins>
      <w:ins w:id="864" w:author="IO" w:date="2011-07-18T11:29:00Z">
        <w:r w:rsidR="004C1D9D">
          <w:t>vuelos</w:t>
        </w:r>
      </w:ins>
      <w:ins w:id="865" w:author="IO" w:date="2011-07-18T11:28:00Z">
        <w:r w:rsidR="004C1D9D">
          <w:t xml:space="preserve"> tripulados y no. </w:t>
        </w:r>
      </w:ins>
      <w:ins w:id="866" w:author="IO" w:date="2011-07-18T11:29:00Z">
        <w:r w:rsidR="004C1D9D">
          <w:t xml:space="preserve">Se apuntan aspectos acerca de reducida separación entre vuelos, debido al menor tiempo de respuesta de los </w:t>
        </w:r>
        <w:proofErr w:type="spellStart"/>
        <w:r w:rsidR="004C1D9D">
          <w:t>UAVs</w:t>
        </w:r>
        <w:proofErr w:type="spellEnd"/>
        <w:r w:rsidR="004C1D9D">
          <w:t xml:space="preserve">, uso de espacios aéreos </w:t>
        </w:r>
        <w:proofErr w:type="spellStart"/>
        <w:r w:rsidR="004C1D9D">
          <w:t>cuatridimensionales</w:t>
        </w:r>
        <w:proofErr w:type="spellEnd"/>
        <w:r w:rsidR="004C1D9D">
          <w:t xml:space="preserve"> que tengan en cuenta el tiempo </w:t>
        </w:r>
      </w:ins>
      <w:ins w:id="867" w:author="IO" w:date="2011-07-18T11:30:00Z">
        <w:r w:rsidR="004C1D9D">
          <w:t xml:space="preserve">con ventanas pequeñas, y un mayor uso de comunicaciones </w:t>
        </w:r>
        <w:proofErr w:type="spellStart"/>
        <w:r w:rsidR="004C1D9D">
          <w:t>electrónicaas</w:t>
        </w:r>
        <w:proofErr w:type="spellEnd"/>
        <w:r w:rsidR="004C1D9D">
          <w:t>.</w:t>
        </w:r>
      </w:ins>
      <w:ins w:id="868" w:author="IO" w:date="2011-07-15T18:31:00Z">
        <w:r w:rsidR="00CA65E4">
          <w:t xml:space="preserve"> </w:t>
        </w:r>
        <w:commentRangeStart w:id="869"/>
        <w:r w:rsidR="00CA65E4">
          <w:t xml:space="preserve">Un ejemplo de esta investigación es el trabajo en </w:t>
        </w:r>
      </w:ins>
      <w:customXmlInsRangeStart w:id="870" w:author="IO" w:date="2011-07-15T18:15:00Z"/>
      <w:customXmlDelRangeStart w:id="871" w:author="Orion" w:date="2011-07-27T22:21:00Z"/>
      <w:sdt>
        <w:sdtPr>
          <w:id w:val="1558508984"/>
          <w:citation/>
        </w:sdtPr>
        <w:sdtContent>
          <w:customXmlInsRangeEnd w:id="870"/>
          <w:customXmlDelRangeEnd w:id="871"/>
          <w:ins w:id="872" w:author="IO" w:date="2011-07-15T18:15:00Z">
            <w:del w:id="873" w:author="Orion" w:date="2011-07-27T22:21:00Z">
              <w:r w:rsidRPr="00F45FF0" w:rsidDel="00B366E8">
                <w:fldChar w:fldCharType="begin"/>
              </w:r>
            </w:del>
            <w:del w:id="874" w:author="Orion" w:date="2011-07-26T00:00:00Z">
              <w:r w:rsidRPr="007A61F8" w:rsidDel="00A351F1">
                <w:delInstrText xml:space="preserve"> CITATION Adr09 \l 3082 </w:delInstrText>
              </w:r>
            </w:del>
            <w:del w:id="875" w:author="Orion" w:date="2011-07-27T22:21:00Z">
              <w:r w:rsidRPr="00F45FF0" w:rsidDel="00B366E8">
                <w:fldChar w:fldCharType="separate"/>
              </w:r>
            </w:del>
          </w:ins>
          <w:del w:id="876" w:author="Orion" w:date="2011-07-27T22:21:00Z">
            <w:r w:rsidR="00C345B3" w:rsidDel="00B366E8">
              <w:rPr>
                <w:noProof/>
              </w:rPr>
              <w:delText>(39)</w:delText>
            </w:r>
          </w:del>
          <w:ins w:id="877" w:author="IO" w:date="2011-07-15T18:15:00Z">
            <w:del w:id="878" w:author="Orion" w:date="2011-07-27T22:21:00Z">
              <w:r w:rsidRPr="00F45FF0" w:rsidDel="00B366E8">
                <w:fldChar w:fldCharType="end"/>
              </w:r>
            </w:del>
          </w:ins>
          <w:customXmlInsRangeStart w:id="879" w:author="IO" w:date="2011-07-15T18:15:00Z"/>
          <w:customXmlDelRangeStart w:id="880" w:author="Orion" w:date="2011-07-27T22:21:00Z"/>
        </w:sdtContent>
      </w:sdt>
      <w:customXmlInsRangeEnd w:id="879"/>
      <w:customXmlDelRangeEnd w:id="880"/>
      <w:customXmlInsRangeStart w:id="881" w:author="Orion" w:date="2011-07-27T22:21:00Z"/>
      <w:sdt>
        <w:sdtPr>
          <w:id w:val="-606112579"/>
          <w:citation/>
        </w:sdtPr>
        <w:sdtContent>
          <w:customXmlInsRangeEnd w:id="881"/>
          <w:ins w:id="882" w:author="Orion" w:date="2011-07-27T22:21:00Z">
            <w:r w:rsidR="00B366E8">
              <w:fldChar w:fldCharType="begin"/>
            </w:r>
            <w:r w:rsidR="00B366E8">
              <w:instrText xml:space="preserve"> CITATION IAB01 \l 3082 </w:instrText>
            </w:r>
          </w:ins>
          <w:r w:rsidR="00B366E8">
            <w:fldChar w:fldCharType="separate"/>
          </w:r>
          <w:r w:rsidR="00282451">
            <w:rPr>
              <w:noProof/>
            </w:rPr>
            <w:t xml:space="preserve"> (40)</w:t>
          </w:r>
          <w:ins w:id="883" w:author="Orion" w:date="2011-07-27T22:21:00Z">
            <w:r w:rsidR="00B366E8">
              <w:fldChar w:fldCharType="end"/>
            </w:r>
          </w:ins>
          <w:customXmlInsRangeStart w:id="884" w:author="Orion" w:date="2011-07-27T22:21:00Z"/>
        </w:sdtContent>
      </w:sdt>
      <w:customXmlInsRangeEnd w:id="884"/>
      <w:ins w:id="885" w:author="IO" w:date="2011-07-15T18:35:00Z">
        <w:del w:id="886" w:author="Orion" w:date="2011-07-27T22:21:00Z">
          <w:r w:rsidR="00CA65E4" w:rsidDel="00B366E8">
            <w:delText>.</w:delText>
          </w:r>
        </w:del>
        <w:r w:rsidR="00CA65E4">
          <w:t xml:space="preserve"> </w:t>
        </w:r>
        <w:proofErr w:type="spellStart"/>
        <w:r w:rsidR="00CA65E4">
          <w:t>En</w:t>
        </w:r>
        <w:proofErr w:type="spellEnd"/>
        <w:r w:rsidR="00CA65E4">
          <w:t xml:space="preserve"> él se propone</w:t>
        </w:r>
      </w:ins>
      <w:ins w:id="887" w:author="IO" w:date="2011-07-15T18:15:00Z">
        <w:r w:rsidRPr="00F45FF0">
          <w:t xml:space="preserve"> un sistema ATM</w:t>
        </w:r>
      </w:ins>
      <w:ins w:id="888" w:author="Orion" w:date="2011-07-27T22:18:00Z">
        <w:r w:rsidR="00F0481D">
          <w:t xml:space="preserve"> </w:t>
        </w:r>
        <w:r w:rsidR="00F0481D" w:rsidRPr="00246937">
          <w:rPr>
            <w:rFonts w:cs="Times New Roman"/>
          </w:rPr>
          <w:t>(Gestión del Tráfico Aéreo)</w:t>
        </w:r>
      </w:ins>
      <w:ins w:id="889" w:author="IO" w:date="2011-07-15T18:15:00Z">
        <w:del w:id="890" w:author="Orion" w:date="2011-07-27T22:19:00Z">
          <w:r w:rsidRPr="00F45FF0" w:rsidDel="00F0481D">
            <w:delText xml:space="preserve"> </w:delText>
          </w:r>
        </w:del>
      </w:ins>
      <w:ins w:id="891" w:author="IO" w:date="2011-07-15T18:44:00Z">
        <w:del w:id="892" w:author="Orion" w:date="2011-07-27T22:19:00Z">
          <w:r w:rsidR="00361F1B" w:rsidDel="00F0481D">
            <w:delText>basado en agentes computacionales</w:delText>
          </w:r>
        </w:del>
      </w:ins>
      <w:ins w:id="893"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rPrChange w:id="894" w:author="IO" w:date="2011-07-17T19:44:00Z">
            <w:rPr>
              <w:i/>
            </w:rPr>
          </w:rPrChange>
        </w:rPr>
      </w:pPr>
      <w:r w:rsidRPr="004E79BE">
        <w:rPr>
          <w:rPrChange w:id="895" w:author="IO" w:date="2011-07-17T19:44:00Z">
            <w:rPr>
              <w:i/>
            </w:rPr>
          </w:rPrChange>
        </w:rPr>
        <w:t xml:space="preserve">Establecimiento de los requisitos de aeronavegabilidad y reglamentos comunes para </w:t>
      </w:r>
      <w:proofErr w:type="spellStart"/>
      <w:r w:rsidRPr="004E79BE">
        <w:rPr>
          <w:rPrChange w:id="896" w:author="IO" w:date="2011-07-17T19:44:00Z">
            <w:rPr>
              <w:i/>
            </w:rPr>
          </w:rPrChange>
        </w:rPr>
        <w:t>UAVs</w:t>
      </w:r>
      <w:proofErr w:type="spellEnd"/>
      <w:r w:rsidRPr="004E79BE">
        <w:rPr>
          <w:rPrChange w:id="897" w:author="IO" w:date="2011-07-17T19:44:00Z">
            <w:rPr>
              <w:i/>
            </w:rPr>
          </w:rPrChange>
        </w:rPr>
        <w:t>.</w:t>
      </w:r>
    </w:p>
    <w:p w14:paraId="56B9CE00" w14:textId="77777777" w:rsidR="003C7FF9" w:rsidRPr="004E79BE" w:rsidRDefault="003C7FF9" w:rsidP="003C7FF9">
      <w:pPr>
        <w:pStyle w:val="ListParagraph"/>
        <w:numPr>
          <w:ilvl w:val="0"/>
          <w:numId w:val="41"/>
        </w:numPr>
        <w:spacing w:before="120" w:after="120"/>
        <w:ind w:left="641" w:hanging="357"/>
        <w:jc w:val="both"/>
        <w:rPr>
          <w:rPrChange w:id="898" w:author="IO" w:date="2011-07-17T19:44:00Z">
            <w:rPr>
              <w:i/>
            </w:rPr>
          </w:rPrChange>
        </w:rPr>
      </w:pPr>
      <w:r w:rsidRPr="004E79BE">
        <w:rPr>
          <w:rPrChange w:id="899" w:author="IO" w:date="2011-07-17T19:44:00Z">
            <w:rPr>
              <w:i/>
            </w:rPr>
          </w:rPrChange>
        </w:rPr>
        <w:t xml:space="preserve">Establecimiento de la regulación y estandarización del tráfico aéreo y los procedimientos derivados para la integración adecuada de </w:t>
      </w:r>
      <w:proofErr w:type="spellStart"/>
      <w:r w:rsidRPr="004E79BE">
        <w:rPr>
          <w:rPrChange w:id="900" w:author="IO" w:date="2011-07-17T19:44:00Z">
            <w:rPr>
              <w:i/>
            </w:rPr>
          </w:rPrChange>
        </w:rPr>
        <w:t>UAVs</w:t>
      </w:r>
      <w:proofErr w:type="spellEnd"/>
      <w:r w:rsidRPr="004E79BE">
        <w:rPr>
          <w:rPrChange w:id="901" w:author="IO" w:date="2011-07-17T19:44:00Z">
            <w:rPr>
              <w:i/>
            </w:rPr>
          </w:rPrChange>
        </w:rPr>
        <w:t xml:space="preserve"> en el Sistema de Gestión del Tráfico Aéreo</w:t>
      </w:r>
      <w:commentRangeEnd w:id="869"/>
      <w:r w:rsidR="004E79BE">
        <w:rPr>
          <w:rStyle w:val="CommentReference"/>
        </w:rPr>
        <w:commentReference w:id="869"/>
      </w:r>
      <w:r w:rsidRPr="004E79BE">
        <w:rPr>
          <w:rPrChange w:id="902" w:author="IO" w:date="2011-07-17T19:44:00Z">
            <w:rPr>
              <w:i/>
            </w:rPr>
          </w:rPrChange>
        </w:rPr>
        <w:t>.</w:t>
      </w:r>
    </w:p>
    <w:p w14:paraId="0A0177C6" w14:textId="181BB90A" w:rsidR="005C372B" w:rsidRDefault="005C372B" w:rsidP="00FC41AF">
      <w:pPr>
        <w:spacing w:before="240" w:after="120"/>
        <w:ind w:firstLine="284"/>
        <w:jc w:val="both"/>
        <w:rPr>
          <w:ins w:id="903" w:author="Orion" w:date="2011-07-28T00:19:00Z"/>
        </w:rPr>
      </w:pPr>
      <w:ins w:id="904" w:author="Orion" w:date="2011-07-28T00:19:00Z">
        <w:r>
          <w:t xml:space="preserve">Otro trabajo </w:t>
        </w:r>
      </w:ins>
      <w:ins w:id="905" w:author="Orion" w:date="2011-07-28T00:20:00Z">
        <w:r>
          <w:t xml:space="preserve">que es importante resaltar en cuanto al estudio de la </w:t>
        </w:r>
      </w:ins>
      <w:ins w:id="906" w:author="Orion" w:date="2011-07-28T00:35:00Z">
        <w:r>
          <w:t>introducción</w:t>
        </w:r>
      </w:ins>
      <w:ins w:id="907" w:author="Orion" w:date="2011-07-28T00:20:00Z">
        <w:r>
          <w:t xml:space="preserve"> de </w:t>
        </w:r>
        <w:proofErr w:type="spellStart"/>
        <w:r>
          <w:t>UAVs</w:t>
        </w:r>
        <w:proofErr w:type="spellEnd"/>
        <w:r>
          <w:t xml:space="preserve"> en el espacio aéreo civil es el proyect</w:t>
        </w:r>
      </w:ins>
      <w:ins w:id="908" w:author="Orion" w:date="2011-07-28T00:21:00Z">
        <w:r>
          <w:t>o Access 5</w:t>
        </w:r>
      </w:ins>
      <w:customXmlInsRangeStart w:id="909" w:author="Orion" w:date="2011-07-28T12:52:00Z"/>
      <w:sdt>
        <w:sdtPr>
          <w:id w:val="1035473467"/>
          <w:citation/>
        </w:sdtPr>
        <w:sdtContent>
          <w:customXmlInsRangeEnd w:id="909"/>
          <w:ins w:id="910" w:author="Orion" w:date="2011-07-28T12:52:00Z">
            <w:r w:rsidR="00020020">
              <w:fldChar w:fldCharType="begin"/>
            </w:r>
            <w:r w:rsidR="00020020">
              <w:instrText xml:space="preserve"> CITATION NAS03 \l 3082 </w:instrText>
            </w:r>
          </w:ins>
          <w:r w:rsidR="00020020">
            <w:fldChar w:fldCharType="separate"/>
          </w:r>
          <w:r w:rsidR="00282451">
            <w:rPr>
              <w:noProof/>
            </w:rPr>
            <w:t xml:space="preserve"> (41)</w:t>
          </w:r>
          <w:ins w:id="911" w:author="Orion" w:date="2011-07-28T12:52:00Z">
            <w:r w:rsidR="00020020">
              <w:fldChar w:fldCharType="end"/>
            </w:r>
          </w:ins>
          <w:customXmlInsRangeStart w:id="912" w:author="Orion" w:date="2011-07-28T12:52:00Z"/>
        </w:sdtContent>
      </w:sdt>
      <w:customXmlInsRangeEnd w:id="912"/>
      <w:ins w:id="913" w:author="Orion" w:date="2011-07-28T00:21:00Z">
        <w:r>
          <w:t>.</w:t>
        </w:r>
      </w:ins>
      <w:ins w:id="914" w:author="Orion" w:date="2011-07-28T00:23:00Z">
        <w:r>
          <w:t xml:space="preserve"> Access 5 </w:t>
        </w:r>
      </w:ins>
      <w:ins w:id="915" w:author="Orion" w:date="2011-07-28T00:34:00Z">
        <w:r>
          <w:t>fue</w:t>
        </w:r>
      </w:ins>
      <w:ins w:id="916" w:author="Orion" w:date="2011-07-28T00:23:00Z">
        <w:r>
          <w:t xml:space="preserve"> un proyecto</w:t>
        </w:r>
      </w:ins>
      <w:ins w:id="917" w:author="Orion" w:date="2011-07-28T00:34:00Z">
        <w:r>
          <w:t xml:space="preserve"> de cinco años</w:t>
        </w:r>
      </w:ins>
      <w:ins w:id="918" w:author="Orion" w:date="2011-07-28T00:23:00Z">
        <w:r>
          <w:t xml:space="preserve"> dirigido por la NASA </w:t>
        </w:r>
      </w:ins>
      <w:ins w:id="919" w:author="Orion" w:date="2011-07-28T00:25:00Z">
        <w:r>
          <w:t>en colaboración con la FAA, el</w:t>
        </w:r>
      </w:ins>
      <w:ins w:id="920" w:author="Orion" w:date="2011-07-28T00:26:00Z">
        <w:r>
          <w:t xml:space="preserve"> Departamento de Defensa de EE.UU. (</w:t>
        </w:r>
        <w:proofErr w:type="spellStart"/>
        <w:r>
          <w:t>DoD</w:t>
        </w:r>
        <w:proofErr w:type="spellEnd"/>
        <w:r>
          <w:t>,</w:t>
        </w:r>
      </w:ins>
      <w:ins w:id="921" w:author="Orion" w:date="2011-07-28T00:25:00Z">
        <w:r>
          <w:t xml:space="preserve"> </w:t>
        </w:r>
      </w:ins>
      <w:proofErr w:type="spellStart"/>
      <w:ins w:id="922" w:author="Orion" w:date="2011-07-28T00:26:00Z">
        <w:r w:rsidRPr="005C372B">
          <w:rPr>
            <w:i/>
            <w:rPrChange w:id="923" w:author="Orion" w:date="2011-07-28T00:26:00Z">
              <w:rPr/>
            </w:rPrChange>
          </w:rPr>
          <w:t>United</w:t>
        </w:r>
        <w:proofErr w:type="spellEnd"/>
        <w:r w:rsidRPr="005C372B">
          <w:rPr>
            <w:i/>
            <w:rPrChange w:id="924" w:author="Orion" w:date="2011-07-28T00:26:00Z">
              <w:rPr/>
            </w:rPrChange>
          </w:rPr>
          <w:t xml:space="preserve"> </w:t>
        </w:r>
        <w:proofErr w:type="spellStart"/>
        <w:r w:rsidRPr="005C372B">
          <w:rPr>
            <w:i/>
            <w:rPrChange w:id="925" w:author="Orion" w:date="2011-07-28T00:26:00Z">
              <w:rPr/>
            </w:rPrChange>
          </w:rPr>
          <w:t>States</w:t>
        </w:r>
        <w:proofErr w:type="spellEnd"/>
        <w:r w:rsidRPr="005C372B">
          <w:rPr>
            <w:i/>
            <w:rPrChange w:id="926" w:author="Orion" w:date="2011-07-28T00:26:00Z">
              <w:rPr/>
            </w:rPrChange>
          </w:rPr>
          <w:t xml:space="preserve"> </w:t>
        </w:r>
        <w:proofErr w:type="spellStart"/>
        <w:r w:rsidRPr="005C372B">
          <w:rPr>
            <w:i/>
            <w:rPrChange w:id="927" w:author="Orion" w:date="2011-07-28T00:26:00Z">
              <w:rPr/>
            </w:rPrChange>
          </w:rPr>
          <w:t>Department</w:t>
        </w:r>
        <w:proofErr w:type="spellEnd"/>
        <w:r w:rsidRPr="005C372B">
          <w:rPr>
            <w:i/>
            <w:rPrChange w:id="928" w:author="Orion" w:date="2011-07-28T00:26:00Z">
              <w:rPr/>
            </w:rPrChange>
          </w:rPr>
          <w:t xml:space="preserve"> of </w:t>
        </w:r>
        <w:proofErr w:type="spellStart"/>
        <w:r w:rsidRPr="005C372B">
          <w:rPr>
            <w:i/>
            <w:rPrChange w:id="929" w:author="Orion" w:date="2011-07-28T00:26:00Z">
              <w:rPr/>
            </w:rPrChange>
          </w:rPr>
          <w:t>defense</w:t>
        </w:r>
        <w:proofErr w:type="spellEnd"/>
        <w:r w:rsidRPr="005C372B">
          <w:t>)</w:t>
        </w:r>
      </w:ins>
      <w:ins w:id="930" w:author="Orion" w:date="2011-07-28T00:28:00Z">
        <w:r>
          <w:t xml:space="preserve">, el </w:t>
        </w:r>
        <w:r w:rsidRPr="005C372B">
          <w:t>Departamento de Seguridad Nacional</w:t>
        </w:r>
        <w:r>
          <w:t xml:space="preserve"> de EE.UU </w:t>
        </w:r>
      </w:ins>
      <w:ins w:id="931" w:author="Orion" w:date="2011-07-28T00:59:00Z">
        <w:r w:rsidR="00F67E15">
          <w:t xml:space="preserve">(DHS, </w:t>
        </w:r>
      </w:ins>
      <w:proofErr w:type="spellStart"/>
      <w:ins w:id="932" w:author="Orion" w:date="2011-07-28T01:00:00Z">
        <w:r w:rsidR="00F67E15" w:rsidRPr="00F67E15">
          <w:t>Department</w:t>
        </w:r>
        <w:proofErr w:type="spellEnd"/>
        <w:r w:rsidR="00F67E15" w:rsidRPr="00F67E15">
          <w:t xml:space="preserve"> of </w:t>
        </w:r>
        <w:proofErr w:type="spellStart"/>
        <w:r w:rsidR="00F67E15" w:rsidRPr="00F67E15">
          <w:t>Homeland</w:t>
        </w:r>
        <w:proofErr w:type="spellEnd"/>
        <w:r w:rsidR="00F67E15" w:rsidRPr="00F67E15">
          <w:t xml:space="preserve"> Security</w:t>
        </w:r>
      </w:ins>
      <w:ins w:id="933" w:author="Orion" w:date="2011-07-28T00:59:00Z">
        <w:r w:rsidR="00F67E15">
          <w:t xml:space="preserve">) </w:t>
        </w:r>
      </w:ins>
      <w:ins w:id="934" w:author="Orion" w:date="2011-07-28T00:28:00Z">
        <w:r>
          <w:t xml:space="preserve">y </w:t>
        </w:r>
      </w:ins>
      <w:ins w:id="935" w:author="Orion" w:date="2011-07-28T00:29:00Z">
        <w:r>
          <w:t>u</w:t>
        </w:r>
      </w:ins>
      <w:ins w:id="936" w:author="Orion" w:date="2011-07-28T00:31:00Z">
        <w:r>
          <w:t>na</w:t>
        </w:r>
      </w:ins>
      <w:ins w:id="937" w:author="Orion" w:date="2011-07-28T00:29:00Z">
        <w:r>
          <w:t xml:space="preserve"> serie de empresas privadas </w:t>
        </w:r>
      </w:ins>
      <w:ins w:id="938" w:author="Orion" w:date="2011-07-28T00:36:00Z">
        <w:r w:rsidR="00100176">
          <w:t>que empezó en Nov</w:t>
        </w:r>
      </w:ins>
      <w:ins w:id="939" w:author="Orion" w:date="2011-07-28T00:37:00Z">
        <w:r w:rsidR="00100176">
          <w:t>i</w:t>
        </w:r>
      </w:ins>
      <w:ins w:id="940" w:author="Orion" w:date="2011-07-28T00:36:00Z">
        <w:r w:rsidR="00100176">
          <w:t>embre de 2003 y tenía como</w:t>
        </w:r>
      </w:ins>
      <w:ins w:id="941" w:author="Orion" w:date="2011-07-28T00:29:00Z">
        <w:r>
          <w:t xml:space="preserve"> o</w:t>
        </w:r>
      </w:ins>
      <w:ins w:id="942" w:author="Orion" w:date="2011-07-28T00:31:00Z">
        <w:r>
          <w:t>bj</w:t>
        </w:r>
      </w:ins>
      <w:ins w:id="943" w:author="Orion" w:date="2011-07-28T00:29:00Z">
        <w:r>
          <w:t xml:space="preserve">etivo </w:t>
        </w:r>
      </w:ins>
      <w:ins w:id="944" w:author="Orion" w:date="2011-07-28T00:34:00Z">
        <w:r>
          <w:t xml:space="preserve">diseñar una serie de recomendaciones para que la </w:t>
        </w:r>
      </w:ins>
      <w:ins w:id="945" w:author="Orion" w:date="2011-07-28T00:38:00Z">
        <w:r w:rsidR="00100176">
          <w:t>integración</w:t>
        </w:r>
      </w:ins>
      <w:ins w:id="946" w:author="Orion" w:date="2011-07-28T00:34:00Z">
        <w:r>
          <w:t xml:space="preserve"> de los </w:t>
        </w:r>
        <w:proofErr w:type="spellStart"/>
        <w:r>
          <w:t>UAVs</w:t>
        </w:r>
        <w:proofErr w:type="spellEnd"/>
        <w:r>
          <w:t xml:space="preserve"> en el espacio </w:t>
        </w:r>
        <w:proofErr w:type="spellStart"/>
        <w:r>
          <w:t>aéro</w:t>
        </w:r>
        <w:proofErr w:type="spellEnd"/>
        <w:r>
          <w:t xml:space="preserve"> civil </w:t>
        </w:r>
      </w:ins>
      <w:ins w:id="947" w:author="Orion" w:date="2011-07-28T00:35:00Z">
        <w:r>
          <w:t>fuera los más seguro y fiable posible.</w:t>
        </w:r>
      </w:ins>
    </w:p>
    <w:p w14:paraId="6FB8CC34" w14:textId="1E241668" w:rsidR="002E7F99" w:rsidRDefault="00361F1B" w:rsidP="00FC41AF">
      <w:pPr>
        <w:spacing w:before="240" w:after="120"/>
        <w:ind w:firstLine="284"/>
        <w:jc w:val="both"/>
      </w:pPr>
      <w:ins w:id="948" w:author="IO" w:date="2011-07-15T18:46:00Z">
        <w:r>
          <w:t xml:space="preserve">Por supuesto, existen aún </w:t>
        </w:r>
      </w:ins>
      <w:ins w:id="949" w:author="IO" w:date="2011-07-18T11:31:00Z">
        <w:r w:rsidR="00507266">
          <w:t xml:space="preserve">también </w:t>
        </w:r>
      </w:ins>
      <w:ins w:id="950" w:author="IO" w:date="2011-07-15T18:46:00Z">
        <w:r>
          <w:t xml:space="preserve">limitaciones </w:t>
        </w:r>
      </w:ins>
      <w:customXmlInsRangeStart w:id="951" w:author="Orion" w:date="2011-07-28T12:57:00Z"/>
      <w:sdt>
        <w:sdtPr>
          <w:id w:val="2054574972"/>
          <w:citation/>
        </w:sdtPr>
        <w:sdtContent>
          <w:customXmlInsRangeEnd w:id="951"/>
          <w:ins w:id="952" w:author="Orion" w:date="2011-07-28T12:57:00Z">
            <w:r w:rsidR="00D53AEC">
              <w:fldChar w:fldCharType="begin"/>
            </w:r>
            <w:r w:rsidR="00D53AEC">
              <w:instrText xml:space="preserve"> CITATION Wil04 \l 3082 </w:instrText>
            </w:r>
          </w:ins>
          <w:r w:rsidR="00D53AEC">
            <w:fldChar w:fldCharType="separate"/>
          </w:r>
          <w:r w:rsidR="00282451">
            <w:rPr>
              <w:noProof/>
            </w:rPr>
            <w:t>(42)</w:t>
          </w:r>
          <w:ins w:id="953" w:author="Orion" w:date="2011-07-28T12:57:00Z">
            <w:r w:rsidR="00D53AEC">
              <w:fldChar w:fldCharType="end"/>
            </w:r>
          </w:ins>
          <w:customXmlInsRangeStart w:id="954" w:author="Orion" w:date="2011-07-28T12:57:00Z"/>
        </w:sdtContent>
      </w:sdt>
      <w:customXmlInsRangeEnd w:id="954"/>
      <w:ins w:id="955" w:author="Orion" w:date="2011-07-28T01:07:00Z">
        <w:r w:rsidR="00C23D35">
          <w:t xml:space="preserve"> </w:t>
        </w:r>
      </w:ins>
      <w:ins w:id="956" w:author="IO" w:date="2011-07-15T18:46:00Z">
        <w:r>
          <w:t xml:space="preserve">en </w:t>
        </w:r>
      </w:ins>
      <w:ins w:id="957" w:author="IO" w:date="2011-07-15T18:47:00Z">
        <w:r>
          <w:t xml:space="preserve">el control y navegación de los </w:t>
        </w:r>
        <w:proofErr w:type="spellStart"/>
        <w:r>
          <w:t>UAVs</w:t>
        </w:r>
      </w:ins>
      <w:proofErr w:type="spellEnd"/>
      <w:ins w:id="958" w:author="IO" w:date="2011-07-15T18:54:00Z">
        <w:r w:rsidR="000A51F2">
          <w:t xml:space="preserve"> que son objeto de investigación.</w:t>
        </w:r>
      </w:ins>
      <w:ins w:id="959" w:author="IO" w:date="2011-07-15T18:56:00Z">
        <w:r w:rsidR="000A51F2">
          <w:t xml:space="preserve"> </w:t>
        </w:r>
        <w:commentRangeStart w:id="960"/>
        <w:r w:rsidR="000A51F2">
          <w:t>Por ejemplo,</w:t>
        </w:r>
      </w:ins>
      <w:ins w:id="961" w:author="IO" w:date="2011-07-15T19:02:00Z">
        <w:r w:rsidR="00B212CC">
          <w:t xml:space="preserve"> en </w:t>
        </w:r>
      </w:ins>
      <w:customXmlInsRangeStart w:id="962" w:author="IO" w:date="2011-07-15T19:02:00Z"/>
      <w:sdt>
        <w:sdtPr>
          <w:id w:val="-96798010"/>
          <w:citation/>
        </w:sdtPr>
        <w:sdtContent>
          <w:customXmlInsRangeEnd w:id="962"/>
          <w:ins w:id="963"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282451">
            <w:rPr>
              <w:noProof/>
            </w:rPr>
            <w:t>(40)</w:t>
          </w:r>
          <w:ins w:id="964" w:author="IO" w:date="2011-07-15T19:02:00Z">
            <w:r w:rsidR="00B212CC" w:rsidRPr="00F45FF0">
              <w:fldChar w:fldCharType="end"/>
            </w:r>
          </w:ins>
          <w:customXmlInsRangeStart w:id="965" w:author="IO" w:date="2011-07-15T19:02:00Z"/>
        </w:sdtContent>
      </w:sdt>
      <w:customXmlInsRangeEnd w:id="965"/>
      <w:ins w:id="966" w:author="IO" w:date="2011-07-15T19:02:00Z">
        <w:r w:rsidR="00B212CC">
          <w:t xml:space="preserve"> se abordan</w:t>
        </w:r>
      </w:ins>
      <w:ins w:id="967" w:author="IO" w:date="2011-07-15T18:56:00Z">
        <w:r w:rsidR="000A51F2">
          <w:t xml:space="preserve"> </w:t>
        </w:r>
      </w:ins>
      <w:ins w:id="968" w:author="IO" w:date="2011-07-15T19:02:00Z">
        <w:r w:rsidR="00B212CC">
          <w:t xml:space="preserve">los fallos en percepción o maniobra de los </w:t>
        </w:r>
        <w:proofErr w:type="spellStart"/>
        <w:r w:rsidR="00B212CC">
          <w:t>UAVs</w:t>
        </w:r>
        <w:proofErr w:type="spellEnd"/>
        <w:r w:rsidR="00B212CC">
          <w:t xml:space="preserve">, bien debidos a fallos de sus sistemas o causas externas, que es </w:t>
        </w:r>
      </w:ins>
      <w:ins w:id="969" w:author="IO" w:date="2011-07-15T18:56:00Z">
        <w:r w:rsidR="000A51F2">
          <w:t xml:space="preserve">uno de los asuntos que generan </w:t>
        </w:r>
      </w:ins>
      <w:ins w:id="970" w:author="IO" w:date="2011-07-15T19:02:00Z">
        <w:r w:rsidR="00B212CC">
          <w:t xml:space="preserve">aún </w:t>
        </w:r>
      </w:ins>
      <w:ins w:id="971" w:author="IO" w:date="2011-07-15T18:56:00Z">
        <w:r w:rsidR="000A51F2">
          <w:t xml:space="preserve">reservas </w:t>
        </w:r>
      </w:ins>
      <w:ins w:id="972" w:author="IO" w:date="2011-07-15T19:02:00Z">
        <w:r w:rsidR="00B212CC">
          <w:t>sobre su uso</w:t>
        </w:r>
      </w:ins>
      <w:commentRangeEnd w:id="960"/>
      <w:ins w:id="973" w:author="IO" w:date="2011-07-17T19:44:00Z">
        <w:r w:rsidR="004E79BE">
          <w:rPr>
            <w:rStyle w:val="CommentReference"/>
          </w:rPr>
          <w:commentReference w:id="960"/>
        </w:r>
      </w:ins>
      <w:ins w:id="974" w:author="IO" w:date="2011-07-15T18:15:00Z">
        <w:r w:rsidR="003C7FF9" w:rsidRPr="00F45FF0">
          <w:t>.</w:t>
        </w:r>
      </w:ins>
      <w:ins w:id="975" w:author="IO" w:date="2011-07-17T21:17:00Z">
        <w:r w:rsidR="00E31786" w:rsidRPr="00E31786">
          <w:t xml:space="preserve"> </w:t>
        </w:r>
      </w:ins>
      <w:r w:rsidR="00E31786">
        <w:t>También</w:t>
      </w:r>
      <w:r w:rsidR="00E31786" w:rsidRPr="00FA57E6">
        <w:t xml:space="preserve"> </w:t>
      </w:r>
      <w:sdt>
        <w:sdtPr>
          <w:id w:val="-1599409927"/>
          <w:citation/>
        </w:sdtPr>
        <w:sdtContent>
          <w:r w:rsidR="00A01C3F">
            <w:fldChar w:fldCharType="begin"/>
          </w:r>
          <w:r w:rsidR="00A01C3F">
            <w:instrText xml:space="preserve"> CITATION Edu09 \l 3082 </w:instrText>
          </w:r>
          <w:r w:rsidR="00A01C3F">
            <w:fldChar w:fldCharType="separate"/>
          </w:r>
          <w:r w:rsidR="00282451">
            <w:rPr>
              <w:noProof/>
            </w:rPr>
            <w:t>(43)</w:t>
          </w:r>
          <w:r w:rsidR="00A01C3F">
            <w:fldChar w:fldCharType="end"/>
          </w:r>
        </w:sdtContent>
      </w:sdt>
      <w:r w:rsidR="00E31786" w:rsidRPr="00F45FF0">
        <w:t xml:space="preserve"> </w:t>
      </w:r>
      <w:r w:rsidR="00E31786">
        <w:t>estudia este tipo de fenómenos. Concretamente considera problemas de oclusión, donde existen obstáculos que limitan la percepción del UAV, y como hacer al control de la aeronave consciente 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976" w:name="_Ref298334653"/>
      <w:bookmarkStart w:id="977" w:name="_Toc299721456"/>
      <w:r w:rsidRPr="002B284A">
        <w:rPr>
          <w:b w:val="0"/>
          <w:sz w:val="44"/>
          <w:szCs w:val="52"/>
        </w:rPr>
        <w:t>Simulación y Gestión de Tráfico Aéreo</w:t>
      </w:r>
      <w:bookmarkEnd w:id="976"/>
      <w:bookmarkEnd w:id="977"/>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w:t>
      </w:r>
      <w:proofErr w:type="spellStart"/>
      <w:r w:rsidR="00507266">
        <w:t>HFs</w:t>
      </w:r>
      <w:proofErr w:type="spellEnd"/>
      <w:r w:rsidR="00507266">
        <w:t xml:space="preserve">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w:t>
      </w:r>
      <w:proofErr w:type="spellStart"/>
      <w:r w:rsidR="00B212CC">
        <w:t>UAVs</w:t>
      </w:r>
      <w:proofErr w:type="spellEnd"/>
      <w:r w:rsidR="00B212CC">
        <w:t xml:space="preserve">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978" w:name="_Ref298335602"/>
      <w:bookmarkStart w:id="979" w:name="_Toc299721457"/>
      <w:r w:rsidRPr="0061212B">
        <w:rPr>
          <w:b w:val="0"/>
          <w:sz w:val="36"/>
          <w:szCs w:val="52"/>
        </w:rPr>
        <w:t>Dinámica del vuelo</w:t>
      </w:r>
      <w:bookmarkEnd w:id="978"/>
      <w:bookmarkEnd w:id="979"/>
    </w:p>
    <w:p w14:paraId="7AFBBA35" w14:textId="3A4F3DB8" w:rsidR="00410B44" w:rsidRDefault="00310C27" w:rsidP="003E72B9">
      <w:pPr>
        <w:spacing w:after="120"/>
        <w:jc w:val="both"/>
      </w:pPr>
      <w:r w:rsidRPr="00FA57E6">
        <w:t>Las simulaciones de aeronaves individuales se centran en los aspectos físicos de su vuelo</w:t>
      </w:r>
      <w:ins w:id="980" w:author="IO" w:date="2011-07-13T16:37:00Z">
        <w:r w:rsidR="00410B44">
          <w:t xml:space="preserve"> </w:t>
        </w:r>
      </w:ins>
      <w:customXmlInsRangeStart w:id="981" w:author="IO" w:date="2011-07-13T16:37:00Z"/>
      <w:sdt>
        <w:sdtPr>
          <w:id w:val="1602676641"/>
          <w:citation/>
        </w:sdtPr>
        <w:sdtContent>
          <w:customXmlInsRangeEnd w:id="981"/>
          <w:ins w:id="982" w:author="IO" w:date="2011-07-13T16:37:00Z">
            <w:r w:rsidR="00410B44" w:rsidRPr="00F45FF0">
              <w:fldChar w:fldCharType="begin"/>
            </w:r>
            <w:r w:rsidR="00410B44" w:rsidRPr="007A61F8">
              <w:instrText xml:space="preserve">CITATION JSB \l 3082 </w:instrText>
            </w:r>
            <w:r w:rsidR="00410B44" w:rsidRPr="00F45FF0">
              <w:fldChar w:fldCharType="separate"/>
            </w:r>
          </w:ins>
          <w:r w:rsidR="00282451">
            <w:rPr>
              <w:noProof/>
            </w:rPr>
            <w:t>(8)</w:t>
          </w:r>
          <w:ins w:id="983" w:author="IO" w:date="2011-07-13T16:37:00Z">
            <w:r w:rsidR="00410B44" w:rsidRPr="00F45FF0">
              <w:fldChar w:fldCharType="end"/>
            </w:r>
          </w:ins>
          <w:customXmlInsRangeStart w:id="984" w:author="IO" w:date="2011-07-13T16:37:00Z"/>
        </w:sdtContent>
      </w:sdt>
      <w:customXmlInsRangeEnd w:id="984"/>
      <w:sdt>
        <w:sdtPr>
          <w:id w:val="62997705"/>
          <w:citation/>
        </w:sdtPr>
        <w:sdtContent>
          <w:r w:rsidR="00410B44" w:rsidRPr="00F45FF0">
            <w:fldChar w:fldCharType="begin"/>
          </w:r>
          <w:r w:rsidR="00410B44">
            <w:instrText xml:space="preserve">CITATION AVI \l 3082 </w:instrText>
          </w:r>
          <w:r w:rsidR="00410B44" w:rsidRPr="00F45FF0">
            <w:fldChar w:fldCharType="separate"/>
          </w:r>
          <w:r w:rsidR="00282451">
            <w:rPr>
              <w:noProof/>
            </w:rPr>
            <w:t xml:space="preserve"> (44)</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lastRenderedPageBreak/>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2521DCC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Content>
          <w:r w:rsidR="00C35C0A">
            <w:fldChar w:fldCharType="begin"/>
          </w:r>
          <w:r w:rsidR="00C35C0A">
            <w:instrText xml:space="preserve"> CITATION Rol88 \l 3082 </w:instrText>
          </w:r>
          <w:r w:rsidR="00C35C0A">
            <w:fldChar w:fldCharType="separate"/>
          </w:r>
          <w:r w:rsidR="00282451">
            <w:rPr>
              <w:noProof/>
            </w:rPr>
            <w:t>(45)</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proofErr w:type="spellStart"/>
      <w:r w:rsidR="00CA14F6" w:rsidRPr="001932EA">
        <w:rPr>
          <w:i/>
        </w:rPr>
        <w:t>JSBSim</w:t>
      </w:r>
      <w:proofErr w:type="spellEnd"/>
      <w:sdt>
        <w:sdtPr>
          <w:id w:val="-1234693281"/>
          <w:citation/>
        </w:sdtPr>
        <w:sdtContent>
          <w:r w:rsidR="00CA14F6" w:rsidRPr="00F45FF0">
            <w:fldChar w:fldCharType="begin"/>
          </w:r>
          <w:r w:rsidR="00CA14F6" w:rsidRPr="007A61F8">
            <w:instrText xml:space="preserve">CITATION JSB \l 3082 </w:instrText>
          </w:r>
          <w:r w:rsidR="00CA14F6" w:rsidRPr="00F45FF0">
            <w:fldChar w:fldCharType="separate"/>
          </w:r>
          <w:r w:rsidR="00282451">
            <w:rPr>
              <w:noProof/>
            </w:rPr>
            <w:t xml:space="preserve"> (8)</w:t>
          </w:r>
          <w:r w:rsidR="00CA14F6" w:rsidRPr="00F45FF0">
            <w:fldChar w:fldCharType="end"/>
          </w:r>
        </w:sdtContent>
      </w:sdt>
      <w:r w:rsidR="00CA14F6">
        <w:t xml:space="preserve"> y</w:t>
      </w:r>
      <w:r w:rsidR="00443CC4">
        <w:t xml:space="preserve"> </w:t>
      </w:r>
      <w:r w:rsidR="00443CC4" w:rsidRPr="00F45FF0">
        <w:t>AVDS (</w:t>
      </w:r>
      <w:proofErr w:type="spellStart"/>
      <w:r w:rsidR="00443CC4" w:rsidRPr="001932EA">
        <w:rPr>
          <w:i/>
        </w:rPr>
        <w:t>Aviator</w:t>
      </w:r>
      <w:proofErr w:type="spellEnd"/>
      <w:r w:rsidR="00443CC4" w:rsidRPr="001932EA">
        <w:rPr>
          <w:i/>
        </w:rPr>
        <w:t xml:space="preserve"> Visual </w:t>
      </w:r>
      <w:proofErr w:type="spellStart"/>
      <w:r w:rsidR="00443CC4" w:rsidRPr="001932EA">
        <w:rPr>
          <w:i/>
        </w:rPr>
        <w:t>Design</w:t>
      </w:r>
      <w:proofErr w:type="spellEnd"/>
      <w:r w:rsidR="00443CC4" w:rsidRPr="001932EA">
        <w:rPr>
          <w:i/>
        </w:rPr>
        <w:t xml:space="preserve"> Simulator</w:t>
      </w:r>
      <w:r w:rsidR="00443CC4" w:rsidRPr="00F45FF0">
        <w:t>)</w:t>
      </w:r>
      <w:r w:rsidR="00443CC4">
        <w:t xml:space="preserve"> </w:t>
      </w:r>
      <w:sdt>
        <w:sdtPr>
          <w:id w:val="1698899469"/>
          <w:citation/>
        </w:sdtPr>
        <w:sdtContent>
          <w:r w:rsidR="00443CC4">
            <w:fldChar w:fldCharType="begin"/>
          </w:r>
          <w:r w:rsidR="00443CC4">
            <w:instrText xml:space="preserve"> CITATION AVI \l 3082 </w:instrText>
          </w:r>
          <w:r w:rsidR="00443CC4">
            <w:fldChar w:fldCharType="separate"/>
          </w:r>
          <w:r w:rsidR="00282451">
            <w:rPr>
              <w:noProof/>
            </w:rPr>
            <w:t>(44)</w:t>
          </w:r>
          <w:r w:rsidR="00443CC4">
            <w:fldChar w:fldCharType="end"/>
          </w:r>
        </w:sdtContent>
      </w:sdt>
      <w:r w:rsidR="00443CC4">
        <w:t>.</w:t>
      </w:r>
    </w:p>
    <w:p w14:paraId="7128D15C" w14:textId="522304D5" w:rsidR="00000821" w:rsidRDefault="00310C27" w:rsidP="001F1581">
      <w:pPr>
        <w:spacing w:before="240" w:after="120"/>
        <w:ind w:firstLine="284"/>
        <w:jc w:val="both"/>
      </w:pPr>
      <w:proofErr w:type="spellStart"/>
      <w:r w:rsidRPr="001932EA">
        <w:rPr>
          <w:i/>
        </w:rPr>
        <w:t>JSBSim</w:t>
      </w:r>
      <w:proofErr w:type="spellEnd"/>
      <w:sdt>
        <w:sdtPr>
          <w:id w:val="735979591"/>
          <w:citation/>
        </w:sdtPr>
        <w:sdtContent>
          <w:r w:rsidRPr="00F45FF0">
            <w:fldChar w:fldCharType="begin"/>
          </w:r>
          <w:r w:rsidRPr="007A61F8">
            <w:instrText xml:space="preserve">CITATION JSB \l 3082 </w:instrText>
          </w:r>
          <w:r w:rsidRPr="00F45FF0">
            <w:fldChar w:fldCharType="separate"/>
          </w:r>
          <w:r w:rsidR="00282451">
            <w:rPr>
              <w:noProof/>
            </w:rPr>
            <w:t xml:space="preserve"> (8)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proofErr w:type="spellStart"/>
      <w:r w:rsidRPr="001932EA">
        <w:rPr>
          <w:i/>
        </w:rPr>
        <w:t>FlightGear</w:t>
      </w:r>
      <w:proofErr w:type="spellEnd"/>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282451">
            <w:rPr>
              <w:noProof/>
            </w:rPr>
            <w:t>(9)</w:t>
          </w:r>
          <w:r w:rsidRPr="002B284A">
            <w:fldChar w:fldCharType="end"/>
          </w:r>
        </w:sdtContent>
      </w:sdt>
      <w:r w:rsidR="00CA14F6">
        <w:t xml:space="preserve"> </w:t>
      </w:r>
      <w:r w:rsidR="00CA14F6" w:rsidRPr="002B284A">
        <w:t xml:space="preserve">y </w:t>
      </w:r>
      <w:proofErr w:type="spellStart"/>
      <w:r w:rsidR="00CA14F6" w:rsidRPr="001932EA">
        <w:rPr>
          <w:i/>
        </w:rPr>
        <w:t>OpenEaagles</w:t>
      </w:r>
      <w:proofErr w:type="spellEnd"/>
      <w:r w:rsidR="00CA14F6" w:rsidRPr="002B284A">
        <w:t xml:space="preserve"> </w:t>
      </w:r>
      <w:sdt>
        <w:sdtPr>
          <w:id w:val="-2088380467"/>
          <w:citation/>
        </w:sdtPr>
        <w:sdtContent>
          <w:r w:rsidR="00CA14F6" w:rsidRPr="002B284A">
            <w:fldChar w:fldCharType="begin"/>
          </w:r>
          <w:r w:rsidR="00CA14F6" w:rsidRPr="007A61F8">
            <w:instrText xml:space="preserve">CITATION Ope \l 3082 </w:instrText>
          </w:r>
          <w:r w:rsidR="00CA14F6" w:rsidRPr="002B284A">
            <w:fldChar w:fldCharType="separate"/>
          </w:r>
          <w:r w:rsidR="00282451">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proofErr w:type="spellStart"/>
      <w:r w:rsidRPr="001932EA">
        <w:rPr>
          <w:i/>
        </w:rPr>
        <w:t>FlightGear</w:t>
      </w:r>
      <w:proofErr w:type="spellEnd"/>
      <w:r w:rsidRPr="0075199D">
        <w:t xml:space="preserve"> </w:t>
      </w:r>
      <w:sdt>
        <w:sdtPr>
          <w:id w:val="-875389217"/>
          <w:citation/>
        </w:sdtPr>
        <w:sdtContent>
          <w:r w:rsidRPr="00F639C4">
            <w:fldChar w:fldCharType="begin"/>
          </w:r>
          <w:r w:rsidRPr="007C206D">
            <w:instrText xml:space="preserve">CITATION Fli \l 3082 </w:instrText>
          </w:r>
          <w:r w:rsidRPr="00F639C4">
            <w:fldChar w:fldCharType="separate"/>
          </w:r>
          <w:r w:rsidR="00282451">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proofErr w:type="spellStart"/>
      <w:r w:rsidR="00414340" w:rsidRPr="001932EA">
        <w:rPr>
          <w:i/>
        </w:rPr>
        <w:t>FlightGear</w:t>
      </w:r>
      <w:proofErr w:type="spellEnd"/>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Content>
          <w:r w:rsidR="00414340" w:rsidRPr="001932EA">
            <w:fldChar w:fldCharType="begin"/>
          </w:r>
          <w:r w:rsidR="00414340" w:rsidRPr="007C206D">
            <w:instrText xml:space="preserve">CITATION Ehl03 \l 3082 </w:instrText>
          </w:r>
          <w:r w:rsidR="00414340" w:rsidRPr="001932EA">
            <w:fldChar w:fldCharType="separate"/>
          </w:r>
          <w:r w:rsidR="00282451">
            <w:rPr>
              <w:noProof/>
            </w:rPr>
            <w:t xml:space="preserve"> (46)</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Content>
          <w:r w:rsidR="00414340" w:rsidRPr="001932EA">
            <w:fldChar w:fldCharType="begin"/>
          </w:r>
          <w:r w:rsidR="00414340" w:rsidRPr="007C206D">
            <w:instrText xml:space="preserve">CITATION Gen01 \l 3082 </w:instrText>
          </w:r>
          <w:r w:rsidR="00414340" w:rsidRPr="001932EA">
            <w:fldChar w:fldCharType="separate"/>
          </w:r>
          <w:r w:rsidR="00282451">
            <w:rPr>
              <w:noProof/>
            </w:rPr>
            <w:t>(47)</w:t>
          </w:r>
          <w:r w:rsidR="00414340" w:rsidRPr="001932EA">
            <w:fldChar w:fldCharType="end"/>
          </w:r>
        </w:sdtContent>
      </w:sdt>
      <w:r w:rsidR="00414340" w:rsidRPr="001932EA">
        <w:t>.</w:t>
      </w:r>
    </w:p>
    <w:p w14:paraId="3280D728" w14:textId="64103F88" w:rsidR="00310C27" w:rsidRPr="00C80B83" w:rsidRDefault="00CA14F6" w:rsidP="005F34AB">
      <w:pPr>
        <w:spacing w:before="240" w:after="120"/>
        <w:ind w:firstLine="284"/>
        <w:jc w:val="both"/>
      </w:pPr>
      <w:proofErr w:type="spellStart"/>
      <w:r w:rsidRPr="00137DCB">
        <w:rPr>
          <w:i/>
        </w:rPr>
        <w:t>OpenEaagles</w:t>
      </w:r>
      <w:proofErr w:type="spellEnd"/>
      <w:r w:rsidRPr="0075199D">
        <w:t xml:space="preserve"> </w:t>
      </w:r>
      <w:sdt>
        <w:sdtPr>
          <w:id w:val="93059130"/>
          <w:citation/>
        </w:sdtPr>
        <w:sdtContent>
          <w:r w:rsidRPr="00F639C4">
            <w:fldChar w:fldCharType="begin"/>
          </w:r>
          <w:r w:rsidRPr="007C206D">
            <w:instrText xml:space="preserve">CITATION Ope \l 3082 </w:instrText>
          </w:r>
          <w:r w:rsidRPr="00F639C4">
            <w:fldChar w:fldCharType="separate"/>
          </w:r>
          <w:r w:rsidR="00282451">
            <w:rPr>
              <w:noProof/>
            </w:rPr>
            <w:t>(10)</w:t>
          </w:r>
          <w:r w:rsidRPr="00F639C4">
            <w:fldChar w:fldCharType="end"/>
          </w:r>
        </w:sdtContent>
      </w:sdt>
      <w:r w:rsidR="00036186" w:rsidRPr="00F26D8A">
        <w:t xml:space="preserve"> es </w:t>
      </w:r>
      <w:r w:rsidR="0075199D">
        <w:t>otro</w:t>
      </w:r>
      <w:r w:rsidR="00036186" w:rsidRPr="0075199D">
        <w:t xml:space="preserve"> un entorno </w:t>
      </w:r>
      <w:r w:rsidR="0075199D">
        <w:t>de simulación</w:t>
      </w:r>
      <w:r w:rsidR="00C220B6" w:rsidRPr="0075199D">
        <w:t>. Proporciona un amplio conjunto de librerías para la definición de los</w:t>
      </w:r>
      <w:r w:rsidR="00310C27" w:rsidRPr="0075199D">
        <w:t xml:space="preserve"> </w:t>
      </w:r>
      <w:commentRangeStart w:id="985"/>
      <w:r w:rsidR="00310C27" w:rsidRPr="0075199D">
        <w:t>instrumentos</w:t>
      </w:r>
      <w:commentRangeEnd w:id="985"/>
      <w:r w:rsidR="00C220B6" w:rsidRPr="00137DCB">
        <w:commentReference w:id="985"/>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986"/>
      <w:r w:rsidR="00C220B6" w:rsidRPr="0075199D">
        <w:t>diseñar simulaciones complejas</w:t>
      </w:r>
      <w:commentRangeEnd w:id="986"/>
      <w:r w:rsidR="00C220B6" w:rsidRPr="00137DCB">
        <w:commentReference w:id="986"/>
      </w:r>
      <w:r w:rsidR="00C220B6" w:rsidRPr="0075199D">
        <w:t xml:space="preserve">. </w:t>
      </w:r>
      <w:proofErr w:type="spellStart"/>
      <w:r w:rsidR="00310C27" w:rsidRPr="00137DCB">
        <w:rPr>
          <w:i/>
        </w:rPr>
        <w:t>OpenEaagles</w:t>
      </w:r>
      <w:proofErr w:type="spellEnd"/>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w:t>
      </w:r>
      <w:r w:rsidR="001F1581" w:rsidRPr="0075199D">
        <w:lastRenderedPageBreak/>
        <w:t xml:space="preserve">comunicación. Por ejemplo, </w:t>
      </w:r>
      <w:r w:rsidR="00310C27" w:rsidRPr="0075199D">
        <w:t xml:space="preserve">soporta el estándar </w:t>
      </w:r>
      <w:r w:rsidR="001F1581" w:rsidRPr="0075199D">
        <w:t xml:space="preserve">abierto </w:t>
      </w:r>
      <w:r w:rsidR="00310C27" w:rsidRPr="0075199D">
        <w:t>DIS (</w:t>
      </w:r>
      <w:proofErr w:type="spellStart"/>
      <w:r w:rsidR="00310C27" w:rsidRPr="00137DCB">
        <w:rPr>
          <w:i/>
        </w:rPr>
        <w:t>Distributed</w:t>
      </w:r>
      <w:proofErr w:type="spellEnd"/>
      <w:r w:rsidR="00310C27" w:rsidRPr="00137DCB">
        <w:rPr>
          <w:i/>
        </w:rPr>
        <w:t xml:space="preserve"> </w:t>
      </w:r>
      <w:proofErr w:type="spellStart"/>
      <w:r w:rsidR="00310C27" w:rsidRPr="00137DCB">
        <w:rPr>
          <w:i/>
        </w:rPr>
        <w:t>Interactive</w:t>
      </w:r>
      <w:proofErr w:type="spellEnd"/>
      <w:r w:rsidR="00310C27" w:rsidRPr="00137DCB">
        <w:rPr>
          <w:i/>
        </w:rPr>
        <w:t xml:space="preserve"> </w:t>
      </w:r>
      <w:proofErr w:type="spellStart"/>
      <w:r w:rsidR="00310C27" w:rsidRPr="00137DCB">
        <w:rPr>
          <w:i/>
        </w:rPr>
        <w:t>Simulation</w:t>
      </w:r>
      <w:proofErr w:type="spellEnd"/>
      <w:r w:rsidR="00310C27" w:rsidRPr="0075199D">
        <w:t xml:space="preserve">), </w:t>
      </w:r>
      <w:r w:rsidR="001F1581" w:rsidRPr="0075199D">
        <w:t xml:space="preserve">del </w:t>
      </w:r>
      <w:r w:rsidR="00310C27" w:rsidRPr="0075199D">
        <w:t>IEEE</w:t>
      </w:r>
      <w:r w:rsidR="001F1581" w:rsidRPr="00C901F9">
        <w:rPr>
          <w:vertAlign w:val="superscript"/>
          <w:rPrChange w:id="987" w:author="Orion" w:date="2011-07-29T16:11:00Z">
            <w:rPr>
              <w:rStyle w:val="FootnoteReference"/>
            </w:rPr>
          </w:rPrChange>
        </w:rPr>
        <w:footnoteReference w:id="7"/>
      </w:r>
      <w:r w:rsidR="00310C27" w:rsidRPr="00137DCB">
        <w:rPr>
          <w:vertAlign w:val="superscript"/>
          <w:rPrChange w:id="988" w:author="Orion" w:date="2011-07-28T15:41:00Z">
            <w:rPr/>
          </w:rPrChange>
        </w:rPr>
        <w:t xml:space="preserve"> </w:t>
      </w:r>
      <w:del w:id="989" w:author="Orion" w:date="2011-07-28T15:40:00Z">
        <w:r w:rsidR="00310C27" w:rsidRPr="0075199D" w:rsidDel="00137DCB">
          <w:delText xml:space="preserve">para </w:delText>
        </w:r>
      </w:del>
      <w:ins w:id="990" w:author="Orion" w:date="2011-07-28T15:40:00Z">
        <w:r w:rsidR="00137DCB">
          <w:t>que usan muchas de las</w:t>
        </w:r>
        <w:r w:rsidR="00137DCB" w:rsidRPr="0075199D">
          <w:t xml:space="preserve"> </w:t>
        </w:r>
      </w:ins>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proofErr w:type="spellStart"/>
      <w:r w:rsidR="00310C27" w:rsidRPr="00137DCB">
        <w:rPr>
          <w:i/>
        </w:rPr>
        <w:t>OpenEaagles</w:t>
      </w:r>
      <w:proofErr w:type="spellEnd"/>
      <w:r w:rsidR="00310C27" w:rsidRPr="0075199D">
        <w:t xml:space="preserve"> son</w:t>
      </w:r>
      <w:r w:rsidR="00000821" w:rsidRPr="0075199D">
        <w:t xml:space="preserve"> </w:t>
      </w:r>
      <w:proofErr w:type="spellStart"/>
      <w:r w:rsidR="00310C27" w:rsidRPr="0075199D">
        <w:rPr>
          <w:i/>
        </w:rPr>
        <w:t>OpenSpace</w:t>
      </w:r>
      <w:proofErr w:type="spellEnd"/>
      <w:customXmlInsRangeStart w:id="991" w:author="Orion" w:date="2011-07-28T15:50:00Z"/>
      <w:sdt>
        <w:sdtPr>
          <w:rPr>
            <w:i/>
          </w:rPr>
          <w:id w:val="1089577179"/>
          <w:citation/>
        </w:sdtPr>
        <w:sdtContent>
          <w:customXmlInsRangeEnd w:id="991"/>
          <w:ins w:id="992" w:author="Orion" w:date="2011-07-28T15:50:00Z">
            <w:r w:rsidR="00C80B83">
              <w:rPr>
                <w:i/>
              </w:rPr>
              <w:fldChar w:fldCharType="begin"/>
            </w:r>
            <w:r w:rsidR="00C80B83">
              <w:rPr>
                <w:i/>
              </w:rPr>
              <w:instrText xml:space="preserve"> CITATION Ope11 \l 3082 </w:instrText>
            </w:r>
          </w:ins>
          <w:r w:rsidR="00C80B83">
            <w:rPr>
              <w:i/>
            </w:rPr>
            <w:fldChar w:fldCharType="separate"/>
          </w:r>
          <w:r w:rsidR="00282451">
            <w:rPr>
              <w:i/>
              <w:noProof/>
            </w:rPr>
            <w:t xml:space="preserve"> </w:t>
          </w:r>
          <w:r w:rsidR="00282451">
            <w:rPr>
              <w:noProof/>
            </w:rPr>
            <w:t>(48)</w:t>
          </w:r>
          <w:ins w:id="993" w:author="Orion" w:date="2011-07-28T15:50:00Z">
            <w:r w:rsidR="00C80B83">
              <w:rPr>
                <w:i/>
              </w:rPr>
              <w:fldChar w:fldCharType="end"/>
            </w:r>
          </w:ins>
          <w:customXmlInsRangeStart w:id="994" w:author="Orion" w:date="2011-07-28T15:50:00Z"/>
        </w:sdtContent>
      </w:sdt>
      <w:customXmlInsRangeEnd w:id="994"/>
      <w:r w:rsidR="00000821" w:rsidRPr="00C80B83">
        <w:t>, que simula el vuelo de una cápsula luna</w:t>
      </w:r>
      <w:r w:rsidR="00000821" w:rsidRPr="0075199D">
        <w:t>r</w:t>
      </w:r>
      <w:r w:rsidR="00000821" w:rsidRPr="00C80B83">
        <w:t xml:space="preserve"> </w:t>
      </w:r>
      <w:proofErr w:type="spellStart"/>
      <w:r w:rsidR="00000821" w:rsidRPr="00C80B83">
        <w:t>Apollo</w:t>
      </w:r>
      <w:proofErr w:type="spellEnd"/>
      <w:r w:rsidR="00000821" w:rsidRPr="00C80B83">
        <w:t xml:space="preserve">, y </w:t>
      </w:r>
      <w:proofErr w:type="spellStart"/>
      <w:r w:rsidR="00310C27" w:rsidRPr="0075199D">
        <w:rPr>
          <w:i/>
        </w:rPr>
        <w:t>LifeForce</w:t>
      </w:r>
      <w:proofErr w:type="spellEnd"/>
      <w:customXmlInsRangeStart w:id="995" w:author="Orion" w:date="2011-07-28T15:50:00Z"/>
      <w:sdt>
        <w:sdtPr>
          <w:rPr>
            <w:i/>
          </w:rPr>
          <w:id w:val="552043678"/>
          <w:citation/>
        </w:sdtPr>
        <w:sdtContent>
          <w:customXmlInsRangeEnd w:id="995"/>
          <w:ins w:id="996" w:author="Orion" w:date="2011-07-28T15:50:00Z">
            <w:r w:rsidR="00C80B83">
              <w:rPr>
                <w:i/>
              </w:rPr>
              <w:fldChar w:fldCharType="begin"/>
            </w:r>
            <w:r w:rsidR="00C80B83">
              <w:rPr>
                <w:i/>
              </w:rPr>
              <w:instrText xml:space="preserve"> CITATION Ope11 \l 3082 </w:instrText>
            </w:r>
          </w:ins>
          <w:r w:rsidR="00C80B83">
            <w:rPr>
              <w:i/>
            </w:rPr>
            <w:fldChar w:fldCharType="separate"/>
          </w:r>
          <w:r w:rsidR="00282451">
            <w:rPr>
              <w:i/>
              <w:noProof/>
            </w:rPr>
            <w:t xml:space="preserve"> </w:t>
          </w:r>
          <w:r w:rsidR="00282451">
            <w:rPr>
              <w:noProof/>
            </w:rPr>
            <w:t>(48)</w:t>
          </w:r>
          <w:ins w:id="997" w:author="Orion" w:date="2011-07-28T15:50:00Z">
            <w:r w:rsidR="00C80B83">
              <w:rPr>
                <w:i/>
              </w:rPr>
              <w:fldChar w:fldCharType="end"/>
            </w:r>
          </w:ins>
          <w:customXmlInsRangeStart w:id="998" w:author="Orion" w:date="2011-07-28T15:50:00Z"/>
        </w:sdtContent>
      </w:sdt>
      <w:customXmlInsRangeEnd w:id="998"/>
      <w:r w:rsidR="00000821" w:rsidRPr="00C80B83">
        <w:t>, una aplicación de tiro en primera persona (</w:t>
      </w:r>
      <w:proofErr w:type="spellStart"/>
      <w:r w:rsidR="00310C27" w:rsidRPr="0075199D">
        <w:rPr>
          <w:i/>
        </w:rPr>
        <w:t>First</w:t>
      </w:r>
      <w:proofErr w:type="spellEnd"/>
      <w:r w:rsidR="00310C27" w:rsidRPr="0075199D">
        <w:rPr>
          <w:i/>
        </w:rPr>
        <w:t xml:space="preserve"> </w:t>
      </w:r>
      <w:proofErr w:type="spellStart"/>
      <w:r w:rsidR="00310C27" w:rsidRPr="0075199D">
        <w:rPr>
          <w:i/>
        </w:rPr>
        <w:t>Person</w:t>
      </w:r>
      <w:proofErr w:type="spellEnd"/>
      <w:r w:rsidR="00310C27" w:rsidRPr="0075199D">
        <w:rPr>
          <w:i/>
        </w:rPr>
        <w:t xml:space="preserve"> </w:t>
      </w:r>
      <w:proofErr w:type="spellStart"/>
      <w:r w:rsidR="00310C27" w:rsidRPr="0075199D">
        <w:rPr>
          <w:i/>
        </w:rPr>
        <w:t>Shooter</w:t>
      </w:r>
      <w:proofErr w:type="spellEnd"/>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2690659C"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Content>
          <w:r>
            <w:fldChar w:fldCharType="begin"/>
          </w:r>
          <w:r>
            <w:instrText xml:space="preserve"> CITATION AVI \l 3082 </w:instrText>
          </w:r>
          <w:r>
            <w:fldChar w:fldCharType="separate"/>
          </w:r>
          <w:r w:rsidR="00282451">
            <w:rPr>
              <w:noProof/>
            </w:rPr>
            <w:t>(44)</w:t>
          </w:r>
          <w:r>
            <w:fldChar w:fldCharType="end"/>
          </w:r>
        </w:sdtContent>
      </w:sdt>
      <w:r>
        <w:t xml:space="preserve">. Al contrario que los </w:t>
      </w:r>
      <w:r w:rsidR="0075199D">
        <w:t>ejemplos</w:t>
      </w:r>
      <w:r>
        <w:t xml:space="preserve"> anteriores, AVDS no está desarrollado sobre un conjunto de</w:t>
      </w:r>
      <w:r w:rsidR="00114C1C">
        <w:t xml:space="preserve"> </w:t>
      </w:r>
      <w:r>
        <w:t xml:space="preserve">librerías escrito en un lenguaje de programación de propósito general </w:t>
      </w:r>
      <w:r w:rsidR="00310C27" w:rsidRPr="00F45FF0">
        <w:t>Está desarrollad</w:t>
      </w:r>
      <w:r w:rsidR="00114C1C">
        <w:t>o</w:t>
      </w:r>
      <w:r w:rsidR="00310C27" w:rsidRPr="00F45FF0">
        <w:t xml:space="preserve"> en </w:t>
      </w:r>
      <w:proofErr w:type="spellStart"/>
      <w:r w:rsidR="00310C27" w:rsidRPr="00F45FF0">
        <w:t>Simulink</w:t>
      </w:r>
      <w:proofErr w:type="spellEnd"/>
      <w:sdt>
        <w:sdtPr>
          <w:id w:val="1056040239"/>
          <w:citation/>
        </w:sdtPr>
        <w:sdtContent>
          <w:r w:rsidR="00310C27" w:rsidRPr="00F45FF0">
            <w:fldChar w:fldCharType="begin"/>
          </w:r>
          <w:r w:rsidR="00310C27" w:rsidRPr="007A61F8">
            <w:instrText xml:space="preserve"> CITATION Sim \l 3082 </w:instrText>
          </w:r>
          <w:r w:rsidR="00310C27" w:rsidRPr="00F45FF0">
            <w:fldChar w:fldCharType="separate"/>
          </w:r>
          <w:r w:rsidR="00282451">
            <w:rPr>
              <w:noProof/>
            </w:rPr>
            <w:t xml:space="preserve"> (49)</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de 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999" w:name="_Toc298344403"/>
      <w:bookmarkEnd w:id="999"/>
    </w:p>
    <w:p w14:paraId="69F60B8E" w14:textId="76561004"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La segunda es que la simulación del tráfico aéreo es un problema de enorme complejidad, por lo que no existen soluciones que pretendan abordar a través de una única aplicación todo el fenómeno. Por tanto, existe una necesidad de aproximaciones 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C3208D" w:rsidRDefault="00F23432" w:rsidP="00C3208D">
      <w:pPr>
        <w:pStyle w:val="Heading1"/>
        <w:numPr>
          <w:ilvl w:val="2"/>
          <w:numId w:val="40"/>
        </w:numPr>
        <w:rPr>
          <w:sz w:val="36"/>
          <w:szCs w:val="52"/>
        </w:rPr>
      </w:pPr>
      <w:bookmarkStart w:id="1000" w:name="_Ref298335607"/>
      <w:bookmarkStart w:id="1001" w:name="_Toc299721458"/>
      <w:r w:rsidRPr="00C3208D">
        <w:rPr>
          <w:b w:val="0"/>
          <w:sz w:val="36"/>
          <w:szCs w:val="52"/>
        </w:rPr>
        <w:t>Navegación aérea</w:t>
      </w:r>
      <w:bookmarkEnd w:id="1000"/>
      <w:bookmarkEnd w:id="1001"/>
    </w:p>
    <w:p w14:paraId="18010161" w14:textId="75B3815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w:t>
      </w:r>
      <w:del w:id="1002" w:author="Orion" w:date="2011-07-28T16:04:00Z">
        <w:r w:rsidR="005A507E" w:rsidDel="00C3208D">
          <w:delText>s</w:delText>
        </w:r>
      </w:del>
      <w:r w:rsidR="005A507E">
        <w:t xml:space="preserve">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027691F3"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 FACET y ACES</w:t>
      </w:r>
      <w:r w:rsidR="00B3572B">
        <w:t>.</w:t>
      </w:r>
    </w:p>
    <w:p w14:paraId="1F1CAA0B" w14:textId="71D0F656" w:rsidR="005A507E" w:rsidRDefault="005A507E" w:rsidP="005A507E">
      <w:pPr>
        <w:spacing w:before="240" w:after="120"/>
        <w:ind w:firstLine="284"/>
        <w:jc w:val="both"/>
      </w:pPr>
      <w:r w:rsidRPr="00FA57E6">
        <w:t>IMPACT</w:t>
      </w:r>
      <w:sdt>
        <w:sdtPr>
          <w:id w:val="-1444378888"/>
          <w:citation/>
        </w:sdtPr>
        <w:sdtContent>
          <w:r w:rsidRPr="00F45FF0">
            <w:fldChar w:fldCharType="begin"/>
          </w:r>
          <w:r w:rsidRPr="007A61F8">
            <w:instrText xml:space="preserve">CITATION Sha09 \l 3082 </w:instrText>
          </w:r>
          <w:r w:rsidRPr="00F45FF0">
            <w:fldChar w:fldCharType="separate"/>
          </w:r>
          <w:r w:rsidR="00282451">
            <w:rPr>
              <w:noProof/>
            </w:rPr>
            <w:t xml:space="preserve"> (12)</w:t>
          </w:r>
          <w:r w:rsidRPr="00F45FF0">
            <w:fldChar w:fldCharType="end"/>
          </w:r>
        </w:sdtContent>
      </w:sdt>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proofErr w:type="spellStart"/>
      <w:r w:rsidRPr="00C3208D">
        <w:rPr>
          <w:i/>
        </w:rPr>
        <w:t>Ground</w:t>
      </w:r>
      <w:proofErr w:type="spellEnd"/>
      <w:r w:rsidRPr="00C3208D">
        <w:rPr>
          <w:i/>
        </w:rPr>
        <w:t xml:space="preserve"> </w:t>
      </w:r>
      <w:proofErr w:type="spellStart"/>
      <w:r w:rsidRPr="00C3208D">
        <w:rPr>
          <w:i/>
        </w:rPr>
        <w:t>Delay</w:t>
      </w:r>
      <w:proofErr w:type="spellEnd"/>
      <w:r w:rsidRPr="00C3208D">
        <w:rPr>
          <w:i/>
        </w:rPr>
        <w:t xml:space="preserve"> </w:t>
      </w:r>
      <w:proofErr w:type="spellStart"/>
      <w:r w:rsidRPr="00C3208D">
        <w:rPr>
          <w:i/>
        </w:rPr>
        <w:t>Program</w:t>
      </w:r>
      <w:proofErr w:type="spellEnd"/>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xml:space="preserve">, el sistema devuelve como salida de la simulación una serie de estadísticas basadas en el comportamiento de </w:t>
      </w:r>
      <w:r w:rsidRPr="002B284A">
        <w:lastRenderedPageBreak/>
        <w:t>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Content>
          <w:r w:rsidRPr="00F45FF0">
            <w:fldChar w:fldCharType="begin"/>
          </w:r>
          <w:r w:rsidR="009258BC">
            <w:instrText xml:space="preserve">CITATION Ago07 \l 3082 </w:instrText>
          </w:r>
          <w:r w:rsidRPr="00F45FF0">
            <w:fldChar w:fldCharType="separate"/>
          </w:r>
          <w:r w:rsidR="00282451">
            <w:rPr>
              <w:noProof/>
            </w:rPr>
            <w:t>(50)</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26CEBCF0" w:rsidR="00B3572B" w:rsidRDefault="00B3572B" w:rsidP="005A507E">
      <w:pPr>
        <w:spacing w:before="240" w:after="120"/>
        <w:ind w:firstLine="284"/>
        <w:jc w:val="both"/>
      </w:pPr>
      <w:r>
        <w:t xml:space="preserve">El </w:t>
      </w:r>
      <w:r w:rsidRPr="00F45FF0">
        <w:t>Sistema de Evaluación de los Conceptos Aéreos</w:t>
      </w:r>
      <w:r>
        <w:t xml:space="preserve"> (ACES, </w:t>
      </w:r>
      <w:proofErr w:type="spellStart"/>
      <w:r w:rsidRPr="001E6F3A">
        <w:rPr>
          <w:i/>
        </w:rPr>
        <w:t>Airspace</w:t>
      </w:r>
      <w:proofErr w:type="spellEnd"/>
      <w:r w:rsidRPr="001E6F3A">
        <w:rPr>
          <w:i/>
        </w:rPr>
        <w:t xml:space="preserve"> Concept </w:t>
      </w:r>
      <w:proofErr w:type="spellStart"/>
      <w:r w:rsidRPr="001E6F3A">
        <w:rPr>
          <w:i/>
        </w:rPr>
        <w:t>Evaluation</w:t>
      </w:r>
      <w:proofErr w:type="spellEnd"/>
      <w:r w:rsidRPr="001E6F3A">
        <w:rPr>
          <w:i/>
        </w:rPr>
        <w:t xml:space="preserve"> </w:t>
      </w:r>
      <w:proofErr w:type="spellStart"/>
      <w:r w:rsidRPr="001E6F3A">
        <w:rPr>
          <w:i/>
        </w:rPr>
        <w:t>System</w:t>
      </w:r>
      <w:proofErr w:type="spellEnd"/>
      <w:r w:rsidRPr="00F45FF0">
        <w:t>)</w:t>
      </w:r>
      <w:sdt>
        <w:sdtPr>
          <w:id w:val="-1686124841"/>
          <w:citation/>
        </w:sdtPr>
        <w:sdtContent>
          <w:r w:rsidRPr="00F45FF0">
            <w:fldChar w:fldCharType="begin"/>
          </w:r>
          <w:r w:rsidR="0071557E">
            <w:instrText xml:space="preserve">CITATION Swe02 \l 3082 </w:instrText>
          </w:r>
          <w:r w:rsidRPr="00F45FF0">
            <w:fldChar w:fldCharType="separate"/>
          </w:r>
          <w:r w:rsidR="00282451">
            <w:rPr>
              <w:noProof/>
            </w:rPr>
            <w:t xml:space="preserve"> (51)</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w:t>
      </w:r>
      <w:proofErr w:type="spellStart"/>
      <w:r w:rsidRPr="00110F25">
        <w:rPr>
          <w:i/>
        </w:rPr>
        <w:t>Level</w:t>
      </w:r>
      <w:proofErr w:type="spellEnd"/>
      <w:r w:rsidRPr="00110F25">
        <w:rPr>
          <w:i/>
        </w:rPr>
        <w:t xml:space="preserve"> </w:t>
      </w:r>
      <w:proofErr w:type="spellStart"/>
      <w:r w:rsidRPr="00110F25">
        <w:rPr>
          <w:i/>
        </w:rPr>
        <w:t>Architecture</w:t>
      </w:r>
      <w:proofErr w:type="spellEnd"/>
      <w:r w:rsidRPr="00FA57E6">
        <w:t>)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w:t>
      </w:r>
      <w:proofErr w:type="spellStart"/>
      <w:r>
        <w:t>semi</w:t>
      </w:r>
      <w:proofErr w:type="spellEnd"/>
      <w:r>
        <w:t xml:space="preserve">-automatizados que reducen la participación humana. Aquí consideramos los trabajos descritos en </w:t>
      </w:r>
      <w:sdt>
        <w:sdtPr>
          <w:id w:val="-1969417137"/>
          <w:citation/>
        </w:sdtPr>
        <w:sdtContent>
          <w:r w:rsidRPr="002B284A">
            <w:fldChar w:fldCharType="begin"/>
          </w:r>
          <w:r w:rsidR="009258BC">
            <w:instrText xml:space="preserve">CITATION Ago07 \l 3082 </w:instrText>
          </w:r>
          <w:r w:rsidRPr="002B284A">
            <w:fldChar w:fldCharType="separate"/>
          </w:r>
          <w:r w:rsidR="00282451">
            <w:rPr>
              <w:noProof/>
            </w:rPr>
            <w:t>(50)</w:t>
          </w:r>
          <w:r w:rsidRPr="002B284A">
            <w:fldChar w:fldCharType="end"/>
          </w:r>
        </w:sdtContent>
      </w:sdt>
      <w:r>
        <w:t xml:space="preserve">, </w:t>
      </w:r>
      <w:sdt>
        <w:sdtPr>
          <w:id w:val="495849763"/>
          <w:citation/>
        </w:sdtPr>
        <w:sdtContent>
          <w:r w:rsidRPr="002B284A">
            <w:fldChar w:fldCharType="begin"/>
          </w:r>
          <w:r w:rsidR="00221333">
            <w:instrText xml:space="preserve">CITATION Tam97 \l 3082 </w:instrText>
          </w:r>
          <w:r w:rsidRPr="002B284A">
            <w:fldChar w:fldCharType="separate"/>
          </w:r>
          <w:r w:rsidR="00282451">
            <w:rPr>
              <w:noProof/>
            </w:rPr>
            <w:t>(52)</w:t>
          </w:r>
          <w:r w:rsidRPr="002B284A">
            <w:fldChar w:fldCharType="end"/>
          </w:r>
        </w:sdtContent>
      </w:sdt>
      <w:r>
        <w:t xml:space="preserve"> y </w:t>
      </w:r>
      <w:sdt>
        <w:sdtPr>
          <w:id w:val="-1584835127"/>
          <w:citation/>
        </w:sdtPr>
        <w:sdtContent>
          <w:r w:rsidRPr="002B284A">
            <w:fldChar w:fldCharType="begin"/>
          </w:r>
          <w:r w:rsidR="00E92E5A">
            <w:instrText xml:space="preserve">CITATION SWo08 \l 3082 </w:instrText>
          </w:r>
          <w:r w:rsidRPr="002B284A">
            <w:fldChar w:fldCharType="separate"/>
          </w:r>
          <w:r w:rsidR="00282451">
            <w:rPr>
              <w:noProof/>
            </w:rPr>
            <w:t>(53)</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Content>
          <w:r w:rsidR="00110F25">
            <w:fldChar w:fldCharType="begin"/>
          </w:r>
          <w:r w:rsidR="00110F25">
            <w:instrText xml:space="preserve"> CITATION Ago07 \l 3082 </w:instrText>
          </w:r>
          <w:r w:rsidR="00110F25">
            <w:fldChar w:fldCharType="separate"/>
          </w:r>
          <w:r w:rsidR="00282451">
            <w:rPr>
              <w:noProof/>
            </w:rPr>
            <w:t>(50)</w:t>
          </w:r>
          <w:r w:rsidR="00110F25">
            <w:fldChar w:fldCharType="end"/>
          </w:r>
        </w:sdtContent>
      </w:sdt>
      <w:ins w:id="1003" w:author="Orion" w:date="2011-07-28T16:38:00Z">
        <w:r w:rsidR="00B430A2">
          <w:t xml:space="preserve"> </w:t>
        </w:r>
      </w:ins>
      <w:r>
        <w:t xml:space="preserve">y </w:t>
      </w:r>
      <w:sdt>
        <w:sdtPr>
          <w:id w:val="-219369495"/>
          <w:citation/>
        </w:sdtPr>
        <w:sdtContent>
          <w:r w:rsidR="00313874" w:rsidRPr="002B284A">
            <w:fldChar w:fldCharType="begin"/>
          </w:r>
          <w:r w:rsidR="00313874">
            <w:instrText xml:space="preserve">CITATION SWo08 \l 3082 </w:instrText>
          </w:r>
          <w:r w:rsidR="00313874" w:rsidRPr="002B284A">
            <w:fldChar w:fldCharType="separate"/>
          </w:r>
          <w:r w:rsidR="00282451">
            <w:rPr>
              <w:noProof/>
            </w:rPr>
            <w:t>(53)</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Content>
          <w:r w:rsidR="00892C65" w:rsidRPr="002B284A">
            <w:fldChar w:fldCharType="begin"/>
          </w:r>
          <w:r w:rsidR="009258BC">
            <w:instrText xml:space="preserve">CITATION Ago07 \l 3082 </w:instrText>
          </w:r>
          <w:r w:rsidR="00892C65" w:rsidRPr="002B284A">
            <w:fldChar w:fldCharType="separate"/>
          </w:r>
          <w:r w:rsidR="00282451">
            <w:rPr>
              <w:noProof/>
            </w:rPr>
            <w:t>(50)</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Content>
          <w:r w:rsidR="00313874" w:rsidRPr="002B284A">
            <w:fldChar w:fldCharType="begin"/>
          </w:r>
          <w:r w:rsidR="00313874">
            <w:instrText xml:space="preserve">CITATION SWo08 \l 3082 </w:instrText>
          </w:r>
          <w:r w:rsidR="00313874" w:rsidRPr="002B284A">
            <w:fldChar w:fldCharType="separate"/>
          </w:r>
          <w:r w:rsidR="00282451">
            <w:rPr>
              <w:noProof/>
            </w:rPr>
            <w:t>(53)</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 xml:space="preserve">a Shell </w:t>
      </w:r>
      <w:proofErr w:type="spellStart"/>
      <w:r w:rsidR="001449E5" w:rsidRPr="00110F25">
        <w:rPr>
          <w:i/>
        </w:rPr>
        <w:t>for</w:t>
      </w:r>
      <w:proofErr w:type="spellEnd"/>
      <w:r w:rsidR="001449E5" w:rsidRPr="00110F25">
        <w:rPr>
          <w:i/>
        </w:rPr>
        <w:t xml:space="preserve"> </w:t>
      </w:r>
      <w:proofErr w:type="spellStart"/>
      <w:r w:rsidR="001449E5" w:rsidRPr="00110F25">
        <w:rPr>
          <w:i/>
        </w:rPr>
        <w:t>TEAMwork</w:t>
      </w:r>
      <w:proofErr w:type="spellEnd"/>
      <w:r w:rsidR="001449E5">
        <w:t>)</w:t>
      </w:r>
      <w:r w:rsidRPr="007A61F8">
        <w:t xml:space="preserve"> </w:t>
      </w:r>
      <w:sdt>
        <w:sdtPr>
          <w:id w:val="1147939106"/>
          <w:citation/>
        </w:sdtPr>
        <w:sdtContent>
          <w:r w:rsidRPr="002B284A">
            <w:fldChar w:fldCharType="begin"/>
          </w:r>
          <w:r w:rsidR="00221333">
            <w:instrText xml:space="preserve">CITATION Tam97 \l 3082 </w:instrText>
          </w:r>
          <w:r w:rsidRPr="002B284A">
            <w:fldChar w:fldCharType="separate"/>
          </w:r>
          <w:r w:rsidR="00282451">
            <w:rPr>
              <w:noProof/>
            </w:rPr>
            <w:t>(52)</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Content>
          <w:r w:rsidRPr="00F45FF0">
            <w:fldChar w:fldCharType="begin"/>
          </w:r>
          <w:r w:rsidR="009258BC">
            <w:instrText xml:space="preserve">CITATION Ago07 \l 3082 </w:instrText>
          </w:r>
          <w:r w:rsidRPr="00F45FF0">
            <w:fldChar w:fldCharType="separate"/>
          </w:r>
          <w:r w:rsidR="00282451">
            <w:rPr>
              <w:noProof/>
            </w:rPr>
            <w:t>(50)</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Content>
          <w:r w:rsidRPr="002B284A">
            <w:fldChar w:fldCharType="begin"/>
          </w:r>
          <w:r w:rsidR="00221333">
            <w:instrText xml:space="preserve">CITATION Fli1 \l 3082 </w:instrText>
          </w:r>
          <w:r w:rsidRPr="002B284A">
            <w:fldChar w:fldCharType="separate"/>
          </w:r>
          <w:r w:rsidR="00282451">
            <w:rPr>
              <w:noProof/>
            </w:rPr>
            <w:t>(54)</w:t>
          </w:r>
          <w:r w:rsidRPr="002B284A">
            <w:fldChar w:fldCharType="end"/>
          </w:r>
        </w:sdtContent>
      </w:sdt>
      <w:r w:rsidRPr="002B284A">
        <w:t>, que se usa en la mayoría de las principales compañías aéreas de EE.UU.</w:t>
      </w:r>
    </w:p>
    <w:p w14:paraId="68F9716B" w14:textId="3F12E823"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Content>
          <w:r>
            <w:fldChar w:fldCharType="begin"/>
          </w:r>
          <w:r>
            <w:instrText xml:space="preserve">CITATION Gil05 \l 3082 </w:instrText>
          </w:r>
          <w:r>
            <w:fldChar w:fldCharType="separate"/>
          </w:r>
          <w:r w:rsidR="00282451">
            <w:rPr>
              <w:noProof/>
            </w:rPr>
            <w:t>(18)</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Content>
          <w:r w:rsidRPr="00F45FF0">
            <w:fldChar w:fldCharType="begin"/>
          </w:r>
          <w:r w:rsidRPr="007A61F8">
            <w:instrText xml:space="preserve">CITATION Sha09 \l 3082 </w:instrText>
          </w:r>
          <w:r w:rsidRPr="00F45FF0">
            <w:fldChar w:fldCharType="separate"/>
          </w:r>
          <w:r w:rsidR="00282451">
            <w:rPr>
              <w:noProof/>
            </w:rPr>
            <w:t xml:space="preserve"> (12)</w:t>
          </w:r>
          <w:r w:rsidRPr="00F45FF0">
            <w:fldChar w:fldCharType="end"/>
          </w:r>
        </w:sdtContent>
      </w:sdt>
      <w:r w:rsidR="006A3EAF">
        <w:t>,</w:t>
      </w:r>
      <w:r w:rsidRPr="005A507E" w:rsidDel="002F134A">
        <w:t xml:space="preserve"> </w:t>
      </w:r>
      <w:r w:rsidR="00B3572B" w:rsidRPr="00F45FF0">
        <w:t>ACES</w:t>
      </w:r>
      <w:sdt>
        <w:sdtPr>
          <w:id w:val="651183251"/>
          <w:citation/>
        </w:sdtPr>
        <w:sdtContent>
          <w:r w:rsidR="00B3572B" w:rsidRPr="00F45FF0">
            <w:fldChar w:fldCharType="begin"/>
          </w:r>
          <w:r w:rsidR="0071557E">
            <w:instrText xml:space="preserve">CITATION Swe02 \l 3082 </w:instrText>
          </w:r>
          <w:r w:rsidR="00B3572B" w:rsidRPr="00F45FF0">
            <w:fldChar w:fldCharType="separate"/>
          </w:r>
          <w:r w:rsidR="00282451">
            <w:rPr>
              <w:noProof/>
            </w:rPr>
            <w:t xml:space="preserve"> (51)</w:t>
          </w:r>
          <w:r w:rsidR="00B3572B" w:rsidRPr="00F45FF0">
            <w:fldChar w:fldCharType="end"/>
          </w:r>
        </w:sdtContent>
      </w:sdt>
      <w:r w:rsidR="006A3EAF">
        <w:t xml:space="preserve"> y </w:t>
      </w:r>
      <w:sdt>
        <w:sdtPr>
          <w:id w:val="1048105071"/>
          <w:citation/>
        </w:sdtPr>
        <w:sdtContent>
          <w:r w:rsidR="006A3EAF" w:rsidRPr="002B284A">
            <w:fldChar w:fldCharType="begin"/>
          </w:r>
          <w:r w:rsidR="006A3EAF">
            <w:instrText xml:space="preserve">CITATION SWo08 \l 3082 </w:instrText>
          </w:r>
          <w:r w:rsidR="006A3EAF" w:rsidRPr="002B284A">
            <w:fldChar w:fldCharType="separate"/>
          </w:r>
          <w:r w:rsidR="00282451">
            <w:rPr>
              <w:noProof/>
            </w:rPr>
            <w:t>(53)</w:t>
          </w:r>
          <w:r w:rsidR="006A3EAF" w:rsidRPr="002B284A">
            <w:fldChar w:fldCharType="end"/>
          </w:r>
        </w:sdtContent>
      </w:sdt>
      <w:r w:rsidR="005F6D1B">
        <w:t>, y</w:t>
      </w:r>
      <w:r w:rsidR="00313874">
        <w:t xml:space="preserve"> también</w:t>
      </w:r>
      <w:r w:rsidR="005F6D1B">
        <w:t xml:space="preserve"> </w:t>
      </w:r>
      <w:sdt>
        <w:sdtPr>
          <w:id w:val="-1889789224"/>
          <w:citation/>
        </w:sdtPr>
        <w:sdtContent>
          <w:r w:rsidR="005F6D1B" w:rsidRPr="005A507E">
            <w:fldChar w:fldCharType="begin"/>
          </w:r>
          <w:r w:rsidR="0071557E">
            <w:instrText xml:space="preserve">CITATION NHu03 \l 3082 </w:instrText>
          </w:r>
          <w:r w:rsidR="005F6D1B" w:rsidRPr="005A507E">
            <w:fldChar w:fldCharType="separate"/>
          </w:r>
          <w:r w:rsidR="00282451">
            <w:rPr>
              <w:noProof/>
            </w:rPr>
            <w:t>(55)</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Content>
          <w:r w:rsidRPr="005A507E">
            <w:fldChar w:fldCharType="begin"/>
          </w:r>
          <w:r w:rsidR="0071557E">
            <w:instrText xml:space="preserve">CITATION NHu03 \l 3082 </w:instrText>
          </w:r>
          <w:r w:rsidRPr="005A507E">
            <w:fldChar w:fldCharType="separate"/>
          </w:r>
          <w:r w:rsidR="00282451">
            <w:rPr>
              <w:noProof/>
            </w:rPr>
            <w:t>(55)</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Content>
          <w:r w:rsidR="00E92E5A" w:rsidRPr="002B284A">
            <w:fldChar w:fldCharType="begin"/>
          </w:r>
          <w:r w:rsidR="00E92E5A">
            <w:instrText xml:space="preserve">CITATION SWo08 \l 3082 </w:instrText>
          </w:r>
          <w:r w:rsidR="00E92E5A" w:rsidRPr="002B284A">
            <w:fldChar w:fldCharType="separate"/>
          </w:r>
          <w:r w:rsidR="00282451">
            <w:rPr>
              <w:noProof/>
            </w:rPr>
            <w:t>(53)</w:t>
          </w:r>
          <w:r w:rsidR="00E92E5A" w:rsidRPr="002B284A">
            <w:fldChar w:fldCharType="end"/>
          </w:r>
        </w:sdtContent>
      </w:sdt>
      <w:r w:rsidR="00E92E5A" w:rsidRPr="00F45FF0">
        <w:t xml:space="preserve"> describe la experiencia de usar una arquitectura de agente BDI (</w:t>
      </w:r>
      <w:proofErr w:type="spellStart"/>
      <w:r w:rsidR="00E92E5A" w:rsidRPr="00777250">
        <w:rPr>
          <w:i/>
        </w:rPr>
        <w:t>Belief-Desire-Intention</w:t>
      </w:r>
      <w:proofErr w:type="spellEnd"/>
      <w:r w:rsidR="00E92E5A" w:rsidRPr="00F45FF0">
        <w:t>)</w:t>
      </w:r>
      <w:sdt>
        <w:sdtPr>
          <w:id w:val="-1790197275"/>
          <w:citation/>
        </w:sdtPr>
        <w:sdtContent>
          <w:r w:rsidR="00E92E5A" w:rsidRPr="00F45FF0">
            <w:fldChar w:fldCharType="begin"/>
          </w:r>
          <w:r w:rsidR="0071557E">
            <w:instrText xml:space="preserve">CITATION Geo95 \l 3082 </w:instrText>
          </w:r>
          <w:r w:rsidR="00E92E5A" w:rsidRPr="00F45FF0">
            <w:fldChar w:fldCharType="separate"/>
          </w:r>
          <w:r w:rsidR="00282451">
            <w:rPr>
              <w:noProof/>
            </w:rPr>
            <w:t xml:space="preserve"> (56)</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w:t>
      </w:r>
      <w:r w:rsidR="00E92E5A" w:rsidRPr="002B284A">
        <w:lastRenderedPageBreak/>
        <w:t xml:space="preserve">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004" w:name="_Toc298344405"/>
      <w:bookmarkEnd w:id="1004"/>
    </w:p>
    <w:p w14:paraId="7FF9C5E4" w14:textId="77777777" w:rsidR="00A911AA" w:rsidRPr="00777250" w:rsidRDefault="00A911AA" w:rsidP="00A911AA">
      <w:pPr>
        <w:pStyle w:val="Heading1"/>
        <w:numPr>
          <w:ilvl w:val="2"/>
          <w:numId w:val="40"/>
        </w:numPr>
        <w:rPr>
          <w:sz w:val="36"/>
          <w:szCs w:val="52"/>
        </w:rPr>
      </w:pPr>
      <w:bookmarkStart w:id="1005" w:name="_Toc299721459"/>
      <w:r w:rsidRPr="004B2C8B">
        <w:rPr>
          <w:b w:val="0"/>
          <w:sz w:val="36"/>
          <w:szCs w:val="52"/>
        </w:rPr>
        <w:t>Factores humanos</w:t>
      </w:r>
      <w:bookmarkEnd w:id="1005"/>
    </w:p>
    <w:p w14:paraId="2C29B164" w14:textId="77777777" w:rsidR="00A911AA" w:rsidRPr="00F45FF0" w:rsidRDefault="00A911AA" w:rsidP="00A911AA">
      <w:pPr>
        <w:spacing w:after="120"/>
        <w:jc w:val="both"/>
      </w:pPr>
      <w:r>
        <w:t>L</w:t>
      </w:r>
      <w:r w:rsidRPr="00F45FF0">
        <w:t xml:space="preserve">os procedimientos </w:t>
      </w:r>
      <w:r>
        <w:t>considerados en HF</w:t>
      </w:r>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Content>
          <w:r w:rsidRPr="00F45FF0">
            <w:fldChar w:fldCharType="begin"/>
          </w:r>
          <w:r>
            <w:instrText xml:space="preserve">CITATION Dun00 \l 3082 </w:instrText>
          </w:r>
          <w:r w:rsidRPr="00F45FF0">
            <w:fldChar w:fldCharType="separate"/>
          </w:r>
          <w:r w:rsidR="00282451">
            <w:rPr>
              <w:noProof/>
            </w:rPr>
            <w:t xml:space="preserve"> (57)</w:t>
          </w:r>
          <w:r w:rsidRPr="00F45FF0">
            <w:fldChar w:fldCharType="end"/>
          </w:r>
        </w:sdtContent>
      </w:sdt>
      <w:r>
        <w:t>,</w:t>
      </w:r>
      <w:r w:rsidRPr="00F45FF0">
        <w:t xml:space="preserve"> además de </w:t>
      </w:r>
      <w:commentRangeStart w:id="1006"/>
      <w:r>
        <w:t>describir</w:t>
      </w:r>
      <w:r w:rsidRPr="00F45FF0">
        <w:t xml:space="preserve"> una herramienta educacional económica</w:t>
      </w:r>
      <w:commentRangeEnd w:id="1006"/>
      <w:r>
        <w:rPr>
          <w:rStyle w:val="CommentReference"/>
        </w:rPr>
        <w:commentReference w:id="1006"/>
      </w:r>
      <w:r w:rsidRPr="00F45FF0">
        <w:t xml:space="preserve">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5853B6D4" w:rsidR="00A911AA" w:rsidRPr="00246937" w:rsidRDefault="00A911AA" w:rsidP="00A911AA">
      <w:pPr>
        <w:spacing w:before="240" w:after="120"/>
        <w:ind w:firstLine="284"/>
        <w:jc w:val="both"/>
      </w:pPr>
      <w:r>
        <w:t xml:space="preserve">Un ejemplo de simulador para el estudio de </w:t>
      </w:r>
      <w:proofErr w:type="spellStart"/>
      <w:r>
        <w:t>HFs</w:t>
      </w:r>
      <w:proofErr w:type="spellEnd"/>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1007"/>
      <w:r>
        <w:t>MIDAS</w:t>
      </w:r>
      <w:commentRangeEnd w:id="1007"/>
      <w:r>
        <w:rPr>
          <w:rStyle w:val="CommentReference"/>
        </w:rPr>
        <w:commentReference w:id="1007"/>
      </w:r>
      <w:r>
        <w:t xml:space="preserve">, </w:t>
      </w:r>
      <w:proofErr w:type="spellStart"/>
      <w:r w:rsidRPr="001E6F3A">
        <w:rPr>
          <w:i/>
        </w:rPr>
        <w:t>Man</w:t>
      </w:r>
      <w:proofErr w:type="spellEnd"/>
      <w:r w:rsidRPr="001E6F3A">
        <w:rPr>
          <w:i/>
        </w:rPr>
        <w:t xml:space="preserve">-machine </w:t>
      </w:r>
      <w:proofErr w:type="spellStart"/>
      <w:r w:rsidRPr="001E6F3A">
        <w:rPr>
          <w:i/>
        </w:rPr>
        <w:t>Integrated</w:t>
      </w:r>
      <w:proofErr w:type="spellEnd"/>
      <w:r w:rsidRPr="001E6F3A">
        <w:rPr>
          <w:i/>
        </w:rPr>
        <w:t xml:space="preserve"> </w:t>
      </w:r>
      <w:proofErr w:type="spellStart"/>
      <w:r w:rsidRPr="001E6F3A">
        <w:rPr>
          <w:i/>
        </w:rPr>
        <w:t>Design</w:t>
      </w:r>
      <w:proofErr w:type="spellEnd"/>
      <w:r w:rsidRPr="001E6F3A">
        <w:rPr>
          <w:i/>
        </w:rPr>
        <w:t xml:space="preserve"> and </w:t>
      </w:r>
      <w:proofErr w:type="spellStart"/>
      <w:r w:rsidRPr="001E6F3A">
        <w:rPr>
          <w:i/>
        </w:rPr>
        <w:t>Analysis</w:t>
      </w:r>
      <w:proofErr w:type="spellEnd"/>
      <w:r w:rsidRPr="001E6F3A">
        <w:rPr>
          <w:i/>
        </w:rPr>
        <w:t xml:space="preserve"> </w:t>
      </w:r>
      <w:proofErr w:type="spellStart"/>
      <w:r w:rsidRPr="001E6F3A">
        <w:rPr>
          <w:i/>
        </w:rPr>
        <w:t>System</w:t>
      </w:r>
      <w:proofErr w:type="spellEnd"/>
      <w:r w:rsidRPr="00F45FF0">
        <w:t>)</w:t>
      </w:r>
      <w:sdt>
        <w:sdtPr>
          <w:id w:val="428708838"/>
          <w:citation/>
        </w:sdtPr>
        <w:sdtContent>
          <w:r w:rsidR="00282451">
            <w:fldChar w:fldCharType="begin"/>
          </w:r>
          <w:r w:rsidR="00282451">
            <w:instrText xml:space="preserve"> CITATION Gor10 \l 3082 </w:instrText>
          </w:r>
          <w:r w:rsidR="00282451">
            <w:fldChar w:fldCharType="separate"/>
          </w:r>
          <w:r w:rsidR="00282451">
            <w:rPr>
              <w:noProof/>
            </w:rPr>
            <w:t xml:space="preserve"> (58)</w:t>
          </w:r>
          <w:r w:rsidR="00282451">
            <w:fldChar w:fldCharType="end"/>
          </w:r>
        </w:sdtContent>
      </w:sdt>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24432B" w:rsidRDefault="00AE5A4C" w:rsidP="0024432B">
      <w:pPr>
        <w:pStyle w:val="Heading1"/>
        <w:numPr>
          <w:ilvl w:val="2"/>
          <w:numId w:val="40"/>
        </w:numPr>
        <w:rPr>
          <w:sz w:val="36"/>
          <w:szCs w:val="52"/>
        </w:rPr>
      </w:pPr>
      <w:bookmarkStart w:id="1008" w:name="_Toc298344407"/>
      <w:bookmarkStart w:id="1009" w:name="_Toc298429462"/>
      <w:bookmarkStart w:id="1010" w:name="_Toc298430328"/>
      <w:bookmarkStart w:id="1011" w:name="_Toc298516034"/>
      <w:bookmarkStart w:id="1012" w:name="_Toc298690983"/>
      <w:bookmarkStart w:id="1013" w:name="_Toc298700805"/>
      <w:bookmarkStart w:id="1014" w:name="_Toc298752126"/>
      <w:bookmarkStart w:id="1015" w:name="_Toc298757506"/>
      <w:bookmarkStart w:id="1016" w:name="_Toc298777452"/>
      <w:bookmarkStart w:id="1017" w:name="_Toc298787417"/>
      <w:bookmarkStart w:id="1018" w:name="_Toc298944580"/>
      <w:bookmarkStart w:id="1019" w:name="_Toc298954497"/>
      <w:bookmarkStart w:id="1020" w:name="_Toc299007668"/>
      <w:bookmarkStart w:id="1021" w:name="_Toc299012026"/>
      <w:bookmarkStart w:id="1022" w:name="_Toc299103574"/>
      <w:bookmarkStart w:id="1023" w:name="_Toc299103947"/>
      <w:bookmarkStart w:id="1024" w:name="_Toc299463772"/>
      <w:bookmarkStart w:id="1025" w:name="_Toc299463856"/>
      <w:bookmarkStart w:id="1026" w:name="_Toc298344408"/>
      <w:bookmarkStart w:id="1027" w:name="_Toc298429463"/>
      <w:bookmarkStart w:id="1028" w:name="_Toc298430329"/>
      <w:bookmarkStart w:id="1029" w:name="_Toc298516035"/>
      <w:bookmarkStart w:id="1030" w:name="_Toc298690984"/>
      <w:bookmarkStart w:id="1031" w:name="_Toc298700806"/>
      <w:bookmarkStart w:id="1032" w:name="_Toc298752127"/>
      <w:bookmarkStart w:id="1033" w:name="_Toc298757507"/>
      <w:bookmarkStart w:id="1034" w:name="_Toc298777453"/>
      <w:bookmarkStart w:id="1035" w:name="_Toc298787418"/>
      <w:bookmarkStart w:id="1036" w:name="_Toc298944581"/>
      <w:bookmarkStart w:id="1037" w:name="_Toc298954498"/>
      <w:bookmarkStart w:id="1038" w:name="_Toc299007669"/>
      <w:bookmarkStart w:id="1039" w:name="_Toc299012027"/>
      <w:bookmarkStart w:id="1040" w:name="_Toc299103575"/>
      <w:bookmarkStart w:id="1041" w:name="_Toc299103948"/>
      <w:bookmarkStart w:id="1042" w:name="_Toc299463773"/>
      <w:bookmarkStart w:id="1043" w:name="_Toc299463857"/>
      <w:bookmarkStart w:id="1044" w:name="_Ref298334922"/>
      <w:bookmarkStart w:id="1045" w:name="_Ref298520042"/>
      <w:bookmarkStart w:id="1046" w:name="_Toc299721460"/>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roofErr w:type="spellStart"/>
      <w:r w:rsidRPr="0024432B">
        <w:rPr>
          <w:b w:val="0"/>
          <w:sz w:val="36"/>
          <w:szCs w:val="52"/>
        </w:rPr>
        <w:t>UAVs</w:t>
      </w:r>
      <w:bookmarkEnd w:id="1044"/>
      <w:bookmarkEnd w:id="1045"/>
      <w:bookmarkEnd w:id="1046"/>
      <w:proofErr w:type="spellEnd"/>
    </w:p>
    <w:p w14:paraId="2A82EA9C" w14:textId="670BF659" w:rsidR="00477B5B" w:rsidRPr="00F45FF0" w:rsidRDefault="00477B5B" w:rsidP="0083518D">
      <w:pPr>
        <w:spacing w:after="120"/>
        <w:jc w:val="both"/>
      </w:pPr>
      <w:r w:rsidRPr="00F45FF0">
        <w:t xml:space="preserve">Con vistas a analizar el comportamiento de los </w:t>
      </w:r>
      <w:proofErr w:type="spellStart"/>
      <w:r w:rsidRPr="00F45FF0">
        <w:t>UAVs</w:t>
      </w:r>
      <w:proofErr w:type="spellEnd"/>
      <w:r w:rsidRPr="00F45FF0">
        <w:t>, tanto en vuelo con tráfico tripulado como en otras situaciones, se ha recurrido a simulaciones. Al igual que en los casos de vuelos tripulados</w:t>
      </w:r>
      <w:r w:rsidR="00C31654">
        <w:t>,</w:t>
      </w:r>
      <w:r w:rsidRPr="00F45FF0">
        <w:t xml:space="preserve"> existen ejemplos centrados en el vuelo de </w:t>
      </w:r>
      <w:proofErr w:type="spellStart"/>
      <w:r w:rsidRPr="00F45FF0">
        <w:t>UAVs</w:t>
      </w:r>
      <w:proofErr w:type="spellEnd"/>
      <w:r w:rsidRPr="00F45FF0">
        <w:t xml:space="preserve"> individuales y en la gestión de grupos de estos.</w:t>
      </w:r>
    </w:p>
    <w:p w14:paraId="43ADE24F" w14:textId="593047DB" w:rsidR="00AE5A4C" w:rsidRDefault="00A85A65" w:rsidP="009258BC">
      <w:pPr>
        <w:spacing w:before="240" w:after="120"/>
        <w:ind w:firstLine="284"/>
        <w:jc w:val="both"/>
      </w:pPr>
      <w:r w:rsidRPr="00F45FF0">
        <w:t xml:space="preserve">En cuando al estudio de </w:t>
      </w:r>
      <w:proofErr w:type="spellStart"/>
      <w:r w:rsidRPr="00F45FF0">
        <w:t>UAVs</w:t>
      </w:r>
      <w:proofErr w:type="spellEnd"/>
      <w:r w:rsidRPr="00F45FF0">
        <w:t xml:space="preserve">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propuestas, incluyendo modelos </w:t>
      </w:r>
      <w:commentRangeStart w:id="1047"/>
      <w:r w:rsidR="003E7AA6">
        <w:t>analíticos, basados en técnicas generales de simulación</w:t>
      </w:r>
      <w:commentRangeEnd w:id="1047"/>
      <w:r w:rsidR="003E7AA6">
        <w:rPr>
          <w:rStyle w:val="CommentReference"/>
        </w:rPr>
        <w:commentReference w:id="1047"/>
      </w:r>
      <w:r w:rsidR="003E7AA6">
        <w:t xml:space="preserve"> y ABM. Por ejemplo, dentro de los ABM encontramos</w:t>
      </w:r>
      <w:r w:rsidR="00AE5A4C" w:rsidRPr="00F45FF0">
        <w:t xml:space="preserve"> </w:t>
      </w:r>
      <w:sdt>
        <w:sdtPr>
          <w:id w:val="-1590698168"/>
          <w:citation/>
        </w:sdtPr>
        <w:sdtContent>
          <w:r w:rsidR="00AE5A4C" w:rsidRPr="00F45FF0">
            <w:fldChar w:fldCharType="begin"/>
          </w:r>
          <w:r w:rsidR="009258BC">
            <w:instrText xml:space="preserve">CITATION Che09 \l 3082 </w:instrText>
          </w:r>
          <w:r w:rsidR="00AE5A4C" w:rsidRPr="00F45FF0">
            <w:fldChar w:fldCharType="separate"/>
          </w:r>
          <w:r w:rsidR="00282451">
            <w:rPr>
              <w:noProof/>
            </w:rPr>
            <w:t>(59)</w:t>
          </w:r>
          <w:r w:rsidR="00AE5A4C" w:rsidRPr="00F45FF0">
            <w:fldChar w:fldCharType="end"/>
          </w:r>
        </w:sdtContent>
      </w:sdt>
      <w:r w:rsidR="003E7AA6">
        <w:t xml:space="preserve">. Éste trabajo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lastRenderedPageBreak/>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4B5D3ACE" w:rsidR="00F26D8A" w:rsidRPr="00F45FF0" w:rsidRDefault="00F26D8A" w:rsidP="002D7414">
      <w:pPr>
        <w:spacing w:before="240" w:after="120"/>
        <w:ind w:firstLine="284"/>
        <w:jc w:val="both"/>
      </w:pPr>
      <w:r>
        <w:t xml:space="preserve">En cuanto a los simuladores que analizan el vuelo combinado de múltiples </w:t>
      </w:r>
      <w:proofErr w:type="spellStart"/>
      <w:r>
        <w:t>UAVs</w:t>
      </w:r>
      <w:proofErr w:type="spellEnd"/>
      <w:r>
        <w:t xml:space="preserve"> ya se han revisado algunos </w:t>
      </w:r>
      <w:r w:rsidR="00D95065">
        <w:t>casos</w:t>
      </w:r>
      <w:r>
        <w:t xml:space="preserve"> en las secciones anteriores. </w:t>
      </w:r>
      <w:r w:rsidR="00D95065">
        <w:t xml:space="preserve">Por ejemplo </w:t>
      </w:r>
      <w:sdt>
        <w:sdtPr>
          <w:id w:val="-579292922"/>
          <w:citation/>
        </w:sdtPr>
        <w:sdtContent>
          <w:r w:rsidR="00D95065" w:rsidRPr="005A507E">
            <w:fldChar w:fldCharType="begin"/>
          </w:r>
          <w:r w:rsidR="0071557E">
            <w:instrText xml:space="preserve">CITATION NHu03 \l 3082 </w:instrText>
          </w:r>
          <w:r w:rsidR="00D95065" w:rsidRPr="005A507E">
            <w:fldChar w:fldCharType="separate"/>
          </w:r>
          <w:r w:rsidR="00282451">
            <w:rPr>
              <w:noProof/>
            </w:rPr>
            <w:t>(55)</w:t>
          </w:r>
          <w:r w:rsidR="00D95065" w:rsidRPr="005A507E">
            <w:fldChar w:fldCharType="end"/>
          </w:r>
        </w:sdtContent>
      </w:sdt>
      <w:r w:rsidR="00D95065">
        <w:t xml:space="preserve">, considera principalmente el control de agentes individuales pero también aborda cómo será el paso de mensajes entre </w:t>
      </w:r>
      <w:proofErr w:type="spellStart"/>
      <w:r w:rsidR="00D95065">
        <w:t>UAVs</w:t>
      </w:r>
      <w:proofErr w:type="spellEnd"/>
      <w:r w:rsidR="00D95065">
        <w:t xml:space="preserve"> para volar en espacios compartidos. </w:t>
      </w:r>
      <w:r w:rsidR="00960BC3">
        <w:t xml:space="preserve">También son populares los trabajos que como </w:t>
      </w:r>
      <w:sdt>
        <w:sdtPr>
          <w:id w:val="-517239922"/>
          <w:citation/>
        </w:sdtPr>
        <w:sdtContent>
          <w:r w:rsidR="00960BC3">
            <w:fldChar w:fldCharType="begin"/>
          </w:r>
          <w:r w:rsidR="00960BC3">
            <w:instrText xml:space="preserve"> CITATION Bea03 \l 3082 </w:instrText>
          </w:r>
          <w:r w:rsidR="00960BC3">
            <w:fldChar w:fldCharType="separate"/>
          </w:r>
          <w:r w:rsidR="00282451">
            <w:rPr>
              <w:noProof/>
            </w:rPr>
            <w:t>(60)</w:t>
          </w:r>
          <w:r w:rsidR="00960BC3">
            <w:fldChar w:fldCharType="end"/>
          </w:r>
        </w:sdtContent>
      </w:sdt>
      <w:r w:rsidR="00960BC3">
        <w:t xml:space="preserve"> consideran aspectos de auto-organización en enjambres de </w:t>
      </w:r>
      <w:proofErr w:type="spellStart"/>
      <w:r w:rsidR="00960BC3">
        <w:t>UAVs</w:t>
      </w:r>
      <w:proofErr w:type="spellEnd"/>
      <w:r w:rsidR="00960BC3">
        <w:t xml:space="preserve">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4161FE" w:rsidRDefault="00B937FD" w:rsidP="004161FE">
      <w:pPr>
        <w:pStyle w:val="Heading1"/>
        <w:numPr>
          <w:ilvl w:val="0"/>
          <w:numId w:val="40"/>
        </w:numPr>
        <w:rPr>
          <w:b w:val="0"/>
          <w:sz w:val="52"/>
          <w:szCs w:val="52"/>
        </w:rPr>
      </w:pPr>
      <w:bookmarkStart w:id="1048" w:name="_Toc298752129"/>
      <w:bookmarkStart w:id="1049" w:name="_Toc298757509"/>
      <w:bookmarkStart w:id="1050" w:name="_Toc298777455"/>
      <w:bookmarkStart w:id="1051" w:name="_Toc298787420"/>
      <w:bookmarkStart w:id="1052" w:name="_Toc298944583"/>
      <w:bookmarkStart w:id="1053" w:name="_Toc298954500"/>
      <w:bookmarkStart w:id="1054" w:name="_Toc299007671"/>
      <w:bookmarkStart w:id="1055" w:name="_Toc299012029"/>
      <w:bookmarkStart w:id="1056" w:name="_Toc299103577"/>
      <w:bookmarkStart w:id="1057" w:name="_Toc299103950"/>
      <w:bookmarkStart w:id="1058" w:name="_Toc299463775"/>
      <w:bookmarkStart w:id="1059" w:name="_Toc299463859"/>
      <w:bookmarkStart w:id="1060" w:name="_Ref299015025"/>
      <w:bookmarkStart w:id="1061" w:name="_Toc299721461"/>
      <w:bookmarkEnd w:id="1048"/>
      <w:bookmarkEnd w:id="1049"/>
      <w:bookmarkEnd w:id="1050"/>
      <w:bookmarkEnd w:id="1051"/>
      <w:bookmarkEnd w:id="1052"/>
      <w:bookmarkEnd w:id="1053"/>
      <w:bookmarkEnd w:id="1054"/>
      <w:bookmarkEnd w:id="1055"/>
      <w:bookmarkEnd w:id="1056"/>
      <w:bookmarkEnd w:id="1057"/>
      <w:bookmarkEnd w:id="1058"/>
      <w:bookmarkEnd w:id="1059"/>
      <w:r w:rsidRPr="000A0B76">
        <w:rPr>
          <w:b w:val="0"/>
          <w:sz w:val="52"/>
          <w:szCs w:val="52"/>
        </w:rPr>
        <w:lastRenderedPageBreak/>
        <w:t>Requisitos</w:t>
      </w:r>
      <w:r w:rsidR="00E70231" w:rsidRPr="000A0B76">
        <w:rPr>
          <w:b w:val="0"/>
          <w:sz w:val="52"/>
          <w:szCs w:val="52"/>
        </w:rPr>
        <w:t xml:space="preserve"> del Sistema</w:t>
      </w:r>
      <w:bookmarkEnd w:id="1060"/>
      <w:bookmarkEnd w:id="1061"/>
    </w:p>
    <w:p w14:paraId="4D9362EE" w14:textId="0C913055"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sistema</w:t>
      </w:r>
      <w:r w:rsidR="009F1FA7" w:rsidRPr="00277823">
        <w:t xml:space="preserve"> 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416FF6">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416FF6">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03426F" w:rsidRDefault="004117D6" w:rsidP="0003426F">
      <w:pPr>
        <w:pStyle w:val="Heading1"/>
        <w:numPr>
          <w:ilvl w:val="1"/>
          <w:numId w:val="40"/>
        </w:numPr>
        <w:rPr>
          <w:sz w:val="44"/>
          <w:szCs w:val="52"/>
        </w:rPr>
      </w:pPr>
      <w:bookmarkStart w:id="1062" w:name="_Ref298945119"/>
      <w:bookmarkStart w:id="1063" w:name="_Toc299721462"/>
      <w:r w:rsidRPr="0003426F">
        <w:rPr>
          <w:b w:val="0"/>
          <w:sz w:val="44"/>
          <w:szCs w:val="52"/>
        </w:rPr>
        <w:t>Aspectos del tráfico aéreo</w:t>
      </w:r>
      <w:bookmarkEnd w:id="1062"/>
      <w:bookmarkEnd w:id="1063"/>
    </w:p>
    <w:p w14:paraId="424E85BC" w14:textId="3985D703"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 xml:space="preserve">Esta simulación cubrirá los elementos esenciales de la gestión del tráfico aéreo (interacciones controladores-pilotos) y de la navegación aérea (interacciones controladores-pilotos y pilotos-aeronaves)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416FF6">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416FF6">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416FF6">
        <w:t>4.1.3</w:t>
      </w:r>
      <w:r w:rsidR="006E40E8" w:rsidRPr="00277823">
        <w:fldChar w:fldCharType="end"/>
      </w:r>
      <w:r w:rsidR="006E40E8" w:rsidRPr="00277823">
        <w:t xml:space="preserve">) </w:t>
      </w:r>
      <w:r w:rsidR="00510691" w:rsidRPr="00277823">
        <w:t>y los controladores</w:t>
      </w:r>
      <w:r w:rsidR="006E40E8" w:rsidRPr="00277823">
        <w:t xml:space="preserve"> (ver Sección </w:t>
      </w:r>
      <w:r w:rsidR="006E40E8" w:rsidRPr="00277823">
        <w:fldChar w:fldCharType="begin"/>
      </w:r>
      <w:r w:rsidR="006E40E8" w:rsidRPr="007C206D">
        <w:instrText xml:space="preserve"> REF _Ref298777410 \r \h </w:instrText>
      </w:r>
      <w:r w:rsidR="00277823">
        <w:instrText xml:space="preserve"> \* MERGEFORMAT </w:instrText>
      </w:r>
      <w:r w:rsidR="006E40E8" w:rsidRPr="00277823">
        <w:fldChar w:fldCharType="separate"/>
      </w:r>
      <w:r w:rsidR="00416FF6">
        <w:t>4.1.4</w:t>
      </w:r>
      <w:r w:rsidR="006E40E8" w:rsidRPr="00277823">
        <w:fldChar w:fldCharType="end"/>
      </w:r>
      <w:r w:rsidR="006E40E8" w:rsidRPr="00277823">
        <w:t>)</w:t>
      </w:r>
      <w:r w:rsidR="00510691" w:rsidRPr="00277823">
        <w:t>.</w:t>
      </w:r>
    </w:p>
    <w:p w14:paraId="596D532A" w14:textId="0171776C" w:rsidR="007A3596" w:rsidRPr="0003426F" w:rsidRDefault="00277823" w:rsidP="0003426F">
      <w:pPr>
        <w:pStyle w:val="Heading1"/>
        <w:numPr>
          <w:ilvl w:val="2"/>
          <w:numId w:val="40"/>
        </w:numPr>
        <w:rPr>
          <w:sz w:val="36"/>
          <w:szCs w:val="52"/>
        </w:rPr>
      </w:pPr>
      <w:bookmarkStart w:id="1064" w:name="_Ref298777070"/>
      <w:bookmarkStart w:id="1065" w:name="_Ref298944077"/>
      <w:bookmarkStart w:id="1066" w:name="_Ref298944496"/>
      <w:bookmarkStart w:id="1067" w:name="_Toc299721463"/>
      <w:r w:rsidRPr="0003426F">
        <w:rPr>
          <w:b w:val="0"/>
          <w:sz w:val="36"/>
          <w:szCs w:val="52"/>
        </w:rPr>
        <w:t>V</w:t>
      </w:r>
      <w:r w:rsidR="007A3596" w:rsidRPr="0003426F">
        <w:rPr>
          <w:b w:val="0"/>
          <w:sz w:val="36"/>
          <w:szCs w:val="52"/>
        </w:rPr>
        <w:t>uelo</w:t>
      </w:r>
      <w:bookmarkEnd w:id="1064"/>
      <w:bookmarkEnd w:id="1065"/>
      <w:bookmarkEnd w:id="1066"/>
      <w:bookmarkEnd w:id="1067"/>
    </w:p>
    <w:p w14:paraId="258DEF72" w14:textId="198E7BBA" w:rsidR="00154CF7" w:rsidRPr="00277823" w:rsidRDefault="00431889" w:rsidP="0097421B">
      <w:pPr>
        <w:spacing w:after="120"/>
        <w:jc w:val="both"/>
      </w:pPr>
      <w:r>
        <w:t>El vuelo requiere una fase de planificación previa y otra de ejecución. En la planificación se describen l</w:t>
      </w:r>
      <w:r w:rsidR="007A3596">
        <w:t xml:space="preserve">os planes de vuelos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208447B6"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cómo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77777777" w:rsidR="007A3596" w:rsidRPr="007C206D" w:rsidRDefault="007A3596" w:rsidP="00232CC8">
      <w:pPr>
        <w:pStyle w:val="ListParagraph"/>
        <w:numPr>
          <w:ilvl w:val="0"/>
          <w:numId w:val="41"/>
        </w:numPr>
        <w:spacing w:before="120" w:after="120"/>
        <w:ind w:left="641" w:hanging="357"/>
        <w:jc w:val="both"/>
      </w:pPr>
      <w:r w:rsidRPr="007C206D">
        <w:t>Aeropuerto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57A37B54" w:rsidR="007C206D" w:rsidRDefault="007C206D" w:rsidP="00452943">
      <w:pPr>
        <w:spacing w:before="240" w:after="120"/>
        <w:ind w:firstLine="284"/>
        <w:jc w:val="both"/>
      </w:pPr>
      <w:r>
        <w:t>Entre los datos anteriores, algunos corresponden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t>. Este</w:t>
      </w:r>
      <w:r w:rsidR="007A3596" w:rsidRPr="00277823">
        <w:t xml:space="preserve"> es un proceso costoso </w:t>
      </w:r>
      <w:r>
        <w:t xml:space="preserve">y </w:t>
      </w:r>
      <w:r w:rsidR="007A3596" w:rsidRPr="00277823">
        <w:t xml:space="preserve">que no es objeto de estudio en este trabajo. </w:t>
      </w:r>
      <w:r w:rsidR="00277823">
        <w:t>Por ello</w:t>
      </w:r>
      <w:r>
        <w:t>,</w:t>
      </w:r>
      <w:r w:rsidR="00277823">
        <w:t xml:space="preserve"> </w:t>
      </w:r>
      <w:r w:rsidR="0010727F">
        <w:t>esta</w:t>
      </w:r>
      <w:r w:rsidR="00277823">
        <w:t xml:space="preserve"> </w:t>
      </w:r>
      <w:r>
        <w:t xml:space="preserve">parte de los datos del plan de vuelo </w:t>
      </w:r>
      <w:r w:rsidR="0010727F">
        <w:t>será</w:t>
      </w:r>
      <w:r>
        <w:t xml:space="preserve"> suministrad</w:t>
      </w:r>
      <w:r w:rsidR="0010727F">
        <w:t>a</w:t>
      </w:r>
      <w:r>
        <w:t xml:space="preserve"> por el usuario, y el resto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2CBF115F" w:rsidR="00917996" w:rsidRDefault="00C424D4" w:rsidP="00452943">
      <w:pPr>
        <w:pStyle w:val="ListParagraph"/>
        <w:numPr>
          <w:ilvl w:val="0"/>
          <w:numId w:val="41"/>
        </w:numPr>
        <w:spacing w:before="120" w:after="120"/>
        <w:ind w:left="641" w:hanging="357"/>
        <w:jc w:val="both"/>
        <w:rPr>
          <w:ins w:id="1068" w:author="Orion" w:date="2011-07-29T16:06:00Z"/>
        </w:rPr>
      </w:pPr>
      <w:ins w:id="1069" w:author="Orion" w:date="2011-07-29T16:07:00Z">
        <w:r>
          <w:t xml:space="preserve">Los </w:t>
        </w:r>
      </w:ins>
      <w:ins w:id="1070" w:author="IO" w:date="2011-07-18T19:22:00Z">
        <w:del w:id="1071" w:author="Orion" w:date="2011-07-29T16:07:00Z">
          <w:r w:rsidR="007C206D" w:rsidDel="00C424D4">
            <w:delText xml:space="preserve">El número de </w:delText>
          </w:r>
        </w:del>
        <w:r w:rsidR="007C206D">
          <w:t xml:space="preserve">puntos </w:t>
        </w:r>
        <w:proofErr w:type="gramStart"/>
        <w:r w:rsidR="007C206D">
          <w:t>paso</w:t>
        </w:r>
        <w:proofErr w:type="gramEnd"/>
        <w:r w:rsidR="007C206D">
          <w:t xml:space="preserve">. </w:t>
        </w:r>
      </w:ins>
      <w:ins w:id="1072" w:author="Orion" w:date="2011-07-29T16:07:00Z">
        <w:r>
          <w:t>Cada punto de paso tendr</w:t>
        </w:r>
      </w:ins>
      <w:ins w:id="1073" w:author="Orion" w:date="2011-07-29T16:08:00Z">
        <w:r>
          <w:t>á un número identificativo</w:t>
        </w:r>
      </w:ins>
      <w:ins w:id="1074" w:author="Orion" w:date="2011-07-29T16:12:00Z">
        <w:r w:rsidR="00C901F9">
          <w:t xml:space="preserve"> </w:t>
        </w:r>
      </w:ins>
      <w:customXmlInsRangeStart w:id="1075" w:author="Orion" w:date="2011-07-29T16:52:00Z"/>
      <w:sdt>
        <w:sdtPr>
          <w:id w:val="-216126265"/>
          <w:citation/>
        </w:sdtPr>
        <w:sdtContent>
          <w:customXmlInsRangeEnd w:id="1075"/>
          <w:ins w:id="1076" w:author="Orion" w:date="2011-07-29T16:52:00Z">
            <w:r w:rsidR="00801B46">
              <w:fldChar w:fldCharType="begin"/>
            </w:r>
            <w:r w:rsidR="00801B46">
              <w:instrText xml:space="preserve"> CITATION Dir \l 3082 </w:instrText>
            </w:r>
          </w:ins>
          <w:r w:rsidR="00801B46">
            <w:fldChar w:fldCharType="separate"/>
          </w:r>
          <w:ins w:id="1077" w:author="Orion" w:date="2011-07-29T16:52:00Z">
            <w:r w:rsidR="00801B46">
              <w:rPr>
                <w:noProof/>
              </w:rPr>
              <w:t>(60)</w:t>
            </w:r>
            <w:r w:rsidR="00801B46">
              <w:fldChar w:fldCharType="end"/>
            </w:r>
          </w:ins>
          <w:customXmlInsRangeStart w:id="1078" w:author="Orion" w:date="2011-07-29T16:52:00Z"/>
        </w:sdtContent>
      </w:sdt>
      <w:customXmlInsRangeEnd w:id="1078"/>
      <w:ins w:id="1079" w:author="Orion" w:date="2011-07-29T16:12:00Z">
        <w:r w:rsidR="00C901F9">
          <w:t>(</w:t>
        </w:r>
      </w:ins>
      <w:ins w:id="1080" w:author="Orion" w:date="2011-07-29T16:50:00Z">
        <w:r w:rsidR="00EC2D90">
          <w:fldChar w:fldCharType="begin"/>
        </w:r>
        <w:r w:rsidR="00EC2D90">
          <w:instrText xml:space="preserve"> REF _Ref299721555 \h </w:instrText>
        </w:r>
      </w:ins>
      <w:r w:rsidR="00EC2D90">
        <w:fldChar w:fldCharType="separate"/>
      </w:r>
      <w:ins w:id="1081" w:author="Orion" w:date="2011-07-29T16:53:00Z">
        <w:r w:rsidR="00334EDA" w:rsidRPr="00334EDA">
          <w:rPr>
            <w:rPrChange w:id="1082" w:author="Orion" w:date="2011-07-29T16:53:00Z">
              <w:rPr>
                <w:lang w:val="en-US"/>
              </w:rPr>
            </w:rPrChange>
          </w:rPr>
          <w:t>Apéndice A</w:t>
        </w:r>
      </w:ins>
      <w:ins w:id="1083" w:author="Orion" w:date="2011-07-29T16:50:00Z">
        <w:r w:rsidR="00EC2D90">
          <w:fldChar w:fldCharType="end"/>
        </w:r>
      </w:ins>
      <w:ins w:id="1084" w:author="Orion" w:date="2011-07-29T16:12:00Z">
        <w:r w:rsidR="00C901F9">
          <w:t>)</w:t>
        </w:r>
      </w:ins>
      <w:ins w:id="1085" w:author="Orion" w:date="2011-07-29T16:08:00Z">
        <w:r>
          <w:t xml:space="preserve"> y el usuario se dedicará a incluir los </w:t>
        </w:r>
        <w:r w:rsidR="00C901F9">
          <w:t xml:space="preserve">números </w:t>
        </w:r>
      </w:ins>
      <w:ins w:id="1086" w:author="Orion" w:date="2011-07-29T16:09:00Z">
        <w:r w:rsidR="00C901F9">
          <w:t xml:space="preserve">que representen a los puntos </w:t>
        </w:r>
      </w:ins>
      <w:ins w:id="1087" w:author="Orion" w:date="2011-07-29T16:08:00Z">
        <w:r w:rsidR="00C901F9">
          <w:t>por los que</w:t>
        </w:r>
      </w:ins>
      <w:ins w:id="1088" w:author="Orion" w:date="2011-07-29T16:09:00Z">
        <w:r w:rsidR="00C901F9">
          <w:t xml:space="preserve"> </w:t>
        </w:r>
      </w:ins>
      <w:ins w:id="1089" w:author="Orion" w:date="2011-07-29T16:08:00Z">
        <w:r w:rsidR="00C901F9">
          <w:t>qui</w:t>
        </w:r>
      </w:ins>
      <w:ins w:id="1090" w:author="Orion" w:date="2011-07-29T16:09:00Z">
        <w:r w:rsidR="00C901F9">
          <w:t>e</w:t>
        </w:r>
      </w:ins>
      <w:ins w:id="1091" w:author="Orion" w:date="2011-07-29T16:08:00Z">
        <w:r w:rsidR="00C901F9">
          <w:t>re</w:t>
        </w:r>
      </w:ins>
      <w:ins w:id="1092" w:author="Orion" w:date="2011-07-29T16:09:00Z">
        <w:r w:rsidR="00C901F9">
          <w:t xml:space="preserve"> que pase la aeronave.</w:t>
        </w:r>
      </w:ins>
      <w:ins w:id="1093" w:author="Orion" w:date="2011-07-29T16:08:00Z">
        <w:r w:rsidR="00C901F9">
          <w:t xml:space="preserve"> </w:t>
        </w:r>
      </w:ins>
      <w:ins w:id="1094" w:author="IO" w:date="2011-07-18T19:22:00Z">
        <w:del w:id="1095" w:author="Orion" w:date="2011-07-29T16:07:00Z">
          <w:r w:rsidR="007C206D" w:rsidDel="00C424D4">
            <w:delText xml:space="preserve">Esta cifra </w:delText>
          </w:r>
        </w:del>
      </w:ins>
      <w:ins w:id="1096" w:author="IO" w:date="2011-07-18T19:17:00Z">
        <w:del w:id="1097" w:author="Orion" w:date="2011-07-29T16:07:00Z">
          <w:r w:rsidR="007C206D" w:rsidDel="00C424D4">
            <w:delText>se considerará indicativa. Eoesdemasiado</w:delText>
          </w:r>
        </w:del>
      </w:ins>
      <w:ins w:id="1098" w:author="IO" w:date="2011-07-18T21:44:00Z">
        <w:del w:id="1099" w:author="Orion" w:date="2011-07-29T16:07:00Z">
          <w:r w:rsidR="00CD2614" w:rsidDel="00C424D4">
            <w:delText xml:space="preserve"> entre origen y destino</w:delText>
          </w:r>
        </w:del>
      </w:ins>
      <w:ins w:id="1100" w:author="IO" w:date="2011-07-18T19:17:00Z">
        <w:del w:id="1101" w:author="Orion" w:date="2011-07-29T16:07:00Z">
          <w:r w:rsidR="007C206D" w:rsidDel="00C424D4">
            <w:delText>, lo cual no sería</w:delText>
          </w:r>
        </w:del>
      </w:ins>
    </w:p>
    <w:p w14:paraId="70A8DC62" w14:textId="60DB961B" w:rsidR="007C206D" w:rsidDel="00917996" w:rsidRDefault="00E92261" w:rsidP="00452943">
      <w:pPr>
        <w:pStyle w:val="ListParagraph"/>
        <w:numPr>
          <w:ilvl w:val="0"/>
          <w:numId w:val="41"/>
        </w:numPr>
        <w:spacing w:before="240" w:after="120"/>
        <w:ind w:left="641" w:firstLine="284"/>
        <w:jc w:val="both"/>
        <w:rPr>
          <w:ins w:id="1102" w:author="IO" w:date="2011-07-18T19:22:00Z"/>
          <w:del w:id="1103" w:author="Orion" w:date="2011-07-29T16:06:00Z"/>
        </w:rPr>
      </w:pPr>
      <w:ins w:id="1104" w:author="Orion" w:date="2011-06-27T19:50:00Z">
        <w:del w:id="1105" w:author="IO" w:date="2011-07-18T19:22:00Z">
          <w:r w:rsidRPr="00277823" w:rsidDel="007C206D">
            <w:delText xml:space="preserve"> </w:delText>
          </w:r>
        </w:del>
      </w:ins>
    </w:p>
    <w:p w14:paraId="4BE56A22" w14:textId="4963D686" w:rsidR="007A3596" w:rsidRPr="00277823" w:rsidRDefault="00917996" w:rsidP="00917996">
      <w:pPr>
        <w:pStyle w:val="ListParagraph"/>
        <w:numPr>
          <w:ilvl w:val="0"/>
          <w:numId w:val="41"/>
        </w:numPr>
        <w:spacing w:before="240" w:after="120"/>
        <w:jc w:val="both"/>
        <w:pPrChange w:id="1106" w:author="Orion" w:date="2011-07-29T16:06:00Z">
          <w:pPr>
            <w:jc w:val="both"/>
          </w:pPr>
        </w:pPrChange>
      </w:pPr>
      <w:r>
        <w:lastRenderedPageBreak/>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el avión, siendo responsabilidad del usuario que no haya vuelos que despeguen del mismo aeropuerto a la misma hora.</w:t>
      </w:r>
    </w:p>
    <w:p w14:paraId="3B258400" w14:textId="1C3E2A99"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r w:rsidR="00E50EB8" w:rsidRPr="007C206D">
        <w:t>cómo</w:t>
      </w:r>
      <w:r w:rsidR="00BB443A" w:rsidRPr="007C206D">
        <w:t xml:space="preserve"> podemos ver en los documentos</w:t>
      </w:r>
      <w:r w:rsidRPr="007C206D">
        <w:t xml:space="preserve"> </w:t>
      </w:r>
      <w:sdt>
        <w:sdtPr>
          <w:id w:val="-1043589710"/>
          <w:citation/>
        </w:sdtPr>
        <w:sdtContent>
          <w:r w:rsidRPr="00277823">
            <w:fldChar w:fldCharType="begin"/>
          </w:r>
          <w:r w:rsidR="00626A30">
            <w:instrText xml:space="preserve">CITATION Dim \l 3082 </w:instrText>
          </w:r>
          <w:r w:rsidRPr="00277823">
            <w:fldChar w:fldCharType="separate"/>
          </w:r>
          <w:r w:rsidR="00282451">
            <w:rPr>
              <w:noProof/>
            </w:rPr>
            <w:t>(61)</w:t>
          </w:r>
          <w:r w:rsidRPr="00277823">
            <w:fldChar w:fldCharType="end"/>
          </w:r>
        </w:sdtContent>
      </w:sdt>
      <w:r w:rsidRPr="00277823">
        <w:t xml:space="preserve"> </w:t>
      </w:r>
      <w:sdt>
        <w:sdtPr>
          <w:id w:val="1158422407"/>
          <w:citation/>
        </w:sdtPr>
        <w:sdtContent>
          <w:r w:rsidRPr="00277823">
            <w:fldChar w:fldCharType="begin"/>
          </w:r>
          <w:r w:rsidR="00697AA0">
            <w:instrText xml:space="preserve">CITATION Air05 \l 3082 </w:instrText>
          </w:r>
          <w:r w:rsidRPr="00277823">
            <w:fldChar w:fldCharType="separate"/>
          </w:r>
          <w:r w:rsidR="00282451">
            <w:rPr>
              <w:noProof/>
            </w:rPr>
            <w:t>(62)</w:t>
          </w:r>
          <w:r w:rsidRPr="00277823">
            <w:fldChar w:fldCharType="end"/>
          </w:r>
        </w:sdtContent>
      </w:sdt>
      <w:r w:rsidRPr="00277823">
        <w:t xml:space="preserve">, </w:t>
      </w:r>
      <w:r w:rsidR="00BB443A" w:rsidRPr="00277823">
        <w:t xml:space="preserve">para los Airbus A-320 dichos valores </w:t>
      </w:r>
      <w:r w:rsidR="006950AA">
        <w:t>s</w:t>
      </w:r>
      <w:r w:rsidRPr="00277823">
        <w:t>on:</w:t>
      </w:r>
    </w:p>
    <w:p w14:paraId="2945D230" w14:textId="77777777" w:rsidR="007A3596" w:rsidRPr="00277823" w:rsidRDefault="007A3596" w:rsidP="008B718D">
      <w:pPr>
        <w:pStyle w:val="ListParagraph"/>
        <w:numPr>
          <w:ilvl w:val="0"/>
          <w:numId w:val="41"/>
        </w:numPr>
        <w:spacing w:before="120" w:after="120"/>
        <w:ind w:left="641" w:hanging="357"/>
        <w:jc w:val="both"/>
      </w:pPr>
      <w:r w:rsidRPr="00277823">
        <w:t>Velocidad de crucero: Mach 0.76 (930 Km/h)</w:t>
      </w:r>
    </w:p>
    <w:p w14:paraId="769D3B46" w14:textId="77777777" w:rsidR="007A3596" w:rsidRPr="007C206D" w:rsidRDefault="007A3596" w:rsidP="008B718D">
      <w:pPr>
        <w:pStyle w:val="ListParagraph"/>
        <w:numPr>
          <w:ilvl w:val="0"/>
          <w:numId w:val="41"/>
        </w:numPr>
        <w:spacing w:before="120" w:after="120"/>
        <w:ind w:left="641" w:hanging="357"/>
        <w:jc w:val="both"/>
      </w:pPr>
      <w:r w:rsidRPr="007C206D">
        <w:t xml:space="preserve">Altura de crucero: 36000 </w:t>
      </w:r>
      <w:proofErr w:type="spellStart"/>
      <w:r w:rsidRPr="007C206D">
        <w:t>feet</w:t>
      </w:r>
      <w:proofErr w:type="spellEnd"/>
      <w:r w:rsidRPr="007C206D">
        <w:t xml:space="preserve"> (11000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06C7AD77"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que 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unos 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Content>
          <w:r w:rsidR="00744445" w:rsidRPr="00277823">
            <w:fldChar w:fldCharType="begin"/>
          </w:r>
          <w:r w:rsidR="00697AA0">
            <w:instrText xml:space="preserve">CITATION Dir \l 3082 </w:instrText>
          </w:r>
          <w:r w:rsidR="00744445" w:rsidRPr="00277823">
            <w:fldChar w:fldCharType="separate"/>
          </w:r>
          <w:r w:rsidR="00282451">
            <w:rPr>
              <w:noProof/>
            </w:rPr>
            <w:t>(63)</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8B718D" w:rsidRDefault="004117D6" w:rsidP="008B718D">
      <w:pPr>
        <w:pStyle w:val="Heading1"/>
        <w:numPr>
          <w:ilvl w:val="2"/>
          <w:numId w:val="40"/>
        </w:numPr>
        <w:rPr>
          <w:sz w:val="36"/>
          <w:szCs w:val="52"/>
        </w:rPr>
      </w:pPr>
      <w:bookmarkStart w:id="1107" w:name="_Ref298777398"/>
      <w:bookmarkStart w:id="1108" w:name="_Ref299018906"/>
      <w:bookmarkStart w:id="1109" w:name="_Ref299031320"/>
      <w:bookmarkStart w:id="1110" w:name="_Toc299721464"/>
      <w:r>
        <w:rPr>
          <w:b w:val="0"/>
          <w:sz w:val="36"/>
          <w:szCs w:val="52"/>
        </w:rPr>
        <w:t>A</w:t>
      </w:r>
      <w:r w:rsidR="005B24B1" w:rsidRPr="008B718D">
        <w:rPr>
          <w:b w:val="0"/>
          <w:sz w:val="36"/>
          <w:szCs w:val="52"/>
        </w:rPr>
        <w:t>eronaves</w:t>
      </w:r>
      <w:bookmarkEnd w:id="1107"/>
      <w:bookmarkEnd w:id="1108"/>
      <w:bookmarkEnd w:id="1109"/>
      <w:bookmarkEnd w:id="1110"/>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0A2247">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0A2247">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0A2247">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2B15F2DE"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 xml:space="preserve">cuyas características se pueden ver en </w:t>
      </w:r>
      <w:r w:rsidR="006C100C" w:rsidRPr="00317CAD">
        <w:t xml:space="preserve"> </w:t>
      </w:r>
      <w:sdt>
        <w:sdtPr>
          <w:id w:val="111411251"/>
          <w:citation/>
        </w:sdtPr>
        <w:sdtContent>
          <w:r w:rsidR="006C100C" w:rsidRPr="00317CAD">
            <w:fldChar w:fldCharType="begin"/>
          </w:r>
          <w:r w:rsidR="00626A30">
            <w:instrText xml:space="preserve">CITATION Dim \l 3082 </w:instrText>
          </w:r>
          <w:r w:rsidR="006C100C" w:rsidRPr="00317CAD">
            <w:fldChar w:fldCharType="separate"/>
          </w:r>
          <w:r w:rsidR="00282451">
            <w:rPr>
              <w:noProof/>
            </w:rPr>
            <w:t>(61)</w:t>
          </w:r>
          <w:r w:rsidR="006C100C" w:rsidRPr="00317CAD">
            <w:fldChar w:fldCharType="end"/>
          </w:r>
        </w:sdtContent>
      </w:sdt>
      <w:r w:rsidR="006C100C" w:rsidRPr="00317CAD">
        <w:t xml:space="preserve"> </w:t>
      </w:r>
      <w:sdt>
        <w:sdtPr>
          <w:id w:val="-280486870"/>
          <w:citation/>
        </w:sdtPr>
        <w:sdtContent>
          <w:r w:rsidR="006C100C" w:rsidRPr="00317CAD">
            <w:fldChar w:fldCharType="begin"/>
          </w:r>
          <w:r w:rsidR="00697AA0">
            <w:instrText xml:space="preserve">CITATION Air05 \l 3082 </w:instrText>
          </w:r>
          <w:r w:rsidR="006C100C" w:rsidRPr="00317CAD">
            <w:fldChar w:fldCharType="separate"/>
          </w:r>
          <w:r w:rsidR="00282451">
            <w:rPr>
              <w:noProof/>
            </w:rPr>
            <w:t>(62)</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Content>
          <w:r w:rsidR="00BA1340" w:rsidRPr="00317CAD">
            <w:fldChar w:fldCharType="begin"/>
          </w:r>
          <w:r w:rsidR="00697AA0">
            <w:instrText xml:space="preserve">CITATION Flo \l 3082 </w:instrText>
          </w:r>
          <w:r w:rsidR="00BA1340" w:rsidRPr="00317CAD">
            <w:fldChar w:fldCharType="separate"/>
          </w:r>
          <w:r w:rsidR="00282451">
            <w:rPr>
              <w:noProof/>
            </w:rPr>
            <w:t xml:space="preserve"> (64)</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lastRenderedPageBreak/>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en concreto del rumbo, la altura y 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035C87" w:rsidRDefault="004117D6" w:rsidP="00035C87">
      <w:pPr>
        <w:pStyle w:val="Heading1"/>
        <w:numPr>
          <w:ilvl w:val="2"/>
          <w:numId w:val="40"/>
        </w:numPr>
        <w:rPr>
          <w:sz w:val="36"/>
          <w:szCs w:val="52"/>
        </w:rPr>
      </w:pPr>
      <w:bookmarkStart w:id="1111" w:name="_Ref298777391"/>
      <w:bookmarkStart w:id="1112" w:name="_Ref299119056"/>
      <w:bookmarkStart w:id="1113" w:name="_Toc299721465"/>
      <w:r>
        <w:rPr>
          <w:b w:val="0"/>
          <w:sz w:val="36"/>
          <w:szCs w:val="52"/>
        </w:rPr>
        <w:t>P</w:t>
      </w:r>
      <w:r w:rsidR="00261312" w:rsidRPr="0058108F">
        <w:rPr>
          <w:b w:val="0"/>
          <w:sz w:val="36"/>
          <w:szCs w:val="52"/>
        </w:rPr>
        <w:t>ilotos</w:t>
      </w:r>
      <w:bookmarkEnd w:id="1111"/>
      <w:bookmarkEnd w:id="1112"/>
      <w:bookmarkEnd w:id="1113"/>
    </w:p>
    <w:p w14:paraId="5F5D8675" w14:textId="77777777" w:rsidR="00A321D8" w:rsidRDefault="00261312">
      <w:pPr>
        <w:spacing w:after="120"/>
        <w:jc w:val="both"/>
        <w:rPr>
          <w:ins w:id="1114" w:author="IO" w:date="2011-07-18T22:44:00Z"/>
        </w:rPr>
        <w:pPrChange w:id="1115" w:author="IO" w:date="2011-07-18T22:31:00Z">
          <w:pPr/>
        </w:pPrChange>
      </w:pPr>
      <w:bookmarkStart w:id="1116" w:name="_GoBack"/>
      <w:r w:rsidRPr="005E7CE4">
        <w:t xml:space="preserve">Los pilotos son las entidades encargadas de manejar </w:t>
      </w:r>
      <w:ins w:id="1117" w:author="IO" w:date="2011-07-18T22:31:00Z">
        <w:r w:rsidR="004A3736" w:rsidRPr="005E7CE4">
          <w:t>los aviones</w:t>
        </w:r>
      </w:ins>
      <w:ins w:id="1118" w:author="IO" w:date="2011-07-18T22:34:00Z">
        <w:r w:rsidR="004A3736" w:rsidRPr="00A613A1">
          <w:t xml:space="preserve">: dan órdenes a estos </w:t>
        </w:r>
      </w:ins>
      <w:ins w:id="1119" w:author="Orion" w:date="2011-05-09T00:40:00Z">
        <w:del w:id="1120" w:author="IO" w:date="2011-07-18T22:34:00Z">
          <w:r w:rsidRPr="00A613A1" w:rsidDel="004A3736">
            <w:delText>y</w:delText>
          </w:r>
        </w:del>
        <w:del w:id="1121" w:author="IO" w:date="2011-07-18T22:31:00Z">
          <w:r w:rsidRPr="00A613A1" w:rsidDel="004A3736">
            <w:delText>,</w:delText>
          </w:r>
        </w:del>
        <w:del w:id="1122" w:author="IO" w:date="2011-07-18T22:34:00Z">
          <w:r w:rsidRPr="00A613A1" w:rsidDel="004A3736">
            <w:delText xml:space="preserve"> por tanto</w:delText>
          </w:r>
        </w:del>
        <w:del w:id="1123" w:author="IO" w:date="2011-07-18T22:32:00Z">
          <w:r w:rsidRPr="00A613A1" w:rsidDel="004A3736">
            <w:delText>,</w:delText>
          </w:r>
        </w:del>
        <w:del w:id="1124" w:author="IO" w:date="2011-07-18T22:34:00Z">
          <w:r w:rsidRPr="00A613A1" w:rsidDel="004A3736">
            <w:delText xml:space="preserve"> dar instrucciones </w:delText>
          </w:r>
        </w:del>
        <w:r w:rsidRPr="00A613A1">
          <w:t xml:space="preserve">a </w:t>
        </w:r>
        <w:del w:id="1125" w:author="IO" w:date="2011-07-18T22:32:00Z">
          <w:r w:rsidRPr="00A613A1" w:rsidDel="004A3736">
            <w:delText>los aviones que estén pilotando</w:delText>
          </w:r>
        </w:del>
      </w:ins>
      <w:ins w:id="1126" w:author="IO" w:date="2011-07-18T22:32:00Z">
        <w:r w:rsidR="004A3736" w:rsidRPr="00A613A1">
          <w:t xml:space="preserve">través de los </w:t>
        </w:r>
        <w:r w:rsidR="004A3736" w:rsidRPr="00004449">
          <w:t>correspondientes controles</w:t>
        </w:r>
      </w:ins>
      <w:ins w:id="1127" w:author="IO" w:date="2011-07-18T22:34:00Z">
        <w:r w:rsidR="004A3736" w:rsidRPr="00004449">
          <w:t xml:space="preserve"> y reciben información desde sus sensores</w:t>
        </w:r>
      </w:ins>
      <w:ins w:id="1128" w:author="Orion" w:date="2011-05-09T00:40:00Z">
        <w:r w:rsidRPr="00004449">
          <w:t>.</w:t>
        </w:r>
      </w:ins>
      <w:ins w:id="1129" w:author="Orion" w:date="2011-05-09T00:41:00Z">
        <w:r w:rsidRPr="00004449">
          <w:t xml:space="preserve"> </w:t>
        </w:r>
      </w:ins>
      <w:ins w:id="1130" w:author="Orion" w:date="2011-05-09T00:43:00Z">
        <w:r w:rsidRPr="0055401D">
          <w:t xml:space="preserve">Los pilotos </w:t>
        </w:r>
      </w:ins>
      <w:ins w:id="1131" w:author="Orion" w:date="2011-05-09T00:46:00Z">
        <w:r w:rsidR="003E2ECA" w:rsidRPr="0055401D">
          <w:t>deben ser</w:t>
        </w:r>
      </w:ins>
      <w:ins w:id="1132" w:author="Orion" w:date="2011-05-09T00:43:00Z">
        <w:r w:rsidR="00B170A4" w:rsidRPr="004117D6">
          <w:t xml:space="preserve"> conscientes de su plan de </w:t>
        </w:r>
        <w:r w:rsidRPr="004117D6">
          <w:t>vuelo</w:t>
        </w:r>
      </w:ins>
      <w:ins w:id="1133" w:author="Orion" w:date="2011-05-09T00:45:00Z">
        <w:r w:rsidR="00B170A4" w:rsidRPr="004117D6">
          <w:t xml:space="preserve"> durante todo el trayecto</w:t>
        </w:r>
      </w:ins>
      <w:ins w:id="1134" w:author="Orion" w:date="2011-05-09T00:43:00Z">
        <w:r w:rsidRPr="004117D6">
          <w:t xml:space="preserve">, pero deberán acatar las </w:t>
        </w:r>
      </w:ins>
      <w:ins w:id="1135" w:author="Orion" w:date="2011-05-09T00:44:00Z">
        <w:r w:rsidRPr="004117D6">
          <w:t>órdenes</w:t>
        </w:r>
      </w:ins>
      <w:ins w:id="1136" w:author="Orion" w:date="2011-05-09T00:43:00Z">
        <w:r w:rsidRPr="004117D6">
          <w:t xml:space="preserve"> </w:t>
        </w:r>
      </w:ins>
      <w:ins w:id="1137" w:author="IO" w:date="2011-07-18T22:38:00Z">
        <w:r w:rsidR="005C095E" w:rsidRPr="004117D6">
          <w:t xml:space="preserve">que </w:t>
        </w:r>
      </w:ins>
      <w:ins w:id="1138" w:author="Orion" w:date="2011-05-09T00:43:00Z">
        <w:r w:rsidRPr="004117D6">
          <w:t xml:space="preserve">les puedan </w:t>
        </w:r>
      </w:ins>
      <w:ins w:id="1139" w:author="Orion" w:date="2011-05-09T00:44:00Z">
        <w:r w:rsidR="00B170A4" w:rsidRPr="004117D6">
          <w:t>dar</w:t>
        </w:r>
      </w:ins>
      <w:ins w:id="1140" w:author="Orion" w:date="2011-05-09T00:43:00Z">
        <w:r w:rsidRPr="004117D6">
          <w:t xml:space="preserve"> los controladores</w:t>
        </w:r>
      </w:ins>
      <w:ins w:id="1141" w:author="Orion" w:date="2011-05-09T00:47:00Z">
        <w:r w:rsidR="00991DBD" w:rsidRPr="004117D6">
          <w:t xml:space="preserve"> </w:t>
        </w:r>
        <w:del w:id="1142" w:author="IO" w:date="2011-07-18T22:38:00Z">
          <w:r w:rsidR="00991DBD" w:rsidRPr="004117D6" w:rsidDel="005C095E">
            <w:delText xml:space="preserve">que </w:delText>
          </w:r>
        </w:del>
        <w:r w:rsidR="00991DBD" w:rsidRPr="004117D6">
          <w:t>en un momento dado</w:t>
        </w:r>
      </w:ins>
      <w:ins w:id="1143" w:author="Orion" w:date="2011-05-09T00:43:00Z">
        <w:r w:rsidRPr="004117D6">
          <w:t xml:space="preserve">. </w:t>
        </w:r>
      </w:ins>
      <w:ins w:id="1144" w:author="IO" w:date="2011-07-18T22:44:00Z">
        <w:r w:rsidR="00A321D8" w:rsidRPr="004117D6">
          <w:t>Los UAV serán representados como aeronaves donde los pilotos son sistemas automáticos.</w:t>
        </w:r>
      </w:ins>
    </w:p>
    <w:bookmarkEnd w:id="1116"/>
    <w:p w14:paraId="063AB2CF" w14:textId="3545DD5C" w:rsidR="00261312" w:rsidRPr="004A3736" w:rsidRDefault="00DA2DBD">
      <w:pPr>
        <w:spacing w:before="240" w:after="120"/>
        <w:ind w:firstLine="284"/>
        <w:jc w:val="both"/>
        <w:rPr>
          <w:ins w:id="1145" w:author="Orion" w:date="2011-05-09T00:45:00Z"/>
        </w:rPr>
        <w:pPrChange w:id="1146" w:author="IO" w:date="2011-07-18T22:44:00Z">
          <w:pPr/>
        </w:pPrChange>
      </w:pPr>
      <w:ins w:id="1147" w:author="Orion" w:date="2011-05-09T00:45:00Z">
        <w:r w:rsidRPr="004A3736">
          <w:t>P</w:t>
        </w:r>
      </w:ins>
      <w:ins w:id="1148" w:author="IO" w:date="2011-07-18T22:44:00Z">
        <w:r w:rsidR="00A321D8">
          <w:t xml:space="preserve">ara los pilotos </w:t>
        </w:r>
      </w:ins>
      <w:ins w:id="1149" w:author="Orion" w:date="2011-05-09T00:45:00Z">
        <w:del w:id="1150" w:author="IO" w:date="2011-07-18T22:44:00Z">
          <w:r w:rsidRPr="004A3736" w:rsidDel="00A321D8">
            <w:delText xml:space="preserve">or otro lado, </w:delText>
          </w:r>
        </w:del>
        <w:r w:rsidRPr="004A3736">
          <w:t>s</w:t>
        </w:r>
      </w:ins>
      <w:ins w:id="1151" w:author="Orion" w:date="2011-05-09T00:41:00Z">
        <w:r w:rsidR="00261312" w:rsidRPr="004A3736">
          <w:t xml:space="preserve">e </w:t>
        </w:r>
      </w:ins>
      <w:ins w:id="1152" w:author="Orion" w:date="2011-05-09T00:50:00Z">
        <w:r w:rsidR="00BF3A84" w:rsidRPr="004A3736">
          <w:t>tendr</w:t>
        </w:r>
      </w:ins>
      <w:ins w:id="1153" w:author="Orion" w:date="2011-05-09T00:51:00Z">
        <w:r w:rsidR="00BF3A84" w:rsidRPr="004A3736">
          <w:t>án</w:t>
        </w:r>
      </w:ins>
      <w:ins w:id="1154" w:author="Orion" w:date="2011-05-09T00:41:00Z">
        <w:r w:rsidR="00261312" w:rsidRPr="004A3736">
          <w:t xml:space="preserve"> en cuenta </w:t>
        </w:r>
        <w:del w:id="1155" w:author="IO" w:date="2011-07-18T22:44:00Z">
          <w:r w:rsidR="00261312" w:rsidRPr="004A3736" w:rsidDel="00A321D8">
            <w:delText xml:space="preserve">algunas </w:delText>
          </w:r>
        </w:del>
        <w:r w:rsidR="00261312" w:rsidRPr="004A3736">
          <w:t xml:space="preserve">características de su comportamiento como pueden ser la experiencia, el </w:t>
        </w:r>
      </w:ins>
      <w:ins w:id="1156" w:author="Orion" w:date="2011-05-09T00:42:00Z">
        <w:r w:rsidR="00261312" w:rsidRPr="004A3736">
          <w:t>estrés</w:t>
        </w:r>
      </w:ins>
      <w:ins w:id="1157" w:author="Orion" w:date="2011-05-09T00:41:00Z">
        <w:r w:rsidRPr="004A3736">
          <w:t>, la fatiga</w:t>
        </w:r>
      </w:ins>
      <w:ins w:id="1158" w:author="Orion" w:date="2011-05-09T00:45:00Z">
        <w:r w:rsidRPr="004A3736">
          <w:t xml:space="preserve"> o </w:t>
        </w:r>
        <w:del w:id="1159" w:author="IO" w:date="2011-07-18T22:45:00Z">
          <w:r w:rsidRPr="004A3736" w:rsidDel="00A321D8">
            <w:delText>el tipo de</w:delText>
          </w:r>
        </w:del>
      </w:ins>
      <w:ins w:id="1160" w:author="IO" w:date="2011-07-18T22:45:00Z">
        <w:r w:rsidR="00A321D8">
          <w:t>la</w:t>
        </w:r>
      </w:ins>
      <w:ins w:id="1161" w:author="Orion" w:date="2011-05-09T00:45:00Z">
        <w:r w:rsidRPr="004A3736">
          <w:t xml:space="preserve"> agresividad a la hora de ejecutar las maniobras.</w:t>
        </w:r>
      </w:ins>
      <w:ins w:id="1162" w:author="IO" w:date="2011-07-18T22:38:00Z">
        <w:r w:rsidR="005C095E">
          <w:t xml:space="preserve"> </w:t>
        </w:r>
      </w:ins>
      <w:ins w:id="1163" w:author="IO" w:date="2011-07-18T22:45:00Z">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ins>
      <w:ins w:id="1164" w:author="IO" w:date="2011-07-18T22:38:00Z">
        <w:r w:rsidR="005C095E">
          <w:t xml:space="preserve">stas </w:t>
        </w:r>
      </w:ins>
      <w:ins w:id="1165" w:author="IO" w:date="2011-07-18T22:39:00Z">
        <w:r w:rsidR="005C095E">
          <w:t xml:space="preserve">características incidirán sobre todo en </w:t>
        </w:r>
      </w:ins>
      <w:ins w:id="1166" w:author="IO" w:date="2011-07-18T22:46:00Z">
        <w:r w:rsidR="00A321D8">
          <w:t>el</w:t>
        </w:r>
      </w:ins>
      <w:ins w:id="1167" w:author="IO" w:date="2011-07-18T22:39:00Z">
        <w:r w:rsidR="005C095E">
          <w:t xml:space="preserve"> tiempo de respuesta pata tomar decisiones y ejecutar las maniobras.</w:t>
        </w:r>
      </w:ins>
    </w:p>
    <w:p w14:paraId="14EA74BD" w14:textId="682B3D71" w:rsidR="006A1F8D" w:rsidRPr="004117D6" w:rsidDel="004A3736" w:rsidRDefault="00BF3A84">
      <w:pPr>
        <w:numPr>
          <w:ilvl w:val="2"/>
          <w:numId w:val="40"/>
        </w:numPr>
        <w:spacing w:before="240" w:after="120"/>
        <w:jc w:val="both"/>
        <w:rPr>
          <w:ins w:id="1168" w:author="Orion" w:date="2011-05-06T20:44:00Z"/>
          <w:del w:id="1169" w:author="IO" w:date="2011-07-18T22:31:00Z"/>
          <w:sz w:val="36"/>
          <w:szCs w:val="52"/>
          <w:rPrChange w:id="1170" w:author="IO" w:date="2011-07-20T17:07:00Z">
            <w:rPr>
              <w:ins w:id="1171" w:author="Orion" w:date="2011-05-06T20:44:00Z"/>
              <w:del w:id="1172" w:author="IO" w:date="2011-07-18T22:31:00Z"/>
            </w:rPr>
          </w:rPrChange>
        </w:rPr>
        <w:pPrChange w:id="1173" w:author="IO" w:date="2011-07-20T17:07:00Z">
          <w:pPr/>
        </w:pPrChange>
      </w:pPr>
      <w:ins w:id="1174" w:author="Orion" w:date="2011-05-09T00:49:00Z">
        <w:del w:id="1175" w:author="IO" w:date="2011-07-18T22:44:00Z">
          <w:r w:rsidRPr="004117D6" w:rsidDel="00A321D8">
            <w:rPr>
              <w:sz w:val="36"/>
              <w:szCs w:val="52"/>
              <w:rPrChange w:id="1176" w:author="IO" w:date="2011-07-20T17:07:00Z">
                <w:rPr/>
              </w:rPrChange>
            </w:rPr>
            <w:delText xml:space="preserve">Los UAV serán representados como pilotos </w:delText>
          </w:r>
        </w:del>
        <w:del w:id="1177" w:author="IO" w:date="2011-07-18T22:42:00Z">
          <w:r w:rsidRPr="004117D6" w:rsidDel="00A321D8">
            <w:rPr>
              <w:sz w:val="36"/>
              <w:szCs w:val="52"/>
              <w:rPrChange w:id="1178" w:author="IO" w:date="2011-07-20T17:07:00Z">
                <w:rPr/>
              </w:rPrChange>
            </w:rPr>
            <w:delText>donde</w:delText>
          </w:r>
        </w:del>
      </w:ins>
      <w:ins w:id="1179" w:author="Orion" w:date="2011-05-09T00:51:00Z">
        <w:del w:id="1180" w:author="IO" w:date="2011-07-18T22:42:00Z">
          <w:r w:rsidRPr="004117D6" w:rsidDel="00A321D8">
            <w:rPr>
              <w:sz w:val="36"/>
              <w:szCs w:val="52"/>
              <w:rPrChange w:id="1181" w:author="IO" w:date="2011-07-20T17:07:00Z">
                <w:rPr/>
              </w:rPrChange>
            </w:rPr>
            <w:delText>,</w:delText>
          </w:r>
        </w:del>
      </w:ins>
      <w:ins w:id="1182" w:author="Orion" w:date="2011-05-09T00:49:00Z">
        <w:del w:id="1183" w:author="IO" w:date="2011-07-18T22:42:00Z">
          <w:r w:rsidRPr="004117D6" w:rsidDel="00A321D8">
            <w:rPr>
              <w:sz w:val="36"/>
              <w:szCs w:val="52"/>
              <w:rPrChange w:id="1184" w:author="IO" w:date="2011-07-20T17:07:00Z">
                <w:rPr/>
              </w:rPrChange>
            </w:rPr>
            <w:delText xml:space="preserve"> por ejemplo</w:delText>
          </w:r>
        </w:del>
      </w:ins>
      <w:ins w:id="1185" w:author="Orion" w:date="2011-05-09T00:51:00Z">
        <w:del w:id="1186" w:author="IO" w:date="2011-07-18T22:42:00Z">
          <w:r w:rsidRPr="004117D6" w:rsidDel="00A321D8">
            <w:rPr>
              <w:sz w:val="36"/>
              <w:szCs w:val="52"/>
              <w:rPrChange w:id="1187" w:author="IO" w:date="2011-07-20T17:07:00Z">
                <w:rPr/>
              </w:rPrChange>
            </w:rPr>
            <w:delText>,</w:delText>
          </w:r>
        </w:del>
      </w:ins>
      <w:ins w:id="1188" w:author="Orion" w:date="2011-05-09T00:49:00Z">
        <w:del w:id="1189" w:author="IO" w:date="2011-07-18T22:42:00Z">
          <w:r w:rsidRPr="004117D6" w:rsidDel="00A321D8">
            <w:rPr>
              <w:sz w:val="36"/>
              <w:szCs w:val="52"/>
              <w:rPrChange w:id="1190" w:author="IO" w:date="2011-07-20T17:07:00Z">
                <w:rPr/>
              </w:rPrChange>
            </w:rPr>
            <w:delText xml:space="preserve"> ta</w:delText>
          </w:r>
        </w:del>
        <w:del w:id="1191" w:author="IO" w:date="2011-07-18T22:43:00Z">
          <w:r w:rsidRPr="004117D6" w:rsidDel="00A321D8">
            <w:rPr>
              <w:sz w:val="36"/>
              <w:szCs w:val="52"/>
              <w:rPrChange w:id="1192" w:author="IO" w:date="2011-07-20T17:07:00Z">
                <w:rPr/>
              </w:rPrChange>
            </w:rPr>
            <w:delText xml:space="preserve">nto la </w:delText>
          </w:r>
        </w:del>
        <w:del w:id="1193" w:author="IO" w:date="2011-07-18T22:45:00Z">
          <w:r w:rsidRPr="004117D6" w:rsidDel="00A321D8">
            <w:rPr>
              <w:sz w:val="36"/>
              <w:szCs w:val="52"/>
              <w:rPrChange w:id="1194" w:author="IO" w:date="2011-07-20T17:07:00Z">
                <w:rPr/>
              </w:rPrChange>
            </w:rPr>
            <w:delText xml:space="preserve">fatiga </w:delText>
          </w:r>
        </w:del>
        <w:del w:id="1195" w:author="IO" w:date="2011-07-18T22:43:00Z">
          <w:r w:rsidRPr="004117D6" w:rsidDel="00A321D8">
            <w:rPr>
              <w:sz w:val="36"/>
              <w:szCs w:val="52"/>
              <w:rPrChange w:id="1196" w:author="IO" w:date="2011-07-20T17:07:00Z">
                <w:rPr/>
              </w:rPrChange>
            </w:rPr>
            <w:delText>como el</w:delText>
          </w:r>
        </w:del>
        <w:del w:id="1197" w:author="IO" w:date="2011-07-18T22:45:00Z">
          <w:r w:rsidRPr="004117D6" w:rsidDel="00A321D8">
            <w:rPr>
              <w:sz w:val="36"/>
              <w:szCs w:val="52"/>
              <w:rPrChange w:id="1198" w:author="IO" w:date="2011-07-20T17:07:00Z">
                <w:rPr/>
              </w:rPrChange>
            </w:rPr>
            <w:delText xml:space="preserve"> estrés</w:delText>
          </w:r>
        </w:del>
        <w:del w:id="1199" w:author="IO" w:date="2011-07-18T22:43:00Z">
          <w:r w:rsidRPr="004117D6" w:rsidDel="00A321D8">
            <w:rPr>
              <w:sz w:val="36"/>
              <w:szCs w:val="52"/>
              <w:rPrChange w:id="1200" w:author="IO" w:date="2011-07-20T17:07:00Z">
                <w:rPr/>
              </w:rPrChange>
            </w:rPr>
            <w:delText xml:space="preserve"> será</w:delText>
          </w:r>
        </w:del>
      </w:ins>
      <w:ins w:id="1201" w:author="Orion" w:date="2011-05-09T00:51:00Z">
        <w:del w:id="1202" w:author="IO" w:date="2011-07-18T22:43:00Z">
          <w:r w:rsidRPr="004117D6" w:rsidDel="00A321D8">
            <w:rPr>
              <w:sz w:val="36"/>
              <w:szCs w:val="52"/>
              <w:rPrChange w:id="1203" w:author="IO" w:date="2011-07-20T17:07:00Z">
                <w:rPr/>
              </w:rPrChange>
            </w:rPr>
            <w:delText>n</w:delText>
          </w:r>
        </w:del>
      </w:ins>
      <w:ins w:id="1204" w:author="Orion" w:date="2011-05-09T00:49:00Z">
        <w:del w:id="1205" w:author="IO" w:date="2011-07-18T22:43:00Z">
          <w:r w:rsidRPr="004117D6" w:rsidDel="00A321D8">
            <w:rPr>
              <w:sz w:val="36"/>
              <w:szCs w:val="52"/>
              <w:rPrChange w:id="1206" w:author="IO" w:date="2011-07-20T17:07:00Z">
                <w:rPr/>
              </w:rPrChange>
            </w:rPr>
            <w:delText xml:space="preserve"> siempre </w:delText>
          </w:r>
        </w:del>
      </w:ins>
      <w:ins w:id="1207" w:author="Orion" w:date="2011-05-09T00:50:00Z">
        <w:del w:id="1208" w:author="IO" w:date="2011-07-18T22:43:00Z">
          <w:r w:rsidRPr="004117D6" w:rsidDel="00A321D8">
            <w:rPr>
              <w:sz w:val="36"/>
              <w:szCs w:val="52"/>
              <w:rPrChange w:id="1209" w:author="IO" w:date="2011-07-20T17:07:00Z">
                <w:rPr/>
              </w:rPrChange>
            </w:rPr>
            <w:delText xml:space="preserve">cero y no se incrementará por muchas horas de vuelo que </w:delText>
          </w:r>
        </w:del>
      </w:ins>
      <w:ins w:id="1210" w:author="Orion" w:date="2011-05-09T00:51:00Z">
        <w:del w:id="1211" w:author="IO" w:date="2011-07-18T22:43:00Z">
          <w:r w:rsidRPr="004117D6" w:rsidDel="00A321D8">
            <w:rPr>
              <w:sz w:val="36"/>
              <w:szCs w:val="52"/>
              <w:rPrChange w:id="1212" w:author="IO" w:date="2011-07-20T17:07:00Z">
                <w:rPr/>
              </w:rPrChange>
            </w:rPr>
            <w:delText>vayan acumulando. Lo cual no será así para los pilotos que son representados por personas</w:delText>
          </w:r>
        </w:del>
      </w:ins>
      <w:ins w:id="1213" w:author="Orion" w:date="2011-05-09T00:55:00Z">
        <w:del w:id="1214" w:author="IO" w:date="2011-07-18T22:43:00Z">
          <w:r w:rsidR="00A42AE3" w:rsidRPr="004117D6" w:rsidDel="00A321D8">
            <w:rPr>
              <w:sz w:val="36"/>
              <w:szCs w:val="52"/>
              <w:rPrChange w:id="1215" w:author="IO" w:date="2011-07-20T17:07:00Z">
                <w:rPr/>
              </w:rPrChange>
            </w:rPr>
            <w:delText>,</w:delText>
          </w:r>
        </w:del>
      </w:ins>
      <w:ins w:id="1216" w:author="Orion" w:date="2011-05-09T00:53:00Z">
        <w:del w:id="1217" w:author="IO" w:date="2011-07-18T22:43:00Z">
          <w:r w:rsidRPr="004117D6" w:rsidDel="00A321D8">
            <w:rPr>
              <w:sz w:val="36"/>
              <w:szCs w:val="52"/>
              <w:rPrChange w:id="1218" w:author="IO" w:date="2011-07-20T17:07:00Z">
                <w:rPr/>
              </w:rPrChange>
            </w:rPr>
            <w:delText xml:space="preserve"> donde estos valores</w:delText>
          </w:r>
        </w:del>
      </w:ins>
      <w:ins w:id="1219" w:author="Orion" w:date="2011-05-10T09:28:00Z">
        <w:del w:id="1220" w:author="IO" w:date="2011-07-18T22:43:00Z">
          <w:r w:rsidR="005E4FAC" w:rsidRPr="004117D6" w:rsidDel="00A321D8">
            <w:rPr>
              <w:sz w:val="36"/>
              <w:szCs w:val="52"/>
              <w:rPrChange w:id="1221" w:author="IO" w:date="2011-07-20T17:07:00Z">
                <w:rPr/>
              </w:rPrChange>
            </w:rPr>
            <w:delText xml:space="preserve">, asignados </w:delText>
          </w:r>
        </w:del>
      </w:ins>
      <w:ins w:id="1222" w:author="Orion" w:date="2011-06-29T10:50:00Z">
        <w:del w:id="1223" w:author="IO" w:date="2011-07-18T22:43:00Z">
          <w:r w:rsidR="00EF606A" w:rsidRPr="004117D6" w:rsidDel="00A321D8">
            <w:rPr>
              <w:sz w:val="36"/>
              <w:szCs w:val="52"/>
              <w:rPrChange w:id="1224" w:author="IO" w:date="2011-07-20T17:07:00Z">
                <w:rPr/>
              </w:rPrChange>
            </w:rPr>
            <w:delText>a partir de un fichero xml que se encontrar</w:delText>
          </w:r>
        </w:del>
      </w:ins>
      <w:ins w:id="1225" w:author="Orion" w:date="2011-06-29T10:51:00Z">
        <w:del w:id="1226" w:author="IO" w:date="2011-07-18T22:43:00Z">
          <w:r w:rsidR="00EF606A" w:rsidRPr="004117D6" w:rsidDel="00A321D8">
            <w:rPr>
              <w:sz w:val="36"/>
              <w:szCs w:val="52"/>
              <w:rPrChange w:id="1227" w:author="IO" w:date="2011-07-20T17:07:00Z">
                <w:rPr/>
              </w:rPrChange>
            </w:rPr>
            <w:delText>á en la carpeta “./config”</w:delText>
          </w:r>
        </w:del>
      </w:ins>
      <w:ins w:id="1228" w:author="Orion" w:date="2011-05-10T09:28:00Z">
        <w:del w:id="1229" w:author="IO" w:date="2011-07-18T22:43:00Z">
          <w:r w:rsidR="005E4FAC" w:rsidRPr="004117D6" w:rsidDel="00A321D8">
            <w:rPr>
              <w:sz w:val="36"/>
              <w:szCs w:val="52"/>
              <w:rPrChange w:id="1230" w:author="IO" w:date="2011-07-20T17:07:00Z">
                <w:rPr/>
              </w:rPrChange>
            </w:rPr>
            <w:delText>,</w:delText>
          </w:r>
        </w:del>
      </w:ins>
      <w:ins w:id="1231" w:author="Orion" w:date="2011-05-09T00:53:00Z">
        <w:del w:id="1232" w:author="IO" w:date="2011-07-18T22:43:00Z">
          <w:r w:rsidRPr="004117D6" w:rsidDel="00A321D8">
            <w:rPr>
              <w:sz w:val="36"/>
              <w:szCs w:val="52"/>
              <w:rPrChange w:id="1233" w:author="IO" w:date="2011-07-20T17:07:00Z">
                <w:rPr/>
              </w:rPrChange>
            </w:rPr>
            <w:delText xml:space="preserve"> irán incrementando durante el tiempo </w:delText>
          </w:r>
        </w:del>
      </w:ins>
      <w:ins w:id="1234" w:author="Orion" w:date="2011-05-09T00:55:00Z">
        <w:del w:id="1235" w:author="IO" w:date="2011-07-18T22:43:00Z">
          <w:r w:rsidR="00375556" w:rsidRPr="004117D6" w:rsidDel="00A321D8">
            <w:rPr>
              <w:sz w:val="36"/>
              <w:szCs w:val="52"/>
              <w:rPrChange w:id="1236" w:author="IO" w:date="2011-07-20T17:07:00Z">
                <w:rPr/>
              </w:rPrChange>
            </w:rPr>
            <w:delText>e</w:delText>
          </w:r>
        </w:del>
      </w:ins>
      <w:ins w:id="1237" w:author="Orion" w:date="2011-05-09T00:53:00Z">
        <w:del w:id="1238" w:author="IO" w:date="2011-07-18T22:43:00Z">
          <w:r w:rsidRPr="004117D6" w:rsidDel="00A321D8">
            <w:rPr>
              <w:sz w:val="36"/>
              <w:szCs w:val="52"/>
              <w:rPrChange w:id="1239" w:author="IO" w:date="2011-07-20T17:07:00Z">
                <w:rPr/>
              </w:rPrChange>
            </w:rPr>
            <w:delText xml:space="preserve"> </w:delText>
          </w:r>
        </w:del>
      </w:ins>
      <w:ins w:id="1240" w:author="Orion" w:date="2011-05-09T00:55:00Z">
        <w:del w:id="1241" w:author="IO" w:date="2011-07-18T22:43:00Z">
          <w:r w:rsidR="00161E38" w:rsidRPr="004117D6" w:rsidDel="00A321D8">
            <w:rPr>
              <w:sz w:val="36"/>
              <w:szCs w:val="52"/>
              <w:rPrChange w:id="1242" w:author="IO" w:date="2011-07-20T17:07:00Z">
                <w:rPr/>
              </w:rPrChange>
            </w:rPr>
            <w:delText>influirán</w:delText>
          </w:r>
        </w:del>
      </w:ins>
      <w:ins w:id="1243" w:author="Orion" w:date="2011-05-09T00:53:00Z">
        <w:del w:id="1244" w:author="IO" w:date="2011-07-18T22:43:00Z">
          <w:r w:rsidRPr="004117D6" w:rsidDel="00A321D8">
            <w:rPr>
              <w:sz w:val="36"/>
              <w:szCs w:val="52"/>
              <w:rPrChange w:id="1245" w:author="IO" w:date="2011-07-20T17:07:00Z">
                <w:rPr/>
              </w:rPrChange>
            </w:rPr>
            <w:delText xml:space="preserve"> negativamente en la toma de decisiones o </w:delText>
          </w:r>
        </w:del>
      </w:ins>
      <w:ins w:id="1246" w:author="Orion" w:date="2011-05-09T00:54:00Z">
        <w:del w:id="1247" w:author="IO" w:date="2011-07-18T22:43:00Z">
          <w:r w:rsidRPr="004117D6" w:rsidDel="00A321D8">
            <w:rPr>
              <w:sz w:val="36"/>
              <w:szCs w:val="52"/>
              <w:rPrChange w:id="1248" w:author="IO" w:date="2011-07-20T17:07:00Z">
                <w:rPr/>
              </w:rPrChange>
            </w:rPr>
            <w:delText xml:space="preserve">a la hora de mandar </w:delText>
          </w:r>
        </w:del>
      </w:ins>
      <w:ins w:id="1249" w:author="Orion" w:date="2011-05-09T00:53:00Z">
        <w:del w:id="1250" w:author="IO" w:date="2011-07-18T22:43:00Z">
          <w:r w:rsidRPr="004117D6" w:rsidDel="00A321D8">
            <w:rPr>
              <w:sz w:val="36"/>
              <w:szCs w:val="52"/>
              <w:rPrChange w:id="1251" w:author="IO" w:date="2011-07-20T17:07:00Z">
                <w:rPr/>
              </w:rPrChange>
            </w:rPr>
            <w:delText>ciertas instrucciones</w:delText>
          </w:r>
        </w:del>
      </w:ins>
      <w:ins w:id="1252" w:author="Orion" w:date="2011-05-09T00:54:00Z">
        <w:del w:id="1253" w:author="IO" w:date="2011-07-18T22:43:00Z">
          <w:r w:rsidRPr="004117D6" w:rsidDel="00A321D8">
            <w:rPr>
              <w:sz w:val="36"/>
              <w:szCs w:val="52"/>
              <w:rPrChange w:id="1254" w:author="IO" w:date="2011-07-20T17:07:00Z">
                <w:rPr/>
              </w:rPrChange>
            </w:rPr>
            <w:delText xml:space="preserve"> al avión</w:delText>
          </w:r>
        </w:del>
      </w:ins>
      <w:ins w:id="1255" w:author="Orion" w:date="2011-05-09T00:51:00Z">
        <w:del w:id="1256" w:author="IO" w:date="2011-07-18T22:43:00Z">
          <w:r w:rsidRPr="004117D6" w:rsidDel="00A321D8">
            <w:rPr>
              <w:sz w:val="36"/>
              <w:szCs w:val="52"/>
              <w:rPrChange w:id="1257" w:author="IO" w:date="2011-07-20T17:07:00Z">
                <w:rPr/>
              </w:rPrChange>
            </w:rPr>
            <w:delText>.</w:delText>
          </w:r>
        </w:del>
      </w:ins>
      <w:bookmarkStart w:id="1258" w:name="_Toc298944588"/>
      <w:bookmarkStart w:id="1259" w:name="_Toc298954506"/>
      <w:bookmarkStart w:id="1260" w:name="_Toc299007677"/>
      <w:bookmarkStart w:id="1261" w:name="_Toc299012035"/>
      <w:bookmarkStart w:id="1262" w:name="_Toc299103583"/>
      <w:bookmarkStart w:id="1263" w:name="_Toc299103956"/>
      <w:bookmarkStart w:id="1264" w:name="_Toc299463781"/>
      <w:bookmarkStart w:id="1265" w:name="_Toc299463865"/>
      <w:bookmarkStart w:id="1266" w:name="_Toc299721466"/>
      <w:bookmarkEnd w:id="1258"/>
      <w:bookmarkEnd w:id="1259"/>
      <w:bookmarkEnd w:id="1260"/>
      <w:bookmarkEnd w:id="1261"/>
      <w:bookmarkEnd w:id="1262"/>
      <w:bookmarkEnd w:id="1263"/>
      <w:bookmarkEnd w:id="1264"/>
      <w:bookmarkEnd w:id="1265"/>
      <w:bookmarkEnd w:id="1266"/>
    </w:p>
    <w:p w14:paraId="018D24DA" w14:textId="5DE10ED0" w:rsidR="002810B1" w:rsidRPr="004117D6" w:rsidDel="00A321D8" w:rsidRDefault="002810B1">
      <w:pPr>
        <w:numPr>
          <w:ilvl w:val="2"/>
          <w:numId w:val="40"/>
        </w:numPr>
        <w:spacing w:before="240" w:after="120"/>
        <w:jc w:val="both"/>
        <w:rPr>
          <w:ins w:id="1267" w:author="Orion" w:date="2011-05-09T00:55:00Z"/>
          <w:del w:id="1268" w:author="IO" w:date="2011-07-18T22:45:00Z"/>
          <w:sz w:val="36"/>
          <w:szCs w:val="52"/>
          <w:rPrChange w:id="1269" w:author="IO" w:date="2011-07-20T17:07:00Z">
            <w:rPr>
              <w:ins w:id="1270" w:author="Orion" w:date="2011-05-09T00:55:00Z"/>
              <w:del w:id="1271" w:author="IO" w:date="2011-07-18T22:45:00Z"/>
            </w:rPr>
          </w:rPrChange>
        </w:rPr>
        <w:pPrChange w:id="1272" w:author="IO" w:date="2011-07-20T17:07:00Z">
          <w:pPr/>
        </w:pPrChange>
      </w:pPr>
      <w:bookmarkStart w:id="1273" w:name="_Toc298944589"/>
      <w:bookmarkStart w:id="1274" w:name="_Toc298954507"/>
      <w:bookmarkStart w:id="1275" w:name="_Toc299007678"/>
      <w:bookmarkStart w:id="1276" w:name="_Toc299012036"/>
      <w:bookmarkStart w:id="1277" w:name="_Toc299103584"/>
      <w:bookmarkStart w:id="1278" w:name="_Toc299103957"/>
      <w:bookmarkStart w:id="1279" w:name="_Toc299463782"/>
      <w:bookmarkStart w:id="1280" w:name="_Toc299463866"/>
      <w:bookmarkStart w:id="1281" w:name="_Toc299721467"/>
      <w:bookmarkEnd w:id="1273"/>
      <w:bookmarkEnd w:id="1274"/>
      <w:bookmarkEnd w:id="1275"/>
      <w:bookmarkEnd w:id="1276"/>
      <w:bookmarkEnd w:id="1277"/>
      <w:bookmarkEnd w:id="1278"/>
      <w:bookmarkEnd w:id="1279"/>
      <w:bookmarkEnd w:id="1280"/>
      <w:bookmarkEnd w:id="1281"/>
    </w:p>
    <w:p w14:paraId="1ECB7D85" w14:textId="45AF52F9" w:rsidR="002C624F" w:rsidRPr="004117D6" w:rsidRDefault="002C624F">
      <w:pPr>
        <w:pStyle w:val="Heading1"/>
        <w:numPr>
          <w:ilvl w:val="2"/>
          <w:numId w:val="40"/>
        </w:numPr>
        <w:rPr>
          <w:ins w:id="1282" w:author="Orion" w:date="2011-05-09T00:56:00Z"/>
          <w:sz w:val="36"/>
          <w:szCs w:val="52"/>
          <w:rPrChange w:id="1283" w:author="IO" w:date="2011-07-20T17:07:00Z">
            <w:rPr>
              <w:ins w:id="1284" w:author="Orion" w:date="2011-05-09T00:56:00Z"/>
            </w:rPr>
          </w:rPrChange>
        </w:rPr>
        <w:pPrChange w:id="1285" w:author="IO" w:date="2011-07-20T17:07:00Z">
          <w:pPr/>
        </w:pPrChange>
      </w:pPr>
      <w:bookmarkStart w:id="1286" w:name="_Ref298777410"/>
      <w:commentRangeStart w:id="1287"/>
      <w:ins w:id="1288" w:author="Orion" w:date="2011-05-09T00:56:00Z">
        <w:del w:id="1289" w:author="IO" w:date="2011-07-20T17:08:00Z">
          <w:r w:rsidRPr="004117D6" w:rsidDel="004117D6">
            <w:rPr>
              <w:b w:val="0"/>
              <w:sz w:val="36"/>
              <w:szCs w:val="52"/>
              <w:rPrChange w:id="1290" w:author="IO" w:date="2011-07-20T17:07:00Z">
                <w:rPr/>
              </w:rPrChange>
            </w:rPr>
            <w:delText>Requisitos de los c</w:delText>
          </w:r>
        </w:del>
      </w:ins>
      <w:bookmarkStart w:id="1291" w:name="_Ref299028198"/>
      <w:bookmarkStart w:id="1292" w:name="_Ref299031333"/>
      <w:bookmarkStart w:id="1293" w:name="_Toc299721468"/>
      <w:ins w:id="1294" w:author="IO" w:date="2011-07-20T17:08:00Z">
        <w:r w:rsidR="004117D6">
          <w:rPr>
            <w:b w:val="0"/>
            <w:sz w:val="36"/>
            <w:szCs w:val="52"/>
          </w:rPr>
          <w:t>C</w:t>
        </w:r>
      </w:ins>
      <w:ins w:id="1295" w:author="Orion" w:date="2011-05-09T00:56:00Z">
        <w:r w:rsidRPr="004117D6">
          <w:rPr>
            <w:b w:val="0"/>
            <w:sz w:val="36"/>
            <w:szCs w:val="52"/>
            <w:rPrChange w:id="1296" w:author="IO" w:date="2011-07-20T17:07:00Z">
              <w:rPr/>
            </w:rPrChange>
          </w:rPr>
          <w:t>ontroladores</w:t>
        </w:r>
        <w:bookmarkEnd w:id="1291"/>
        <w:bookmarkEnd w:id="1292"/>
        <w:bookmarkEnd w:id="1293"/>
        <w:del w:id="1297" w:author="IO" w:date="2011-07-20T17:08:00Z">
          <w:r w:rsidRPr="004117D6" w:rsidDel="004117D6">
            <w:rPr>
              <w:b w:val="0"/>
              <w:sz w:val="36"/>
              <w:szCs w:val="52"/>
              <w:rPrChange w:id="1298" w:author="IO" w:date="2011-07-20T17:07:00Z">
                <w:rPr/>
              </w:rPrChange>
            </w:rPr>
            <w:delText>:</w:delText>
          </w:r>
        </w:del>
        <w:bookmarkEnd w:id="1286"/>
      </w:ins>
    </w:p>
    <w:p w14:paraId="7F9B176F" w14:textId="2296EC6A" w:rsidR="00D7658E" w:rsidRPr="00A613A1" w:rsidRDefault="002C624F">
      <w:pPr>
        <w:spacing w:after="120"/>
        <w:jc w:val="both"/>
        <w:rPr>
          <w:ins w:id="1299" w:author="Orion" w:date="2011-05-27T23:32:00Z"/>
        </w:rPr>
        <w:pPrChange w:id="1300" w:author="IO" w:date="2011-07-20T16:49:00Z">
          <w:pPr/>
        </w:pPrChange>
      </w:pPr>
      <w:ins w:id="1301" w:author="Orion" w:date="2011-05-09T00:56:00Z">
        <w:r w:rsidRPr="00A613A1">
          <w:t>Los controladores se limitarán</w:t>
        </w:r>
        <w:del w:id="1302" w:author="IO" w:date="2011-07-20T16:50:00Z">
          <w:r w:rsidRPr="00A613A1" w:rsidDel="00A613A1">
            <w:delText>,</w:delText>
          </w:r>
        </w:del>
        <w:r w:rsidRPr="00A613A1">
          <w:t xml:space="preserve"> en esta primera aproximación</w:t>
        </w:r>
        <w:del w:id="1303" w:author="IO" w:date="2011-07-20T16:50:00Z">
          <w:r w:rsidRPr="00A613A1" w:rsidDel="00A613A1">
            <w:delText>,</w:delText>
          </w:r>
        </w:del>
        <w:r w:rsidRPr="00A613A1">
          <w:t xml:space="preserve"> a </w:t>
        </w:r>
      </w:ins>
      <w:ins w:id="1304" w:author="IO" w:date="2011-07-20T16:50:00Z">
        <w:r w:rsidR="00A613A1">
          <w:t xml:space="preserve">dos tareas: comunicar el plan de vuelo a los pilotos y </w:t>
        </w:r>
      </w:ins>
      <w:ins w:id="1305" w:author="Orion" w:date="2011-05-09T00:56:00Z">
        <w:r w:rsidRPr="00A613A1">
          <w:t>gestionar l</w:t>
        </w:r>
      </w:ins>
      <w:ins w:id="1306" w:author="Orion" w:date="2011-05-09T00:57:00Z">
        <w:r w:rsidRPr="00A613A1">
          <w:t>a</w:t>
        </w:r>
      </w:ins>
      <w:ins w:id="1307" w:author="Orion" w:date="2011-05-09T00:56:00Z">
        <w:r w:rsidRPr="00A613A1">
          <w:t xml:space="preserve">s posibles </w:t>
        </w:r>
      </w:ins>
      <w:ins w:id="1308" w:author="Orion" w:date="2011-05-09T00:57:00Z">
        <w:r w:rsidRPr="00A613A1">
          <w:t>colisiones</w:t>
        </w:r>
      </w:ins>
      <w:ins w:id="1309" w:author="Orion" w:date="2011-05-09T00:56:00Z">
        <w:r w:rsidRPr="00A613A1">
          <w:t xml:space="preserve"> que puedan surgir entre aviones</w:t>
        </w:r>
      </w:ins>
      <w:ins w:id="1310" w:author="Orion" w:date="2011-05-09T00:57:00Z">
        <w:r w:rsidRPr="00A613A1">
          <w:t>.</w:t>
        </w:r>
      </w:ins>
      <w:ins w:id="1311" w:author="Orion" w:date="2011-05-27T23:22:00Z">
        <w:r w:rsidR="006E3841" w:rsidRPr="00A613A1">
          <w:t xml:space="preserve"> </w:t>
        </w:r>
      </w:ins>
      <w:ins w:id="1312" w:author="IO" w:date="2011-07-20T16:52:00Z">
        <w:r w:rsidR="003768F5">
          <w:t xml:space="preserve">Sobre el plan de vuelo ya se ha discutido en la Sección </w:t>
        </w:r>
        <w:r w:rsidR="003768F5">
          <w:fldChar w:fldCharType="begin"/>
        </w:r>
        <w:r w:rsidR="003768F5">
          <w:instrText xml:space="preserve"> REF _Ref298944077 \r \h </w:instrText>
        </w:r>
      </w:ins>
      <w:r w:rsidR="003768F5">
        <w:fldChar w:fldCharType="separate"/>
      </w:r>
      <w:ins w:id="1313" w:author="IO" w:date="2011-07-22T13:16:00Z">
        <w:r w:rsidR="00416FF6">
          <w:t>4.1.1</w:t>
        </w:r>
      </w:ins>
      <w:ins w:id="1314" w:author="IO" w:date="2011-07-20T16:52:00Z">
        <w:r w:rsidR="003768F5">
          <w:fldChar w:fldCharType="end"/>
        </w:r>
        <w:r w:rsidR="003768F5">
          <w:t xml:space="preserve">. En cuanto a la resolución de situaciones de peligro de colisión </w:t>
        </w:r>
      </w:ins>
      <w:ins w:id="1315" w:author="IO" w:date="2011-07-20T16:53:00Z">
        <w:r w:rsidR="003768F5">
          <w:t>se</w:t>
        </w:r>
      </w:ins>
      <w:ins w:id="1316" w:author="Orion" w:date="2011-05-27T23:25:00Z">
        <w:del w:id="1317" w:author="IO" w:date="2011-07-20T16:53:00Z">
          <w:r w:rsidR="006E3841" w:rsidRPr="00A613A1" w:rsidDel="003768F5">
            <w:delText>Dichas gestiones las</w:delText>
          </w:r>
        </w:del>
        <w:r w:rsidR="006E3841" w:rsidRPr="00A613A1">
          <w:t xml:space="preserve"> hará</w:t>
        </w:r>
        <w:del w:id="1318" w:author="IO" w:date="2011-07-20T16:53:00Z">
          <w:r w:rsidR="006E3841" w:rsidRPr="00A613A1" w:rsidDel="003768F5">
            <w:delText>n</w:delText>
          </w:r>
        </w:del>
        <w:r w:rsidR="006E3841" w:rsidRPr="00A613A1">
          <w:t xml:space="preserve"> basándose en </w:t>
        </w:r>
      </w:ins>
      <w:ins w:id="1319" w:author="Orion" w:date="2011-05-27T23:26:00Z">
        <w:r w:rsidR="006E3841" w:rsidRPr="00A613A1">
          <w:t xml:space="preserve">las regulaciones y procedimientos descritos en el documento </w:t>
        </w:r>
      </w:ins>
      <w:customXmlInsRangeStart w:id="1320" w:author="Orion" w:date="2011-05-27T23:30:00Z"/>
      <w:sdt>
        <w:sdtPr>
          <w:id w:val="-1021317923"/>
          <w:citation/>
        </w:sdtPr>
        <w:sdtContent>
          <w:customXmlInsRangeEnd w:id="1320"/>
          <w:ins w:id="1321" w:author="Orion" w:date="2011-05-27T23:30:00Z">
            <w:r w:rsidR="006E3841" w:rsidRPr="00A613A1">
              <w:fldChar w:fldCharType="begin"/>
            </w:r>
            <w:r w:rsidR="006E3841" w:rsidRPr="000A7C4A">
              <w:instrText xml:space="preserve"> CITATION Fed10 \l 3082 </w:instrText>
            </w:r>
          </w:ins>
          <w:r w:rsidR="006E3841" w:rsidRPr="00A613A1">
            <w:fldChar w:fldCharType="separate"/>
          </w:r>
          <w:r w:rsidR="00282451">
            <w:rPr>
              <w:noProof/>
            </w:rPr>
            <w:t>(65)</w:t>
          </w:r>
          <w:ins w:id="1322" w:author="Orion" w:date="2011-05-27T23:30:00Z">
            <w:r w:rsidR="006E3841" w:rsidRPr="00A613A1">
              <w:fldChar w:fldCharType="end"/>
            </w:r>
          </w:ins>
          <w:customXmlInsRangeStart w:id="1323" w:author="Orion" w:date="2011-05-27T23:30:00Z"/>
        </w:sdtContent>
      </w:sdt>
      <w:customXmlInsRangeEnd w:id="1323"/>
      <w:ins w:id="1324" w:author="IO" w:date="2011-07-20T16:53:00Z">
        <w:r w:rsidR="003768F5">
          <w:t xml:space="preserve">. En él </w:t>
        </w:r>
      </w:ins>
      <w:ins w:id="1325" w:author="Orion" w:date="2011-05-27T23:32:00Z">
        <w:del w:id="1326" w:author="IO" w:date="2011-07-20T16:53:00Z">
          <w:r w:rsidR="00D7658E" w:rsidRPr="00A613A1" w:rsidDel="003768F5">
            <w:delText xml:space="preserve">, donde </w:delText>
          </w:r>
        </w:del>
        <w:r w:rsidR="00D7658E" w:rsidRPr="00A613A1">
          <w:t xml:space="preserve">se </w:t>
        </w:r>
      </w:ins>
      <w:ins w:id="1327" w:author="Orion" w:date="2011-05-27T23:40:00Z">
        <w:r w:rsidR="005730EA" w:rsidRPr="00A613A1">
          <w:t>establecen</w:t>
        </w:r>
      </w:ins>
      <w:ins w:id="1328" w:author="Orion" w:date="2011-05-27T23:32:00Z">
        <w:r w:rsidR="00D7658E" w:rsidRPr="00A613A1">
          <w:t xml:space="preserve"> los siguientes valores </w:t>
        </w:r>
      </w:ins>
      <w:ins w:id="1329" w:author="Orion" w:date="2011-05-27T23:40:00Z">
        <w:r w:rsidR="005730EA" w:rsidRPr="00A613A1">
          <w:t>mínimos</w:t>
        </w:r>
      </w:ins>
      <w:ins w:id="1330" w:author="Orion" w:date="2011-05-27T23:32:00Z">
        <w:r w:rsidR="00D7658E" w:rsidRPr="00A613A1">
          <w:t xml:space="preserve"> de separación</w:t>
        </w:r>
      </w:ins>
      <w:ins w:id="1331" w:author="Orion" w:date="2011-05-27T23:44:00Z">
        <w:r w:rsidR="007B3980" w:rsidRPr="00A613A1">
          <w:t xml:space="preserve"> entre aviones</w:t>
        </w:r>
      </w:ins>
      <w:ins w:id="1332" w:author="Orion" w:date="2011-05-27T23:32:00Z">
        <w:r w:rsidR="00D7658E" w:rsidRPr="00A613A1">
          <w:t>:</w:t>
        </w:r>
      </w:ins>
    </w:p>
    <w:p w14:paraId="7BDEFD13" w14:textId="77777777" w:rsidR="00D7658E" w:rsidRPr="00A613A1" w:rsidRDefault="00D7658E">
      <w:pPr>
        <w:pStyle w:val="ListParagraph"/>
        <w:numPr>
          <w:ilvl w:val="0"/>
          <w:numId w:val="41"/>
        </w:numPr>
        <w:spacing w:before="120" w:after="120"/>
        <w:ind w:left="641" w:hanging="357"/>
        <w:jc w:val="both"/>
        <w:rPr>
          <w:ins w:id="1333" w:author="Orion" w:date="2011-05-27T23:33:00Z"/>
        </w:rPr>
        <w:pPrChange w:id="1334" w:author="IO" w:date="2011-07-20T16:49:00Z">
          <w:pPr/>
        </w:pPrChange>
      </w:pPr>
      <w:ins w:id="1335" w:author="Orion" w:date="2011-05-27T23:33:00Z">
        <w:r w:rsidRPr="00A613A1">
          <w:t>Separación vertical:</w:t>
        </w:r>
      </w:ins>
    </w:p>
    <w:p w14:paraId="349FB691" w14:textId="77777777" w:rsidR="00D7658E" w:rsidRPr="00A613A1" w:rsidRDefault="00D7658E">
      <w:pPr>
        <w:pStyle w:val="ListParagraph"/>
        <w:numPr>
          <w:ilvl w:val="1"/>
          <w:numId w:val="41"/>
        </w:numPr>
        <w:spacing w:before="120" w:after="120"/>
        <w:jc w:val="both"/>
        <w:rPr>
          <w:ins w:id="1336" w:author="Orion" w:date="2011-05-27T23:38:00Z"/>
        </w:rPr>
        <w:pPrChange w:id="1337" w:author="IO" w:date="2011-07-20T16:49:00Z">
          <w:pPr/>
        </w:pPrChange>
      </w:pPr>
      <w:ins w:id="1338" w:author="Orion" w:date="2011-05-27T23:38:00Z">
        <w:r w:rsidRPr="00A613A1">
          <w:t>1000 pies</w:t>
        </w:r>
      </w:ins>
      <w:ins w:id="1339" w:author="Orion" w:date="2011-05-27T23:39:00Z">
        <w:r w:rsidRPr="00A613A1">
          <w:t xml:space="preserve"> </w:t>
        </w:r>
      </w:ins>
      <w:ins w:id="1340" w:author="Orion" w:date="2011-05-27T23:38:00Z">
        <w:r w:rsidRPr="00A613A1">
          <w:t>(</w:t>
        </w:r>
      </w:ins>
      <w:ins w:id="1341" w:author="Orion" w:date="2011-05-27T23:39:00Z">
        <w:r w:rsidRPr="00A613A1">
          <w:t>305 metros</w:t>
        </w:r>
      </w:ins>
      <w:ins w:id="1342" w:author="Orion" w:date="2011-05-27T23:38:00Z">
        <w:r w:rsidRPr="00A613A1">
          <w:t>) cuando se vuela p</w:t>
        </w:r>
      </w:ins>
      <w:ins w:id="1343" w:author="Orion" w:date="2011-05-27T23:35:00Z">
        <w:r w:rsidRPr="00A613A1">
          <w:t>or debajo de los 29</w:t>
        </w:r>
      </w:ins>
      <w:ins w:id="1344" w:author="Orion" w:date="2011-05-27T23:39:00Z">
        <w:r w:rsidRPr="00A613A1">
          <w:t>.</w:t>
        </w:r>
      </w:ins>
      <w:ins w:id="1345" w:author="Orion" w:date="2011-05-27T23:35:00Z">
        <w:r w:rsidRPr="00A613A1">
          <w:t>000 pies (</w:t>
        </w:r>
      </w:ins>
      <w:ins w:id="1346" w:author="Orion" w:date="2011-05-27T23:37:00Z">
        <w:r w:rsidRPr="00A613A1">
          <w:t>8</w:t>
        </w:r>
      </w:ins>
      <w:ins w:id="1347" w:author="Orion" w:date="2011-05-27T23:39:00Z">
        <w:r w:rsidRPr="00A613A1">
          <w:t>.</w:t>
        </w:r>
      </w:ins>
      <w:ins w:id="1348" w:author="Orion" w:date="2011-05-27T23:37:00Z">
        <w:r w:rsidRPr="00A613A1">
          <w:t>839 m</w:t>
        </w:r>
      </w:ins>
      <w:ins w:id="1349" w:author="Orion" w:date="2011-05-27T23:38:00Z">
        <w:r w:rsidRPr="00A613A1">
          <w:t>etros)</w:t>
        </w:r>
      </w:ins>
      <w:ins w:id="1350" w:author="Orion" w:date="2011-05-27T23:39:00Z">
        <w:r w:rsidRPr="00A613A1">
          <w:t>.</w:t>
        </w:r>
      </w:ins>
    </w:p>
    <w:p w14:paraId="6E2BAB78" w14:textId="27C935C6" w:rsidR="00D7658E" w:rsidRPr="00A613A1" w:rsidRDefault="00D7658E">
      <w:pPr>
        <w:pStyle w:val="ListParagraph"/>
        <w:numPr>
          <w:ilvl w:val="1"/>
          <w:numId w:val="41"/>
        </w:numPr>
        <w:spacing w:before="120" w:after="120"/>
        <w:jc w:val="both"/>
        <w:rPr>
          <w:ins w:id="1351" w:author="Orion" w:date="2011-05-27T23:33:00Z"/>
        </w:rPr>
        <w:pPrChange w:id="1352" w:author="IO" w:date="2011-07-20T16:49:00Z">
          <w:pPr/>
        </w:pPrChange>
      </w:pPr>
      <w:ins w:id="1353" w:author="Orion" w:date="2011-05-27T23:39:00Z">
        <w:r w:rsidRPr="00A613A1">
          <w:t>2000 pies (610 metros) cuando se vuela por encima de los 29.000 pies</w:t>
        </w:r>
        <w:del w:id="1354" w:author="IO" w:date="2011-07-20T17:01:00Z">
          <w:r w:rsidRPr="00A613A1" w:rsidDel="0055401D">
            <w:delText xml:space="preserve"> (8.839</w:delText>
          </w:r>
        </w:del>
      </w:ins>
      <w:ins w:id="1355" w:author="Orion" w:date="2011-05-27T23:40:00Z">
        <w:del w:id="1356" w:author="IO" w:date="2011-07-20T17:01:00Z">
          <w:r w:rsidRPr="00A613A1" w:rsidDel="00004449">
            <w:delText>.</w:delText>
          </w:r>
        </w:del>
      </w:ins>
      <w:ins w:id="1357" w:author="Orion" w:date="2011-05-27T23:39:00Z">
        <w:del w:id="1358" w:author="IO" w:date="2011-07-20T17:01:00Z">
          <w:r w:rsidRPr="00A613A1" w:rsidDel="0055401D">
            <w:delText>metros)</w:delText>
          </w:r>
        </w:del>
      </w:ins>
      <w:ins w:id="1359" w:author="IO" w:date="2011-07-20T17:01:00Z">
        <w:r w:rsidR="0055401D">
          <w:t>.</w:t>
        </w:r>
      </w:ins>
    </w:p>
    <w:p w14:paraId="1C5E0FC9" w14:textId="77777777" w:rsidR="00D7658E" w:rsidRPr="00A613A1" w:rsidRDefault="00D7658E">
      <w:pPr>
        <w:pStyle w:val="ListParagraph"/>
        <w:numPr>
          <w:ilvl w:val="0"/>
          <w:numId w:val="41"/>
        </w:numPr>
        <w:spacing w:before="120" w:after="120"/>
        <w:ind w:left="641" w:hanging="357"/>
        <w:jc w:val="both"/>
        <w:rPr>
          <w:ins w:id="1360" w:author="Orion" w:date="2011-05-27T23:32:00Z"/>
        </w:rPr>
        <w:pPrChange w:id="1361" w:author="IO" w:date="2011-07-20T16:49:00Z">
          <w:pPr/>
        </w:pPrChange>
      </w:pPr>
      <w:ins w:id="1362" w:author="Orion" w:date="2011-05-27T23:34:00Z">
        <w:r w:rsidRPr="00A613A1">
          <w:t>Separación longitudinal:</w:t>
        </w:r>
      </w:ins>
      <w:ins w:id="1363" w:author="Orion" w:date="2011-05-27T23:40:00Z">
        <w:r w:rsidR="005730EA" w:rsidRPr="00A613A1">
          <w:t xml:space="preserve"> 5</w:t>
        </w:r>
      </w:ins>
      <w:ins w:id="1364" w:author="Orion" w:date="2011-05-27T23:43:00Z">
        <w:r w:rsidR="00C337A2" w:rsidRPr="00A613A1">
          <w:t>-10</w:t>
        </w:r>
      </w:ins>
      <w:ins w:id="1365" w:author="Orion" w:date="2011-05-27T23:40:00Z">
        <w:r w:rsidR="005730EA" w:rsidRPr="00A613A1">
          <w:t xml:space="preserve"> millas </w:t>
        </w:r>
      </w:ins>
      <w:ins w:id="1366" w:author="Orion" w:date="2011-05-27T23:41:00Z">
        <w:r w:rsidR="005730EA" w:rsidRPr="00A613A1">
          <w:t>náuticas (9.260</w:t>
        </w:r>
      </w:ins>
      <w:ins w:id="1367" w:author="Orion" w:date="2011-05-27T23:43:00Z">
        <w:r w:rsidR="00830438" w:rsidRPr="00A613A1">
          <w:t xml:space="preserve"> - 18520</w:t>
        </w:r>
      </w:ins>
      <w:ins w:id="1368" w:author="Orion" w:date="2011-05-27T23:41:00Z">
        <w:r w:rsidR="005730EA" w:rsidRPr="00A613A1">
          <w:t xml:space="preserve"> metros).</w:t>
        </w:r>
      </w:ins>
    </w:p>
    <w:p w14:paraId="271281F1" w14:textId="00160F74" w:rsidR="005E18F7" w:rsidRDefault="005E18F7">
      <w:pPr>
        <w:spacing w:before="240" w:after="120"/>
        <w:ind w:firstLine="284"/>
        <w:jc w:val="both"/>
        <w:rPr>
          <w:ins w:id="1369" w:author="IO" w:date="2011-07-21T16:11:00Z"/>
        </w:rPr>
        <w:pPrChange w:id="1370" w:author="IO" w:date="2011-07-20T16:49:00Z">
          <w:pPr/>
        </w:pPrChange>
      </w:pPr>
      <w:ins w:id="1371" w:author="IO" w:date="2011-07-21T16:11:00Z">
        <w:r>
          <w:t xml:space="preserve">Cuando no se </w:t>
        </w:r>
        <w:proofErr w:type="spellStart"/>
        <w:r>
          <w:t>resptena</w:t>
        </w:r>
        <w:proofErr w:type="spellEnd"/>
        <w:r>
          <w:t xml:space="preserve"> estas distancias de separación se produce un conflicto, que podría </w:t>
        </w:r>
        <w:r>
          <w:lastRenderedPageBreak/>
          <w:t>degenerar en una colisión. Los conflictos se resuelven logrando que las aeronaves involucradas vuelvan a volar dentro de los m</w:t>
        </w:r>
      </w:ins>
      <w:ins w:id="1372" w:author="IO" w:date="2011-07-21T16:12:00Z">
        <w:r>
          <w:t xml:space="preserve">árgenes seguros. Para ello, los controladores dan órdenes de maniobra a los pilotos que estos deben acatar obligatoriamente y de forma prioritaria. Para los controladores estas tareas de resolución de </w:t>
        </w:r>
      </w:ins>
      <w:ins w:id="1373" w:author="IO" w:date="2011-07-21T16:13:00Z">
        <w:r>
          <w:t>conflictos</w:t>
        </w:r>
      </w:ins>
      <w:ins w:id="1374" w:author="IO" w:date="2011-07-21T16:12:00Z">
        <w:r>
          <w:t xml:space="preserve"> tambi</w:t>
        </w:r>
      </w:ins>
      <w:ins w:id="1375" w:author="IO" w:date="2011-07-21T16:13:00Z">
        <w:r>
          <w:t>én son prioritarias sobre cualquier otra</w:t>
        </w:r>
        <w:proofErr w:type="gramStart"/>
        <w:r>
          <w:t>.</w:t>
        </w:r>
      </w:ins>
      <w:ins w:id="1376" w:author="IO" w:date="2011-07-21T16:12:00Z">
        <w:r>
          <w:t>.</w:t>
        </w:r>
      </w:ins>
      <w:proofErr w:type="gramEnd"/>
    </w:p>
    <w:p w14:paraId="5F9048CA" w14:textId="18D5FE19" w:rsidR="002C624F" w:rsidRPr="00A613A1" w:rsidDel="00A613A1" w:rsidRDefault="0093428E">
      <w:pPr>
        <w:spacing w:before="240" w:after="120"/>
        <w:ind w:firstLine="284"/>
        <w:jc w:val="both"/>
        <w:rPr>
          <w:ins w:id="1377" w:author="Orion" w:date="2011-05-09T00:57:00Z"/>
          <w:del w:id="1378" w:author="IO" w:date="2011-07-20T16:49:00Z"/>
        </w:rPr>
        <w:pPrChange w:id="1379" w:author="IO" w:date="2011-07-20T16:49:00Z">
          <w:pPr/>
        </w:pPrChange>
      </w:pPr>
      <w:ins w:id="1380" w:author="Orion" w:date="2011-05-27T23:45:00Z">
        <w:del w:id="1381" w:author="IO" w:date="2011-07-20T16:57:00Z">
          <w:r w:rsidRPr="003768F5" w:rsidDel="003768F5">
            <w:delText xml:space="preserve">No </w:delText>
          </w:r>
        </w:del>
      </w:ins>
      <w:ins w:id="1382" w:author="Orion" w:date="2011-06-10T21:32:00Z">
        <w:del w:id="1383" w:author="IO" w:date="2011-07-20T16:57:00Z">
          <w:r w:rsidR="003E54EC" w:rsidRPr="003768F5" w:rsidDel="003768F5">
            <w:delText>considerándose</w:delText>
          </w:r>
        </w:del>
      </w:ins>
      <w:ins w:id="1384" w:author="Orion" w:date="2011-05-09T00:58:00Z">
        <w:del w:id="1385" w:author="IO" w:date="2011-07-20T16:57:00Z">
          <w:r w:rsidR="002C624F" w:rsidRPr="003768F5" w:rsidDel="003768F5">
            <w:delText xml:space="preserve"> muy relevantes para el estudio de este </w:delText>
          </w:r>
        </w:del>
      </w:ins>
      <w:ins w:id="1386" w:author="Orion" w:date="2011-05-16T11:37:00Z">
        <w:del w:id="1387" w:author="IO" w:date="2011-07-20T16:57:00Z">
          <w:r w:rsidR="00482521" w:rsidRPr="003768F5" w:rsidDel="003768F5">
            <w:delText>trabajo</w:delText>
          </w:r>
        </w:del>
      </w:ins>
      <w:ins w:id="1388" w:author="Orion" w:date="2011-05-09T00:59:00Z">
        <w:del w:id="1389" w:author="IO" w:date="2011-07-20T16:57:00Z">
          <w:r w:rsidR="002C624F" w:rsidRPr="003768F5" w:rsidDel="003768F5">
            <w:delText xml:space="preserve"> </w:delText>
          </w:r>
        </w:del>
      </w:ins>
      <w:ins w:id="1390" w:author="Orion" w:date="2011-05-09T00:57:00Z">
        <w:del w:id="1391" w:author="IO" w:date="2011-07-20T16:57:00Z">
          <w:r w:rsidR="002C624F" w:rsidRPr="003768F5" w:rsidDel="003768F5">
            <w:delText xml:space="preserve">otras posibles tareas que </w:delText>
          </w:r>
        </w:del>
      </w:ins>
      <w:ins w:id="1392" w:author="Orion" w:date="2011-05-27T23:31:00Z">
        <w:del w:id="1393" w:author="IO" w:date="2011-07-20T16:57:00Z">
          <w:r w:rsidR="006E3841" w:rsidRPr="003768F5" w:rsidDel="003768F5">
            <w:delText xml:space="preserve">los controladores </w:delText>
          </w:r>
        </w:del>
      </w:ins>
      <w:ins w:id="1394" w:author="Orion" w:date="2011-05-09T00:57:00Z">
        <w:del w:id="1395" w:author="IO" w:date="2011-07-20T16:57:00Z">
          <w:r w:rsidR="002C624F" w:rsidRPr="003768F5" w:rsidDel="003768F5">
            <w:delText>suelen tener en la realidad</w:delText>
          </w:r>
        </w:del>
      </w:ins>
      <w:ins w:id="1396" w:author="IO" w:date="2011-07-20T16:57:00Z">
        <w:r w:rsidR="003768F5">
          <w:t xml:space="preserve">Otras tareas de los controladores </w:t>
        </w:r>
      </w:ins>
      <w:ins w:id="1397" w:author="IO" w:date="2011-07-20T16:58:00Z">
        <w:r w:rsidR="003768F5">
          <w:t>se dejan para posteriores versiones de estos modelos. Por</w:t>
        </w:r>
      </w:ins>
      <w:ins w:id="1398" w:author="IO" w:date="2011-07-20T16:57:00Z">
        <w:r w:rsidR="003768F5">
          <w:t xml:space="preserve"> ejemplo</w:t>
        </w:r>
      </w:ins>
      <w:ins w:id="1399" w:author="Orion" w:date="2011-05-09T01:02:00Z">
        <w:r w:rsidR="00BE436B" w:rsidRPr="003768F5">
          <w:t>,</w:t>
        </w:r>
      </w:ins>
      <w:ins w:id="1400" w:author="Orion" w:date="2011-05-09T00:59:00Z">
        <w:r w:rsidR="002C624F" w:rsidRPr="003768F5">
          <w:t xml:space="preserve"> </w:t>
        </w:r>
        <w:del w:id="1401" w:author="IO" w:date="2011-07-20T16:58:00Z">
          <w:r w:rsidR="002C624F" w:rsidRPr="003768F5" w:rsidDel="003768F5">
            <w:delText xml:space="preserve">como pueden ser </w:delText>
          </w:r>
        </w:del>
        <w:r w:rsidR="002C624F" w:rsidRPr="003768F5">
          <w:t xml:space="preserve">la gestión de las aproximaciones a los aeropuertos o </w:t>
        </w:r>
        <w:del w:id="1402" w:author="IO" w:date="2011-07-20T16:58:00Z">
          <w:r w:rsidR="002C624F" w:rsidRPr="003768F5" w:rsidDel="003768F5">
            <w:delText>la gesti</w:delText>
          </w:r>
        </w:del>
      </w:ins>
      <w:ins w:id="1403" w:author="Orion" w:date="2011-05-09T01:00:00Z">
        <w:del w:id="1404" w:author="IO" w:date="2011-07-20T16:58:00Z">
          <w:r w:rsidR="002C624F" w:rsidRPr="003768F5" w:rsidDel="003768F5">
            <w:delText xml:space="preserve">ón </w:delText>
          </w:r>
        </w:del>
        <w:r w:rsidR="002C624F" w:rsidRPr="003768F5">
          <w:t xml:space="preserve">de </w:t>
        </w:r>
      </w:ins>
      <w:ins w:id="1405" w:author="IO" w:date="2011-07-20T16:58:00Z">
        <w:r w:rsidR="003768F5">
          <w:t xml:space="preserve">los </w:t>
        </w:r>
      </w:ins>
      <w:ins w:id="1406" w:author="Orion" w:date="2011-05-09T01:00:00Z">
        <w:r w:rsidR="002C624F" w:rsidRPr="003768F5">
          <w:t>aterrizajes y despegues</w:t>
        </w:r>
      </w:ins>
      <w:ins w:id="1407" w:author="IO" w:date="2011-07-20T16:58:00Z">
        <w:r w:rsidR="003768F5">
          <w:t xml:space="preserve"> no está </w:t>
        </w:r>
      </w:ins>
      <w:ins w:id="1408" w:author="IO" w:date="2011-07-20T17:05:00Z">
        <w:r w:rsidR="004117D6">
          <w:t>contemplada</w:t>
        </w:r>
      </w:ins>
      <w:ins w:id="1409" w:author="IO" w:date="2011-07-20T16:58:00Z">
        <w:r w:rsidR="003768F5">
          <w:t>, ya que estas son fases del vuelo no incluidas en la actual especificaci</w:t>
        </w:r>
      </w:ins>
      <w:ins w:id="1410" w:author="IO" w:date="2011-07-20T16:59:00Z">
        <w:r w:rsidR="003768F5">
          <w:t xml:space="preserve">ón como se ha comentado en la Sección </w:t>
        </w:r>
        <w:r w:rsidR="003768F5">
          <w:fldChar w:fldCharType="begin"/>
        </w:r>
        <w:r w:rsidR="003768F5">
          <w:instrText xml:space="preserve"> REF _Ref298944496 \r \h </w:instrText>
        </w:r>
      </w:ins>
      <w:r w:rsidR="003768F5">
        <w:fldChar w:fldCharType="separate"/>
      </w:r>
      <w:ins w:id="1411" w:author="IO" w:date="2011-07-22T13:16:00Z">
        <w:r w:rsidR="00416FF6">
          <w:t>4.1.1</w:t>
        </w:r>
      </w:ins>
      <w:ins w:id="1412" w:author="IO" w:date="2011-07-20T16:59:00Z">
        <w:r w:rsidR="003768F5">
          <w:fldChar w:fldCharType="end"/>
        </w:r>
      </w:ins>
      <w:ins w:id="1413" w:author="Orion" w:date="2011-05-09T01:00:00Z">
        <w:r w:rsidR="002C624F" w:rsidRPr="003768F5">
          <w:t>.</w:t>
        </w:r>
      </w:ins>
      <w:commentRangeEnd w:id="1287"/>
      <w:r w:rsidR="006016DF" w:rsidRPr="00A613A1">
        <w:rPr>
          <w:rPrChange w:id="1414" w:author="IO" w:date="2011-07-20T16:49:00Z">
            <w:rPr>
              <w:rStyle w:val="CommentReference"/>
            </w:rPr>
          </w:rPrChange>
        </w:rPr>
        <w:commentReference w:id="1287"/>
      </w:r>
    </w:p>
    <w:p w14:paraId="3D45651E" w14:textId="77777777" w:rsidR="002F3025" w:rsidRPr="00A613A1" w:rsidRDefault="002F3025">
      <w:pPr>
        <w:spacing w:before="240" w:after="120"/>
        <w:ind w:firstLine="284"/>
        <w:jc w:val="both"/>
        <w:rPr>
          <w:ins w:id="1415" w:author="Orion" w:date="2011-05-09T01:00:00Z"/>
        </w:rPr>
        <w:pPrChange w:id="1416" w:author="IO" w:date="2011-07-20T16:49:00Z">
          <w:pPr/>
        </w:pPrChange>
      </w:pPr>
    </w:p>
    <w:p w14:paraId="2A4513C8" w14:textId="0BB692BD" w:rsidR="0015736B" w:rsidRPr="004117D6" w:rsidRDefault="001D2364">
      <w:pPr>
        <w:pStyle w:val="Heading1"/>
        <w:numPr>
          <w:ilvl w:val="1"/>
          <w:numId w:val="40"/>
        </w:numPr>
        <w:rPr>
          <w:ins w:id="1417" w:author="Orion" w:date="2011-05-05T17:42:00Z"/>
          <w:sz w:val="44"/>
          <w:szCs w:val="52"/>
          <w:rPrChange w:id="1418" w:author="IO" w:date="2011-07-20T17:08:00Z">
            <w:rPr>
              <w:ins w:id="1419" w:author="Orion" w:date="2011-05-05T17:42:00Z"/>
              <w:rFonts w:cs="Times New Roman"/>
            </w:rPr>
          </w:rPrChange>
        </w:rPr>
        <w:pPrChange w:id="1420" w:author="IO" w:date="2011-07-20T17:08:00Z">
          <w:pPr>
            <w:outlineLvl w:val="1"/>
          </w:pPr>
        </w:pPrChange>
      </w:pPr>
      <w:bookmarkStart w:id="1421" w:name="_Ref298945139"/>
      <w:bookmarkStart w:id="1422" w:name="_Ref298953220"/>
      <w:commentRangeStart w:id="1423"/>
      <w:ins w:id="1424" w:author="Orion" w:date="2011-05-17T18:34:00Z">
        <w:del w:id="1425" w:author="IO" w:date="2011-07-21T11:20:00Z">
          <w:r w:rsidRPr="004117D6" w:rsidDel="00A93BC7">
            <w:rPr>
              <w:b w:val="0"/>
              <w:sz w:val="44"/>
              <w:szCs w:val="52"/>
              <w:rPrChange w:id="1426" w:author="IO" w:date="2011-07-20T17:08:00Z">
                <w:rPr>
                  <w:b/>
                  <w:bCs/>
                </w:rPr>
              </w:rPrChange>
            </w:rPr>
            <w:delText>Infraestructura y d</w:delText>
          </w:r>
        </w:del>
      </w:ins>
      <w:bookmarkStart w:id="1427" w:name="_Ref299011114"/>
      <w:bookmarkStart w:id="1428" w:name="_Toc299721469"/>
      <w:ins w:id="1429" w:author="IO" w:date="2011-07-21T11:20:00Z">
        <w:r w:rsidR="00A93BC7">
          <w:rPr>
            <w:b w:val="0"/>
            <w:sz w:val="44"/>
            <w:szCs w:val="52"/>
          </w:rPr>
          <w:t>D</w:t>
        </w:r>
      </w:ins>
      <w:ins w:id="1430" w:author="Orion" w:date="2011-05-17T18:34:00Z">
        <w:r w:rsidRPr="004117D6">
          <w:rPr>
            <w:b w:val="0"/>
            <w:sz w:val="44"/>
            <w:szCs w:val="52"/>
            <w:rPrChange w:id="1431" w:author="IO" w:date="2011-07-20T17:08:00Z">
              <w:rPr>
                <w:b/>
                <w:bCs/>
              </w:rPr>
            </w:rPrChange>
          </w:rPr>
          <w:t>esarroll</w:t>
        </w:r>
      </w:ins>
      <w:ins w:id="1432" w:author="Orion" w:date="2011-05-17T18:35:00Z">
        <w:r w:rsidRPr="004117D6">
          <w:rPr>
            <w:b w:val="0"/>
            <w:sz w:val="44"/>
            <w:szCs w:val="52"/>
            <w:rPrChange w:id="1433" w:author="IO" w:date="2011-07-20T17:08:00Z">
              <w:rPr>
                <w:b/>
                <w:bCs/>
              </w:rPr>
            </w:rPrChange>
          </w:rPr>
          <w:t>o</w:t>
        </w:r>
      </w:ins>
      <w:bookmarkEnd w:id="1421"/>
      <w:bookmarkEnd w:id="1422"/>
      <w:bookmarkEnd w:id="1427"/>
      <w:bookmarkEnd w:id="1428"/>
    </w:p>
    <w:p w14:paraId="30682AA1" w14:textId="09E05D7F" w:rsidR="004E3CA1" w:rsidRDefault="0083202F">
      <w:pPr>
        <w:spacing w:after="120"/>
        <w:jc w:val="both"/>
        <w:rPr>
          <w:ins w:id="1434" w:author="IO" w:date="2011-07-20T17:22:00Z"/>
        </w:rPr>
        <w:pPrChange w:id="1435" w:author="IO" w:date="2011-07-20T17:20:00Z">
          <w:pPr>
            <w:spacing w:before="120"/>
            <w:jc w:val="both"/>
          </w:pPr>
        </w:pPrChange>
      </w:pPr>
      <w:ins w:id="1436" w:author="Orion" w:date="2011-05-09T11:57:00Z">
        <w:r>
          <w:t xml:space="preserve">La </w:t>
        </w:r>
      </w:ins>
      <w:ins w:id="1437" w:author="IO" w:date="2011-07-20T17:12:00Z">
        <w:r w:rsidR="00F7189A">
          <w:t>propuesta de este trabajo combina el ABM</w:t>
        </w:r>
      </w:ins>
      <w:ins w:id="1438" w:author="IO" w:date="2011-07-20T17:13:00Z">
        <w:r w:rsidR="00F7189A">
          <w:t xml:space="preserve"> </w:t>
        </w:r>
      </w:ins>
      <w:customXmlInsRangeStart w:id="1439" w:author="IO" w:date="2011-07-20T17:13:00Z"/>
      <w:sdt>
        <w:sdtPr>
          <w:id w:val="1455910317"/>
          <w:citation/>
        </w:sdtPr>
        <w:sdtContent>
          <w:customXmlInsRangeEnd w:id="1439"/>
          <w:ins w:id="1440" w:author="IO" w:date="2011-07-20T17:13:00Z">
            <w:r w:rsidR="00F7189A">
              <w:fldChar w:fldCharType="begin"/>
            </w:r>
            <w:r w:rsidR="00F7189A">
              <w:instrText xml:space="preserve">CITATION Gil05 \l 3082 </w:instrText>
            </w:r>
            <w:r w:rsidR="00F7189A">
              <w:fldChar w:fldCharType="separate"/>
            </w:r>
          </w:ins>
          <w:r w:rsidR="00282451">
            <w:rPr>
              <w:noProof/>
            </w:rPr>
            <w:t>(18)</w:t>
          </w:r>
          <w:ins w:id="1441" w:author="IO" w:date="2011-07-20T17:13:00Z">
            <w:r w:rsidR="00F7189A">
              <w:fldChar w:fldCharType="end"/>
            </w:r>
          </w:ins>
          <w:customXmlInsRangeStart w:id="1442" w:author="IO" w:date="2011-07-20T17:13:00Z"/>
        </w:sdtContent>
      </w:sdt>
      <w:customXmlInsRangeEnd w:id="1442"/>
      <w:ins w:id="1443" w:author="IO" w:date="2011-07-20T17:12:00Z">
        <w:r w:rsidR="00F7189A">
          <w:t xml:space="preserve"> con MDE</w:t>
        </w:r>
      </w:ins>
      <w:ins w:id="1444" w:author="IO" w:date="2011-07-20T17:14:00Z">
        <w:r w:rsidR="00F7189A">
          <w:t xml:space="preserve"> </w:t>
        </w:r>
      </w:ins>
      <w:customXmlInsRangeStart w:id="1445" w:author="IO" w:date="2011-07-20T17:14:00Z"/>
      <w:sdt>
        <w:sdtPr>
          <w:id w:val="1821774627"/>
          <w:citation/>
        </w:sdtPr>
        <w:sdtContent>
          <w:customXmlInsRangeEnd w:id="1445"/>
          <w:ins w:id="1446" w:author="IO" w:date="2011-07-20T17:14:00Z">
            <w:r w:rsidR="00F7189A" w:rsidRPr="00BB6D94">
              <w:fldChar w:fldCharType="begin"/>
            </w:r>
            <w:r w:rsidR="00F7189A">
              <w:instrText xml:space="preserve">CITATION Fra03 \l 3082 </w:instrText>
            </w:r>
            <w:r w:rsidR="00F7189A" w:rsidRPr="00BB6D94">
              <w:fldChar w:fldCharType="separate"/>
            </w:r>
          </w:ins>
          <w:r w:rsidR="00282451">
            <w:rPr>
              <w:noProof/>
            </w:rPr>
            <w:t>(17)</w:t>
          </w:r>
          <w:ins w:id="1447" w:author="IO" w:date="2011-07-20T17:14:00Z">
            <w:r w:rsidR="00F7189A" w:rsidRPr="00BB6D94">
              <w:fldChar w:fldCharType="end"/>
            </w:r>
          </w:ins>
          <w:customXmlInsRangeStart w:id="1448" w:author="IO" w:date="2011-07-20T17:14:00Z"/>
        </w:sdtContent>
      </w:sdt>
      <w:customXmlInsRangeEnd w:id="1448"/>
      <w:ins w:id="1449" w:author="IO" w:date="2011-07-20T17:12:00Z">
        <w:r w:rsidR="00F7189A">
          <w:t>, usando una metodología de AOSE, INGENIAS</w:t>
        </w:r>
      </w:ins>
      <w:ins w:id="1450" w:author="IO" w:date="2011-07-20T17:14:00Z">
        <w:r w:rsidR="00F7189A">
          <w:t xml:space="preserve"> </w:t>
        </w:r>
      </w:ins>
      <w:customXmlInsRangeStart w:id="1451" w:author="IO" w:date="2011-07-20T17:14:00Z"/>
      <w:sdt>
        <w:sdtPr>
          <w:id w:val="862794566"/>
          <w:citation/>
        </w:sdtPr>
        <w:sdtContent>
          <w:customXmlInsRangeEnd w:id="1451"/>
          <w:ins w:id="1452" w:author="IO" w:date="2011-07-20T17:14:00Z">
            <w:r w:rsidR="00F7189A">
              <w:fldChar w:fldCharType="begin"/>
            </w:r>
            <w:r w:rsidR="00F7189A">
              <w:instrText xml:space="preserve">CITATION Pav05 \l 3082 </w:instrText>
            </w:r>
            <w:r w:rsidR="00F7189A">
              <w:fldChar w:fldCharType="separate"/>
            </w:r>
          </w:ins>
          <w:r w:rsidR="00282451">
            <w:rPr>
              <w:noProof/>
            </w:rPr>
            <w:t>(20)</w:t>
          </w:r>
          <w:ins w:id="1453" w:author="IO" w:date="2011-07-20T17:14:00Z">
            <w:r w:rsidR="00F7189A">
              <w:fldChar w:fldCharType="end"/>
            </w:r>
          </w:ins>
          <w:customXmlInsRangeStart w:id="1454" w:author="IO" w:date="2011-07-20T17:14:00Z"/>
        </w:sdtContent>
      </w:sdt>
      <w:customXmlInsRangeEnd w:id="1454"/>
      <w:ins w:id="1455" w:author="IO" w:date="2011-07-20T17:12:00Z">
        <w:r w:rsidR="00F7189A">
          <w:t xml:space="preserve">, como elemento integrador de estas </w:t>
        </w:r>
      </w:ins>
      <w:ins w:id="1456" w:author="IO" w:date="2011-07-20T17:14:00Z">
        <w:r w:rsidR="00F7189A">
          <w:t>aproximaciones</w:t>
        </w:r>
      </w:ins>
      <w:ins w:id="1457" w:author="IO" w:date="2011-07-20T17:12:00Z">
        <w:r w:rsidR="00F7189A">
          <w:t>.</w:t>
        </w:r>
      </w:ins>
      <w:ins w:id="1458" w:author="IO" w:date="2011-07-20T17:23:00Z">
        <w:r w:rsidR="004E3CA1">
          <w:t xml:space="preserve"> El objetivo es facilitar el desarrollo de las simulaciones a los propios expertos del dominio, de forma que sean altamente independientes de la plataforma final de simulación.</w:t>
        </w:r>
      </w:ins>
    </w:p>
    <w:p w14:paraId="2AD7136A" w14:textId="3BD8319E" w:rsidR="004E3CA1" w:rsidRDefault="004E3CA1" w:rsidP="003C556D">
      <w:pPr>
        <w:spacing w:before="240" w:after="120"/>
        <w:ind w:firstLine="284"/>
        <w:jc w:val="both"/>
        <w:rPr>
          <w:ins w:id="1459" w:author="IO" w:date="2011-07-20T17:30:00Z"/>
        </w:rPr>
      </w:pPr>
      <w:ins w:id="1460" w:author="IO" w:date="2011-07-20T17:30:00Z">
        <w:r>
          <w:t xml:space="preserve">Como se comentó en la introducción, </w:t>
        </w:r>
      </w:ins>
      <w:ins w:id="1461" w:author="IO" w:date="2011-07-20T19:11:00Z">
        <w:r w:rsidR="009B599B">
          <w:t xml:space="preserve">ABM </w:t>
        </w:r>
      </w:ins>
      <w:customXmlInsRangeStart w:id="1462" w:author="IO" w:date="2011-07-20T19:11:00Z"/>
      <w:sdt>
        <w:sdtPr>
          <w:id w:val="-212348901"/>
          <w:citation/>
        </w:sdtPr>
        <w:sdtContent>
          <w:customXmlInsRangeEnd w:id="1462"/>
          <w:ins w:id="1463" w:author="IO" w:date="2011-07-20T19:11:00Z">
            <w:r w:rsidR="009B599B">
              <w:fldChar w:fldCharType="begin"/>
            </w:r>
          </w:ins>
          <w:ins w:id="1464" w:author="Orion" w:date="2011-07-26T16:43:00Z">
            <w:r w:rsidR="003C556D">
              <w:instrText xml:space="preserve">CITATION Mac10 \l 3082 </w:instrText>
            </w:r>
          </w:ins>
          <w:ins w:id="1465" w:author="IO" w:date="2011-07-20T19:11:00Z">
            <w:del w:id="1466" w:author="Orion" w:date="2011-07-26T16:43:00Z">
              <w:r w:rsidR="009B599B" w:rsidDel="003C556D">
                <w:delInstrText xml:space="preserve"> CITATION Mac10 \l 3082 </w:delInstrText>
              </w:r>
            </w:del>
            <w:r w:rsidR="009B599B">
              <w:fldChar w:fldCharType="separate"/>
            </w:r>
          </w:ins>
          <w:r w:rsidR="00282451">
            <w:rPr>
              <w:noProof/>
            </w:rPr>
            <w:t>(66)</w:t>
          </w:r>
          <w:ins w:id="1467" w:author="IO" w:date="2011-07-20T19:11:00Z">
            <w:r w:rsidR="009B599B">
              <w:fldChar w:fldCharType="end"/>
            </w:r>
          </w:ins>
          <w:customXmlInsRangeStart w:id="1468" w:author="IO" w:date="2011-07-20T19:11:00Z"/>
        </w:sdtContent>
      </w:sdt>
      <w:customXmlInsRangeEnd w:id="1468"/>
      <w:ins w:id="1469" w:author="IO" w:date="2011-07-20T19:11:00Z">
        <w:r w:rsidR="009B599B">
          <w:t xml:space="preserve"> y AOSE </w:t>
        </w:r>
      </w:ins>
      <w:customXmlInsRangeStart w:id="1470" w:author="IO" w:date="2011-07-20T19:11:00Z"/>
      <w:sdt>
        <w:sdtPr>
          <w:id w:val="-12848360"/>
          <w:citation/>
        </w:sdtPr>
        <w:sdtContent>
          <w:customXmlInsRangeEnd w:id="1470"/>
          <w:ins w:id="1471" w:author="IO" w:date="2011-07-20T19:11:00Z">
            <w:r w:rsidR="009B599B">
              <w:fldChar w:fldCharType="begin"/>
            </w:r>
            <w:r w:rsidR="009B599B">
              <w:instrText xml:space="preserve"> CITATION Hen051 \l 3082 </w:instrText>
            </w:r>
            <w:r w:rsidR="009B599B">
              <w:fldChar w:fldCharType="separate"/>
            </w:r>
          </w:ins>
          <w:r w:rsidR="00282451">
            <w:rPr>
              <w:noProof/>
            </w:rPr>
            <w:t>(21)</w:t>
          </w:r>
          <w:ins w:id="1472" w:author="IO" w:date="2011-07-20T19:11:00Z">
            <w:r w:rsidR="009B599B">
              <w:fldChar w:fldCharType="end"/>
            </w:r>
          </w:ins>
          <w:customXmlInsRangeStart w:id="1473" w:author="IO" w:date="2011-07-20T19:11:00Z"/>
        </w:sdtContent>
      </w:sdt>
      <w:customXmlInsRangeEnd w:id="1473"/>
      <w:ins w:id="1474" w:author="IO" w:date="2011-07-20T19:11:00Z">
        <w:r w:rsidR="009B599B">
          <w:t xml:space="preserve"> </w:t>
        </w:r>
      </w:ins>
      <w:ins w:id="1475" w:author="IO" w:date="2011-07-20T17:30:00Z">
        <w:r>
          <w:t xml:space="preserve">comparten la utilización de </w:t>
        </w:r>
      </w:ins>
      <w:ins w:id="1476" w:author="IO" w:date="2011-07-20T17:31:00Z">
        <w:r>
          <w:t xml:space="preserve">conceptos de </w:t>
        </w:r>
      </w:ins>
      <w:ins w:id="1477" w:author="IO" w:date="2011-07-20T17:30:00Z">
        <w:r>
          <w:t>agentes</w:t>
        </w:r>
      </w:ins>
      <w:ins w:id="1478" w:author="IO" w:date="2011-07-20T17:31:00Z">
        <w:r>
          <w:t xml:space="preserve"> para la especificación de sus sistemas. </w:t>
        </w:r>
        <w:r w:rsidR="00AB3728">
          <w:t xml:space="preserve">Ambas aproximaciones consideran los agentes como entidades intencionales y sociales. </w:t>
        </w:r>
      </w:ins>
      <w:ins w:id="1479" w:author="IO" w:date="2011-07-20T17:32:00Z">
        <w:r w:rsidR="00AB3728">
          <w:t>La intencionalidad supone que los agentes se definen como entidades que persiguen objetivos. Los agentes pueden alcanzar estos objetivos gracias a una serie de capacidades (posibilidad de ejecutar acciones) que pueden cambiar su estado interno (o estado mental) o el externo (</w:t>
        </w:r>
      </w:ins>
      <w:ins w:id="1480" w:author="IO" w:date="2011-07-20T17:33:00Z">
        <w:r w:rsidR="00AB3728">
          <w:t xml:space="preserve">bien de otros agentes o del </w:t>
        </w:r>
      </w:ins>
      <w:ins w:id="1481" w:author="IO" w:date="2011-07-20T17:32:00Z">
        <w:r w:rsidR="00AB3728">
          <w:t>ento</w:t>
        </w:r>
      </w:ins>
      <w:ins w:id="1482" w:author="IO" w:date="2011-07-20T17:33:00Z">
        <w:r w:rsidR="00AB3728">
          <w:t>r</w:t>
        </w:r>
      </w:ins>
      <w:ins w:id="1483" w:author="IO" w:date="2011-07-20T17:32:00Z">
        <w:r w:rsidR="00AB3728">
          <w:t>no</w:t>
        </w:r>
      </w:ins>
      <w:ins w:id="1484" w:author="IO" w:date="2011-07-20T17:33:00Z">
        <w:r w:rsidR="00AB3728">
          <w:t>). La decisi</w:t>
        </w:r>
        <w:r w:rsidR="00A33446">
          <w:t>ón de qu</w:t>
        </w:r>
      </w:ins>
      <w:ins w:id="1485" w:author="IO" w:date="2011-07-20T19:11:00Z">
        <w:r w:rsidR="00A33446">
          <w:t>é</w:t>
        </w:r>
      </w:ins>
      <w:ins w:id="1486" w:author="IO" w:date="2011-07-20T17:33:00Z">
        <w:r w:rsidR="00AB3728">
          <w:t xml:space="preserve"> tareas abordar y la </w:t>
        </w:r>
      </w:ins>
      <w:ins w:id="1487" w:author="IO" w:date="2011-07-20T17:34:00Z">
        <w:r w:rsidR="00AB3728">
          <w:t xml:space="preserve">propia </w:t>
        </w:r>
      </w:ins>
      <w:ins w:id="1488" w:author="IO" w:date="2011-07-20T17:33:00Z">
        <w:r w:rsidR="00AB3728">
          <w:t>ejecución d</w:t>
        </w:r>
      </w:ins>
      <w:ins w:id="1489" w:author="IO" w:date="2011-07-20T17:34:00Z">
        <w:r w:rsidR="00AB3728">
          <w:t>e estas dependen de la información de la que dispone el agente y del entorno. Los agentes son además sociales porque parte de estas acciones requieren la participaci</w:t>
        </w:r>
      </w:ins>
      <w:ins w:id="1490" w:author="IO" w:date="2011-07-20T17:35:00Z">
        <w:r w:rsidR="00AB3728">
          <w:t xml:space="preserve">ón de otros agentes para su compleción. </w:t>
        </w:r>
      </w:ins>
      <w:ins w:id="1491" w:author="IO" w:date="2011-07-20T19:12:00Z">
        <w:r w:rsidR="00A33446">
          <w:t>Estos agentes</w:t>
        </w:r>
      </w:ins>
      <w:ins w:id="1492" w:author="IO" w:date="2011-07-20T19:13:00Z">
        <w:r w:rsidR="00A33446" w:rsidRPr="00A33446">
          <w:t xml:space="preserve"> </w:t>
        </w:r>
        <w:r w:rsidR="00A33446">
          <w:t>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w:t>
        </w:r>
      </w:ins>
      <w:ins w:id="1493" w:author="IO" w:date="2011-07-20T19:14:00Z">
        <w:r w:rsidR="00A33446">
          <w:t xml:space="preserve"> </w:t>
        </w:r>
      </w:ins>
      <w:ins w:id="1494" w:author="IO" w:date="2011-07-20T17:35:00Z">
        <w:r w:rsidR="00AB3728">
          <w:t xml:space="preserve">A pesar de estas similitudes, ABM </w:t>
        </w:r>
      </w:ins>
      <w:ins w:id="1495" w:author="IO" w:date="2011-07-20T19:12:00Z">
        <w:r w:rsidR="00A33446">
          <w:t xml:space="preserve">y AOSE </w:t>
        </w:r>
      </w:ins>
      <w:ins w:id="1496" w:author="IO" w:date="2011-07-20T17:35:00Z">
        <w:r w:rsidR="00AB3728">
          <w:t xml:space="preserve">trabajan </w:t>
        </w:r>
      </w:ins>
      <w:ins w:id="1497" w:author="IO" w:date="2011-07-20T19:12:00Z">
        <w:r w:rsidR="00A33446">
          <w:t>con distintas orientaciones, lo cual influye en los modelos que generan</w:t>
        </w:r>
      </w:ins>
      <w:ins w:id="1498" w:author="IO" w:date="2011-07-20T17:35:00Z">
        <w:r w:rsidR="00AB3728">
          <w:t>. ABM trabaja con simulaciones y su uso de agentes est</w:t>
        </w:r>
      </w:ins>
      <w:ins w:id="1499" w:author="IO" w:date="2011-07-20T17:36:00Z">
        <w:r w:rsidR="00AB3728">
          <w:t>á próximo a los dominios modelados; por el contrario, AOSE trabaja con sistemas informáticos por lo que sus agentes están m</w:t>
        </w:r>
      </w:ins>
      <w:ins w:id="1500" w:author="IO" w:date="2011-07-20T17:37:00Z">
        <w:r w:rsidR="00AB3728">
          <w:t>ás próximas a abstracciones computacionales. En todo caso y pese a</w:t>
        </w:r>
      </w:ins>
      <w:ins w:id="1501" w:author="IO" w:date="2011-07-20T18:38:00Z">
        <w:r w:rsidR="007353C8">
          <w:t xml:space="preserve"> </w:t>
        </w:r>
      </w:ins>
      <w:ins w:id="1502" w:author="IO" w:date="2011-07-20T17:37:00Z">
        <w:r w:rsidR="00AB3728">
          <w:t xml:space="preserve">las diferencias, el hecho de trabajar con la abstracción común de agente facilita establecer conexiones entre los modelos de ABM y AOSE, como por ejemplo </w:t>
        </w:r>
      </w:ins>
      <w:ins w:id="1503" w:author="IO" w:date="2011-07-20T19:14:00Z">
        <w:r w:rsidR="003448BF">
          <w:t xml:space="preserve">han </w:t>
        </w:r>
        <w:r w:rsidR="00A33446">
          <w:t xml:space="preserve">mostrado </w:t>
        </w:r>
      </w:ins>
      <w:ins w:id="1504" w:author="IO" w:date="2011-07-20T17:37:00Z">
        <w:r w:rsidR="00AB3728">
          <w:t xml:space="preserve">trabajos con INGENIAS </w:t>
        </w:r>
      </w:ins>
      <w:customXmlInsRangeStart w:id="1505" w:author="IO" w:date="2011-07-20T17:38:00Z"/>
      <w:sdt>
        <w:sdtPr>
          <w:id w:val="1556733659"/>
          <w:citation/>
        </w:sdtPr>
        <w:sdtContent>
          <w:customXmlInsRangeEnd w:id="1505"/>
          <w:ins w:id="1506" w:author="IO" w:date="2011-07-20T17:38:00Z">
            <w:r w:rsidR="00AB3728">
              <w:fldChar w:fldCharType="begin"/>
            </w:r>
            <w:r w:rsidR="00AB3728">
              <w:instrText xml:space="preserve"> CITATION Has09 \l 3082 </w:instrText>
            </w:r>
          </w:ins>
          <w:r w:rsidR="00AB3728">
            <w:fldChar w:fldCharType="separate"/>
          </w:r>
          <w:r w:rsidR="00282451">
            <w:rPr>
              <w:noProof/>
            </w:rPr>
            <w:t>(22)</w:t>
          </w:r>
          <w:ins w:id="1507" w:author="IO" w:date="2011-07-20T17:38:00Z">
            <w:r w:rsidR="00AB3728">
              <w:fldChar w:fldCharType="end"/>
            </w:r>
          </w:ins>
          <w:customXmlInsRangeStart w:id="1508" w:author="IO" w:date="2011-07-20T17:38:00Z"/>
        </w:sdtContent>
      </w:sdt>
      <w:customXmlInsRangeEnd w:id="1508"/>
      <w:ins w:id="1509" w:author="IO" w:date="2011-07-20T17:38:00Z">
        <w:r w:rsidR="00AB3728">
          <w:t>.</w:t>
        </w:r>
      </w:ins>
    </w:p>
    <w:p w14:paraId="37149801" w14:textId="47BB7FAD" w:rsidR="0083202F" w:rsidRDefault="0083202F" w:rsidP="0071557E">
      <w:pPr>
        <w:spacing w:before="240" w:after="120"/>
        <w:ind w:firstLine="284"/>
        <w:jc w:val="both"/>
        <w:rPr>
          <w:ins w:id="1510" w:author="IO" w:date="2011-07-21T11:20:00Z"/>
        </w:rPr>
      </w:pPr>
      <w:ins w:id="1511" w:author="Orion" w:date="2011-05-09T11:57:00Z">
        <w:del w:id="1512" w:author="IO" w:date="2011-07-20T17:20:00Z">
          <w:r w:rsidDel="00F7189A">
            <w:delText xml:space="preserve">aplicación ha sido desarrollada siguiendo la metodología INGENIAS </w:delText>
          </w:r>
        </w:del>
      </w:ins>
      <w:customXmlInsRangeStart w:id="1513" w:author="Orion" w:date="2011-05-09T12:15:00Z"/>
      <w:customXmlDelRangeStart w:id="1514" w:author="IO" w:date="2011-07-20T17:20:00Z"/>
      <w:sdt>
        <w:sdtPr>
          <w:id w:val="1913111022"/>
          <w:citation/>
        </w:sdtPr>
        <w:sdtContent>
          <w:customXmlInsRangeEnd w:id="1513"/>
          <w:customXmlDelRangeEnd w:id="1514"/>
          <w:ins w:id="1515" w:author="Orion" w:date="2011-05-09T12:15:00Z">
            <w:del w:id="1516" w:author="IO" w:date="2011-07-20T17:20:00Z">
              <w:r w:rsidR="00EA225F" w:rsidDel="00F7189A">
                <w:fldChar w:fldCharType="begin"/>
              </w:r>
            </w:del>
            <w:del w:id="1517" w:author="IO" w:date="2011-07-12T17:49:00Z">
              <w:r w:rsidR="00EA225F" w:rsidDel="00DD0E79">
                <w:delInstrText xml:space="preserve"> CITATION Pav05 \l 3082 </w:delInstrText>
              </w:r>
            </w:del>
          </w:ins>
          <w:del w:id="1518" w:author="IO" w:date="2011-07-20T17:20:00Z">
            <w:r w:rsidR="00EA225F" w:rsidDel="00F7189A">
              <w:fldChar w:fldCharType="separate"/>
            </w:r>
          </w:del>
          <w:del w:id="1519" w:author="IO" w:date="2011-07-12T12:37:00Z">
            <w:r w:rsidR="00C1157B" w:rsidDel="00545B0D">
              <w:delText>(46)</w:delText>
            </w:r>
          </w:del>
          <w:ins w:id="1520" w:author="Orion" w:date="2011-05-09T12:15:00Z">
            <w:del w:id="1521" w:author="IO" w:date="2011-07-20T17:20:00Z">
              <w:r w:rsidR="00EA225F" w:rsidDel="00F7189A">
                <w:fldChar w:fldCharType="end"/>
              </w:r>
            </w:del>
          </w:ins>
          <w:customXmlInsRangeStart w:id="1522" w:author="Orion" w:date="2011-05-09T12:15:00Z"/>
          <w:customXmlDelRangeStart w:id="1523" w:author="IO" w:date="2011-07-20T17:20:00Z"/>
        </w:sdtContent>
      </w:sdt>
      <w:customXmlInsRangeEnd w:id="1522"/>
      <w:customXmlDelRangeEnd w:id="1523"/>
      <w:customXmlInsRangeStart w:id="1524" w:author="Orion" w:date="2011-05-09T12:15:00Z"/>
      <w:customXmlDelRangeStart w:id="1525" w:author="IO" w:date="2011-07-20T17:20:00Z"/>
      <w:sdt>
        <w:sdtPr>
          <w:id w:val="-416102767"/>
          <w:citation/>
        </w:sdtPr>
        <w:sdtContent>
          <w:customXmlInsRangeEnd w:id="1524"/>
          <w:customXmlDelRangeEnd w:id="1525"/>
          <w:ins w:id="1526" w:author="Orion" w:date="2011-05-09T12:15:00Z">
            <w:del w:id="1527" w:author="IO" w:date="2011-07-20T17:20:00Z">
              <w:r w:rsidR="00EA225F" w:rsidDel="00F7189A">
                <w:fldChar w:fldCharType="begin"/>
              </w:r>
              <w:r w:rsidR="00EA225F" w:rsidDel="00F7189A">
                <w:delInstrText xml:space="preserve"> CITATION Bot08 \l 3082 </w:delInstrText>
              </w:r>
            </w:del>
          </w:ins>
          <w:del w:id="1528" w:author="IO" w:date="2011-07-20T17:20:00Z">
            <w:r w:rsidR="00EA225F" w:rsidDel="00F7189A">
              <w:fldChar w:fldCharType="separate"/>
            </w:r>
          </w:del>
          <w:del w:id="1529" w:author="IO" w:date="2011-07-12T12:37:00Z">
            <w:r w:rsidR="00C1157B" w:rsidDel="00545B0D">
              <w:delText xml:space="preserve"> (47)</w:delText>
            </w:r>
          </w:del>
          <w:ins w:id="1530" w:author="Orion" w:date="2011-05-09T12:15:00Z">
            <w:del w:id="1531" w:author="IO" w:date="2011-07-20T17:20:00Z">
              <w:r w:rsidR="00EA225F" w:rsidDel="00F7189A">
                <w:fldChar w:fldCharType="end"/>
              </w:r>
            </w:del>
          </w:ins>
          <w:customXmlInsRangeStart w:id="1532" w:author="Orion" w:date="2011-05-09T12:15:00Z"/>
          <w:customXmlDelRangeStart w:id="1533" w:author="IO" w:date="2011-07-20T17:20:00Z"/>
        </w:sdtContent>
      </w:sdt>
      <w:customXmlInsRangeEnd w:id="1532"/>
      <w:customXmlDelRangeEnd w:id="1533"/>
      <w:ins w:id="1534" w:author="Orion" w:date="2011-05-09T11:57:00Z">
        <w:del w:id="1535" w:author="IO" w:date="2011-07-20T17:20:00Z">
          <w:r w:rsidDel="00F7189A">
            <w:delText xml:space="preserve"> y usando JAVA como lenguaje de programación.</w:delText>
          </w:r>
        </w:del>
        <w:del w:id="1536" w:author="IO" w:date="2011-07-20T17:22:00Z">
          <w:r w:rsidDel="004E3CA1">
            <w:delText xml:space="preserve"> </w:delText>
          </w:r>
        </w:del>
        <w:r>
          <w:t xml:space="preserve">INGENIAS </w:t>
        </w:r>
      </w:ins>
      <w:ins w:id="1537" w:author="IO" w:date="2011-07-20T17:39:00Z">
        <w:r w:rsidR="00120C76">
          <w:t xml:space="preserve">es una metodología MDE de AOSE. </w:t>
        </w:r>
      </w:ins>
      <w:ins w:id="1538" w:author="Orion" w:date="2011-05-09T11:57:00Z">
        <w:del w:id="1539" w:author="IO" w:date="2011-07-20T17:39:00Z">
          <w:r w:rsidDel="00120C76">
            <w:delText>p</w:delText>
          </w:r>
        </w:del>
        <w:del w:id="1540" w:author="IO" w:date="2011-07-20T17:45:00Z">
          <w:r w:rsidDel="00985670">
            <w:delText>roporciona un lenguaje de modelado y un proceso</w:delText>
          </w:r>
        </w:del>
      </w:ins>
      <w:ins w:id="1541" w:author="IO" w:date="2011-07-20T17:40:00Z">
        <w:r w:rsidR="00120C76">
          <w:t xml:space="preserve">Las propuestas MDE </w:t>
        </w:r>
        <w:r w:rsidR="00120C76" w:rsidRPr="001C3D91">
          <w:t>se centra</w:t>
        </w:r>
      </w:ins>
      <w:ins w:id="1542" w:author="IO" w:date="2011-07-20T17:45:00Z">
        <w:r w:rsidR="00985670">
          <w:t>n</w:t>
        </w:r>
      </w:ins>
      <w:ins w:id="1543" w:author="IO" w:date="2011-07-20T17:40:00Z">
        <w:r w:rsidR="00120C76" w:rsidRPr="001C3D91">
          <w:t xml:space="preserve"> en la creación y explotación de modelos de dominio</w:t>
        </w:r>
      </w:ins>
      <w:ins w:id="1544" w:author="IO" w:date="2011-07-20T17:45:00Z">
        <w:r w:rsidR="00985670">
          <w:t xml:space="preserve"> como base del desarrollo. Estos modelos son</w:t>
        </w:r>
      </w:ins>
      <w:ins w:id="1545" w:author="IO" w:date="2011-07-20T17:40:00Z">
        <w:r w:rsidR="00120C76" w:rsidRPr="001C3D91">
          <w:t xml:space="preserve"> representaciones abstractas de los conocimientos y actividades que rigen un dominio de aplicación particular</w:t>
        </w:r>
      </w:ins>
      <w:customXmlInsRangeStart w:id="1546" w:author="IO" w:date="2011-07-20T17:40:00Z"/>
      <w:sdt>
        <w:sdtPr>
          <w:id w:val="-1555539562"/>
          <w:citation/>
        </w:sdtPr>
        <w:sdtContent>
          <w:customXmlInsRangeEnd w:id="1546"/>
          <w:ins w:id="1547" w:author="IO" w:date="2011-07-20T17:40:00Z">
            <w:r w:rsidR="00120C76" w:rsidRPr="001C3D91">
              <w:fldChar w:fldCharType="begin"/>
            </w:r>
            <w:r w:rsidR="00120C76" w:rsidRPr="001C3D91">
              <w:instrText xml:space="preserve">CITATION Fra03 \l 3082 </w:instrText>
            </w:r>
            <w:r w:rsidR="00120C76" w:rsidRPr="001C3D91">
              <w:fldChar w:fldCharType="separate"/>
            </w:r>
          </w:ins>
          <w:r w:rsidR="00282451">
            <w:rPr>
              <w:noProof/>
            </w:rPr>
            <w:t xml:space="preserve"> (17)</w:t>
          </w:r>
          <w:ins w:id="1548" w:author="IO" w:date="2011-07-20T17:40:00Z">
            <w:r w:rsidR="00120C76" w:rsidRPr="001C3D91">
              <w:fldChar w:fldCharType="end"/>
            </w:r>
          </w:ins>
          <w:customXmlInsRangeStart w:id="1549" w:author="IO" w:date="2011-07-20T17:40:00Z"/>
        </w:sdtContent>
      </w:sdt>
      <w:customXmlInsRangeEnd w:id="1549"/>
      <w:ins w:id="1550" w:author="IO" w:date="2011-07-20T17:40:00Z">
        <w:r w:rsidR="00120C76" w:rsidRPr="001C3D91">
          <w:t xml:space="preserve">. </w:t>
        </w:r>
      </w:ins>
      <w:ins w:id="1551" w:author="IO" w:date="2011-07-20T17:46:00Z">
        <w:r w:rsidR="00985670">
          <w:t xml:space="preserve">En base a estos modelos se generan de forma </w:t>
        </w:r>
        <w:proofErr w:type="spellStart"/>
        <w:r w:rsidR="00985670">
          <w:t>semi</w:t>
        </w:r>
        <w:proofErr w:type="spellEnd"/>
        <w:r w:rsidR="00985670">
          <w:t>-automática el resto de productos del desarrollo, como c</w:t>
        </w:r>
      </w:ins>
      <w:ins w:id="1552" w:author="IO" w:date="2011-07-20T17:47:00Z">
        <w:r w:rsidR="00985670">
          <w:t>ódigo, documentación u otros modelos.</w:t>
        </w:r>
      </w:ins>
      <w:ins w:id="1553" w:author="IO" w:date="2011-07-20T17:50:00Z">
        <w:r w:rsidR="00985670">
          <w:t xml:space="preserve"> </w:t>
        </w:r>
      </w:ins>
      <w:ins w:id="1554" w:author="IO" w:date="2011-07-20T17:47:00Z">
        <w:r w:rsidR="00985670">
          <w:t xml:space="preserve">Siguiendo esta línea INGENIAS incluye </w:t>
        </w:r>
      </w:ins>
      <w:ins w:id="1555" w:author="IO" w:date="2011-07-20T17:48:00Z">
        <w:r w:rsidR="00985670">
          <w:t>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ins>
      <w:proofErr w:type="spellStart"/>
      <w:ins w:id="1556" w:author="IO" w:date="2011-07-20T17:52:00Z">
        <w:r w:rsidR="00985670">
          <w:t>pseudo</w:t>
        </w:r>
        <w:proofErr w:type="spellEnd"/>
        <w:r w:rsidR="00985670">
          <w:t>-</w:t>
        </w:r>
      </w:ins>
      <w:ins w:id="1557" w:author="IO" w:date="2011-07-20T17:48:00Z">
        <w:r w:rsidR="00985670">
          <w:t>código</w:t>
        </w:r>
      </w:ins>
      <w:ins w:id="1558" w:author="IO" w:date="2011-07-20T17:52:00Z">
        <w:r w:rsidR="00985670">
          <w:t xml:space="preserve"> o código</w:t>
        </w:r>
      </w:ins>
      <w:ins w:id="1559" w:author="IO" w:date="2011-07-20T17:48:00Z">
        <w:r w:rsidR="00985670">
          <w:t xml:space="preserve"> </w:t>
        </w:r>
      </w:ins>
      <w:customXmlInsRangeStart w:id="1560" w:author="IO" w:date="2011-07-20T17:48:00Z"/>
      <w:sdt>
        <w:sdtPr>
          <w:id w:val="503020582"/>
          <w:citation/>
        </w:sdtPr>
        <w:sdtContent>
          <w:customXmlInsRangeEnd w:id="1560"/>
          <w:ins w:id="1561" w:author="IO" w:date="2011-07-20T17:48:00Z">
            <w:r w:rsidR="00985670">
              <w:fldChar w:fldCharType="begin"/>
            </w:r>
          </w:ins>
          <w:ins w:id="1562" w:author="Orion" w:date="2011-07-26T14:54:00Z">
            <w:r w:rsidR="0071557E">
              <w:instrText xml:space="preserve">CITATION Sot06 \l 3082 </w:instrText>
            </w:r>
          </w:ins>
          <w:ins w:id="1563" w:author="IO" w:date="2011-07-20T17:48:00Z">
            <w:del w:id="1564" w:author="Orion" w:date="2011-07-26T14:54:00Z">
              <w:r w:rsidR="00985670" w:rsidDel="0071557E">
                <w:delInstrText xml:space="preserve"> CITATION Sot06 \l 3082 </w:delInstrText>
              </w:r>
            </w:del>
            <w:r w:rsidR="00985670">
              <w:fldChar w:fldCharType="separate"/>
            </w:r>
          </w:ins>
          <w:r w:rsidR="00282451">
            <w:rPr>
              <w:noProof/>
            </w:rPr>
            <w:t>(68)</w:t>
          </w:r>
          <w:ins w:id="1565" w:author="IO" w:date="2011-07-20T17:48:00Z">
            <w:r w:rsidR="00985670">
              <w:fldChar w:fldCharType="end"/>
            </w:r>
          </w:ins>
          <w:customXmlInsRangeStart w:id="1566" w:author="IO" w:date="2011-07-20T17:48:00Z"/>
        </w:sdtContent>
      </w:sdt>
      <w:customXmlInsRangeEnd w:id="1566"/>
      <w:ins w:id="1567" w:author="IO" w:date="2011-07-20T17:48:00Z">
        <w:r w:rsidR="00985670">
          <w:t>.</w:t>
        </w:r>
      </w:ins>
      <w:ins w:id="1568" w:author="IO" w:date="2011-07-20T17:49:00Z">
        <w:r w:rsidR="00985670">
          <w:t xml:space="preserve"> </w:t>
        </w:r>
      </w:ins>
      <w:ins w:id="1569" w:author="IO" w:date="2011-07-20T17:50:00Z">
        <w:r w:rsidR="00985670">
          <w:t>Por ejemplo, las acciones d</w:t>
        </w:r>
      </w:ins>
      <w:ins w:id="1570" w:author="IO" w:date="2011-07-20T17:51:00Z">
        <w:r w:rsidR="00985670">
          <w:t>i</w:t>
        </w:r>
      </w:ins>
      <w:ins w:id="1571" w:author="IO" w:date="2011-07-20T17:50:00Z">
        <w:r w:rsidR="00985670">
          <w:t>sponibles para un agente</w:t>
        </w:r>
      </w:ins>
      <w:ins w:id="1572" w:author="IO" w:date="2011-07-20T17:51:00Z">
        <w:r w:rsidR="00985670">
          <w:t>, así como los elementos de información que emplean, se especifican gráficamente, pero el algoritmo de procesamiento concreto se describe con código</w:t>
        </w:r>
      </w:ins>
      <w:ins w:id="1573" w:author="IO" w:date="2011-07-20T17:52:00Z">
        <w:r w:rsidR="00985670">
          <w:t>.</w:t>
        </w:r>
      </w:ins>
      <w:ins w:id="1574" w:author="IO" w:date="2011-07-20T17:50:00Z">
        <w:r w:rsidR="00985670">
          <w:t xml:space="preserve"> </w:t>
        </w:r>
      </w:ins>
      <w:ins w:id="1575" w:author="IO" w:date="2011-07-20T17:49:00Z">
        <w:r w:rsidR="00985670">
          <w:t>Un proceso de desarrollo en INGENIAS indica cómo realizar tal especificación</w:t>
        </w:r>
      </w:ins>
      <w:ins w:id="1576" w:author="IO" w:date="2011-07-20T17:53:00Z">
        <w:r w:rsidR="00985670">
          <w:t xml:space="preserve"> para generar después código</w:t>
        </w:r>
      </w:ins>
      <w:ins w:id="1577" w:author="IO" w:date="2011-07-20T17:54:00Z">
        <w:r w:rsidR="00985670">
          <w:t xml:space="preserve">. Tanto el modelado como la </w:t>
        </w:r>
        <w:r w:rsidR="00985670">
          <w:lastRenderedPageBreak/>
          <w:t>generación de código se realizan con la</w:t>
        </w:r>
      </w:ins>
      <w:ins w:id="1578" w:author="Orion" w:date="2011-05-09T11:57:00Z">
        <w:del w:id="1579" w:author="IO" w:date="2011-07-20T17:26:00Z">
          <w:r w:rsidDel="004E3CA1">
            <w:delText xml:space="preserve"> </w:delText>
          </w:r>
        </w:del>
        <w:del w:id="1580" w:author="IO" w:date="2011-07-20T17:21:00Z">
          <w:r w:rsidDel="00F7189A">
            <w:delText xml:space="preserve">software </w:delText>
          </w:r>
        </w:del>
        <w:del w:id="1581" w:author="IO" w:date="2011-07-20T17:26:00Z">
          <w:r w:rsidDel="004E3CA1">
            <w:delText xml:space="preserve">para la especificación </w:delText>
          </w:r>
        </w:del>
        <w:del w:id="1582" w:author="IO" w:date="2011-07-20T17:54:00Z">
          <w:r w:rsidDel="00985670">
            <w:delText>de</w:delText>
          </w:r>
        </w:del>
        <w:del w:id="1583" w:author="IO" w:date="2011-07-20T17:26:00Z">
          <w:r w:rsidDel="004E3CA1">
            <w:delText xml:space="preserve"> </w:delText>
          </w:r>
          <w:r w:rsidRPr="00877C7B" w:rsidDel="004E3CA1">
            <w:delText>los</w:delText>
          </w:r>
        </w:del>
        <w:del w:id="1584" w:author="IO" w:date="2011-07-20T17:54:00Z">
          <w:r w:rsidRPr="00877C7B" w:rsidDel="00985670">
            <w:delText xml:space="preserve"> agentes</w:delText>
          </w:r>
        </w:del>
        <w:del w:id="1585" w:author="IO" w:date="2011-07-20T17:26:00Z">
          <w:r w:rsidDel="004E3CA1">
            <w:delText>,</w:delText>
          </w:r>
        </w:del>
        <w:del w:id="1586" w:author="IO" w:date="2011-07-20T17:54:00Z">
          <w:r w:rsidRPr="00877C7B" w:rsidDel="00985670">
            <w:delText xml:space="preserve"> </w:delText>
          </w:r>
          <w:r w:rsidDel="00985670">
            <w:delText>su entorno,</w:delText>
          </w:r>
          <w:r w:rsidRPr="00877C7B" w:rsidDel="00985670">
            <w:delText xml:space="preserve"> </w:delText>
          </w:r>
        </w:del>
        <w:del w:id="1587" w:author="IO" w:date="2011-07-20T17:26:00Z">
          <w:r w:rsidDel="004E3CA1">
            <w:delText>y el</w:delText>
          </w:r>
        </w:del>
        <w:del w:id="1588" w:author="IO" w:date="2011-07-20T17:54:00Z">
          <w:r w:rsidDel="00985670">
            <w:delText xml:space="preserve"> código</w:delText>
          </w:r>
        </w:del>
        <w:del w:id="1589" w:author="IO" w:date="2011-07-20T17:26:00Z">
          <w:r w:rsidDel="004E3CA1">
            <w:delText xml:space="preserve"> asociado</w:delText>
          </w:r>
        </w:del>
        <w:del w:id="1590" w:author="IO" w:date="2011-07-20T17:54:00Z">
          <w:r w:rsidDel="00985670">
            <w:delText xml:space="preserve"> </w:delText>
          </w:r>
        </w:del>
      </w:ins>
      <w:customXmlInsRangeStart w:id="1591" w:author="Orion" w:date="2011-05-09T12:15:00Z"/>
      <w:customXmlDelRangeStart w:id="1592" w:author="IO" w:date="2011-07-20T17:54:00Z"/>
      <w:sdt>
        <w:sdtPr>
          <w:id w:val="-1027635427"/>
          <w:citation/>
        </w:sdtPr>
        <w:sdtContent>
          <w:customXmlInsRangeEnd w:id="1591"/>
          <w:customXmlDelRangeEnd w:id="1592"/>
          <w:ins w:id="1593" w:author="Orion" w:date="2011-05-09T12:15:00Z">
            <w:del w:id="1594" w:author="IO" w:date="2011-07-20T17:54:00Z">
              <w:r w:rsidR="00EA225F" w:rsidDel="00985670">
                <w:fldChar w:fldCharType="begin"/>
              </w:r>
              <w:r w:rsidR="00EA225F" w:rsidDel="00985670">
                <w:delInstrText xml:space="preserve"> CITATION Sot06 \l 3082 </w:delInstrText>
              </w:r>
            </w:del>
          </w:ins>
          <w:del w:id="1595" w:author="IO" w:date="2011-07-20T17:54:00Z">
            <w:r w:rsidR="00EA225F" w:rsidDel="00985670">
              <w:fldChar w:fldCharType="separate"/>
            </w:r>
          </w:del>
          <w:del w:id="1596" w:author="IO" w:date="2011-07-12T12:37:00Z">
            <w:r w:rsidR="00C1157B" w:rsidDel="00545B0D">
              <w:delText>(48)</w:delText>
            </w:r>
          </w:del>
          <w:ins w:id="1597" w:author="Orion" w:date="2011-05-09T12:15:00Z">
            <w:del w:id="1598" w:author="IO" w:date="2011-07-20T17:54:00Z">
              <w:r w:rsidR="00EA225F" w:rsidDel="00985670">
                <w:fldChar w:fldCharType="end"/>
              </w:r>
            </w:del>
          </w:ins>
          <w:customXmlInsRangeStart w:id="1599" w:author="Orion" w:date="2011-05-09T12:15:00Z"/>
          <w:customXmlDelRangeStart w:id="1600" w:author="IO" w:date="2011-07-20T17:54:00Z"/>
        </w:sdtContent>
      </w:sdt>
      <w:customXmlInsRangeEnd w:id="1599"/>
      <w:customXmlDelRangeEnd w:id="1600"/>
      <w:ins w:id="1601" w:author="Orion" w:date="2011-05-09T12:15:00Z">
        <w:del w:id="1602" w:author="IO" w:date="2011-07-20T17:54:00Z">
          <w:r w:rsidR="00EA225F" w:rsidDel="00985670">
            <w:delText>.</w:delText>
          </w:r>
        </w:del>
      </w:ins>
      <w:ins w:id="1603" w:author="Orion" w:date="2011-05-09T11:57:00Z">
        <w:del w:id="1604" w:author="IO" w:date="2011-07-20T17:54:00Z">
          <w:r w:rsidDel="00985670">
            <w:delText xml:space="preserve"> </w:delText>
          </w:r>
        </w:del>
      </w:ins>
      <w:ins w:id="1605" w:author="IO" w:date="2011-07-20T17:27:00Z">
        <w:r w:rsidR="004E3CA1">
          <w:t xml:space="preserve"> </w:t>
        </w:r>
      </w:ins>
      <w:ins w:id="1606" w:author="Orion" w:date="2011-05-09T11:57:00Z">
        <w:del w:id="1607" w:author="IO" w:date="2011-07-20T17:27:00Z">
          <w:r w:rsidDel="004E3CA1">
            <w:delText xml:space="preserve">Además dispone de la </w:delText>
          </w:r>
        </w:del>
        <w:r>
          <w:t>herramienta</w:t>
        </w:r>
      </w:ins>
      <w:ins w:id="1608" w:author="IO" w:date="2011-07-20T17:27:00Z">
        <w:r w:rsidR="004E3CA1">
          <w:t xml:space="preserve"> de desarrollo denominada</w:t>
        </w:r>
      </w:ins>
      <w:ins w:id="1609" w:author="Orion" w:date="2011-05-09T11:57:00Z">
        <w:r>
          <w:t xml:space="preserve"> IDK</w:t>
        </w:r>
      </w:ins>
      <w:ins w:id="1610" w:author="IO" w:date="2011-07-20T17:28:00Z">
        <w:r w:rsidR="004E3CA1">
          <w:t xml:space="preserve"> (</w:t>
        </w:r>
        <w:r w:rsidR="004E3CA1" w:rsidRPr="004E3CA1">
          <w:rPr>
            <w:i/>
            <w:rPrChange w:id="1611" w:author="IO" w:date="2011-07-20T17:29:00Z">
              <w:rPr/>
            </w:rPrChange>
          </w:rPr>
          <w:t xml:space="preserve">INGENIAS </w:t>
        </w:r>
        <w:proofErr w:type="spellStart"/>
        <w:r w:rsidR="004E3CA1" w:rsidRPr="004E3CA1">
          <w:rPr>
            <w:i/>
            <w:rPrChange w:id="1612" w:author="IO" w:date="2011-07-20T17:29:00Z">
              <w:rPr/>
            </w:rPrChange>
          </w:rPr>
          <w:t>Development</w:t>
        </w:r>
        <w:proofErr w:type="spellEnd"/>
        <w:r w:rsidR="004E3CA1" w:rsidRPr="004E3CA1">
          <w:rPr>
            <w:i/>
            <w:rPrChange w:id="1613" w:author="IO" w:date="2011-07-20T17:29:00Z">
              <w:rPr/>
            </w:rPrChange>
          </w:rPr>
          <w:t xml:space="preserve"> Kit</w:t>
        </w:r>
      </w:ins>
      <w:ins w:id="1614" w:author="IO" w:date="2011-07-20T17:29:00Z">
        <w:r w:rsidR="004E3CA1">
          <w:t>)</w:t>
        </w:r>
      </w:ins>
      <w:ins w:id="1615" w:author="IO" w:date="2011-07-20T17:56:00Z">
        <w:r w:rsidR="002B409D">
          <w:t xml:space="preserve">. Ésta soporta también </w:t>
        </w:r>
      </w:ins>
      <w:ins w:id="1616" w:author="Orion" w:date="2011-05-09T13:25:00Z">
        <w:del w:id="1617" w:author="IO" w:date="2011-07-20T17:56:00Z">
          <w:r w:rsidR="0096144B" w:rsidDel="002B409D">
            <w:delText>,</w:delText>
          </w:r>
        </w:del>
      </w:ins>
      <w:ins w:id="1618" w:author="Orion" w:date="2011-05-09T13:24:00Z">
        <w:del w:id="1619" w:author="IO" w:date="2011-07-20T17:56:00Z">
          <w:r w:rsidR="00DC5C66" w:rsidDel="002B409D">
            <w:delText xml:space="preserve"> </w:delText>
          </w:r>
        </w:del>
      </w:ins>
      <w:ins w:id="1620" w:author="Orion" w:date="2011-05-09T11:57:00Z">
        <w:del w:id="1621" w:author="IO" w:date="2011-07-20T17:56:00Z">
          <w:r w:rsidDel="002B409D">
            <w:delText>la cual soporta tanto el modelado</w:delText>
          </w:r>
          <w:r w:rsidRPr="00877C7B" w:rsidDel="002B409D">
            <w:delText xml:space="preserve"> </w:delText>
          </w:r>
          <w:r w:rsidDel="002B409D">
            <w:delText xml:space="preserve">como </w:delText>
          </w:r>
        </w:del>
        <w:r w:rsidRPr="00877C7B">
          <w:t xml:space="preserve">la generación </w:t>
        </w:r>
      </w:ins>
      <w:ins w:id="1622" w:author="IO" w:date="2011-07-20T17:57:00Z">
        <w:r w:rsidR="002B409D">
          <w:t>automática</w:t>
        </w:r>
        <w:r w:rsidR="002B409D" w:rsidRPr="00877C7B">
          <w:t xml:space="preserve"> </w:t>
        </w:r>
      </w:ins>
      <w:ins w:id="1623" w:author="Orion" w:date="2011-05-09T11:57:00Z">
        <w:r w:rsidRPr="00877C7B">
          <w:t xml:space="preserve">de </w:t>
        </w:r>
        <w:del w:id="1624" w:author="IO" w:date="2011-07-20T17:57:00Z">
          <w:r w:rsidRPr="00877C7B" w:rsidDel="002B409D">
            <w:delText xml:space="preserve">código </w:delText>
          </w:r>
        </w:del>
        <w:del w:id="1625" w:author="IO" w:date="2011-07-20T17:28:00Z">
          <w:r w:rsidRPr="00877C7B" w:rsidDel="004E3CA1">
            <w:delText xml:space="preserve">de manera automática </w:delText>
          </w:r>
          <w:r w:rsidDel="004E3CA1">
            <w:delText xml:space="preserve">además de la </w:delText>
          </w:r>
          <w:r w:rsidRPr="00877C7B" w:rsidDel="004E3CA1">
            <w:delText>creación de</w:delText>
          </w:r>
        </w:del>
        <w:del w:id="1626" w:author="IO" w:date="2011-07-20T17:57:00Z">
          <w:r w:rsidRPr="00877C7B" w:rsidDel="002B409D">
            <w:delText xml:space="preserve"> </w:delText>
          </w:r>
        </w:del>
        <w:r w:rsidRPr="00877C7B">
          <w:t>documentación HTML.</w:t>
        </w:r>
      </w:ins>
    </w:p>
    <w:p w14:paraId="41E05CE9" w14:textId="1092324F" w:rsidR="00A93BC7" w:rsidRDefault="00A93BC7">
      <w:pPr>
        <w:spacing w:before="240" w:after="120"/>
        <w:ind w:firstLine="284"/>
        <w:jc w:val="both"/>
        <w:rPr>
          <w:ins w:id="1627" w:author="IO" w:date="2011-07-21T11:23:00Z"/>
        </w:rPr>
        <w:pPrChange w:id="1628" w:author="IO" w:date="2011-07-20T17:54:00Z">
          <w:pPr>
            <w:spacing w:before="120"/>
            <w:jc w:val="both"/>
          </w:pPr>
        </w:pPrChange>
      </w:pPr>
      <w:ins w:id="1629" w:author="IO" w:date="2011-07-21T11:21:00Z">
        <w:r>
          <w:t xml:space="preserve">El lenguaje de modelado de INGENIAS se organiza en torno a los agentes. </w:t>
        </w:r>
        <w:proofErr w:type="spellStart"/>
        <w:r>
          <w:t>Lor</w:t>
        </w:r>
        <w:proofErr w:type="spellEnd"/>
        <w:r>
          <w:t xml:space="preserve"> principales conceptos que se usan en los diagramas de este trabajo pueden verse en la </w:t>
        </w:r>
      </w:ins>
      <w:commentRangeStart w:id="1630"/>
      <w:ins w:id="1631" w:author="IO" w:date="2011-07-21T11:22:00Z">
        <w:r>
          <w:t>Tabla 1</w:t>
        </w:r>
      </w:ins>
      <w:commentRangeEnd w:id="1630"/>
      <w:ins w:id="1632" w:author="IO" w:date="2011-07-21T11:23:00Z">
        <w:r>
          <w:rPr>
            <w:rStyle w:val="CommentReference"/>
          </w:rPr>
          <w:commentReference w:id="1630"/>
        </w:r>
      </w:ins>
      <w:ins w:id="1633" w:author="IO" w:date="2011-07-21T11:21:00Z">
        <w:r>
          <w:t>.</w:t>
        </w:r>
      </w:ins>
    </w:p>
    <w:tbl>
      <w:tblPr>
        <w:tblStyle w:val="TableGrid"/>
        <w:tblW w:w="0" w:type="auto"/>
        <w:tblLook w:val="04A0" w:firstRow="1" w:lastRow="0" w:firstColumn="1" w:lastColumn="0" w:noHBand="0" w:noVBand="1"/>
        <w:tblPrChange w:id="1634" w:author="IO" w:date="2011-07-21T11:24:00Z">
          <w:tblPr>
            <w:tblStyle w:val="TableGrid"/>
            <w:tblW w:w="0" w:type="auto"/>
            <w:tblLook w:val="04A0" w:firstRow="1" w:lastRow="0" w:firstColumn="1" w:lastColumn="0" w:noHBand="0" w:noVBand="1"/>
          </w:tblPr>
        </w:tblPrChange>
      </w:tblPr>
      <w:tblGrid>
        <w:gridCol w:w="1668"/>
        <w:gridCol w:w="6378"/>
        <w:gridCol w:w="1732"/>
        <w:tblGridChange w:id="1635">
          <w:tblGrid>
            <w:gridCol w:w="3259"/>
            <w:gridCol w:w="3259"/>
            <w:gridCol w:w="3260"/>
          </w:tblGrid>
        </w:tblGridChange>
      </w:tblGrid>
      <w:tr w:rsidR="00A93BC7" w14:paraId="1A29A7D1" w14:textId="77777777" w:rsidTr="00A93BC7">
        <w:trPr>
          <w:ins w:id="1636" w:author="IO" w:date="2011-07-21T11:23:00Z"/>
        </w:trPr>
        <w:tc>
          <w:tcPr>
            <w:tcW w:w="1668" w:type="dxa"/>
            <w:tcPrChange w:id="1637" w:author="IO" w:date="2011-07-21T11:24:00Z">
              <w:tcPr>
                <w:tcW w:w="3259" w:type="dxa"/>
              </w:tcPr>
            </w:tcPrChange>
          </w:tcPr>
          <w:p w14:paraId="7A3B4080" w14:textId="56781EDE" w:rsidR="00A93BC7" w:rsidRPr="00A93BC7" w:rsidRDefault="00A93BC7">
            <w:pPr>
              <w:spacing w:before="240" w:after="120"/>
              <w:jc w:val="both"/>
              <w:rPr>
                <w:ins w:id="1638" w:author="IO" w:date="2011-07-21T11:23:00Z"/>
                <w:b/>
                <w:sz w:val="28"/>
                <w:rPrChange w:id="1639" w:author="IO" w:date="2011-07-21T11:23:00Z">
                  <w:rPr>
                    <w:ins w:id="1640" w:author="IO" w:date="2011-07-21T11:23:00Z"/>
                  </w:rPr>
                </w:rPrChange>
              </w:rPr>
            </w:pPr>
            <w:ins w:id="1641" w:author="IO" w:date="2011-07-21T11:23:00Z">
              <w:r w:rsidRPr="00A93BC7">
                <w:rPr>
                  <w:b/>
                  <w:sz w:val="28"/>
                  <w:rPrChange w:id="1642" w:author="IO" w:date="2011-07-21T11:23:00Z">
                    <w:rPr/>
                  </w:rPrChange>
                </w:rPr>
                <w:t>Concepto</w:t>
              </w:r>
            </w:ins>
          </w:p>
        </w:tc>
        <w:tc>
          <w:tcPr>
            <w:tcW w:w="6378" w:type="dxa"/>
            <w:tcPrChange w:id="1643" w:author="IO" w:date="2011-07-21T11:24:00Z">
              <w:tcPr>
                <w:tcW w:w="3259" w:type="dxa"/>
              </w:tcPr>
            </w:tcPrChange>
          </w:tcPr>
          <w:p w14:paraId="4E2675D2" w14:textId="4249CE61" w:rsidR="00A93BC7" w:rsidRPr="00A93BC7" w:rsidRDefault="00A93BC7">
            <w:pPr>
              <w:spacing w:before="240" w:after="120"/>
              <w:jc w:val="both"/>
              <w:rPr>
                <w:ins w:id="1644" w:author="IO" w:date="2011-07-21T11:23:00Z"/>
                <w:b/>
                <w:sz w:val="28"/>
                <w:rPrChange w:id="1645" w:author="IO" w:date="2011-07-21T11:23:00Z">
                  <w:rPr>
                    <w:ins w:id="1646" w:author="IO" w:date="2011-07-21T11:23:00Z"/>
                  </w:rPr>
                </w:rPrChange>
              </w:rPr>
            </w:pPr>
            <w:ins w:id="1647" w:author="IO" w:date="2011-07-21T11:23:00Z">
              <w:r w:rsidRPr="00A93BC7">
                <w:rPr>
                  <w:b/>
                  <w:sz w:val="28"/>
                  <w:rPrChange w:id="1648" w:author="IO" w:date="2011-07-21T11:23:00Z">
                    <w:rPr/>
                  </w:rPrChange>
                </w:rPr>
                <w:t>Descripción</w:t>
              </w:r>
            </w:ins>
          </w:p>
        </w:tc>
        <w:tc>
          <w:tcPr>
            <w:tcW w:w="1732" w:type="dxa"/>
            <w:tcPrChange w:id="1649" w:author="IO" w:date="2011-07-21T11:24:00Z">
              <w:tcPr>
                <w:tcW w:w="3260" w:type="dxa"/>
              </w:tcPr>
            </w:tcPrChange>
          </w:tcPr>
          <w:p w14:paraId="3482D4C7" w14:textId="3AFDC0DF" w:rsidR="00A93BC7" w:rsidRPr="00A93BC7" w:rsidRDefault="00A93BC7">
            <w:pPr>
              <w:spacing w:before="240" w:after="120"/>
              <w:jc w:val="both"/>
              <w:rPr>
                <w:ins w:id="1650" w:author="IO" w:date="2011-07-21T11:23:00Z"/>
                <w:b/>
                <w:sz w:val="28"/>
                <w:rPrChange w:id="1651" w:author="IO" w:date="2011-07-21T11:23:00Z">
                  <w:rPr>
                    <w:ins w:id="1652" w:author="IO" w:date="2011-07-21T11:23:00Z"/>
                  </w:rPr>
                </w:rPrChange>
              </w:rPr>
            </w:pPr>
            <w:ins w:id="1653" w:author="IO" w:date="2011-07-21T11:23:00Z">
              <w:r w:rsidRPr="00A93BC7">
                <w:rPr>
                  <w:b/>
                  <w:sz w:val="28"/>
                  <w:rPrChange w:id="1654" w:author="IO" w:date="2011-07-21T11:23:00Z">
                    <w:rPr/>
                  </w:rPrChange>
                </w:rPr>
                <w:t>Icono</w:t>
              </w:r>
            </w:ins>
          </w:p>
        </w:tc>
      </w:tr>
      <w:tr w:rsidR="00A93BC7" w14:paraId="27BD6680" w14:textId="77777777" w:rsidTr="00A93BC7">
        <w:trPr>
          <w:ins w:id="1655" w:author="IO" w:date="2011-07-21T11:23:00Z"/>
        </w:trPr>
        <w:tc>
          <w:tcPr>
            <w:tcW w:w="1668" w:type="dxa"/>
            <w:tcPrChange w:id="1656" w:author="IO" w:date="2011-07-21T11:24:00Z">
              <w:tcPr>
                <w:tcW w:w="3259" w:type="dxa"/>
              </w:tcPr>
            </w:tcPrChange>
          </w:tcPr>
          <w:p w14:paraId="4B17C861" w14:textId="77777777" w:rsidR="00A93BC7" w:rsidRDefault="00A93BC7">
            <w:pPr>
              <w:spacing w:before="240" w:after="120"/>
              <w:jc w:val="both"/>
              <w:rPr>
                <w:ins w:id="1657" w:author="IO" w:date="2011-07-21T11:23:00Z"/>
              </w:rPr>
            </w:pPr>
          </w:p>
        </w:tc>
        <w:tc>
          <w:tcPr>
            <w:tcW w:w="6378" w:type="dxa"/>
            <w:tcPrChange w:id="1658" w:author="IO" w:date="2011-07-21T11:24:00Z">
              <w:tcPr>
                <w:tcW w:w="3259" w:type="dxa"/>
              </w:tcPr>
            </w:tcPrChange>
          </w:tcPr>
          <w:p w14:paraId="6A6F07B4" w14:textId="77777777" w:rsidR="00A93BC7" w:rsidRDefault="00A93BC7">
            <w:pPr>
              <w:spacing w:before="240" w:after="120"/>
              <w:jc w:val="both"/>
              <w:rPr>
                <w:ins w:id="1659" w:author="IO" w:date="2011-07-21T11:23:00Z"/>
              </w:rPr>
            </w:pPr>
          </w:p>
        </w:tc>
        <w:tc>
          <w:tcPr>
            <w:tcW w:w="1732" w:type="dxa"/>
            <w:tcPrChange w:id="1660" w:author="IO" w:date="2011-07-21T11:24:00Z">
              <w:tcPr>
                <w:tcW w:w="3260" w:type="dxa"/>
              </w:tcPr>
            </w:tcPrChange>
          </w:tcPr>
          <w:p w14:paraId="408775C2" w14:textId="77777777" w:rsidR="00A93BC7" w:rsidRDefault="00A93BC7">
            <w:pPr>
              <w:spacing w:before="240" w:after="120"/>
              <w:jc w:val="both"/>
              <w:rPr>
                <w:ins w:id="1661" w:author="IO" w:date="2011-07-21T11:23:00Z"/>
              </w:rPr>
            </w:pPr>
          </w:p>
        </w:tc>
      </w:tr>
    </w:tbl>
    <w:p w14:paraId="522C0219" w14:textId="3C646A34" w:rsidR="00A93BC7" w:rsidRDefault="00A93BC7">
      <w:pPr>
        <w:pStyle w:val="Caption"/>
        <w:rPr>
          <w:ins w:id="1662" w:author="IO" w:date="2011-07-20T18:40:00Z"/>
        </w:rPr>
        <w:pPrChange w:id="1663" w:author="IO" w:date="2011-07-21T11:22:00Z">
          <w:pPr>
            <w:spacing w:before="120"/>
            <w:jc w:val="both"/>
          </w:pPr>
        </w:pPrChange>
      </w:pPr>
      <w:commentRangeStart w:id="1664"/>
      <w:ins w:id="1665" w:author="IO" w:date="2011-07-21T11:22:00Z">
        <w:r>
          <w:t xml:space="preserve">Tabla </w:t>
        </w:r>
        <w:r>
          <w:fldChar w:fldCharType="begin"/>
        </w:r>
        <w:r>
          <w:instrText xml:space="preserve"> SEQ Tabla \* ARABIC </w:instrText>
        </w:r>
      </w:ins>
      <w:r>
        <w:fldChar w:fldCharType="separate"/>
      </w:r>
      <w:ins w:id="1666" w:author="IO" w:date="2011-07-22T13:16:00Z">
        <w:r w:rsidR="00416FF6">
          <w:rPr>
            <w:noProof/>
          </w:rPr>
          <w:t>1</w:t>
        </w:r>
      </w:ins>
      <w:ins w:id="1667" w:author="IO" w:date="2011-07-21T11:22:00Z">
        <w:r>
          <w:fldChar w:fldCharType="end"/>
        </w:r>
        <w:r>
          <w:t>. Principales conceptos del lenguaje de modelado de INGENIAS.</w:t>
        </w:r>
      </w:ins>
      <w:commentRangeEnd w:id="1664"/>
      <w:ins w:id="1668" w:author="IO" w:date="2011-07-21T11:25:00Z">
        <w:r>
          <w:rPr>
            <w:rStyle w:val="CommentReference"/>
            <w:i w:val="0"/>
            <w:iCs w:val="0"/>
          </w:rPr>
          <w:commentReference w:id="1664"/>
        </w:r>
      </w:ins>
    </w:p>
    <w:p w14:paraId="4465E8D3" w14:textId="77777777" w:rsidR="007353C8" w:rsidRDefault="007353C8" w:rsidP="00985670">
      <w:pPr>
        <w:spacing w:before="240" w:after="120"/>
        <w:ind w:firstLine="284"/>
        <w:jc w:val="both"/>
        <w:rPr>
          <w:ins w:id="1669" w:author="IO" w:date="2011-07-20T18:40:00Z"/>
        </w:rPr>
      </w:pPr>
    </w:p>
    <w:p w14:paraId="5B9E4518" w14:textId="77777777" w:rsidR="007353C8" w:rsidRDefault="007353C8" w:rsidP="00985670">
      <w:pPr>
        <w:spacing w:before="240" w:after="120"/>
        <w:ind w:firstLine="284"/>
        <w:jc w:val="both"/>
        <w:rPr>
          <w:ins w:id="1670" w:author="IO" w:date="2011-07-20T18:39:00Z"/>
        </w:rPr>
        <w:sectPr w:rsidR="007353C8" w:rsidSect="009143CB">
          <w:type w:val="oddPage"/>
          <w:pgSz w:w="11906" w:h="16838"/>
          <w:pgMar w:top="1134" w:right="1134" w:bottom="1134" w:left="1134" w:header="720" w:footer="720" w:gutter="0"/>
          <w:cols w:space="720"/>
          <w:docGrid w:linePitch="360"/>
        </w:sectPr>
      </w:pPr>
    </w:p>
    <w:p w14:paraId="1E67EB77" w14:textId="62F57254" w:rsidR="007353C8" w:rsidDel="007353C8" w:rsidRDefault="007353C8">
      <w:pPr>
        <w:spacing w:before="240" w:after="120"/>
        <w:ind w:firstLine="284"/>
        <w:jc w:val="both"/>
        <w:rPr>
          <w:ins w:id="1671" w:author="Orion" w:date="2011-05-09T11:57:00Z"/>
          <w:del w:id="1672" w:author="IO" w:date="2011-07-20T18:39:00Z"/>
        </w:rPr>
        <w:pPrChange w:id="1673" w:author="IO" w:date="2011-07-20T17:54:00Z">
          <w:pPr>
            <w:spacing w:before="120"/>
            <w:jc w:val="both"/>
          </w:pPr>
        </w:pPrChange>
      </w:pPr>
      <w:bookmarkStart w:id="1674" w:name="_Toc298954510"/>
      <w:bookmarkStart w:id="1675" w:name="_Toc299007681"/>
      <w:bookmarkStart w:id="1676" w:name="_Toc299012039"/>
      <w:bookmarkStart w:id="1677" w:name="_Toc299103587"/>
      <w:bookmarkStart w:id="1678" w:name="_Toc299103960"/>
      <w:bookmarkStart w:id="1679" w:name="_Toc299463785"/>
      <w:bookmarkStart w:id="1680" w:name="_Toc299463869"/>
      <w:bookmarkStart w:id="1681" w:name="_Toc299721470"/>
      <w:bookmarkEnd w:id="1674"/>
      <w:bookmarkEnd w:id="1675"/>
      <w:bookmarkEnd w:id="1676"/>
      <w:bookmarkEnd w:id="1677"/>
      <w:bookmarkEnd w:id="1678"/>
      <w:bookmarkEnd w:id="1679"/>
      <w:bookmarkEnd w:id="1680"/>
      <w:bookmarkEnd w:id="1681"/>
    </w:p>
    <w:p w14:paraId="2C18289E" w14:textId="16643A33" w:rsidR="0015736B" w:rsidRPr="007353C8" w:rsidDel="000F09C4" w:rsidRDefault="00C757E1">
      <w:pPr>
        <w:numPr>
          <w:ilvl w:val="0"/>
          <w:numId w:val="40"/>
        </w:numPr>
        <w:spacing w:before="240" w:after="120"/>
        <w:jc w:val="both"/>
        <w:rPr>
          <w:ins w:id="1682" w:author="Orion" w:date="2011-05-17T18:39:00Z"/>
          <w:del w:id="1683" w:author="IO" w:date="2011-07-20T17:57:00Z"/>
          <w:sz w:val="52"/>
          <w:szCs w:val="52"/>
          <w:rPrChange w:id="1684" w:author="IO" w:date="2011-07-20T18:39:00Z">
            <w:rPr>
              <w:ins w:id="1685" w:author="Orion" w:date="2011-05-17T18:39:00Z"/>
              <w:del w:id="1686" w:author="IO" w:date="2011-07-20T17:57:00Z"/>
              <w:rStyle w:val="apple-style-span"/>
              <w:rFonts w:cs="Times New Roman"/>
              <w:color w:val="000000"/>
            </w:rPr>
          </w:rPrChange>
        </w:rPr>
        <w:pPrChange w:id="1687" w:author="IO" w:date="2011-07-20T18:39:00Z">
          <w:pPr/>
        </w:pPrChange>
      </w:pPr>
      <w:ins w:id="1688" w:author="Orion" w:date="2011-05-09T12:19:00Z">
        <w:del w:id="1689" w:author="IO" w:date="2011-07-20T17:57:00Z">
          <w:r w:rsidRPr="007353C8" w:rsidDel="000F09C4">
            <w:rPr>
              <w:sz w:val="52"/>
              <w:szCs w:val="52"/>
              <w:rPrChange w:id="1690" w:author="IO" w:date="2011-07-20T18:39:00Z">
                <w:rPr/>
              </w:rPrChange>
            </w:rPr>
            <w:delText xml:space="preserve">Las últimas versiones de </w:delText>
          </w:r>
        </w:del>
      </w:ins>
      <w:ins w:id="1691" w:author="Orion" w:date="2011-05-09T12:17:00Z">
        <w:del w:id="1692" w:author="IO" w:date="2011-07-20T17:57:00Z">
          <w:r w:rsidR="002E2310" w:rsidRPr="007353C8" w:rsidDel="000F09C4">
            <w:rPr>
              <w:sz w:val="52"/>
              <w:szCs w:val="52"/>
              <w:rPrChange w:id="1693" w:author="IO" w:date="2011-07-20T18:39:00Z">
                <w:rPr/>
              </w:rPrChange>
            </w:rPr>
            <w:delText>INGENIAS se basa</w:delText>
          </w:r>
        </w:del>
      </w:ins>
      <w:ins w:id="1694" w:author="Orion" w:date="2011-05-09T12:19:00Z">
        <w:del w:id="1695" w:author="IO" w:date="2011-07-20T17:57:00Z">
          <w:r w:rsidRPr="007353C8" w:rsidDel="000F09C4">
            <w:rPr>
              <w:sz w:val="52"/>
              <w:szCs w:val="52"/>
              <w:rPrChange w:id="1696" w:author="IO" w:date="2011-07-20T18:39:00Z">
                <w:rPr/>
              </w:rPrChange>
            </w:rPr>
            <w:delText>n</w:delText>
          </w:r>
        </w:del>
      </w:ins>
      <w:ins w:id="1697" w:author="Orion" w:date="2011-05-09T12:17:00Z">
        <w:del w:id="1698" w:author="IO" w:date="2011-07-20T17:57:00Z">
          <w:r w:rsidR="002E2310" w:rsidRPr="007353C8" w:rsidDel="000F09C4">
            <w:rPr>
              <w:sz w:val="52"/>
              <w:szCs w:val="52"/>
              <w:rPrChange w:id="1699" w:author="IO" w:date="2011-07-20T18:39:00Z">
                <w:rPr/>
              </w:rPrChange>
            </w:rPr>
            <w:delText xml:space="preserve"> en la </w:delText>
          </w:r>
        </w:del>
        <w:del w:id="1700" w:author="IO" w:date="2011-05-13T12:50:00Z">
          <w:r w:rsidR="002E2310" w:rsidRPr="007353C8" w:rsidDel="004B5D0F">
            <w:rPr>
              <w:sz w:val="52"/>
              <w:szCs w:val="52"/>
              <w:rPrChange w:id="1701" w:author="IO" w:date="2011-07-20T18:39:00Z">
                <w:rPr/>
              </w:rPrChange>
            </w:rPr>
            <w:delText>metodología</w:delText>
          </w:r>
        </w:del>
      </w:ins>
      <w:ins w:id="1702" w:author="Orion" w:date="2011-05-09T12:25:00Z">
        <w:del w:id="1703" w:author="IO" w:date="2011-07-20T17:57:00Z">
          <w:r w:rsidRPr="007353C8" w:rsidDel="000F09C4">
            <w:rPr>
              <w:sz w:val="52"/>
              <w:szCs w:val="52"/>
              <w:rPrChange w:id="1704" w:author="IO" w:date="2011-07-20T18:39:00Z">
                <w:rPr/>
              </w:rPrChange>
            </w:rPr>
            <w:delText xml:space="preserve"> MDE</w:delText>
          </w:r>
        </w:del>
      </w:ins>
      <w:ins w:id="1705" w:author="Orion" w:date="2011-05-09T12:19:00Z">
        <w:del w:id="1706" w:author="IO" w:date="2011-07-20T17:57:00Z">
          <w:r w:rsidRPr="007353C8" w:rsidDel="000F09C4">
            <w:rPr>
              <w:sz w:val="52"/>
              <w:szCs w:val="52"/>
              <w:rPrChange w:id="1707" w:author="IO" w:date="2011-07-20T18:39:00Z">
                <w:rPr/>
              </w:rPrChange>
            </w:rPr>
            <w:delText xml:space="preserve">, que es un paradigma de desarrollo de software que </w:delText>
          </w:r>
        </w:del>
      </w:ins>
      <w:ins w:id="1708" w:author="Orion" w:date="2011-05-09T12:21:00Z">
        <w:del w:id="1709" w:author="IO" w:date="2011-07-20T17:57:00Z">
          <w:r w:rsidRPr="007353C8" w:rsidDel="000F09C4">
            <w:rPr>
              <w:sz w:val="52"/>
              <w:szCs w:val="52"/>
              <w:rPrChange w:id="1710" w:author="IO" w:date="2011-07-20T18:39:00Z">
                <w:rPr>
                  <w:rStyle w:val="apple-style-span"/>
                  <w:rFonts w:ascii="Arial" w:hAnsi="Arial" w:cs="Arial"/>
                  <w:color w:val="000000"/>
                  <w:sz w:val="20"/>
                  <w:szCs w:val="20"/>
                </w:rPr>
              </w:rPrChange>
            </w:rPr>
            <w:delText>se centra en la creación y explotación de modelos de dominio (es decir, representaciones abstractas de los conocimientos y actividades que rigen un dominio de aplicación particular), más que en conceptos informáticos (o algoritmos)</w:delText>
          </w:r>
        </w:del>
      </w:ins>
      <w:customXmlInsRangeStart w:id="1711" w:author="Orion" w:date="2011-05-09T12:35:00Z"/>
      <w:customXmlDelRangeStart w:id="1712" w:author="IO" w:date="2011-07-20T17:57:00Z"/>
      <w:sdt>
        <w:sdtPr>
          <w:rPr>
            <w:sz w:val="52"/>
            <w:szCs w:val="52"/>
          </w:rPr>
          <w:id w:val="1080033518"/>
          <w:citation/>
        </w:sdtPr>
        <w:sdtContent>
          <w:customXmlInsRangeEnd w:id="1711"/>
          <w:customXmlDelRangeEnd w:id="1712"/>
          <w:ins w:id="1713" w:author="Orion" w:date="2011-05-09T12:35:00Z">
            <w:del w:id="1714" w:author="IO" w:date="2011-07-20T17:57:00Z">
              <w:r w:rsidR="006920FF" w:rsidRPr="007353C8" w:rsidDel="000F09C4">
                <w:rPr>
                  <w:sz w:val="52"/>
                  <w:szCs w:val="52"/>
                  <w:rPrChange w:id="1715" w:author="IO" w:date="2011-07-20T18:39:00Z">
                    <w:rPr>
                      <w:rStyle w:val="apple-style-span"/>
                      <w:rFonts w:cs="Times New Roman"/>
                      <w:color w:val="000000"/>
                    </w:rPr>
                  </w:rPrChange>
                </w:rPr>
                <w:fldChar w:fldCharType="begin"/>
              </w:r>
            </w:del>
            <w:del w:id="1716" w:author="IO" w:date="2011-07-12T14:22:00Z">
              <w:r w:rsidR="006920FF" w:rsidRPr="007353C8" w:rsidDel="002A3258">
                <w:rPr>
                  <w:sz w:val="52"/>
                  <w:szCs w:val="52"/>
                  <w:rPrChange w:id="1717" w:author="IO" w:date="2011-07-20T18:39:00Z">
                    <w:rPr>
                      <w:rStyle w:val="apple-style-span"/>
                      <w:rFonts w:cs="Times New Roman"/>
                      <w:color w:val="000000"/>
                    </w:rPr>
                  </w:rPrChange>
                </w:rPr>
                <w:delInstrText xml:space="preserve"> CITATION Fra03 \l 3082 </w:delInstrText>
              </w:r>
            </w:del>
          </w:ins>
          <w:del w:id="1718" w:author="IO" w:date="2011-07-20T17:57:00Z">
            <w:r w:rsidR="006920FF" w:rsidRPr="007353C8" w:rsidDel="000F09C4">
              <w:rPr>
                <w:sz w:val="52"/>
                <w:szCs w:val="52"/>
                <w:rPrChange w:id="1719" w:author="IO" w:date="2011-07-20T18:39:00Z">
                  <w:rPr>
                    <w:rStyle w:val="apple-style-span"/>
                    <w:rFonts w:cs="Times New Roman"/>
                    <w:color w:val="000000"/>
                  </w:rPr>
                </w:rPrChange>
              </w:rPr>
              <w:fldChar w:fldCharType="separate"/>
            </w:r>
          </w:del>
          <w:del w:id="1720" w:author="IO" w:date="2011-07-12T12:37:00Z">
            <w:r w:rsidR="00C1157B" w:rsidRPr="007353C8" w:rsidDel="00545B0D">
              <w:rPr>
                <w:sz w:val="52"/>
                <w:szCs w:val="52"/>
                <w:rPrChange w:id="1721" w:author="IO" w:date="2011-07-20T18:39:00Z">
                  <w:rPr>
                    <w:rStyle w:val="apple-style-span"/>
                    <w:rFonts w:cs="Times New Roman"/>
                    <w:noProof/>
                    <w:color w:val="000000"/>
                  </w:rPr>
                </w:rPrChange>
              </w:rPr>
              <w:delText xml:space="preserve"> (11)</w:delText>
            </w:r>
          </w:del>
          <w:ins w:id="1722" w:author="Orion" w:date="2011-05-09T12:35:00Z">
            <w:del w:id="1723" w:author="IO" w:date="2011-07-20T17:57:00Z">
              <w:r w:rsidR="006920FF" w:rsidRPr="007353C8" w:rsidDel="000F09C4">
                <w:rPr>
                  <w:sz w:val="52"/>
                  <w:szCs w:val="52"/>
                  <w:rPrChange w:id="1724" w:author="IO" w:date="2011-07-20T18:39:00Z">
                    <w:rPr>
                      <w:rStyle w:val="apple-style-span"/>
                      <w:rFonts w:cs="Times New Roman"/>
                      <w:color w:val="000000"/>
                    </w:rPr>
                  </w:rPrChange>
                </w:rPr>
                <w:fldChar w:fldCharType="end"/>
              </w:r>
            </w:del>
          </w:ins>
          <w:customXmlInsRangeStart w:id="1725" w:author="Orion" w:date="2011-05-09T12:35:00Z"/>
          <w:customXmlDelRangeStart w:id="1726" w:author="IO" w:date="2011-07-20T17:57:00Z"/>
        </w:sdtContent>
      </w:sdt>
      <w:customXmlInsRangeEnd w:id="1725"/>
      <w:customXmlDelRangeEnd w:id="1726"/>
      <w:ins w:id="1727" w:author="Orion" w:date="2011-05-09T12:21:00Z">
        <w:del w:id="1728" w:author="IO" w:date="2011-07-20T17:57:00Z">
          <w:r w:rsidRPr="007353C8" w:rsidDel="000F09C4">
            <w:rPr>
              <w:sz w:val="52"/>
              <w:szCs w:val="52"/>
              <w:rPrChange w:id="1729" w:author="IO" w:date="2011-07-20T18:39:00Z">
                <w:rPr>
                  <w:rStyle w:val="apple-style-span"/>
                  <w:rFonts w:ascii="Arial" w:hAnsi="Arial" w:cs="Arial"/>
                  <w:color w:val="000000"/>
                  <w:sz w:val="20"/>
                  <w:szCs w:val="20"/>
                </w:rPr>
              </w:rPrChange>
            </w:rPr>
            <w:delText xml:space="preserve">. </w:delText>
          </w:r>
        </w:del>
      </w:ins>
      <w:ins w:id="1730" w:author="Orion" w:date="2011-05-09T12:42:00Z">
        <w:del w:id="1731" w:author="IO" w:date="2011-07-20T17:57:00Z">
          <w:r w:rsidR="00B8369E" w:rsidRPr="007353C8" w:rsidDel="000F09C4">
            <w:rPr>
              <w:sz w:val="52"/>
              <w:szCs w:val="52"/>
              <w:rPrChange w:id="1732" w:author="IO" w:date="2011-07-20T18:39:00Z">
                <w:rPr>
                  <w:rStyle w:val="apple-style-span"/>
                  <w:rFonts w:cs="Times New Roman"/>
                  <w:color w:val="000000"/>
                </w:rPr>
              </w:rPrChange>
            </w:rPr>
            <w:delText xml:space="preserve">Por lo tanto, </w:delText>
          </w:r>
        </w:del>
      </w:ins>
      <w:ins w:id="1733" w:author="Orion" w:date="2011-05-09T12:38:00Z">
        <w:del w:id="1734" w:author="IO" w:date="2011-07-20T17:57:00Z">
          <w:r w:rsidR="00B8369E" w:rsidRPr="007353C8" w:rsidDel="000F09C4">
            <w:rPr>
              <w:sz w:val="52"/>
              <w:szCs w:val="52"/>
              <w:rPrChange w:id="1735" w:author="IO" w:date="2011-07-20T18:39:00Z">
                <w:rPr>
                  <w:rStyle w:val="apple-style-span"/>
                  <w:rFonts w:cs="Times New Roman"/>
                  <w:color w:val="000000"/>
                </w:rPr>
              </w:rPrChange>
            </w:rPr>
            <w:delText>INGENIAS se basa en la programaci</w:delText>
          </w:r>
        </w:del>
      </w:ins>
      <w:ins w:id="1736" w:author="Orion" w:date="2011-05-09T12:39:00Z">
        <w:del w:id="1737" w:author="IO" w:date="2011-07-20T17:57:00Z">
          <w:r w:rsidR="00B8369E" w:rsidRPr="007353C8" w:rsidDel="000F09C4">
            <w:rPr>
              <w:sz w:val="52"/>
              <w:szCs w:val="52"/>
              <w:rPrChange w:id="1738" w:author="IO" w:date="2011-07-20T18:39:00Z">
                <w:rPr>
                  <w:rStyle w:val="apple-style-span"/>
                  <w:rFonts w:cs="Times New Roman"/>
                  <w:color w:val="000000"/>
                </w:rPr>
              </w:rPrChange>
            </w:rPr>
            <w:delText>ón por modelos como principal forma de expresión</w:delText>
          </w:r>
        </w:del>
      </w:ins>
      <w:ins w:id="1739" w:author="Orion" w:date="2011-05-09T12:47:00Z">
        <w:del w:id="1740" w:author="IO" w:date="2011-07-20T17:57:00Z">
          <w:r w:rsidR="00B8369E" w:rsidRPr="007353C8" w:rsidDel="000F09C4">
            <w:rPr>
              <w:sz w:val="52"/>
              <w:szCs w:val="52"/>
              <w:rPrChange w:id="1741" w:author="IO" w:date="2011-07-20T18:39:00Z">
                <w:rPr>
                  <w:rStyle w:val="apple-style-span"/>
                  <w:rFonts w:cs="Times New Roman"/>
                  <w:color w:val="000000"/>
                </w:rPr>
              </w:rPrChange>
            </w:rPr>
            <w:delText>. E</w:delText>
          </w:r>
        </w:del>
      </w:ins>
      <w:ins w:id="1742" w:author="Orion" w:date="2011-05-09T12:40:00Z">
        <w:del w:id="1743" w:author="IO" w:date="2011-07-20T17:57:00Z">
          <w:r w:rsidR="00B8369E" w:rsidRPr="007353C8" w:rsidDel="000F09C4">
            <w:rPr>
              <w:sz w:val="52"/>
              <w:szCs w:val="52"/>
              <w:rPrChange w:id="1744" w:author="IO" w:date="2011-07-20T18:39:00Z">
                <w:rPr>
                  <w:rStyle w:val="apple-style-span"/>
                  <w:rFonts w:cs="Times New Roman"/>
                  <w:color w:val="000000"/>
                </w:rPr>
              </w:rPrChange>
            </w:rPr>
            <w:delText>stos modelos son creados incluyendo acciones de ejecuci</w:delText>
          </w:r>
        </w:del>
      </w:ins>
      <w:ins w:id="1745" w:author="Orion" w:date="2011-05-09T12:41:00Z">
        <w:del w:id="1746" w:author="IO" w:date="2011-07-20T17:57:00Z">
          <w:r w:rsidR="00B8369E" w:rsidRPr="007353C8" w:rsidDel="000F09C4">
            <w:rPr>
              <w:sz w:val="52"/>
              <w:szCs w:val="52"/>
              <w:rPrChange w:id="1747" w:author="IO" w:date="2011-07-20T18:39:00Z">
                <w:rPr>
                  <w:rStyle w:val="apple-style-span"/>
                  <w:rFonts w:cs="Times New Roman"/>
                  <w:color w:val="000000"/>
                </w:rPr>
              </w:rPrChange>
            </w:rPr>
            <w:delText xml:space="preserve">ón </w:delText>
          </w:r>
        </w:del>
      </w:ins>
      <w:ins w:id="1748" w:author="Orion" w:date="2011-05-09T12:44:00Z">
        <w:del w:id="1749" w:author="IO" w:date="2011-07-20T17:57:00Z">
          <w:r w:rsidR="00B8369E" w:rsidRPr="007353C8" w:rsidDel="000F09C4">
            <w:rPr>
              <w:sz w:val="52"/>
              <w:szCs w:val="52"/>
              <w:rPrChange w:id="1750" w:author="IO" w:date="2011-07-20T18:39:00Z">
                <w:rPr>
                  <w:rStyle w:val="apple-style-span"/>
                  <w:rFonts w:cs="Times New Roman"/>
                  <w:color w:val="000000"/>
                </w:rPr>
              </w:rPrChange>
            </w:rPr>
            <w:delText xml:space="preserve">y </w:delText>
          </w:r>
        </w:del>
      </w:ins>
      <w:ins w:id="1751" w:author="Orion" w:date="2011-05-09T12:48:00Z">
        <w:del w:id="1752" w:author="IO" w:date="2011-07-20T17:57:00Z">
          <w:r w:rsidR="00B8369E" w:rsidRPr="007353C8" w:rsidDel="000F09C4">
            <w:rPr>
              <w:sz w:val="52"/>
              <w:szCs w:val="52"/>
              <w:rPrChange w:id="1753" w:author="IO" w:date="2011-07-20T18:39:00Z">
                <w:rPr>
                  <w:rStyle w:val="apple-style-span"/>
                  <w:rFonts w:cs="Times New Roman"/>
                  <w:color w:val="000000"/>
                </w:rPr>
              </w:rPrChange>
            </w:rPr>
            <w:delText xml:space="preserve">a partir de </w:delText>
          </w:r>
        </w:del>
      </w:ins>
      <w:ins w:id="1754" w:author="Orion" w:date="2011-05-09T12:50:00Z">
        <w:del w:id="1755" w:author="IO" w:date="2011-07-20T17:57:00Z">
          <w:r w:rsidR="00A276BA" w:rsidRPr="007353C8" w:rsidDel="000F09C4">
            <w:rPr>
              <w:sz w:val="52"/>
              <w:szCs w:val="52"/>
              <w:rPrChange w:id="1756" w:author="IO" w:date="2011-07-20T18:39:00Z">
                <w:rPr>
                  <w:rStyle w:val="apple-style-span"/>
                  <w:rFonts w:cs="Times New Roman"/>
                  <w:color w:val="000000"/>
                </w:rPr>
              </w:rPrChange>
            </w:rPr>
            <w:delText>ellos</w:delText>
          </w:r>
        </w:del>
      </w:ins>
      <w:ins w:id="1757" w:author="Orion" w:date="2011-05-09T12:48:00Z">
        <w:del w:id="1758" w:author="IO" w:date="2011-07-20T17:57:00Z">
          <w:r w:rsidR="00B8369E" w:rsidRPr="007353C8" w:rsidDel="000F09C4">
            <w:rPr>
              <w:sz w:val="52"/>
              <w:szCs w:val="52"/>
              <w:rPrChange w:id="1759" w:author="IO" w:date="2011-07-20T18:39:00Z">
                <w:rPr>
                  <w:rStyle w:val="apple-style-span"/>
                  <w:rFonts w:cs="Times New Roman"/>
                  <w:color w:val="000000"/>
                </w:rPr>
              </w:rPrChange>
            </w:rPr>
            <w:delText xml:space="preserve"> </w:delText>
          </w:r>
        </w:del>
      </w:ins>
      <w:ins w:id="1760" w:author="Orion" w:date="2011-05-09T12:44:00Z">
        <w:del w:id="1761" w:author="IO" w:date="2011-07-20T17:57:00Z">
          <w:r w:rsidR="00B8369E" w:rsidRPr="007353C8" w:rsidDel="000F09C4">
            <w:rPr>
              <w:sz w:val="52"/>
              <w:szCs w:val="52"/>
              <w:rPrChange w:id="1762" w:author="IO" w:date="2011-07-20T18:39:00Z">
                <w:rPr>
                  <w:rStyle w:val="apple-style-span"/>
                  <w:rFonts w:cs="Times New Roman"/>
                  <w:color w:val="000000"/>
                </w:rPr>
              </w:rPrChange>
            </w:rPr>
            <w:delText xml:space="preserve">se </w:delText>
          </w:r>
        </w:del>
      </w:ins>
      <w:ins w:id="1763" w:author="Orion" w:date="2011-05-09T12:42:00Z">
        <w:del w:id="1764" w:author="IO" w:date="2011-07-20T17:57:00Z">
          <w:r w:rsidR="00B8369E" w:rsidRPr="007353C8" w:rsidDel="000F09C4">
            <w:rPr>
              <w:sz w:val="52"/>
              <w:szCs w:val="52"/>
              <w:rPrChange w:id="1765" w:author="IO" w:date="2011-07-20T18:39:00Z">
                <w:rPr>
                  <w:rStyle w:val="apple-style-span"/>
                  <w:rFonts w:cs="Times New Roman"/>
                  <w:color w:val="000000"/>
                </w:rPr>
              </w:rPrChange>
            </w:rPr>
            <w:delText>genera</w:delText>
          </w:r>
        </w:del>
      </w:ins>
      <w:ins w:id="1766" w:author="Orion" w:date="2011-05-09T12:41:00Z">
        <w:del w:id="1767" w:author="IO" w:date="2011-07-20T17:57:00Z">
          <w:r w:rsidR="00B8369E" w:rsidRPr="007353C8" w:rsidDel="000F09C4">
            <w:rPr>
              <w:sz w:val="52"/>
              <w:szCs w:val="52"/>
              <w:rPrChange w:id="1768" w:author="IO" w:date="2011-07-20T18:39:00Z">
                <w:rPr>
                  <w:rStyle w:val="apple-style-span"/>
                  <w:rFonts w:cs="Times New Roman"/>
                  <w:color w:val="000000"/>
                </w:rPr>
              </w:rPrChange>
            </w:rPr>
            <w:delText xml:space="preserve"> el código</w:delText>
          </w:r>
        </w:del>
      </w:ins>
      <w:ins w:id="1769" w:author="Orion" w:date="2011-05-09T12:44:00Z">
        <w:del w:id="1770" w:author="IO" w:date="2011-07-20T17:57:00Z">
          <w:r w:rsidR="00B8369E" w:rsidRPr="007353C8" w:rsidDel="000F09C4">
            <w:rPr>
              <w:sz w:val="52"/>
              <w:szCs w:val="52"/>
              <w:rPrChange w:id="1771" w:author="IO" w:date="2011-07-20T18:39:00Z">
                <w:rPr>
                  <w:rStyle w:val="apple-style-span"/>
                  <w:rFonts w:cs="Times New Roman"/>
                  <w:color w:val="000000"/>
                </w:rPr>
              </w:rPrChange>
            </w:rPr>
            <w:delText xml:space="preserve">, pudiéndose modificar o añadir </w:delText>
          </w:r>
        </w:del>
      </w:ins>
      <w:ins w:id="1772" w:author="Orion" w:date="2011-05-09T12:45:00Z">
        <w:del w:id="1773" w:author="IO" w:date="2011-07-20T17:57:00Z">
          <w:r w:rsidR="00B8369E" w:rsidRPr="007353C8" w:rsidDel="000F09C4">
            <w:rPr>
              <w:sz w:val="52"/>
              <w:szCs w:val="52"/>
              <w:rPrChange w:id="1774" w:author="IO" w:date="2011-07-20T18:39:00Z">
                <w:rPr>
                  <w:rStyle w:val="apple-style-span"/>
                  <w:rFonts w:cs="Times New Roman"/>
                  <w:color w:val="000000"/>
                </w:rPr>
              </w:rPrChange>
            </w:rPr>
            <w:delText>código</w:delText>
          </w:r>
        </w:del>
      </w:ins>
      <w:ins w:id="1775" w:author="Orion" w:date="2011-05-09T12:44:00Z">
        <w:del w:id="1776" w:author="IO" w:date="2011-07-20T17:57:00Z">
          <w:r w:rsidR="00B8369E" w:rsidRPr="007353C8" w:rsidDel="000F09C4">
            <w:rPr>
              <w:sz w:val="52"/>
              <w:szCs w:val="52"/>
              <w:rPrChange w:id="1777" w:author="IO" w:date="2011-07-20T18:39:00Z">
                <w:rPr>
                  <w:rStyle w:val="apple-style-span"/>
                  <w:rFonts w:cs="Times New Roman"/>
                  <w:color w:val="000000"/>
                </w:rPr>
              </w:rPrChange>
            </w:rPr>
            <w:delText xml:space="preserve"> a mano</w:delText>
          </w:r>
        </w:del>
      </w:ins>
      <w:ins w:id="1778" w:author="Orion" w:date="2011-05-09T12:51:00Z">
        <w:del w:id="1779" w:author="IO" w:date="2011-07-20T17:57:00Z">
          <w:r w:rsidR="000572CC" w:rsidRPr="007353C8" w:rsidDel="000F09C4">
            <w:rPr>
              <w:sz w:val="52"/>
              <w:szCs w:val="52"/>
              <w:rPrChange w:id="1780" w:author="IO" w:date="2011-07-20T18:39:00Z">
                <w:rPr>
                  <w:rStyle w:val="apple-style-span"/>
                  <w:rFonts w:cs="Times New Roman"/>
                  <w:color w:val="000000"/>
                </w:rPr>
              </w:rPrChange>
            </w:rPr>
            <w:delText xml:space="preserve"> a posteriori</w:delText>
          </w:r>
        </w:del>
      </w:ins>
      <w:ins w:id="1781" w:author="Orion" w:date="2011-05-09T12:45:00Z">
        <w:del w:id="1782" w:author="IO" w:date="2011-07-20T17:57:00Z">
          <w:r w:rsidR="00B8369E" w:rsidRPr="007353C8" w:rsidDel="000F09C4">
            <w:rPr>
              <w:sz w:val="52"/>
              <w:szCs w:val="52"/>
              <w:rPrChange w:id="1783" w:author="IO" w:date="2011-07-20T18:39:00Z">
                <w:rPr>
                  <w:rStyle w:val="apple-style-span"/>
                  <w:rFonts w:cs="Times New Roman"/>
                  <w:color w:val="000000"/>
                </w:rPr>
              </w:rPrChange>
            </w:rPr>
            <w:delText xml:space="preserve"> para </w:delText>
          </w:r>
        </w:del>
      </w:ins>
      <w:ins w:id="1784" w:author="Orion" w:date="2011-05-09T12:47:00Z">
        <w:del w:id="1785" w:author="IO" w:date="2011-07-20T17:57:00Z">
          <w:r w:rsidR="00B8369E" w:rsidRPr="007353C8" w:rsidDel="000F09C4">
            <w:rPr>
              <w:sz w:val="52"/>
              <w:szCs w:val="52"/>
              <w:rPrChange w:id="1786" w:author="IO" w:date="2011-07-20T18:39:00Z">
                <w:rPr>
                  <w:rStyle w:val="apple-style-span"/>
                  <w:rFonts w:cs="Times New Roman"/>
                  <w:color w:val="000000"/>
                </w:rPr>
              </w:rPrChange>
            </w:rPr>
            <w:delText>especificar acciones concretas</w:delText>
          </w:r>
        </w:del>
      </w:ins>
      <w:ins w:id="1787" w:author="Orion" w:date="2011-05-09T12:40:00Z">
        <w:del w:id="1788" w:author="IO" w:date="2011-07-20T17:57:00Z">
          <w:r w:rsidR="00B8369E" w:rsidRPr="007353C8" w:rsidDel="000F09C4">
            <w:rPr>
              <w:sz w:val="52"/>
              <w:szCs w:val="52"/>
              <w:rPrChange w:id="1789" w:author="IO" w:date="2011-07-20T18:39:00Z">
                <w:rPr>
                  <w:rStyle w:val="apple-style-span"/>
                  <w:rFonts w:cs="Times New Roman"/>
                  <w:color w:val="000000"/>
                </w:rPr>
              </w:rPrChange>
            </w:rPr>
            <w:delText>.</w:delText>
          </w:r>
        </w:del>
      </w:ins>
      <w:ins w:id="1790" w:author="Orion" w:date="2011-05-09T12:42:00Z">
        <w:del w:id="1791" w:author="IO" w:date="2011-07-20T17:57:00Z">
          <w:r w:rsidR="00B8369E" w:rsidRPr="007353C8" w:rsidDel="000F09C4">
            <w:rPr>
              <w:sz w:val="52"/>
              <w:szCs w:val="52"/>
              <w:rPrChange w:id="1792" w:author="IO" w:date="2011-07-20T18:39:00Z">
                <w:rPr>
                  <w:rStyle w:val="apple-style-span"/>
                  <w:rFonts w:cs="Times New Roman"/>
                  <w:color w:val="000000"/>
                </w:rPr>
              </w:rPrChange>
            </w:rPr>
            <w:delText xml:space="preserve"> </w:delText>
          </w:r>
        </w:del>
      </w:ins>
      <w:bookmarkStart w:id="1793" w:name="_Toc298954511"/>
      <w:bookmarkStart w:id="1794" w:name="_Toc299007682"/>
      <w:bookmarkStart w:id="1795" w:name="_Toc299012040"/>
      <w:bookmarkStart w:id="1796" w:name="_Toc299103588"/>
      <w:bookmarkStart w:id="1797" w:name="_Toc299103961"/>
      <w:bookmarkStart w:id="1798" w:name="_Toc299463786"/>
      <w:bookmarkStart w:id="1799" w:name="_Toc299463870"/>
      <w:bookmarkStart w:id="1800" w:name="_Toc299721471"/>
      <w:bookmarkEnd w:id="1793"/>
      <w:bookmarkEnd w:id="1794"/>
      <w:bookmarkEnd w:id="1795"/>
      <w:bookmarkEnd w:id="1796"/>
      <w:bookmarkEnd w:id="1797"/>
      <w:bookmarkEnd w:id="1798"/>
      <w:bookmarkEnd w:id="1799"/>
      <w:bookmarkEnd w:id="1800"/>
    </w:p>
    <w:p w14:paraId="35DB0F77" w14:textId="1E1983B5" w:rsidR="00DA06DD" w:rsidRPr="007353C8" w:rsidDel="000F09C4" w:rsidRDefault="00DA06DD">
      <w:pPr>
        <w:numPr>
          <w:ilvl w:val="0"/>
          <w:numId w:val="40"/>
        </w:numPr>
        <w:spacing w:before="240" w:after="120"/>
        <w:jc w:val="both"/>
        <w:rPr>
          <w:ins w:id="1801" w:author="Orion" w:date="2011-05-10T18:21:00Z"/>
          <w:del w:id="1802" w:author="IO" w:date="2011-07-20T17:57:00Z"/>
          <w:sz w:val="52"/>
          <w:szCs w:val="52"/>
          <w:rPrChange w:id="1803" w:author="IO" w:date="2011-07-20T18:39:00Z">
            <w:rPr>
              <w:ins w:id="1804" w:author="Orion" w:date="2011-05-10T18:21:00Z"/>
              <w:del w:id="1805" w:author="IO" w:date="2011-07-20T17:57:00Z"/>
              <w:rStyle w:val="apple-style-span"/>
              <w:rFonts w:cs="Times New Roman"/>
              <w:color w:val="000000"/>
            </w:rPr>
          </w:rPrChange>
        </w:rPr>
        <w:pPrChange w:id="1806" w:author="IO" w:date="2011-07-20T18:39:00Z">
          <w:pPr/>
        </w:pPrChange>
      </w:pPr>
      <w:bookmarkStart w:id="1807" w:name="_Toc298954512"/>
      <w:bookmarkStart w:id="1808" w:name="_Toc299007683"/>
      <w:bookmarkStart w:id="1809" w:name="_Toc299012041"/>
      <w:bookmarkStart w:id="1810" w:name="_Toc299103589"/>
      <w:bookmarkStart w:id="1811" w:name="_Toc299103962"/>
      <w:bookmarkStart w:id="1812" w:name="_Toc299463787"/>
      <w:bookmarkStart w:id="1813" w:name="_Toc299463871"/>
      <w:bookmarkStart w:id="1814" w:name="_Toc299721472"/>
      <w:bookmarkEnd w:id="1807"/>
      <w:bookmarkEnd w:id="1808"/>
      <w:bookmarkEnd w:id="1809"/>
      <w:bookmarkEnd w:id="1810"/>
      <w:bookmarkEnd w:id="1811"/>
      <w:bookmarkEnd w:id="1812"/>
      <w:bookmarkEnd w:id="1813"/>
      <w:bookmarkEnd w:id="1814"/>
    </w:p>
    <w:p w14:paraId="78BEE0DC" w14:textId="1D0789A9" w:rsidR="004117D6" w:rsidRPr="007353C8" w:rsidDel="007353C8" w:rsidRDefault="00DA06DD">
      <w:pPr>
        <w:numPr>
          <w:ilvl w:val="0"/>
          <w:numId w:val="40"/>
        </w:numPr>
        <w:jc w:val="both"/>
        <w:rPr>
          <w:ins w:id="1815" w:author="Orion" w:date="2011-05-10T18:26:00Z"/>
          <w:del w:id="1816" w:author="IO" w:date="2011-07-20T18:39:00Z"/>
          <w:sz w:val="52"/>
          <w:szCs w:val="52"/>
          <w:rPrChange w:id="1817" w:author="IO" w:date="2011-07-20T18:39:00Z">
            <w:rPr>
              <w:ins w:id="1818" w:author="Orion" w:date="2011-05-10T18:26:00Z"/>
              <w:del w:id="1819" w:author="IO" w:date="2011-07-20T18:39:00Z"/>
              <w:rFonts w:cs="Times New Roman"/>
            </w:rPr>
          </w:rPrChange>
        </w:rPr>
        <w:pPrChange w:id="1820" w:author="IO" w:date="2011-07-20T18:39:00Z">
          <w:pPr/>
        </w:pPrChange>
      </w:pPr>
      <w:ins w:id="1821" w:author="Orion" w:date="2011-05-17T18:39:00Z">
        <w:del w:id="1822" w:author="IO" w:date="2011-07-20T18:39:00Z">
          <w:r w:rsidRPr="007353C8" w:rsidDel="007353C8">
            <w:rPr>
              <w:sz w:val="52"/>
              <w:szCs w:val="52"/>
              <w:rPrChange w:id="1823" w:author="IO" w:date="2011-07-20T18:39:00Z">
                <w:rPr/>
              </w:rPrChange>
            </w:rPr>
            <w:delText xml:space="preserve">De esta forma </w:delText>
          </w:r>
        </w:del>
      </w:ins>
      <w:ins w:id="1824" w:author="Orion" w:date="2011-05-10T18:28:00Z">
        <w:del w:id="1825" w:author="IO" w:date="2011-05-13T12:52:00Z">
          <w:r w:rsidR="00F256A8" w:rsidRPr="007353C8" w:rsidDel="004B5D0F">
            <w:rPr>
              <w:sz w:val="52"/>
              <w:szCs w:val="52"/>
              <w:rPrChange w:id="1826" w:author="IO" w:date="2011-07-20T18:39:00Z">
                <w:rPr/>
              </w:rPrChange>
            </w:rPr>
            <w:delText>Esta metodolog</w:delText>
          </w:r>
        </w:del>
      </w:ins>
      <w:ins w:id="1827" w:author="Orion" w:date="2011-05-10T18:29:00Z">
        <w:del w:id="1828" w:author="IO" w:date="2011-05-13T12:52:00Z">
          <w:r w:rsidR="00F256A8" w:rsidRPr="007353C8" w:rsidDel="004B5D0F">
            <w:rPr>
              <w:sz w:val="52"/>
              <w:szCs w:val="52"/>
              <w:rPrChange w:id="1829" w:author="IO" w:date="2011-07-20T18:39:00Z">
                <w:rPr/>
              </w:rPrChange>
            </w:rPr>
            <w:delText xml:space="preserve">ía nos </w:delText>
          </w:r>
        </w:del>
        <w:del w:id="1830" w:author="IO" w:date="2011-07-20T18:39:00Z">
          <w:r w:rsidR="00F256A8" w:rsidRPr="007353C8" w:rsidDel="007353C8">
            <w:rPr>
              <w:sz w:val="52"/>
              <w:szCs w:val="52"/>
              <w:rPrChange w:id="1831" w:author="IO" w:date="2011-07-20T18:39:00Z">
                <w:rPr/>
              </w:rPrChange>
            </w:rPr>
            <w:delText>permite</w:delText>
          </w:r>
        </w:del>
      </w:ins>
      <w:ins w:id="1832" w:author="Orion" w:date="2011-05-10T18:27:00Z">
        <w:del w:id="1833" w:author="IO" w:date="2011-07-20T18:39:00Z">
          <w:r w:rsidR="00F256A8" w:rsidRPr="007353C8" w:rsidDel="007353C8">
            <w:rPr>
              <w:sz w:val="52"/>
              <w:szCs w:val="52"/>
              <w:rPrChange w:id="1834" w:author="IO" w:date="2011-07-20T18:39:00Z">
                <w:rPr/>
              </w:rPrChange>
            </w:rPr>
            <w:delText xml:space="preserve"> desarrollar sistemas distribuidos complejos </w:delText>
          </w:r>
        </w:del>
      </w:ins>
      <w:ins w:id="1835" w:author="Orion" w:date="2011-05-10T18:28:00Z">
        <w:del w:id="1836" w:author="IO" w:date="2011-07-20T18:39:00Z">
          <w:r w:rsidR="00F256A8" w:rsidRPr="007353C8" w:rsidDel="007353C8">
            <w:rPr>
              <w:sz w:val="52"/>
              <w:szCs w:val="52"/>
              <w:rPrChange w:id="1837" w:author="IO" w:date="2011-07-20T18:39:00Z">
                <w:rPr/>
              </w:rPrChange>
            </w:rPr>
            <w:delText>y</w:delText>
          </w:r>
        </w:del>
      </w:ins>
      <w:ins w:id="1838" w:author="Orion" w:date="2011-05-10T18:27:00Z">
        <w:del w:id="1839" w:author="IO" w:date="2011-07-20T18:39:00Z">
          <w:r w:rsidR="00F256A8" w:rsidRPr="007353C8" w:rsidDel="007353C8">
            <w:rPr>
              <w:sz w:val="52"/>
              <w:szCs w:val="52"/>
              <w:rPrChange w:id="1840" w:author="IO" w:date="2011-07-20T18:39:00Z">
                <w:rPr/>
              </w:rPrChange>
            </w:rPr>
            <w:delText xml:space="preserve"> din</w:delText>
          </w:r>
        </w:del>
      </w:ins>
      <w:ins w:id="1841" w:author="Orion" w:date="2011-05-10T18:28:00Z">
        <w:del w:id="1842" w:author="IO" w:date="2011-07-20T18:39:00Z">
          <w:r w:rsidR="00F256A8" w:rsidRPr="007353C8" w:rsidDel="007353C8">
            <w:rPr>
              <w:sz w:val="52"/>
              <w:szCs w:val="52"/>
              <w:rPrChange w:id="1843" w:author="IO" w:date="2011-07-20T18:39:00Z">
                <w:rPr/>
              </w:rPrChange>
            </w:rPr>
            <w:delText>ámicos usando el paradigma de agentes.</w:delText>
          </w:r>
        </w:del>
      </w:ins>
      <w:ins w:id="1844" w:author="Orion" w:date="2011-05-10T18:30:00Z">
        <w:del w:id="1845" w:author="IO" w:date="2011-07-20T18:39:00Z">
          <w:r w:rsidR="00F256A8" w:rsidRPr="007353C8" w:rsidDel="007353C8">
            <w:rPr>
              <w:sz w:val="52"/>
              <w:szCs w:val="52"/>
              <w:rPrChange w:id="1846" w:author="IO" w:date="2011-07-20T18:39:00Z">
                <w:rPr/>
              </w:rPrChange>
            </w:rPr>
            <w:delText xml:space="preserve"> Un agente es una entidad software </w:delText>
          </w:r>
          <w:r w:rsidR="00F256A8" w:rsidRPr="007353C8" w:rsidDel="007353C8">
            <w:rPr>
              <w:sz w:val="52"/>
              <w:szCs w:val="52"/>
              <w:rPrChange w:id="1847" w:author="IO" w:date="2011-07-20T18:39:00Z">
                <w:rPr/>
              </w:rPrChange>
            </w:rPr>
            <w:lastRenderedPageBreak/>
            <w:delText xml:space="preserve">que contiene su propio hilo de control y esta modelada </w:delText>
          </w:r>
        </w:del>
      </w:ins>
      <w:ins w:id="1848" w:author="Orion" w:date="2011-05-10T18:39:00Z">
        <w:del w:id="1849" w:author="IO" w:date="2011-07-20T18:39:00Z">
          <w:r w:rsidR="00B57D58" w:rsidRPr="007353C8" w:rsidDel="007353C8">
            <w:rPr>
              <w:sz w:val="52"/>
              <w:szCs w:val="52"/>
              <w:rPrChange w:id="1850" w:author="IO" w:date="2011-07-20T18:39:00Z">
                <w:rPr/>
              </w:rPrChange>
            </w:rPr>
            <w:delText xml:space="preserve">en </w:delText>
          </w:r>
        </w:del>
      </w:ins>
      <w:ins w:id="1851" w:author="Orion" w:date="2011-05-10T18:30:00Z">
        <w:del w:id="1852" w:author="IO" w:date="2011-07-20T18:39:00Z">
          <w:r w:rsidR="00F256A8" w:rsidRPr="007353C8" w:rsidDel="007353C8">
            <w:rPr>
              <w:sz w:val="52"/>
              <w:szCs w:val="52"/>
              <w:rPrChange w:id="1853" w:author="IO" w:date="2011-07-20T18:39:00Z">
                <w:rPr/>
              </w:rPrChange>
            </w:rPr>
            <w:delText>cuanto a su comportamiento y conceptos sociales como objetivos, intenciones, tareas, roles, etc</w:delText>
          </w:r>
        </w:del>
      </w:ins>
      <w:ins w:id="1854" w:author="Orion" w:date="2011-05-10T18:40:00Z">
        <w:del w:id="1855" w:author="IO" w:date="2011-07-20T18:39:00Z">
          <w:r w:rsidR="00927826" w:rsidRPr="007353C8" w:rsidDel="007353C8">
            <w:rPr>
              <w:sz w:val="52"/>
              <w:szCs w:val="52"/>
              <w:rPrChange w:id="1856" w:author="IO" w:date="2011-07-20T18:39:00Z">
                <w:rPr/>
              </w:rPrChange>
            </w:rPr>
            <w:delText>.</w:delText>
          </w:r>
        </w:del>
      </w:ins>
      <w:ins w:id="1857" w:author="Orion" w:date="2011-05-10T18:41:00Z">
        <w:del w:id="1858" w:author="IO" w:date="2011-07-20T18:39:00Z">
          <w:r w:rsidR="00927826" w:rsidRPr="007353C8" w:rsidDel="007353C8">
            <w:rPr>
              <w:sz w:val="52"/>
              <w:szCs w:val="52"/>
              <w:rPrChange w:id="1859" w:author="IO" w:date="2011-07-20T18:39:00Z">
                <w:rPr/>
              </w:rPrChange>
            </w:rPr>
            <w:delText xml:space="preserve"> </w:delText>
          </w:r>
        </w:del>
      </w:ins>
      <w:ins w:id="1860" w:author="Orion" w:date="2011-05-10T18:40:00Z">
        <w:del w:id="1861" w:author="IO" w:date="2011-07-20T18:39:00Z">
          <w:r w:rsidR="00927826" w:rsidRPr="007353C8" w:rsidDel="007353C8">
            <w:rPr>
              <w:sz w:val="52"/>
              <w:szCs w:val="52"/>
              <w:rPrChange w:id="1862" w:author="IO" w:date="2011-07-20T18:39:00Z">
                <w:rPr/>
              </w:rPrChange>
            </w:rPr>
            <w:delText xml:space="preserve">Todos estos conceptos serán representados </w:delText>
          </w:r>
        </w:del>
      </w:ins>
      <w:ins w:id="1863" w:author="Orion" w:date="2011-05-10T18:41:00Z">
        <w:del w:id="1864" w:author="IO" w:date="2011-07-20T18:39:00Z">
          <w:r w:rsidR="00927826" w:rsidRPr="007353C8" w:rsidDel="007353C8">
            <w:rPr>
              <w:sz w:val="52"/>
              <w:szCs w:val="52"/>
              <w:rPrChange w:id="1865" w:author="IO" w:date="2011-07-20T18:39:00Z">
                <w:rPr/>
              </w:rPrChange>
            </w:rPr>
            <w:delText>como ciertos componentes que se pueden añadir a los modelos</w:delText>
          </w:r>
        </w:del>
      </w:ins>
      <w:ins w:id="1866" w:author="Orion" w:date="2011-05-10T18:30:00Z">
        <w:del w:id="1867" w:author="IO" w:date="2011-07-20T18:39:00Z">
          <w:r w:rsidR="00F256A8" w:rsidRPr="007353C8" w:rsidDel="007353C8">
            <w:rPr>
              <w:sz w:val="52"/>
              <w:szCs w:val="52"/>
              <w:rPrChange w:id="1868" w:author="IO" w:date="2011-07-20T18:39:00Z">
                <w:rPr/>
              </w:rPrChange>
            </w:rPr>
            <w:delText>.</w:delText>
          </w:r>
        </w:del>
      </w:ins>
      <w:ins w:id="1869" w:author="Orion" w:date="2011-05-10T18:32:00Z">
        <w:del w:id="1870" w:author="IO" w:date="2011-07-20T18:39:00Z">
          <w:r w:rsidR="00F256A8" w:rsidRPr="007353C8" w:rsidDel="007353C8">
            <w:rPr>
              <w:sz w:val="52"/>
              <w:szCs w:val="52"/>
              <w:rPrChange w:id="1871" w:author="IO" w:date="2011-07-20T18:39:00Z">
                <w:rPr>
                  <w:rFonts w:cs="Times New Roman"/>
                </w:rPr>
              </w:rPrChange>
            </w:rPr>
            <w:delText xml:space="preserve"> </w:delText>
          </w:r>
          <w:commentRangeStart w:id="1872"/>
          <w:r w:rsidR="00F256A8" w:rsidRPr="007353C8" w:rsidDel="007353C8">
            <w:rPr>
              <w:sz w:val="52"/>
              <w:szCs w:val="52"/>
              <w:rPrChange w:id="1873" w:author="IO" w:date="2011-07-20T18:39:00Z">
                <w:rPr>
                  <w:rFonts w:cs="Times New Roman"/>
                </w:rPr>
              </w:rPrChange>
            </w:rPr>
            <w:delText xml:space="preserve">El hecho de usar los conceptos de modelado de agentes hace que el </w:delText>
          </w:r>
        </w:del>
      </w:ins>
      <w:ins w:id="1874" w:author="Orion" w:date="2011-05-10T18:33:00Z">
        <w:del w:id="1875" w:author="IO" w:date="2011-07-20T18:39:00Z">
          <w:r w:rsidR="00F256A8" w:rsidRPr="007353C8" w:rsidDel="007353C8">
            <w:rPr>
              <w:sz w:val="52"/>
              <w:szCs w:val="52"/>
              <w:rPrChange w:id="1876" w:author="IO" w:date="2011-07-20T18:39:00Z">
                <w:rPr>
                  <w:rFonts w:cs="Times New Roman"/>
                </w:rPr>
              </w:rPrChange>
            </w:rPr>
            <w:delText>diseño</w:delText>
          </w:r>
        </w:del>
      </w:ins>
      <w:ins w:id="1877" w:author="Orion" w:date="2011-05-10T18:32:00Z">
        <w:del w:id="1878" w:author="IO" w:date="2011-07-20T18:39:00Z">
          <w:r w:rsidR="00F256A8" w:rsidRPr="007353C8" w:rsidDel="007353C8">
            <w:rPr>
              <w:sz w:val="52"/>
              <w:szCs w:val="52"/>
              <w:rPrChange w:id="1879" w:author="IO" w:date="2011-07-20T18:39:00Z">
                <w:rPr>
                  <w:rFonts w:cs="Times New Roman"/>
                </w:rPr>
              </w:rPrChange>
            </w:rPr>
            <w:delText xml:space="preserve"> </w:delText>
          </w:r>
        </w:del>
      </w:ins>
      <w:ins w:id="1880" w:author="Orion" w:date="2011-05-10T18:33:00Z">
        <w:del w:id="1881" w:author="IO" w:date="2011-07-20T18:39:00Z">
          <w:r w:rsidR="00F256A8" w:rsidRPr="007353C8" w:rsidDel="007353C8">
            <w:rPr>
              <w:sz w:val="52"/>
              <w:szCs w:val="52"/>
              <w:rPrChange w:id="1882" w:author="IO" w:date="2011-07-20T18:39:00Z">
                <w:rPr>
                  <w:rFonts w:cs="Times New Roman"/>
                </w:rPr>
              </w:rPrChange>
            </w:rPr>
            <w:delText>y el análisis sean más fáciles de entender ya que estos conceptos son más cercanos a los comportamientos humanos</w:delText>
          </w:r>
        </w:del>
      </w:ins>
      <w:ins w:id="1883" w:author="Orion" w:date="2011-05-10T18:29:00Z">
        <w:del w:id="1884" w:author="IO" w:date="2011-07-20T18:39:00Z">
          <w:r w:rsidR="00F256A8" w:rsidRPr="007353C8" w:rsidDel="007353C8">
            <w:rPr>
              <w:sz w:val="52"/>
              <w:szCs w:val="52"/>
              <w:rPrChange w:id="1885" w:author="IO" w:date="2011-07-20T18:39:00Z">
                <w:rPr>
                  <w:rFonts w:cs="Times New Roman"/>
                </w:rPr>
              </w:rPrChange>
            </w:rPr>
            <w:delText xml:space="preserve"> </w:delText>
          </w:r>
        </w:del>
      </w:ins>
      <w:customXmlInsRangeStart w:id="1886" w:author="Orion" w:date="2011-05-10T18:37:00Z"/>
      <w:customXmlDelRangeStart w:id="1887" w:author="IO" w:date="2011-07-20T18:39:00Z"/>
      <w:sdt>
        <w:sdtPr>
          <w:rPr>
            <w:sz w:val="52"/>
            <w:szCs w:val="52"/>
          </w:rPr>
          <w:id w:val="564761202"/>
          <w:citation/>
        </w:sdtPr>
        <w:sdtContent>
          <w:customXmlInsRangeEnd w:id="1886"/>
          <w:customXmlDelRangeEnd w:id="1887"/>
          <w:ins w:id="1888" w:author="Orion" w:date="2011-05-10T18:37:00Z">
            <w:del w:id="1889" w:author="IO" w:date="2011-07-20T18:39:00Z">
              <w:r w:rsidR="009F3DCC" w:rsidRPr="007353C8" w:rsidDel="007353C8">
                <w:rPr>
                  <w:sz w:val="52"/>
                  <w:szCs w:val="52"/>
                  <w:rPrChange w:id="1890" w:author="IO" w:date="2011-07-20T18:39:00Z">
                    <w:rPr/>
                  </w:rPrChange>
                </w:rPr>
                <w:fldChar w:fldCharType="begin"/>
              </w:r>
              <w:r w:rsidR="009F3DCC" w:rsidRPr="007353C8" w:rsidDel="007353C8">
                <w:rPr>
                  <w:sz w:val="52"/>
                  <w:szCs w:val="52"/>
                  <w:rPrChange w:id="1891" w:author="IO" w:date="2011-07-20T18:39:00Z">
                    <w:rPr/>
                  </w:rPrChange>
                </w:rPr>
                <w:delInstrText xml:space="preserve"> CITATION Pav06 \l 3082 </w:delInstrText>
              </w:r>
            </w:del>
          </w:ins>
          <w:del w:id="1892" w:author="IO" w:date="2011-07-20T18:39:00Z">
            <w:r w:rsidR="009F3DCC" w:rsidRPr="007353C8" w:rsidDel="007353C8">
              <w:rPr>
                <w:sz w:val="52"/>
                <w:szCs w:val="52"/>
                <w:rPrChange w:id="1893" w:author="IO" w:date="2011-07-20T18:39:00Z">
                  <w:rPr/>
                </w:rPrChange>
              </w:rPr>
              <w:fldChar w:fldCharType="separate"/>
            </w:r>
          </w:del>
          <w:del w:id="1894" w:author="IO" w:date="2011-07-12T12:37:00Z">
            <w:r w:rsidR="00C1157B" w:rsidRPr="007353C8" w:rsidDel="00545B0D">
              <w:rPr>
                <w:sz w:val="52"/>
                <w:szCs w:val="52"/>
                <w:rPrChange w:id="1895" w:author="IO" w:date="2011-07-20T18:39:00Z">
                  <w:rPr>
                    <w:rFonts w:cs="Times New Roman"/>
                    <w:noProof/>
                  </w:rPr>
                </w:rPrChange>
              </w:rPr>
              <w:delText>(49)</w:delText>
            </w:r>
          </w:del>
          <w:ins w:id="1896" w:author="Orion" w:date="2011-05-10T18:37:00Z">
            <w:del w:id="1897" w:author="IO" w:date="2011-07-20T18:39:00Z">
              <w:r w:rsidR="009F3DCC" w:rsidRPr="007353C8" w:rsidDel="007353C8">
                <w:rPr>
                  <w:sz w:val="52"/>
                  <w:szCs w:val="52"/>
                  <w:rPrChange w:id="1898" w:author="IO" w:date="2011-07-20T18:39:00Z">
                    <w:rPr/>
                  </w:rPrChange>
                </w:rPr>
                <w:fldChar w:fldCharType="end"/>
              </w:r>
            </w:del>
          </w:ins>
          <w:customXmlInsRangeStart w:id="1899" w:author="Orion" w:date="2011-05-10T18:37:00Z"/>
          <w:customXmlDelRangeStart w:id="1900" w:author="IO" w:date="2011-07-20T18:39:00Z"/>
        </w:sdtContent>
      </w:sdt>
      <w:customXmlInsRangeEnd w:id="1899"/>
      <w:customXmlDelRangeEnd w:id="1900"/>
      <w:ins w:id="1901" w:author="Orion" w:date="2011-05-10T18:37:00Z">
        <w:del w:id="1902" w:author="IO" w:date="2011-07-20T18:39:00Z">
          <w:r w:rsidR="009F3DCC" w:rsidRPr="007353C8" w:rsidDel="007353C8">
            <w:rPr>
              <w:sz w:val="52"/>
              <w:szCs w:val="52"/>
              <w:rPrChange w:id="1903" w:author="IO" w:date="2011-07-20T18:39:00Z">
                <w:rPr/>
              </w:rPrChange>
            </w:rPr>
            <w:delText>.</w:delText>
          </w:r>
        </w:del>
      </w:ins>
      <w:ins w:id="1904" w:author="Orion" w:date="2011-05-10T18:38:00Z">
        <w:del w:id="1905" w:author="IO" w:date="2011-07-20T18:39:00Z">
          <w:r w:rsidR="009F3DCC" w:rsidRPr="007353C8" w:rsidDel="007353C8">
            <w:rPr>
              <w:sz w:val="52"/>
              <w:szCs w:val="52"/>
              <w:rPrChange w:id="1906" w:author="IO" w:date="2011-07-20T18:39:00Z">
                <w:rPr/>
              </w:rPrChange>
            </w:rPr>
            <w:delText xml:space="preserve"> </w:delText>
          </w:r>
        </w:del>
      </w:ins>
      <w:commentRangeEnd w:id="1872"/>
      <w:del w:id="1907" w:author="IO" w:date="2011-07-20T18:39:00Z">
        <w:r w:rsidR="004B5D0F" w:rsidRPr="007353C8" w:rsidDel="007353C8">
          <w:rPr>
            <w:sz w:val="52"/>
            <w:szCs w:val="52"/>
            <w:rPrChange w:id="1908" w:author="IO" w:date="2011-07-20T18:39:00Z">
              <w:rPr>
                <w:rStyle w:val="CommentReference"/>
              </w:rPr>
            </w:rPrChange>
          </w:rPr>
          <w:commentReference w:id="1872"/>
        </w:r>
      </w:del>
      <w:ins w:id="1909" w:author="Orion" w:date="2011-05-10T18:38:00Z">
        <w:del w:id="1910" w:author="IO" w:date="2011-07-20T18:39:00Z">
          <w:r w:rsidR="009F3DCC" w:rsidRPr="007353C8" w:rsidDel="007353C8">
            <w:rPr>
              <w:sz w:val="52"/>
              <w:szCs w:val="52"/>
              <w:rPrChange w:id="1911" w:author="IO" w:date="2011-07-20T18:39:00Z">
                <w:rPr/>
              </w:rPrChange>
            </w:rPr>
            <w:delText>De esta manera en INGENIAS cuando un determinado agente puede satisfacer un objetivo, es decir, se dan todas las condiciones para que un objetivo pueda ser cumplido, entonces la correspondiente tarea</w:delText>
          </w:r>
        </w:del>
      </w:ins>
      <w:ins w:id="1912" w:author="Orion" w:date="2011-05-10T18:42:00Z">
        <w:del w:id="1913" w:author="IO" w:date="2011-07-20T18:39:00Z">
          <w:r w:rsidR="00927826" w:rsidRPr="007353C8" w:rsidDel="007353C8">
            <w:rPr>
              <w:sz w:val="52"/>
              <w:szCs w:val="52"/>
              <w:rPrChange w:id="1914" w:author="IO" w:date="2011-07-20T18:39:00Z">
                <w:rPr/>
              </w:rPrChange>
            </w:rPr>
            <w:delText xml:space="preserve">, </w:delText>
          </w:r>
        </w:del>
      </w:ins>
      <w:ins w:id="1915" w:author="Orion" w:date="2011-05-10T18:38:00Z">
        <w:del w:id="1916" w:author="IO" w:date="2011-07-20T18:39:00Z">
          <w:r w:rsidR="009F3DCC" w:rsidRPr="007353C8" w:rsidDel="007353C8">
            <w:rPr>
              <w:sz w:val="52"/>
              <w:szCs w:val="52"/>
              <w:rPrChange w:id="1917" w:author="IO" w:date="2011-07-20T18:39:00Z">
                <w:rPr/>
              </w:rPrChange>
            </w:rPr>
            <w:delText>que</w:delText>
          </w:r>
        </w:del>
      </w:ins>
      <w:ins w:id="1918" w:author="Orion" w:date="2011-05-17T18:41:00Z">
        <w:del w:id="1919" w:author="IO" w:date="2011-07-20T18:39:00Z">
          <w:r w:rsidRPr="007353C8" w:rsidDel="007353C8">
            <w:rPr>
              <w:sz w:val="52"/>
              <w:szCs w:val="52"/>
              <w:rPrChange w:id="1920" w:author="IO" w:date="2011-07-20T18:39:00Z">
                <w:rPr/>
              </w:rPrChange>
            </w:rPr>
            <w:delText xml:space="preserve"> tiene asociada el agente en el modelo y</w:delText>
          </w:r>
        </w:del>
      </w:ins>
      <w:ins w:id="1921" w:author="Orion" w:date="2011-05-17T18:40:00Z">
        <w:del w:id="1922" w:author="IO" w:date="2011-07-20T18:39:00Z">
          <w:r w:rsidRPr="007353C8" w:rsidDel="007353C8">
            <w:rPr>
              <w:sz w:val="52"/>
              <w:szCs w:val="52"/>
              <w:rPrChange w:id="1923" w:author="IO" w:date="2011-07-20T18:39:00Z">
                <w:rPr/>
              </w:rPrChange>
            </w:rPr>
            <w:delText xml:space="preserve"> puede </w:delText>
          </w:r>
        </w:del>
      </w:ins>
      <w:ins w:id="1924" w:author="Orion" w:date="2011-05-10T18:38:00Z">
        <w:del w:id="1925" w:author="IO" w:date="2011-07-20T18:39:00Z">
          <w:r w:rsidR="009F3DCC" w:rsidRPr="007353C8" w:rsidDel="007353C8">
            <w:rPr>
              <w:sz w:val="52"/>
              <w:szCs w:val="52"/>
              <w:rPrChange w:id="1926" w:author="IO" w:date="2011-07-20T18:39:00Z">
                <w:rPr/>
              </w:rPrChange>
            </w:rPr>
            <w:delText>satisface</w:delText>
          </w:r>
        </w:del>
      </w:ins>
      <w:ins w:id="1927" w:author="Orion" w:date="2011-05-17T18:40:00Z">
        <w:del w:id="1928" w:author="IO" w:date="2011-07-20T18:39:00Z">
          <w:r w:rsidRPr="007353C8" w:rsidDel="007353C8">
            <w:rPr>
              <w:sz w:val="52"/>
              <w:szCs w:val="52"/>
              <w:rPrChange w:id="1929" w:author="IO" w:date="2011-07-20T18:39:00Z">
                <w:rPr/>
              </w:rPrChange>
            </w:rPr>
            <w:delText>r</w:delText>
          </w:r>
        </w:del>
      </w:ins>
      <w:ins w:id="1930" w:author="Orion" w:date="2011-05-10T18:38:00Z">
        <w:del w:id="1931" w:author="IO" w:date="2011-07-20T18:39:00Z">
          <w:r w:rsidR="009F3DCC" w:rsidRPr="007353C8" w:rsidDel="007353C8">
            <w:rPr>
              <w:sz w:val="52"/>
              <w:szCs w:val="52"/>
              <w:rPrChange w:id="1932" w:author="IO" w:date="2011-07-20T18:39:00Z">
                <w:rPr/>
              </w:rPrChange>
            </w:rPr>
            <w:delText xml:space="preserve"> ese objetivo</w:delText>
          </w:r>
        </w:del>
      </w:ins>
      <w:ins w:id="1933" w:author="Orion" w:date="2011-05-17T18:40:00Z">
        <w:del w:id="1934" w:author="IO" w:date="2011-07-20T18:39:00Z">
          <w:r w:rsidRPr="007353C8" w:rsidDel="007353C8">
            <w:rPr>
              <w:sz w:val="52"/>
              <w:szCs w:val="52"/>
              <w:rPrChange w:id="1935" w:author="IO" w:date="2011-07-20T18:39:00Z">
                <w:rPr/>
              </w:rPrChange>
            </w:rPr>
            <w:delText xml:space="preserve"> potencialmente</w:delText>
          </w:r>
        </w:del>
      </w:ins>
      <w:ins w:id="1936" w:author="Orion" w:date="2011-05-10T18:42:00Z">
        <w:del w:id="1937" w:author="IO" w:date="2011-07-20T18:39:00Z">
          <w:r w:rsidR="00927826" w:rsidRPr="007353C8" w:rsidDel="007353C8">
            <w:rPr>
              <w:sz w:val="52"/>
              <w:szCs w:val="52"/>
              <w:rPrChange w:id="1938" w:author="IO" w:date="2011-07-20T18:39:00Z">
                <w:rPr/>
              </w:rPrChange>
            </w:rPr>
            <w:delText>,</w:delText>
          </w:r>
        </w:del>
      </w:ins>
      <w:ins w:id="1939" w:author="Orion" w:date="2011-05-10T18:38:00Z">
        <w:del w:id="1940" w:author="IO" w:date="2011-07-20T18:39:00Z">
          <w:r w:rsidR="009F3DCC" w:rsidRPr="007353C8" w:rsidDel="007353C8">
            <w:rPr>
              <w:sz w:val="52"/>
              <w:szCs w:val="52"/>
              <w:rPrChange w:id="1941" w:author="IO" w:date="2011-07-20T18:39:00Z">
                <w:rPr/>
              </w:rPrChange>
            </w:rPr>
            <w:delText xml:space="preserve"> es ejecutada.</w:delText>
          </w:r>
        </w:del>
      </w:ins>
      <w:commentRangeEnd w:id="1423"/>
      <w:del w:id="1942" w:author="IO" w:date="2011-07-20T18:39:00Z">
        <w:r w:rsidR="00B7162E" w:rsidRPr="007353C8" w:rsidDel="007353C8">
          <w:rPr>
            <w:sz w:val="52"/>
            <w:szCs w:val="52"/>
            <w:rPrChange w:id="1943" w:author="IO" w:date="2011-07-20T18:39:00Z">
              <w:rPr>
                <w:rStyle w:val="CommentReference"/>
              </w:rPr>
            </w:rPrChange>
          </w:rPr>
          <w:commentReference w:id="1423"/>
        </w:r>
      </w:del>
      <w:bookmarkStart w:id="1944" w:name="_Toc298954513"/>
      <w:bookmarkStart w:id="1945" w:name="_Toc299007684"/>
      <w:bookmarkStart w:id="1946" w:name="_Toc299012042"/>
      <w:bookmarkStart w:id="1947" w:name="_Toc299103590"/>
      <w:bookmarkStart w:id="1948" w:name="_Toc299103963"/>
      <w:bookmarkStart w:id="1949" w:name="_Toc299463788"/>
      <w:bookmarkStart w:id="1950" w:name="_Toc299463872"/>
      <w:bookmarkStart w:id="1951" w:name="_Toc299721473"/>
      <w:bookmarkEnd w:id="1944"/>
      <w:bookmarkEnd w:id="1945"/>
      <w:bookmarkEnd w:id="1946"/>
      <w:bookmarkEnd w:id="1947"/>
      <w:bookmarkEnd w:id="1948"/>
      <w:bookmarkEnd w:id="1949"/>
      <w:bookmarkEnd w:id="1950"/>
      <w:bookmarkEnd w:id="1951"/>
    </w:p>
    <w:p w14:paraId="3369CA71" w14:textId="1B6E1495" w:rsidR="00B937FD" w:rsidRPr="007353C8" w:rsidDel="009143CB" w:rsidRDefault="00B937FD">
      <w:pPr>
        <w:pStyle w:val="Heading1"/>
        <w:numPr>
          <w:ilvl w:val="0"/>
          <w:numId w:val="40"/>
        </w:numPr>
        <w:rPr>
          <w:ins w:id="1952" w:author="Orion" w:date="2011-05-04T19:48:00Z"/>
          <w:del w:id="1953" w:author="IO" w:date="2011-07-13T15:17:00Z"/>
          <w:sz w:val="52"/>
          <w:szCs w:val="52"/>
          <w:rPrChange w:id="1954" w:author="IO" w:date="2011-07-20T18:39:00Z">
            <w:rPr>
              <w:ins w:id="1955" w:author="Orion" w:date="2011-05-04T19:48:00Z"/>
              <w:del w:id="1956" w:author="IO" w:date="2011-07-13T15:17:00Z"/>
              <w:rFonts w:cs="Times New Roman"/>
            </w:rPr>
          </w:rPrChange>
        </w:rPr>
        <w:pPrChange w:id="1957" w:author="IO" w:date="2011-07-20T18:39:00Z">
          <w:pPr/>
        </w:pPrChange>
      </w:pPr>
      <w:bookmarkStart w:id="1958" w:name="_Toc298344412"/>
      <w:bookmarkStart w:id="1959" w:name="_Toc298429467"/>
      <w:bookmarkStart w:id="1960" w:name="_Toc298430333"/>
      <w:bookmarkStart w:id="1961" w:name="_Toc298516039"/>
      <w:bookmarkStart w:id="1962" w:name="_Toc298690989"/>
      <w:bookmarkStart w:id="1963" w:name="_Toc298700811"/>
      <w:bookmarkStart w:id="1964" w:name="_Toc298752132"/>
      <w:bookmarkStart w:id="1965" w:name="_Toc298757512"/>
      <w:bookmarkStart w:id="1966" w:name="_Toc298777462"/>
      <w:bookmarkStart w:id="1967" w:name="_Toc298787427"/>
      <w:bookmarkStart w:id="1968" w:name="_Toc298944592"/>
      <w:bookmarkStart w:id="1969" w:name="_Toc298954514"/>
      <w:bookmarkStart w:id="1970" w:name="_Toc299007685"/>
      <w:bookmarkStart w:id="1971" w:name="_Toc299012043"/>
      <w:bookmarkStart w:id="1972" w:name="_Toc299103591"/>
      <w:bookmarkStart w:id="1973" w:name="_Toc299103964"/>
      <w:bookmarkStart w:id="1974" w:name="_Toc299463789"/>
      <w:bookmarkStart w:id="1975" w:name="_Toc299463873"/>
      <w:bookmarkStart w:id="1976" w:name="_Toc299721474"/>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p>
    <w:p w14:paraId="7C882065" w14:textId="2DCFF1F2" w:rsidR="00CE1499" w:rsidRPr="003C4F7E" w:rsidRDefault="00B937FD">
      <w:pPr>
        <w:pStyle w:val="Heading1"/>
        <w:numPr>
          <w:ilvl w:val="0"/>
          <w:numId w:val="40"/>
        </w:numPr>
        <w:rPr>
          <w:szCs w:val="52"/>
        </w:rPr>
        <w:pPrChange w:id="1977" w:author="IO" w:date="2011-07-20T18:39:00Z">
          <w:pPr>
            <w:pStyle w:val="Title"/>
            <w:outlineLvl w:val="0"/>
          </w:pPr>
        </w:pPrChange>
      </w:pPr>
      <w:del w:id="1978" w:author="IO" w:date="2011-07-20T18:41:00Z">
        <w:r w:rsidRPr="009143CB" w:rsidDel="007353C8">
          <w:rPr>
            <w:b w:val="0"/>
            <w:sz w:val="52"/>
            <w:szCs w:val="52"/>
            <w:rPrChange w:id="1979" w:author="IO" w:date="2011-07-13T15:17:00Z">
              <w:rPr>
                <w:rFonts w:cs="Times New Roman"/>
                <w:b/>
                <w:bCs/>
              </w:rPr>
            </w:rPrChange>
          </w:rPr>
          <w:delText>Plataforma</w:delText>
        </w:r>
      </w:del>
      <w:bookmarkStart w:id="1980" w:name="_Ref299107503"/>
      <w:bookmarkStart w:id="1981" w:name="_Toc299721475"/>
      <w:ins w:id="1982" w:author="IO" w:date="2011-07-20T18:41:00Z">
        <w:r w:rsidR="007353C8">
          <w:rPr>
            <w:b w:val="0"/>
            <w:sz w:val="52"/>
            <w:szCs w:val="52"/>
          </w:rPr>
          <w:t>Entorno de simulación</w:t>
        </w:r>
      </w:ins>
      <w:bookmarkEnd w:id="1980"/>
      <w:bookmarkEnd w:id="1981"/>
    </w:p>
    <w:p w14:paraId="38124BEB" w14:textId="511DFC8C" w:rsidR="00ED0467" w:rsidDel="003C4F7E" w:rsidRDefault="00F14C11" w:rsidP="003C556D">
      <w:pPr>
        <w:spacing w:after="120"/>
        <w:jc w:val="both"/>
        <w:rPr>
          <w:del w:id="1983" w:author="IO" w:date="2011-07-21T09:31:00Z"/>
        </w:rPr>
      </w:pPr>
      <w:r>
        <w:t>D</w:t>
      </w:r>
      <w:del w:id="1984" w:author="IO" w:date="2011-07-20T18:40:00Z">
        <w:r w:rsidDel="007353C8">
          <w:delText>a</w:delText>
        </w:r>
      </w:del>
      <w:ins w:id="1985" w:author="IO" w:date="2011-07-20T18:40:00Z">
        <w:r w:rsidR="007353C8">
          <w:t>es</w:t>
        </w:r>
      </w:ins>
      <w:r>
        <w:t>d</w:t>
      </w:r>
      <w:del w:id="1986" w:author="IO" w:date="2011-07-20T18:40:00Z">
        <w:r w:rsidDel="007353C8">
          <w:delText>a</w:delText>
        </w:r>
      </w:del>
      <w:ins w:id="1987" w:author="IO" w:date="2011-07-20T18:40:00Z">
        <w:r w:rsidR="007353C8">
          <w:t>e</w:t>
        </w:r>
      </w:ins>
      <w:r>
        <w:t xml:space="preserve"> la aproximación MDE y ABM adoptada, el trabajo </w:t>
      </w:r>
      <w:ins w:id="1988" w:author="IO" w:date="2011-07-20T18:40:00Z">
        <w:r w:rsidR="007353C8">
          <w:t>realizado</w:t>
        </w:r>
      </w:ins>
      <w:del w:id="1989" w:author="IO" w:date="2011-07-20T18:40:00Z">
        <w:r w:rsidDel="007353C8">
          <w:delText>propuesto</w:delText>
        </w:r>
      </w:del>
      <w:r>
        <w:t xml:space="preserve"> tiene como elemento </w:t>
      </w:r>
      <w:del w:id="1990" w:author="IO" w:date="2011-07-20T18:41:00Z">
        <w:r w:rsidDel="007353C8">
          <w:delText xml:space="preserve">clave </w:delText>
        </w:r>
      </w:del>
      <w:ins w:id="1991" w:author="IO" w:date="2011-07-20T18:41:00Z">
        <w:r w:rsidR="007353C8">
          <w:t xml:space="preserve">central </w:t>
        </w:r>
      </w:ins>
      <w:r>
        <w:t>los modelos bas</w:t>
      </w:r>
      <w:r w:rsidR="00ED0467">
        <w:t>ados en agentes de</w:t>
      </w:r>
      <w:ins w:id="1992" w:author="IO" w:date="2011-07-20T18:41:00Z">
        <w:r w:rsidR="007353C8">
          <w:t>l tráfico aéreo</w:t>
        </w:r>
      </w:ins>
      <w:del w:id="1993" w:author="IO" w:date="2011-07-20T18:41:00Z">
        <w:r w:rsidR="00ED0467" w:rsidDel="007353C8">
          <w:delText xml:space="preserve"> estos sistemas</w:delText>
        </w:r>
      </w:del>
      <w:r w:rsidR="00ED0467">
        <w:t xml:space="preserve">. </w:t>
      </w:r>
      <w:ins w:id="1994" w:author="IO" w:date="2011-07-20T18:50:00Z">
        <w:r w:rsidR="00C171D6">
          <w:t>Como se comentó en la sección anterior, estos modelos se especifican usando el lenguaje de INGENIAS</w:t>
        </w:r>
      </w:ins>
      <w:ins w:id="1995" w:author="IO" w:date="2011-07-20T18:58:00Z">
        <w:r w:rsidR="00C171D6">
          <w:t xml:space="preserve"> </w:t>
        </w:r>
      </w:ins>
      <w:customXmlInsRangeStart w:id="1996" w:author="IO" w:date="2011-07-20T18:58:00Z"/>
      <w:sdt>
        <w:sdtPr>
          <w:id w:val="312453252"/>
          <w:citation/>
        </w:sdtPr>
        <w:sdtContent>
          <w:customXmlInsRangeEnd w:id="1996"/>
          <w:ins w:id="1997" w:author="IO" w:date="2011-07-20T18:58:00Z">
            <w:r w:rsidR="00C171D6">
              <w:fldChar w:fldCharType="begin"/>
            </w:r>
            <w:r w:rsidR="00C171D6">
              <w:instrText xml:space="preserve">CITATION Pav05 \l 3082 </w:instrText>
            </w:r>
            <w:r w:rsidR="00C171D6">
              <w:fldChar w:fldCharType="separate"/>
            </w:r>
          </w:ins>
          <w:r w:rsidR="00282451">
            <w:rPr>
              <w:noProof/>
            </w:rPr>
            <w:t>(20)</w:t>
          </w:r>
          <w:ins w:id="1998" w:author="IO" w:date="2011-07-20T18:58:00Z">
            <w:r w:rsidR="00C171D6">
              <w:fldChar w:fldCharType="end"/>
            </w:r>
          </w:ins>
          <w:customXmlInsRangeStart w:id="1999" w:author="IO" w:date="2011-07-20T18:58:00Z"/>
        </w:sdtContent>
      </w:sdt>
      <w:customXmlInsRangeEnd w:id="1999"/>
      <w:ins w:id="2000" w:author="IO" w:date="2011-07-20T18:50:00Z">
        <w:r w:rsidR="00C171D6">
          <w:t xml:space="preserve"> y cubren las actividades e interacciones básicas de pilotos, controladore</w:t>
        </w:r>
      </w:ins>
      <w:ins w:id="2001" w:author="IO" w:date="2011-07-20T18:51:00Z">
        <w:r w:rsidR="00C171D6">
          <w:t xml:space="preserve">s y aviones. Todos ellos se </w:t>
        </w:r>
        <w:r w:rsidR="00C171D6">
          <w:lastRenderedPageBreak/>
          <w:t>consideran agentes. Aunque los aviones no son entes animados, se ha encontrado</w:t>
        </w:r>
      </w:ins>
      <w:ins w:id="2002" w:author="IO" w:date="2011-07-20T18:52:00Z">
        <w:r w:rsidR="00C171D6">
          <w:t xml:space="preserve"> </w:t>
        </w:r>
      </w:ins>
      <w:ins w:id="2003" w:author="IO" w:date="2011-07-20T18:59:00Z">
        <w:r w:rsidR="00174544">
          <w:t>adecuado</w:t>
        </w:r>
      </w:ins>
      <w:ins w:id="2004" w:author="IO" w:date="2011-07-20T18:51:00Z">
        <w:r w:rsidR="00C171D6">
          <w:t xml:space="preserve"> </w:t>
        </w:r>
      </w:ins>
      <w:ins w:id="2005" w:author="IO" w:date="2011-07-20T18:53:00Z">
        <w:r w:rsidR="00C171D6">
          <w:t>especificarlos con agentes para representar su intercambio de informaci</w:t>
        </w:r>
      </w:ins>
      <w:ins w:id="2006" w:author="IO" w:date="2011-07-20T18:54:00Z">
        <w:r w:rsidR="00C171D6">
          <w:t>ón con los pilotos.</w:t>
        </w:r>
      </w:ins>
      <w:ins w:id="2007" w:author="IO" w:date="2011-07-20T18:59:00Z">
        <w:r w:rsidR="00174544">
          <w:t xml:space="preserve"> Este tipo de decisión es común en ABM</w:t>
        </w:r>
      </w:ins>
      <w:ins w:id="2008" w:author="IO" w:date="2011-07-20T19:25:00Z">
        <w:r w:rsidR="00D2330D">
          <w:t xml:space="preserve"> </w:t>
        </w:r>
      </w:ins>
      <w:customXmlInsRangeStart w:id="2009" w:author="IO" w:date="2011-07-20T19:25:00Z"/>
      <w:sdt>
        <w:sdtPr>
          <w:id w:val="426394033"/>
          <w:citation/>
        </w:sdtPr>
        <w:sdtContent>
          <w:customXmlInsRangeEnd w:id="2009"/>
          <w:ins w:id="2010" w:author="IO" w:date="2011-07-20T19:25:00Z">
            <w:r w:rsidR="00D2330D">
              <w:fldChar w:fldCharType="begin"/>
            </w:r>
          </w:ins>
          <w:ins w:id="2011" w:author="Orion" w:date="2011-07-26T16:43:00Z">
            <w:r w:rsidR="003C556D">
              <w:instrText xml:space="preserve">CITATION Mac10 \l 3082 </w:instrText>
            </w:r>
          </w:ins>
          <w:ins w:id="2012" w:author="IO" w:date="2011-07-20T19:25:00Z">
            <w:del w:id="2013" w:author="Orion" w:date="2011-07-26T16:43:00Z">
              <w:r w:rsidR="00D2330D" w:rsidDel="003C556D">
                <w:delInstrText xml:space="preserve"> CITATION Mac10 \l 3082 </w:delInstrText>
              </w:r>
            </w:del>
            <w:r w:rsidR="00D2330D">
              <w:fldChar w:fldCharType="separate"/>
            </w:r>
          </w:ins>
          <w:r w:rsidR="00282451">
            <w:rPr>
              <w:noProof/>
            </w:rPr>
            <w:t>(66)</w:t>
          </w:r>
          <w:ins w:id="2014" w:author="IO" w:date="2011-07-20T19:25:00Z">
            <w:r w:rsidR="00D2330D">
              <w:fldChar w:fldCharType="end"/>
            </w:r>
          </w:ins>
          <w:customXmlInsRangeStart w:id="2015" w:author="IO" w:date="2011-07-20T19:25:00Z"/>
        </w:sdtContent>
      </w:sdt>
      <w:customXmlInsRangeEnd w:id="2015"/>
      <w:ins w:id="2016" w:author="IO" w:date="2011-07-20T19:24:00Z">
        <w:r w:rsidR="00D2330D">
          <w:t xml:space="preserve"> como también se señaló en la Sección </w:t>
        </w:r>
        <w:r w:rsidR="00D2330D">
          <w:fldChar w:fldCharType="begin"/>
        </w:r>
        <w:r w:rsidR="00D2330D">
          <w:instrText xml:space="preserve"> REF _Ref298953220 \r \h </w:instrText>
        </w:r>
      </w:ins>
      <w:r w:rsidR="00D2330D">
        <w:fldChar w:fldCharType="separate"/>
      </w:r>
      <w:ins w:id="2017" w:author="IO" w:date="2011-07-22T13:16:00Z">
        <w:r w:rsidR="00416FF6">
          <w:t>4.2</w:t>
        </w:r>
      </w:ins>
      <w:ins w:id="2018" w:author="IO" w:date="2011-07-20T19:24:00Z">
        <w:r w:rsidR="00D2330D">
          <w:fldChar w:fldCharType="end"/>
        </w:r>
        <w:r w:rsidR="00D2330D">
          <w:t>.</w:t>
        </w:r>
      </w:ins>
      <w:ins w:id="2019" w:author="IO" w:date="2011-07-20T18:59:00Z">
        <w:r w:rsidR="00174544">
          <w:t xml:space="preserve"> </w:t>
        </w:r>
      </w:ins>
      <w:r w:rsidR="00ED0467">
        <w:t>A partir de estas especificaciones se genera la simulación en sí</w:t>
      </w:r>
      <w:ins w:id="2020" w:author="IO" w:date="2011-07-20T18:54:00Z">
        <w:r w:rsidR="00C171D6">
          <w:t>. El</w:t>
        </w:r>
      </w:ins>
      <w:ins w:id="2021" w:author="IO" w:date="2011-07-20T18:58:00Z">
        <w:r w:rsidR="00C171D6">
          <w:t xml:space="preserve"> </w:t>
        </w:r>
      </w:ins>
      <w:del w:id="2022" w:author="IO" w:date="2011-07-20T18:54:00Z">
        <w:r w:rsidR="00ED0467" w:rsidDel="00C171D6">
          <w:delText xml:space="preserve">, cuyo </w:delText>
        </w:r>
      </w:del>
      <w:r w:rsidR="00ED0467">
        <w:t>diseño</w:t>
      </w:r>
      <w:ins w:id="2023" w:author="IO" w:date="2011-07-20T18:54:00Z">
        <w:r w:rsidR="00C171D6">
          <w:t xml:space="preserve"> de ésta</w:t>
        </w:r>
      </w:ins>
      <w:r w:rsidR="00ED0467">
        <w:t xml:space="preserve"> se basa en una arquitectura</w:t>
      </w:r>
      <w:r w:rsidR="003D1DFD">
        <w:t xml:space="preserve"> </w:t>
      </w:r>
      <w:ins w:id="2024" w:author="Orion" w:date="2011-06-10T12:22:00Z">
        <w:r w:rsidR="003D1DFD">
          <w:t>Modelo-Vista-Controlador (</w:t>
        </w:r>
        <w:r w:rsidR="003D1DFD" w:rsidRPr="00440F66">
          <w:t>MVC</w:t>
        </w:r>
        <w:r w:rsidR="003D1DFD">
          <w:t xml:space="preserve">, </w:t>
        </w:r>
        <w:proofErr w:type="spellStart"/>
        <w:r w:rsidR="003D1DFD" w:rsidRPr="007353C8">
          <w:rPr>
            <w:i/>
            <w:rPrChange w:id="2025" w:author="IO" w:date="2011-07-20T18:41:00Z">
              <w:rPr/>
            </w:rPrChange>
          </w:rPr>
          <w:t>Model</w:t>
        </w:r>
        <w:proofErr w:type="spellEnd"/>
        <w:r w:rsidR="003D1DFD" w:rsidRPr="007353C8">
          <w:rPr>
            <w:i/>
            <w:rPrChange w:id="2026" w:author="IO" w:date="2011-07-20T18:41:00Z">
              <w:rPr/>
            </w:rPrChange>
          </w:rPr>
          <w:t>–</w:t>
        </w:r>
        <w:del w:id="2027" w:author="IO" w:date="2011-07-20T18:41:00Z">
          <w:r w:rsidR="003D1DFD" w:rsidRPr="007353C8" w:rsidDel="007353C8">
            <w:rPr>
              <w:i/>
              <w:rPrChange w:id="2028" w:author="IO" w:date="2011-07-20T18:41:00Z">
                <w:rPr/>
              </w:rPrChange>
            </w:rPr>
            <w:delText>v</w:delText>
          </w:r>
        </w:del>
      </w:ins>
      <w:ins w:id="2029" w:author="IO" w:date="2011-07-20T18:41:00Z">
        <w:r w:rsidR="007353C8" w:rsidRPr="007353C8">
          <w:rPr>
            <w:i/>
            <w:rPrChange w:id="2030" w:author="IO" w:date="2011-07-20T18:41:00Z">
              <w:rPr/>
            </w:rPrChange>
          </w:rPr>
          <w:t>V</w:t>
        </w:r>
      </w:ins>
      <w:ins w:id="2031" w:author="Orion" w:date="2011-06-10T12:22:00Z">
        <w:r w:rsidR="003D1DFD" w:rsidRPr="007353C8">
          <w:rPr>
            <w:i/>
            <w:rPrChange w:id="2032" w:author="IO" w:date="2011-07-20T18:41:00Z">
              <w:rPr/>
            </w:rPrChange>
          </w:rPr>
          <w:t>iew–</w:t>
        </w:r>
        <w:proofErr w:type="spellStart"/>
        <w:del w:id="2033" w:author="IO" w:date="2011-07-20T18:41:00Z">
          <w:r w:rsidR="003D1DFD" w:rsidRPr="007353C8" w:rsidDel="007353C8">
            <w:rPr>
              <w:i/>
              <w:rPrChange w:id="2034" w:author="IO" w:date="2011-07-20T18:41:00Z">
                <w:rPr/>
              </w:rPrChange>
            </w:rPr>
            <w:delText>c</w:delText>
          </w:r>
        </w:del>
      </w:ins>
      <w:ins w:id="2035" w:author="IO" w:date="2011-07-20T18:41:00Z">
        <w:r w:rsidR="007353C8" w:rsidRPr="007353C8">
          <w:rPr>
            <w:i/>
            <w:rPrChange w:id="2036" w:author="IO" w:date="2011-07-20T18:41:00Z">
              <w:rPr/>
            </w:rPrChange>
          </w:rPr>
          <w:t>C</w:t>
        </w:r>
      </w:ins>
      <w:ins w:id="2037" w:author="Orion" w:date="2011-06-10T12:22:00Z">
        <w:r w:rsidR="003D1DFD" w:rsidRPr="007353C8">
          <w:rPr>
            <w:i/>
            <w:rPrChange w:id="2038" w:author="IO" w:date="2011-07-20T18:41:00Z">
              <w:rPr/>
            </w:rPrChange>
          </w:rPr>
          <w:t>ontroller</w:t>
        </w:r>
        <w:proofErr w:type="spellEnd"/>
        <w:r w:rsidR="003D1DFD">
          <w:t>)</w:t>
        </w:r>
      </w:ins>
      <w:customXmlInsRangeStart w:id="2039" w:author="Orion" w:date="2011-06-10T12:22:00Z"/>
      <w:sdt>
        <w:sdtPr>
          <w:id w:val="-1454016864"/>
          <w:citation/>
        </w:sdtPr>
        <w:sdtContent>
          <w:customXmlInsRangeEnd w:id="2039"/>
          <w:ins w:id="2040" w:author="Orion" w:date="2011-06-10T12:22:00Z">
            <w:r w:rsidR="003D1DFD">
              <w:fldChar w:fldCharType="begin"/>
            </w:r>
          </w:ins>
          <w:ins w:id="2041" w:author="Orion" w:date="2011-07-26T16:45:00Z">
            <w:r w:rsidR="003C556D">
              <w:instrText xml:space="preserve">CITATION TMH \l 3082 </w:instrText>
            </w:r>
          </w:ins>
          <w:ins w:id="2042" w:author="Orion" w:date="2011-06-10T12:22:00Z">
            <w:r w:rsidR="003D1DFD">
              <w:fldChar w:fldCharType="separate"/>
            </w:r>
          </w:ins>
          <w:r w:rsidR="00282451">
            <w:rPr>
              <w:noProof/>
            </w:rPr>
            <w:t xml:space="preserve"> (70)</w:t>
          </w:r>
          <w:ins w:id="2043" w:author="Orion" w:date="2011-06-10T12:22:00Z">
            <w:r w:rsidR="003D1DFD">
              <w:fldChar w:fldCharType="end"/>
            </w:r>
          </w:ins>
          <w:customXmlInsRangeStart w:id="2044" w:author="Orion" w:date="2011-06-10T12:22:00Z"/>
        </w:sdtContent>
      </w:sdt>
      <w:customXmlInsRangeEnd w:id="2044"/>
      <w:ins w:id="2045" w:author="IO" w:date="2011-06-09T18:26:00Z">
        <w:r w:rsidR="00ED0467">
          <w:t xml:space="preserve"> </w:t>
        </w:r>
      </w:ins>
      <w:r w:rsidR="00ED0467">
        <w:t xml:space="preserve">de tres capas: lógica, directamente relacionada con los anteriores </w:t>
      </w:r>
      <w:commentRangeStart w:id="2046"/>
      <w:r w:rsidR="00ED0467">
        <w:t>modelos</w:t>
      </w:r>
      <w:commentRangeEnd w:id="2046"/>
      <w:r w:rsidR="000A7C4A">
        <w:rPr>
          <w:rStyle w:val="CommentReference"/>
        </w:rPr>
        <w:commentReference w:id="2046"/>
      </w:r>
      <w:r w:rsidR="00ED0467">
        <w:t xml:space="preserve">; visualización, dependiente de la plataforma </w:t>
      </w:r>
      <w:ins w:id="2047" w:author="IO" w:date="2011-07-21T09:43:00Z">
        <w:r w:rsidR="000A7C4A">
          <w:t xml:space="preserve">gráfica </w:t>
        </w:r>
      </w:ins>
      <w:r w:rsidR="00ED0467">
        <w:t>de destino; controlador, que sincroniza a los anteriores. Las siguientes secciones detallan estos componentes</w:t>
      </w:r>
      <w:ins w:id="2048" w:author="IO" w:date="2011-07-20T19:33:00Z">
        <w:r w:rsidR="00D2330D">
          <w:t xml:space="preserve">, con la Sección </w:t>
        </w:r>
        <w:r w:rsidR="00D2330D">
          <w:fldChar w:fldCharType="begin"/>
        </w:r>
        <w:r w:rsidR="00D2330D">
          <w:instrText xml:space="preserve"> REF _Ref298953724 \r \h </w:instrText>
        </w:r>
      </w:ins>
      <w:r w:rsidR="00D2330D">
        <w:fldChar w:fldCharType="separate"/>
      </w:r>
      <w:ins w:id="2049" w:author="IO" w:date="2011-07-22T13:16:00Z">
        <w:r w:rsidR="00416FF6">
          <w:t>5.1</w:t>
        </w:r>
      </w:ins>
      <w:ins w:id="2050" w:author="IO" w:date="2011-07-20T19:33:00Z">
        <w:r w:rsidR="00D2330D">
          <w:fldChar w:fldCharType="end"/>
        </w:r>
        <w:r w:rsidR="00D2330D">
          <w:t xml:space="preserve"> dedicada a los modelos y la Sección </w:t>
        </w:r>
        <w:r w:rsidR="00D2330D">
          <w:fldChar w:fldCharType="begin"/>
        </w:r>
        <w:r w:rsidR="00D2330D">
          <w:instrText xml:space="preserve"> REF _Ref298953739 \r \h </w:instrText>
        </w:r>
      </w:ins>
      <w:r w:rsidR="00D2330D">
        <w:fldChar w:fldCharType="separate"/>
      </w:r>
      <w:ins w:id="2051" w:author="IO" w:date="2011-07-22T13:16:00Z">
        <w:r w:rsidR="00416FF6">
          <w:t>5.2</w:t>
        </w:r>
      </w:ins>
      <w:ins w:id="2052" w:author="IO" w:date="2011-07-20T19:33:00Z">
        <w:r w:rsidR="00D2330D">
          <w:fldChar w:fldCharType="end"/>
        </w:r>
        <w:r w:rsidR="00D2330D">
          <w:t xml:space="preserve"> a la arquitectura de la aplicación de simulación</w:t>
        </w:r>
      </w:ins>
      <w:r w:rsidR="00ED0467">
        <w:t>.</w:t>
      </w:r>
    </w:p>
    <w:p w14:paraId="208F2397" w14:textId="1F04AA5E" w:rsidR="00175D94" w:rsidRPr="00440F66" w:rsidDel="00D2330D" w:rsidRDefault="00E8071A">
      <w:pPr>
        <w:spacing w:after="120"/>
        <w:jc w:val="both"/>
        <w:pPrChange w:id="2053" w:author="IO" w:date="2011-07-21T09:31:00Z">
          <w:pPr>
            <w:spacing w:before="120"/>
            <w:jc w:val="both"/>
          </w:pPr>
        </w:pPrChange>
      </w:pPr>
      <w:moveFromRangeStart w:id="2054" w:author="IO" w:date="2011-07-20T19:32:00Z" w:name="move298953704"/>
      <w:moveFrom w:id="2055" w:author="IO" w:date="2011-07-20T19:32:00Z">
        <w:r w:rsidDel="00D2330D">
          <w:t>En esta sección se presenta</w:t>
        </w:r>
        <w:r w:rsidR="008707D8" w:rsidDel="00D2330D">
          <w:t>n</w:t>
        </w:r>
        <w:r w:rsidDel="00D2330D">
          <w:t xml:space="preserve"> los distintos diagramas del modelo diseñado en el IDK</w:t>
        </w:r>
        <w:r w:rsidR="008707D8" w:rsidDel="00D2330D">
          <w:t xml:space="preserve"> y la </w:t>
        </w:r>
        <w:r w:rsidDel="00D2330D">
          <w:t xml:space="preserve"> arquitectura del programa global y su interacción con la simulación. </w:t>
        </w:r>
        <w:r w:rsidR="00CF2357" w:rsidDel="00D2330D">
          <w:t>En primer lugar</w:t>
        </w:r>
        <w:r w:rsidR="00A22736" w:rsidDel="00D2330D">
          <w:t xml:space="preserve"> indica</w:t>
        </w:r>
        <w:r w:rsidR="00CF2357" w:rsidDel="00D2330D">
          <w:t>r</w:t>
        </w:r>
        <w:r w:rsidR="00A22736" w:rsidDel="00D2330D">
          <w:t xml:space="preserve"> que el sistema desarrollado</w:t>
        </w:r>
        <w:r w:rsidR="00A22736" w:rsidRPr="00440F66" w:rsidDel="00D2330D">
          <w:t xml:space="preserve"> </w:t>
        </w:r>
        <w:r w:rsidR="00A22736" w:rsidDel="00D2330D">
          <w:t xml:space="preserve">es un </w:t>
        </w:r>
        <w:r w:rsidR="008419B7" w:rsidDel="00D2330D">
          <w:t>MAS,</w:t>
        </w:r>
        <w:r w:rsidR="00CF1DC9" w:rsidRPr="007353C8" w:rsidDel="00D2330D">
          <w:rPr>
            <w:rPrChange w:id="2056" w:author="IO" w:date="2011-07-20T18:40:00Z">
              <w:rPr>
                <w:rFonts w:eastAsia="Times New Roman" w:cs="Times New Roman"/>
              </w:rPr>
            </w:rPrChange>
          </w:rPr>
          <w:t xml:space="preserve"> por lo que los diagramas</w:t>
        </w:r>
        <w:r w:rsidR="008707D8" w:rsidRPr="007353C8" w:rsidDel="00D2330D">
          <w:rPr>
            <w:rPrChange w:id="2057" w:author="IO" w:date="2011-07-20T18:40:00Z">
              <w:rPr>
                <w:rFonts w:eastAsia="Times New Roman" w:cs="Times New Roman"/>
              </w:rPr>
            </w:rPrChange>
          </w:rPr>
          <w:t xml:space="preserve"> </w:t>
        </w:r>
        <w:r w:rsidR="00CF1DC9" w:rsidRPr="007353C8" w:rsidDel="00D2330D">
          <w:rPr>
            <w:rPrChange w:id="2058" w:author="IO" w:date="2011-07-20T18:40:00Z">
              <w:rPr>
                <w:rFonts w:eastAsia="Times New Roman" w:cs="Times New Roman"/>
              </w:rPr>
            </w:rPrChange>
          </w:rPr>
          <w:t>se centran principalmente en como los agentes realizan las distintas operaciones</w:t>
        </w:r>
        <w:r w:rsidR="00A22736" w:rsidDel="00D2330D">
          <w:t>.</w:t>
        </w:r>
        <w:r w:rsidR="00CE1B22" w:rsidDel="00D2330D">
          <w:t xml:space="preserve"> </w:t>
        </w:r>
        <w:r w:rsidR="008707D8" w:rsidDel="00D2330D">
          <w:t xml:space="preserve">Con la herramienta de IDK se ha generado una especificación donde se pueden ver y modificar todos estos diagramas. En el siguiente apartado de esta sección </w:t>
        </w:r>
        <w:r w:rsidR="0096700B" w:rsidDel="00D2330D">
          <w:t>se entrará</w:t>
        </w:r>
        <w:r w:rsidR="008707D8" w:rsidDel="00D2330D">
          <w:t xml:space="preserve"> más en detalle en la especificación y en la explicación de cada uno de los diagramas.</w:t>
        </w:r>
        <w:r w:rsidR="003D1DFD" w:rsidDel="00D2330D">
          <w:t xml:space="preserve"> </w:t>
        </w:r>
      </w:moveFrom>
      <w:bookmarkStart w:id="2059" w:name="_Toc298954516"/>
      <w:bookmarkEnd w:id="2059"/>
    </w:p>
    <w:p w14:paraId="2E5511A0" w14:textId="110899B7" w:rsidR="00A22736" w:rsidRPr="007353C8" w:rsidDel="00D2330D" w:rsidRDefault="00A22736">
      <w:pPr>
        <w:spacing w:before="240" w:after="120"/>
        <w:ind w:firstLine="284"/>
        <w:jc w:val="both"/>
        <w:rPr>
          <w:del w:id="2060" w:author="IO" w:date="2011-07-20T19:32:00Z"/>
        </w:rPr>
        <w:pPrChange w:id="2061" w:author="IO" w:date="2011-07-20T18:40:00Z">
          <w:pPr/>
        </w:pPrChange>
      </w:pPr>
      <w:bookmarkStart w:id="2062" w:name="_Toc298954517"/>
      <w:bookmarkStart w:id="2063" w:name="_Toc299007687"/>
      <w:bookmarkStart w:id="2064" w:name="_Toc299012045"/>
      <w:bookmarkStart w:id="2065" w:name="_Toc299103593"/>
      <w:bookmarkStart w:id="2066" w:name="_Toc299103966"/>
      <w:bookmarkStart w:id="2067" w:name="_Toc299463791"/>
      <w:bookmarkStart w:id="2068" w:name="_Toc299463875"/>
      <w:bookmarkStart w:id="2069" w:name="_Toc299721476"/>
      <w:bookmarkEnd w:id="2062"/>
      <w:bookmarkEnd w:id="2063"/>
      <w:bookmarkEnd w:id="2064"/>
      <w:bookmarkEnd w:id="2065"/>
      <w:bookmarkEnd w:id="2066"/>
      <w:bookmarkEnd w:id="2067"/>
      <w:bookmarkEnd w:id="2068"/>
      <w:bookmarkEnd w:id="2069"/>
      <w:moveFromRangeEnd w:id="2054"/>
    </w:p>
    <w:p w14:paraId="109202B1" w14:textId="11FDB27D" w:rsidR="00B937FD" w:rsidRPr="00D2330D" w:rsidDel="00D2330D" w:rsidRDefault="00B937FD">
      <w:pPr>
        <w:spacing w:before="240" w:after="120"/>
        <w:ind w:firstLine="284"/>
        <w:jc w:val="both"/>
        <w:rPr>
          <w:del w:id="2070" w:author="IO" w:date="2011-07-20T19:32:00Z"/>
        </w:rPr>
        <w:pPrChange w:id="2071" w:author="IO" w:date="2011-07-20T18:40:00Z">
          <w:pPr/>
        </w:pPrChange>
      </w:pPr>
      <w:bookmarkStart w:id="2072" w:name="_Toc298954518"/>
      <w:bookmarkStart w:id="2073" w:name="_Toc299007688"/>
      <w:bookmarkStart w:id="2074" w:name="_Toc299012046"/>
      <w:bookmarkStart w:id="2075" w:name="_Toc299103594"/>
      <w:bookmarkStart w:id="2076" w:name="_Toc299103967"/>
      <w:bookmarkStart w:id="2077" w:name="_Toc299463792"/>
      <w:bookmarkStart w:id="2078" w:name="_Toc299463876"/>
      <w:bookmarkStart w:id="2079" w:name="_Toc299721477"/>
      <w:bookmarkEnd w:id="2072"/>
      <w:bookmarkEnd w:id="2073"/>
      <w:bookmarkEnd w:id="2074"/>
      <w:bookmarkEnd w:id="2075"/>
      <w:bookmarkEnd w:id="2076"/>
      <w:bookmarkEnd w:id="2077"/>
      <w:bookmarkEnd w:id="2078"/>
      <w:bookmarkEnd w:id="2079"/>
    </w:p>
    <w:p w14:paraId="4C7DF26D" w14:textId="77777777" w:rsidR="00B937FD" w:rsidRPr="00D2330D" w:rsidRDefault="00B937FD">
      <w:pPr>
        <w:pStyle w:val="Heading1"/>
        <w:numPr>
          <w:ilvl w:val="1"/>
          <w:numId w:val="40"/>
        </w:numPr>
        <w:rPr>
          <w:sz w:val="44"/>
          <w:szCs w:val="52"/>
          <w:rPrChange w:id="2080" w:author="IO" w:date="2011-07-20T19:25:00Z">
            <w:rPr>
              <w:rFonts w:cs="Times New Roman"/>
            </w:rPr>
          </w:rPrChange>
        </w:rPr>
        <w:pPrChange w:id="2081" w:author="IO" w:date="2011-07-20T19:25:00Z">
          <w:pPr>
            <w:outlineLvl w:val="1"/>
          </w:pPr>
        </w:pPrChange>
      </w:pPr>
      <w:bookmarkStart w:id="2082" w:name="_Ref298953724"/>
      <w:bookmarkStart w:id="2083" w:name="_Toc299721478"/>
      <w:r w:rsidRPr="00D2330D">
        <w:rPr>
          <w:b w:val="0"/>
          <w:sz w:val="44"/>
          <w:szCs w:val="52"/>
          <w:rPrChange w:id="2084" w:author="IO" w:date="2011-07-20T19:25:00Z">
            <w:rPr>
              <w:rFonts w:cs="Times New Roman"/>
              <w:b/>
              <w:bCs/>
            </w:rPr>
          </w:rPrChange>
        </w:rPr>
        <w:t>Especificación</w:t>
      </w:r>
      <w:bookmarkEnd w:id="2082"/>
      <w:bookmarkEnd w:id="2083"/>
    </w:p>
    <w:p w14:paraId="1A99D5B2" w14:textId="7ED60BCD" w:rsidR="00D2330D" w:rsidDel="007E2F0B" w:rsidRDefault="00C91DD8">
      <w:pPr>
        <w:spacing w:after="120"/>
        <w:jc w:val="both"/>
        <w:rPr>
          <w:del w:id="2085" w:author="IO" w:date="2011-07-20T19:37:00Z"/>
        </w:rPr>
        <w:pPrChange w:id="2086" w:author="IO" w:date="2011-07-20T19:33:00Z">
          <w:pPr>
            <w:spacing w:before="240" w:after="120"/>
            <w:ind w:firstLine="284"/>
            <w:jc w:val="both"/>
          </w:pPr>
        </w:pPrChange>
      </w:pPr>
      <w:ins w:id="2087" w:author="Orion" w:date="2011-06-22T18:58:00Z">
        <w:del w:id="2088" w:author="IO" w:date="2011-07-20T19:33:00Z">
          <w:r w:rsidRPr="00D2330D" w:rsidDel="00D2330D">
            <w:delText xml:space="preserve">En esta sección </w:delText>
          </w:r>
        </w:del>
      </w:ins>
      <w:ins w:id="2089" w:author="Orion" w:date="2011-06-22T18:59:00Z">
        <w:del w:id="2090" w:author="IO" w:date="2011-07-20T19:33:00Z">
          <w:r w:rsidRPr="00D2330D" w:rsidDel="00D2330D">
            <w:delText>se presentarán</w:delText>
          </w:r>
        </w:del>
      </w:ins>
      <w:ins w:id="2091" w:author="Orion" w:date="2011-06-22T18:58:00Z">
        <w:del w:id="2092" w:author="IO" w:date="2011-07-20T19:33:00Z">
          <w:r w:rsidRPr="00D2330D" w:rsidDel="00D2330D">
            <w:delText xml:space="preserve"> los flujos y diagramas más importantes, </w:delText>
          </w:r>
        </w:del>
      </w:ins>
      <w:ins w:id="2093" w:author="Orion" w:date="2011-06-22T18:59:00Z">
        <w:del w:id="2094" w:author="IO" w:date="2011-07-20T19:33:00Z">
          <w:r w:rsidRPr="00D2330D" w:rsidDel="00D2330D">
            <w:delText>con el objetivo de que se pueda tener una idea bastante detallada del funcionamiento del sistema</w:delText>
          </w:r>
        </w:del>
      </w:ins>
      <w:ins w:id="2095" w:author="Orion" w:date="2011-06-22T19:00:00Z">
        <w:del w:id="2096" w:author="IO" w:date="2011-07-20T19:33:00Z">
          <w:r w:rsidRPr="00D2330D" w:rsidDel="00D2330D">
            <w:delText>.</w:delText>
          </w:r>
        </w:del>
      </w:ins>
      <w:moveToRangeStart w:id="2097" w:author="IO" w:date="2011-07-20T19:32:00Z" w:name="move298953704"/>
      <w:moveTo w:id="2098" w:author="IO" w:date="2011-07-20T19:32:00Z">
        <w:r w:rsidR="00D2330D">
          <w:t xml:space="preserve">En esta sección se presentan los distintos diagramas </w:t>
        </w:r>
        <w:del w:id="2099" w:author="IO" w:date="2011-07-20T19:34:00Z">
          <w:r w:rsidR="00D2330D" w:rsidDel="007E2F0B">
            <w:delText>del modelo diseñado en el IDK</w:delText>
          </w:r>
        </w:del>
      </w:moveTo>
      <w:ins w:id="2100" w:author="IO" w:date="2011-07-20T19:34:00Z">
        <w:r w:rsidR="007E2F0B">
          <w:t>para el tráfico aéreo.</w:t>
        </w:r>
      </w:ins>
      <w:moveTo w:id="2101" w:author="IO" w:date="2011-07-20T19:32:00Z">
        <w:r w:rsidR="00D2330D">
          <w:t xml:space="preserve"> </w:t>
        </w:r>
        <w:del w:id="2102" w:author="IO" w:date="2011-07-20T19:35:00Z">
          <w:r w:rsidR="00D2330D" w:rsidDel="007E2F0B">
            <w:delText>y la  arquitectura del programa global y su interacción con la simulación. En primer lugar indicar que el sistema desarrollado</w:delText>
          </w:r>
          <w:r w:rsidR="00D2330D" w:rsidRPr="00440F66" w:rsidDel="007E2F0B">
            <w:delText xml:space="preserve"> </w:delText>
          </w:r>
          <w:r w:rsidR="00D2330D" w:rsidDel="007E2F0B">
            <w:delText>es un MAS</w:delText>
          </w:r>
        </w:del>
      </w:moveTo>
      <w:ins w:id="2103" w:author="IO" w:date="2011-07-20T19:35:00Z">
        <w:r w:rsidR="007E2F0B">
          <w:t>Al tratarse de una especificación orientada a agentes</w:t>
        </w:r>
      </w:ins>
      <w:ins w:id="2104" w:author="IO" w:date="2011-07-20T19:36:00Z">
        <w:r w:rsidR="007E2F0B">
          <w:t>,</w:t>
        </w:r>
      </w:ins>
      <w:moveTo w:id="2105" w:author="IO" w:date="2011-07-20T19:32:00Z">
        <w:del w:id="2106" w:author="IO" w:date="2011-07-20T19:35:00Z">
          <w:r w:rsidR="00D2330D" w:rsidDel="007E2F0B">
            <w:delText>,</w:delText>
          </w:r>
          <w:r w:rsidR="00D2330D" w:rsidRPr="001C3D91" w:rsidDel="007E2F0B">
            <w:delText xml:space="preserve"> por lo q</w:delText>
          </w:r>
        </w:del>
        <w:del w:id="2107" w:author="IO" w:date="2011-07-20T19:36:00Z">
          <w:r w:rsidR="00D2330D" w:rsidRPr="001C3D91" w:rsidDel="007E2F0B">
            <w:delText>ue</w:delText>
          </w:r>
        </w:del>
        <w:r w:rsidR="00D2330D" w:rsidRPr="001C3D91">
          <w:t xml:space="preserve"> los diagramas se centran principalmente en c</w:t>
        </w:r>
      </w:moveTo>
      <w:ins w:id="2108" w:author="IO" w:date="2011-07-20T19:36:00Z">
        <w:r w:rsidR="007E2F0B">
          <w:t>ó</w:t>
        </w:r>
      </w:ins>
      <w:moveTo w:id="2109" w:author="IO" w:date="2011-07-20T19:32:00Z">
        <w:del w:id="2110" w:author="IO" w:date="2011-07-20T19:36:00Z">
          <w:r w:rsidR="00D2330D" w:rsidRPr="001C3D91" w:rsidDel="007E2F0B">
            <w:delText>o</w:delText>
          </w:r>
        </w:del>
        <w:r w:rsidR="00D2330D" w:rsidRPr="001C3D91">
          <w:t xml:space="preserve">mo </w:t>
        </w:r>
        <w:del w:id="2111" w:author="IO" w:date="2011-07-21T09:45:00Z">
          <w:r w:rsidR="00D2330D" w:rsidRPr="001C3D91" w:rsidDel="000A7C4A">
            <w:delText>los</w:delText>
          </w:r>
        </w:del>
      </w:moveTo>
      <w:ins w:id="2112" w:author="IO" w:date="2011-07-21T09:45:00Z">
        <w:r w:rsidR="000A7C4A">
          <w:t>estos</w:t>
        </w:r>
      </w:ins>
      <w:moveTo w:id="2113" w:author="IO" w:date="2011-07-20T19:32:00Z">
        <w:r w:rsidR="00D2330D" w:rsidRPr="001C3D91">
          <w:t xml:space="preserve"> agentes realizan las distintas operaciones</w:t>
        </w:r>
      </w:moveTo>
      <w:ins w:id="2114" w:author="IO" w:date="2011-07-20T19:36:00Z">
        <w:r w:rsidR="007E2F0B">
          <w:t>: objetivos perseguidos, recolección de información, toma de decisiones, y ejecución de acciones</w:t>
        </w:r>
      </w:ins>
      <w:moveTo w:id="2115" w:author="IO" w:date="2011-07-20T19:32:00Z">
        <w:del w:id="2116" w:author="IO" w:date="2011-07-20T19:36:00Z">
          <w:r w:rsidR="00D2330D" w:rsidDel="007E2F0B">
            <w:delText>. Con la herramienta de IDK se ha generado una especificación donde se pueden ver y modificar todos estos diagramas. En el siguiente apartado de esta sección se entrará más en detalle en la especificación y en la explicación de cada uno de los diagramas.</w:delText>
          </w:r>
        </w:del>
        <w:del w:id="2117" w:author="IO" w:date="2011-07-20T19:37:00Z">
          <w:r w:rsidR="00D2330D" w:rsidDel="007E2F0B">
            <w:delText xml:space="preserve"> </w:delText>
          </w:r>
        </w:del>
      </w:moveTo>
      <w:ins w:id="2118" w:author="IO" w:date="2011-07-20T19:37:00Z">
        <w:r w:rsidR="007E2F0B">
          <w:t>.</w:t>
        </w:r>
      </w:ins>
      <w:ins w:id="2119" w:author="IO" w:date="2011-07-20T19:41:00Z">
        <w:r w:rsidR="007E2F0B">
          <w:t xml:space="preserve"> </w:t>
        </w:r>
      </w:ins>
    </w:p>
    <w:p w14:paraId="385BB520" w14:textId="24C93E0C" w:rsidR="00C91DD8" w:rsidRPr="00D2330D" w:rsidDel="00D2330D" w:rsidRDefault="007E2F0B">
      <w:pPr>
        <w:spacing w:after="120"/>
        <w:jc w:val="both"/>
        <w:rPr>
          <w:ins w:id="2120" w:author="Orion" w:date="2011-06-22T18:57:00Z"/>
          <w:del w:id="2121" w:author="IO" w:date="2011-07-20T19:32:00Z"/>
        </w:rPr>
        <w:pPrChange w:id="2122" w:author="IO" w:date="2011-07-20T19:32:00Z">
          <w:pPr>
            <w:keepNext/>
            <w:jc w:val="both"/>
          </w:pPr>
        </w:pPrChange>
      </w:pPr>
      <w:ins w:id="2123" w:author="IO" w:date="2011-07-20T19:37:00Z">
        <w:r>
          <w:t>La</w:t>
        </w:r>
      </w:ins>
      <w:ins w:id="2124" w:author="IO" w:date="2011-07-20T19:41:00Z">
        <w:r>
          <w:t>s secciones se organizan siguiendo esta división</w:t>
        </w:r>
      </w:ins>
      <w:ins w:id="2125" w:author="IO" w:date="2011-07-20T19:42:00Z">
        <w:r>
          <w:t xml:space="preserve">. La Sección </w:t>
        </w:r>
        <w:r>
          <w:fldChar w:fldCharType="begin"/>
        </w:r>
        <w:r>
          <w:instrText xml:space="preserve"> REF _Ref298954304 \r \h </w:instrText>
        </w:r>
      </w:ins>
      <w:r>
        <w:fldChar w:fldCharType="separate"/>
      </w:r>
      <w:ins w:id="2126" w:author="IO" w:date="2011-07-22T13:16:00Z">
        <w:r w:rsidR="00416FF6">
          <w:t>5.1.1</w:t>
        </w:r>
      </w:ins>
      <w:ins w:id="2127" w:author="IO" w:date="2011-07-20T19:42:00Z">
        <w:r>
          <w:fldChar w:fldCharType="end"/>
        </w:r>
        <w:r>
          <w:t xml:space="preserve"> describe los </w:t>
        </w:r>
      </w:ins>
      <w:ins w:id="2128" w:author="IO" w:date="2011-07-20T19:43:00Z">
        <w:r>
          <w:t>principales</w:t>
        </w:r>
      </w:ins>
      <w:ins w:id="2129" w:author="IO" w:date="2011-07-20T19:42:00Z">
        <w:r>
          <w:t xml:space="preserve"> casos de uso del tr</w:t>
        </w:r>
      </w:ins>
      <w:ins w:id="2130" w:author="IO" w:date="2011-07-20T19:43:00Z">
        <w:r>
          <w:t xml:space="preserve">áfico aéreo. Después, la Sección </w:t>
        </w:r>
        <w:r>
          <w:fldChar w:fldCharType="begin"/>
        </w:r>
        <w:r>
          <w:instrText xml:space="preserve"> REF _Ref298954332 \r \h </w:instrText>
        </w:r>
      </w:ins>
      <w:r>
        <w:fldChar w:fldCharType="separate"/>
      </w:r>
      <w:ins w:id="2131" w:author="IO" w:date="2011-07-22T13:16:00Z">
        <w:r w:rsidR="00416FF6">
          <w:t>5.1.2</w:t>
        </w:r>
      </w:ins>
      <w:ins w:id="2132" w:author="IO" w:date="2011-07-20T19:43:00Z">
        <w:r>
          <w:fldChar w:fldCharType="end"/>
        </w:r>
        <w:r>
          <w:t xml:space="preserve"> especifica los principales objetivos involucrados. Las secciones </w:t>
        </w:r>
      </w:ins>
      <w:ins w:id="2133" w:author="IO" w:date="2011-07-20T19:44:00Z">
        <w:r w:rsidR="00CF639A">
          <w:t xml:space="preserve">sucesivas, </w:t>
        </w:r>
        <w:r w:rsidR="00CF639A">
          <w:fldChar w:fldCharType="begin"/>
        </w:r>
        <w:r w:rsidR="00CF639A">
          <w:instrText xml:space="preserve"> REF _Ref298954399 \r \h </w:instrText>
        </w:r>
      </w:ins>
      <w:r w:rsidR="00CF639A">
        <w:fldChar w:fldCharType="separate"/>
      </w:r>
      <w:ins w:id="2134" w:author="IO" w:date="2011-07-22T13:16:00Z">
        <w:r w:rsidR="00416FF6">
          <w:t>5.1.3</w:t>
        </w:r>
      </w:ins>
      <w:ins w:id="2135" w:author="IO" w:date="2011-07-20T19:44:00Z">
        <w:r w:rsidR="00CF639A">
          <w:fldChar w:fldCharType="end"/>
        </w:r>
        <w:r w:rsidR="00CF639A">
          <w:t xml:space="preserve">, </w:t>
        </w:r>
        <w:r w:rsidR="00CF639A">
          <w:fldChar w:fldCharType="begin"/>
        </w:r>
        <w:r w:rsidR="00CF639A">
          <w:instrText xml:space="preserve"> REF _Ref298954407 \r \h </w:instrText>
        </w:r>
      </w:ins>
      <w:r w:rsidR="00CF639A">
        <w:fldChar w:fldCharType="separate"/>
      </w:r>
      <w:ins w:id="2136" w:author="IO" w:date="2011-07-22T13:16:00Z">
        <w:r w:rsidR="00416FF6">
          <w:t>5.1.4</w:t>
        </w:r>
      </w:ins>
      <w:ins w:id="2137" w:author="IO" w:date="2011-07-20T19:44:00Z">
        <w:r w:rsidR="00CF639A">
          <w:fldChar w:fldCharType="end"/>
        </w:r>
        <w:r w:rsidR="00CF639A">
          <w:t xml:space="preserve"> y </w:t>
        </w:r>
        <w:r w:rsidR="00CF639A">
          <w:fldChar w:fldCharType="begin"/>
        </w:r>
        <w:r w:rsidR="00CF639A">
          <w:instrText xml:space="preserve"> REF _Ref298954408 \r \h </w:instrText>
        </w:r>
      </w:ins>
      <w:r w:rsidR="00CF639A">
        <w:fldChar w:fldCharType="separate"/>
      </w:r>
      <w:ins w:id="2138" w:author="IO" w:date="2011-07-22T13:16:00Z">
        <w:r w:rsidR="00416FF6">
          <w:t>5.1.5</w:t>
        </w:r>
      </w:ins>
      <w:ins w:id="2139" w:author="IO" w:date="2011-07-20T19:44:00Z">
        <w:r w:rsidR="00CF639A">
          <w:fldChar w:fldCharType="end"/>
        </w:r>
      </w:ins>
      <w:ins w:id="2140" w:author="IO" w:date="2011-07-20T19:45:00Z">
        <w:r w:rsidR="00CF639A">
          <w:t>, se ocupan de interacciones específicas. Para ellas describen los objetivos concretos y las interacciones que los abordan.</w:t>
        </w:r>
      </w:ins>
      <w:moveToRangeEnd w:id="2097"/>
      <w:ins w:id="2141" w:author="Orion" w:date="2011-06-22T19:08:00Z">
        <w:del w:id="2142" w:author="IO" w:date="2011-07-20T19:32:00Z">
          <w:r w:rsidR="001C001A" w:rsidRPr="00D2330D" w:rsidDel="00D2330D">
            <w:delText xml:space="preserve"> </w:delText>
          </w:r>
        </w:del>
      </w:ins>
    </w:p>
    <w:p w14:paraId="022CD457" w14:textId="77777777" w:rsidR="00C91DD8" w:rsidRPr="00D2330D" w:rsidRDefault="00C91DD8">
      <w:pPr>
        <w:spacing w:after="120"/>
        <w:jc w:val="both"/>
        <w:rPr>
          <w:ins w:id="2143" w:author="Orion" w:date="2011-06-22T18:57:00Z"/>
        </w:rPr>
        <w:pPrChange w:id="2144" w:author="IO" w:date="2011-07-20T19:32:00Z">
          <w:pPr>
            <w:jc w:val="both"/>
          </w:pPr>
        </w:pPrChange>
      </w:pPr>
    </w:p>
    <w:p w14:paraId="0CDACA9A" w14:textId="3E5FA9A8" w:rsidR="00C91DD8" w:rsidRPr="00D2330D" w:rsidRDefault="00C91DD8">
      <w:pPr>
        <w:pStyle w:val="Heading1"/>
        <w:numPr>
          <w:ilvl w:val="2"/>
          <w:numId w:val="40"/>
        </w:numPr>
        <w:rPr>
          <w:ins w:id="2145" w:author="Orion" w:date="2011-06-22T18:57:00Z"/>
          <w:sz w:val="36"/>
          <w:szCs w:val="52"/>
          <w:rPrChange w:id="2146" w:author="IO" w:date="2011-07-20T19:26:00Z">
            <w:rPr>
              <w:ins w:id="2147" w:author="Orion" w:date="2011-06-22T18:57:00Z"/>
            </w:rPr>
          </w:rPrChange>
        </w:rPr>
        <w:pPrChange w:id="2148" w:author="IO" w:date="2011-07-20T19:26:00Z">
          <w:pPr/>
        </w:pPrChange>
      </w:pPr>
      <w:bookmarkStart w:id="2149" w:name="_Ref298954304"/>
      <w:bookmarkStart w:id="2150" w:name="_Toc299721479"/>
      <w:commentRangeStart w:id="2151"/>
      <w:ins w:id="2152" w:author="Orion" w:date="2011-06-22T19:00:00Z">
        <w:r w:rsidRPr="00D2330D">
          <w:rPr>
            <w:b w:val="0"/>
            <w:sz w:val="36"/>
            <w:szCs w:val="52"/>
            <w:rPrChange w:id="2153" w:author="IO" w:date="2011-07-20T19:26:00Z">
              <w:rPr>
                <w:b/>
                <w:bCs/>
              </w:rPr>
            </w:rPrChange>
          </w:rPr>
          <w:t>Casos de uso</w:t>
        </w:r>
      </w:ins>
      <w:bookmarkEnd w:id="2149"/>
      <w:commentRangeEnd w:id="2151"/>
      <w:r w:rsidR="00714146">
        <w:rPr>
          <w:rStyle w:val="CommentReference"/>
          <w:b w:val="0"/>
          <w:bCs w:val="0"/>
        </w:rPr>
        <w:commentReference w:id="2151"/>
      </w:r>
      <w:bookmarkEnd w:id="2150"/>
    </w:p>
    <w:p w14:paraId="16CA2D4C" w14:textId="7CD80300" w:rsidR="00FF1E18" w:rsidRPr="006403BD" w:rsidRDefault="00B70619" w:rsidP="00FF49C3">
      <w:pPr>
        <w:spacing w:after="120"/>
        <w:jc w:val="both"/>
      </w:pPr>
      <w:r w:rsidRPr="006403BD">
        <w:t xml:space="preserve">En primer lugar </w:t>
      </w:r>
      <w:del w:id="2154" w:author="Orion" w:date="2011-06-22T19:07:00Z">
        <w:r w:rsidR="007F1F70" w:rsidRPr="006403BD" w:rsidDel="008D48D8">
          <w:delText xml:space="preserve">vamos </w:delText>
        </w:r>
      </w:del>
      <w:ins w:id="2155" w:author="Orion" w:date="2011-06-22T19:07:00Z">
        <w:r w:rsidR="008D48D8" w:rsidRPr="006403BD">
          <w:t xml:space="preserve">se van </w:t>
        </w:r>
      </w:ins>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ins w:id="2156" w:author="Orion" w:date="2011-07-26T22:30:00Z">
        <w:r w:rsidR="00503590">
          <w:t>Figura 2</w:t>
        </w:r>
      </w:ins>
      <w:del w:id="2157" w:author="Orion" w:date="2011-07-26T22:30:00Z">
        <w:r w:rsidR="00416FF6" w:rsidDel="00503590">
          <w:delText>Figura 1</w:delText>
        </w:r>
      </w:del>
      <w:r w:rsidR="00BC701B" w:rsidRPr="006403BD">
        <w:fldChar w:fldCharType="end"/>
      </w:r>
      <w:r w:rsidR="00266A4F">
        <w:t>,</w:t>
      </w:r>
      <w:r w:rsidR="003F0E57">
        <w:t xml:space="preserve"> el objetivo principal del piloto </w:t>
      </w:r>
      <w:del w:id="2158" w:author="IO" w:date="2011-07-21T10:19:00Z">
        <w:r w:rsidR="003F0E57" w:rsidDel="00714146">
          <w:delText xml:space="preserve">será </w:delText>
        </w:r>
      </w:del>
      <w:ins w:id="2159" w:author="IO" w:date="2011-07-21T10:19:00Z">
        <w:r w:rsidR="00714146">
          <w:t xml:space="preserve">es </w:t>
        </w:r>
      </w:ins>
      <w:r w:rsidR="003F0E57">
        <w:t xml:space="preserve">llegar al destino sin sufrir ningún incidente grave, es decir, que la </w:t>
      </w:r>
      <w:r w:rsidR="003F0E57" w:rsidRPr="006403BD">
        <w:t>tripulación llegue al destino sana y salv</w:t>
      </w:r>
      <w:del w:id="2160" w:author="IO" w:date="2011-07-21T09:46:00Z">
        <w:r w:rsidR="003F0E57" w:rsidRPr="006403BD" w:rsidDel="000A7C4A">
          <w:delText>o</w:delText>
        </w:r>
      </w:del>
      <w:ins w:id="2161" w:author="IO" w:date="2011-07-21T09:46:00Z">
        <w:r w:rsidR="000A7C4A" w:rsidRPr="006403BD">
          <w:t>a</w:t>
        </w:r>
      </w:ins>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w:t>
      </w:r>
      <w:commentRangeStart w:id="2162"/>
      <w:r w:rsidR="003F0E57">
        <w:t xml:space="preserve">And </w:t>
      </w:r>
      <w:proofErr w:type="spellStart"/>
      <w:r w:rsidR="003F0E57">
        <w:t>Sound</w:t>
      </w:r>
      <w:commentRangeEnd w:id="2162"/>
      <w:proofErr w:type="spellEnd"/>
      <w:r w:rsidR="000A7C4A" w:rsidRPr="006403BD">
        <w:rPr>
          <w:rPrChange w:id="2163" w:author="IO" w:date="2011-07-21T09:48:00Z">
            <w:rPr>
              <w:rStyle w:val="CommentReference"/>
            </w:rPr>
          </w:rPrChange>
        </w:rPr>
        <w:commentReference w:id="2162"/>
      </w:r>
      <w:r w:rsidR="003F0E57">
        <w:t>”). Para ello el piloto participa</w:t>
      </w:r>
      <w:del w:id="2164" w:author="IO" w:date="2011-07-21T10:19:00Z">
        <w:r w:rsidR="003F0E57" w:rsidDel="00714146">
          <w:delText>rá</w:delText>
        </w:r>
      </w:del>
      <w:r w:rsidR="003F0E57">
        <w:t xml:space="preserve"> en tres casos de uso principales, que se corresponden con tres partes claramente diferenciadas del vuelo.</w:t>
      </w:r>
      <w:r w:rsidR="007F1F70" w:rsidRPr="006403BD">
        <w:t xml:space="preserve"> </w:t>
      </w:r>
      <w:r w:rsidR="00FF1E18" w:rsidRPr="006403BD">
        <w:t>Dichos casos de uso s</w:t>
      </w:r>
      <w:del w:id="2165" w:author="IO" w:date="2011-07-21T09:47:00Z">
        <w:r w:rsidR="00FF1E18" w:rsidRPr="006403BD" w:rsidDel="006403BD">
          <w:delText>erá</w:delText>
        </w:r>
      </w:del>
      <w:ins w:id="2166" w:author="IO" w:date="2011-07-21T09:47:00Z">
        <w:r w:rsidR="006403BD" w:rsidRPr="006403BD">
          <w:t>o</w:t>
        </w:r>
      </w:ins>
      <w:r w:rsidR="00FF1E18" w:rsidRPr="006403BD">
        <w:t>n:</w:t>
      </w:r>
    </w:p>
    <w:p w14:paraId="65386D16" w14:textId="145BC60F" w:rsidR="00FF1E18" w:rsidRPr="006403BD" w:rsidRDefault="00FF1E18">
      <w:pPr>
        <w:pStyle w:val="ListParagraph"/>
        <w:numPr>
          <w:ilvl w:val="0"/>
          <w:numId w:val="41"/>
        </w:numPr>
        <w:spacing w:before="120" w:after="120"/>
        <w:ind w:left="641" w:hanging="357"/>
        <w:jc w:val="both"/>
        <w:pPrChange w:id="2167" w:author="IO" w:date="2011-07-21T09:48:00Z">
          <w:pPr>
            <w:pStyle w:val="ListParagraph"/>
            <w:keepNext/>
            <w:numPr>
              <w:numId w:val="25"/>
            </w:numPr>
            <w:ind w:left="780" w:hanging="360"/>
            <w:jc w:val="both"/>
          </w:pPr>
        </w:pPrChange>
      </w:pPr>
      <w:del w:id="2168" w:author="IO" w:date="2011-07-21T10:19:00Z">
        <w:r w:rsidRPr="00714146" w:rsidDel="00714146">
          <w:rPr>
            <w:i/>
            <w:rPrChange w:id="2169" w:author="IO" w:date="2011-07-21T10:19:00Z">
              <w:rPr/>
            </w:rPrChange>
          </w:rPr>
          <w:delText>El d</w:delText>
        </w:r>
      </w:del>
      <w:ins w:id="2170" w:author="IO" w:date="2011-07-21T10:19:00Z">
        <w:r w:rsidR="00714146" w:rsidRPr="00714146">
          <w:rPr>
            <w:i/>
            <w:rPrChange w:id="2171" w:author="IO" w:date="2011-07-21T10:19:00Z">
              <w:rPr/>
            </w:rPrChange>
          </w:rPr>
          <w:t>D</w:t>
        </w:r>
      </w:ins>
      <w:r w:rsidRPr="00714146">
        <w:rPr>
          <w:i/>
          <w:rPrChange w:id="2172" w:author="IO" w:date="2011-07-21T10:19:00Z">
            <w:rPr/>
          </w:rPrChange>
        </w:rPr>
        <w:t>espegue del avión</w:t>
      </w:r>
      <w:r w:rsidRPr="006403BD">
        <w:t>.</w:t>
      </w:r>
      <w:r w:rsidR="00E24403" w:rsidRPr="006403BD">
        <w:t xml:space="preserve"> </w:t>
      </w:r>
      <w:del w:id="2173" w:author="IO" w:date="2011-07-21T10:19:00Z">
        <w:r w:rsidR="00E24403" w:rsidRPr="006403BD" w:rsidDel="00714146">
          <w:delText>Do</w:delText>
        </w:r>
      </w:del>
      <w:ins w:id="2174" w:author="IO" w:date="2011-07-21T10:19:00Z">
        <w:r w:rsidR="00714146">
          <w:t>E</w:t>
        </w:r>
      </w:ins>
      <w:del w:id="2175" w:author="IO" w:date="2011-07-21T10:19:00Z">
        <w:r w:rsidR="00E24403" w:rsidRPr="006403BD" w:rsidDel="00714146">
          <w:delText>nde se e</w:delText>
        </w:r>
      </w:del>
      <w:r w:rsidR="00E24403" w:rsidRPr="006403BD">
        <w:t>ngloba</w:t>
      </w:r>
      <w:del w:id="2176" w:author="IO" w:date="2011-07-21T10:19:00Z">
        <w:r w:rsidR="00E24403" w:rsidRPr="006403BD" w:rsidDel="00714146">
          <w:delText>r</w:delText>
        </w:r>
        <w:r w:rsidR="00ED0467" w:rsidRPr="006403BD" w:rsidDel="00714146">
          <w:delText>á</w:delText>
        </w:r>
        <w:r w:rsidR="00E24403" w:rsidRPr="006403BD" w:rsidDel="00714146">
          <w:delText>n</w:delText>
        </w:r>
      </w:del>
      <w:del w:id="2177" w:author="Orion" w:date="2011-06-10T21:32:00Z">
        <w:r w:rsidR="00E24403" w:rsidRPr="006403BD" w:rsidDel="003E54EC">
          <w:delText>englobaran</w:delText>
        </w:r>
      </w:del>
      <w:r w:rsidR="00E24403" w:rsidRPr="006403BD">
        <w:t xml:space="preserve"> todas las tareas previas al arranque del avión y despegue del mismo. </w:t>
      </w:r>
      <w:commentRangeStart w:id="2178"/>
      <w:r w:rsidR="00E24403" w:rsidRPr="006403BD">
        <w:t>En esta apartado se inclu</w:t>
      </w:r>
      <w:del w:id="2179" w:author="IO" w:date="2011-07-21T10:20:00Z">
        <w:r w:rsidR="00E24403" w:rsidRPr="006403BD" w:rsidDel="00714146">
          <w:delText>iría</w:delText>
        </w:r>
      </w:del>
      <w:ins w:id="2180" w:author="IO" w:date="2011-07-21T10:20:00Z">
        <w:r w:rsidR="00714146">
          <w:t>ye</w:t>
        </w:r>
      </w:ins>
      <w:del w:id="2181" w:author="IO" w:date="2011-07-21T10:20:00Z">
        <w:r w:rsidR="00E24403" w:rsidRPr="006403BD" w:rsidDel="00714146">
          <w:delText>, por ejemplo,</w:delText>
        </w:r>
      </w:del>
      <w:r w:rsidR="00E24403" w:rsidRPr="006403BD">
        <w:t xml:space="preserve"> el suministro de los planes de vuelo a cada piloto</w:t>
      </w:r>
      <w:commentRangeEnd w:id="2178"/>
      <w:r w:rsidR="00714146">
        <w:rPr>
          <w:rStyle w:val="CommentReference"/>
        </w:rPr>
        <w:commentReference w:id="2178"/>
      </w:r>
      <w:r w:rsidR="00E24403" w:rsidRPr="006403BD">
        <w:t>.</w:t>
      </w:r>
    </w:p>
    <w:p w14:paraId="40BDD2D6" w14:textId="78057FCE" w:rsidR="00E24403" w:rsidRPr="006403BD" w:rsidRDefault="00E24403">
      <w:pPr>
        <w:pStyle w:val="ListParagraph"/>
        <w:numPr>
          <w:ilvl w:val="0"/>
          <w:numId w:val="41"/>
        </w:numPr>
        <w:spacing w:before="120" w:after="120"/>
        <w:ind w:left="641" w:hanging="357"/>
        <w:jc w:val="both"/>
        <w:pPrChange w:id="2182" w:author="IO" w:date="2011-07-21T09:48:00Z">
          <w:pPr>
            <w:pStyle w:val="ListParagraph"/>
            <w:keepNext/>
            <w:numPr>
              <w:numId w:val="25"/>
            </w:numPr>
            <w:ind w:left="780" w:hanging="360"/>
            <w:jc w:val="both"/>
          </w:pPr>
        </w:pPrChange>
      </w:pPr>
      <w:del w:id="2183" w:author="IO" w:date="2011-07-21T10:21:00Z">
        <w:r w:rsidRPr="00714146" w:rsidDel="00714146">
          <w:rPr>
            <w:i/>
            <w:rPrChange w:id="2184" w:author="IO" w:date="2011-07-21T10:21:00Z">
              <w:rPr/>
            </w:rPrChange>
          </w:rPr>
          <w:lastRenderedPageBreak/>
          <w:delText>La i</w:delText>
        </w:r>
      </w:del>
      <w:ins w:id="2185" w:author="IO" w:date="2011-07-21T10:21:00Z">
        <w:r w:rsidR="00714146" w:rsidRPr="00714146">
          <w:rPr>
            <w:i/>
            <w:rPrChange w:id="2186" w:author="IO" w:date="2011-07-21T10:21:00Z">
              <w:rPr/>
            </w:rPrChange>
          </w:rPr>
          <w:t>I</w:t>
        </w:r>
      </w:ins>
      <w:r w:rsidRPr="00714146">
        <w:rPr>
          <w:i/>
          <w:rPrChange w:id="2187" w:author="IO" w:date="2011-07-21T10:21:00Z">
            <w:rPr/>
          </w:rPrChange>
        </w:rPr>
        <w:t>nteracción con el entorno</w:t>
      </w:r>
      <w:r w:rsidRPr="006403BD">
        <w:t xml:space="preserve">. </w:t>
      </w:r>
      <w:ins w:id="2188" w:author="IO" w:date="2011-07-21T10:21:00Z">
        <w:r w:rsidR="00714146">
          <w:t xml:space="preserve">Son los procesos que tienen lugar </w:t>
        </w:r>
      </w:ins>
      <w:del w:id="2189" w:author="IO" w:date="2011-07-21T10:22:00Z">
        <w:r w:rsidRPr="006403BD" w:rsidDel="00714146">
          <w:delText xml:space="preserve">Proceso que podría </w:delText>
        </w:r>
        <w:r w:rsidR="007F1F70" w:rsidRPr="006403BD" w:rsidDel="00714146">
          <w:delText xml:space="preserve">traducirse como pilotar el avión </w:delText>
        </w:r>
      </w:del>
      <w:r w:rsidRPr="006403BD">
        <w:t>durante</w:t>
      </w:r>
      <w:r w:rsidR="007F1F70" w:rsidRPr="006403BD">
        <w:t xml:space="preserve"> toda la ruta del vuelo</w:t>
      </w:r>
      <w:ins w:id="2190" w:author="IO" w:date="2011-07-21T10:22:00Z">
        <w:r w:rsidR="00714146">
          <w:t>. Incluyen el pilotaje del avión por el piloto, la operación de los controladores</w:t>
        </w:r>
      </w:ins>
      <w:ins w:id="2191" w:author="IO" w:date="2011-07-21T10:23:00Z">
        <w:r w:rsidR="00714146">
          <w:t>,</w:t>
        </w:r>
      </w:ins>
      <w:ins w:id="2192" w:author="IO" w:date="2011-07-21T10:22:00Z">
        <w:r w:rsidR="00714146">
          <w:t xml:space="preserve"> el intercambio de </w:t>
        </w:r>
      </w:ins>
      <w:ins w:id="2193" w:author="IO" w:date="2011-07-21T10:23:00Z">
        <w:r w:rsidR="00714146">
          <w:t>mensajes entre controladores y pilotos</w:t>
        </w:r>
      </w:ins>
      <w:r w:rsidR="007F1F70" w:rsidRPr="006403BD">
        <w:t xml:space="preserve">, </w:t>
      </w:r>
      <w:ins w:id="2194" w:author="IO" w:date="2011-07-21T10:23:00Z">
        <w:r w:rsidR="00714146">
          <w:t xml:space="preserve">y la recepción </w:t>
        </w:r>
      </w:ins>
      <w:del w:id="2195" w:author="IO" w:date="2011-07-21T10:23:00Z">
        <w:r w:rsidR="007F1F70" w:rsidRPr="006403BD" w:rsidDel="00714146">
          <w:delText>reci</w:delText>
        </w:r>
      </w:del>
      <w:ins w:id="2196" w:author="IO" w:date="2011-07-21T10:23:00Z">
        <w:r w:rsidR="00714146">
          <w:t>de</w:t>
        </w:r>
      </w:ins>
      <w:del w:id="2197" w:author="IO" w:date="2011-07-21T10:23:00Z">
        <w:r w:rsidR="007F1F70" w:rsidRPr="006403BD" w:rsidDel="00714146">
          <w:delText>biendo</w:delText>
        </w:r>
      </w:del>
      <w:r w:rsidR="007F1F70" w:rsidRPr="006403BD">
        <w:t xml:space="preserve"> señales </w:t>
      </w:r>
      <w:ins w:id="2198" w:author="IO" w:date="2011-07-21T10:23:00Z">
        <w:r w:rsidR="00714146">
          <w:t>desde sensores</w:t>
        </w:r>
      </w:ins>
      <w:del w:id="2199" w:author="IO" w:date="2011-07-21T10:23:00Z">
        <w:r w:rsidR="007F1F70" w:rsidRPr="006403BD" w:rsidDel="00714146">
          <w:delText>externas y emitiend</w:delText>
        </w:r>
        <w:r w:rsidRPr="006403BD" w:rsidDel="00714146">
          <w:delText>o señales al exterior</w:delText>
        </w:r>
      </w:del>
      <w:r w:rsidRPr="006403BD">
        <w:t>.</w:t>
      </w:r>
    </w:p>
    <w:p w14:paraId="4D4E4085" w14:textId="1747908D" w:rsidR="00FF1E18" w:rsidRPr="006403BD" w:rsidDel="00714146" w:rsidRDefault="00E24403">
      <w:pPr>
        <w:pStyle w:val="ListParagraph"/>
        <w:numPr>
          <w:ilvl w:val="0"/>
          <w:numId w:val="41"/>
        </w:numPr>
        <w:spacing w:before="120" w:after="120"/>
        <w:ind w:left="641" w:hanging="357"/>
        <w:jc w:val="both"/>
        <w:rPr>
          <w:del w:id="2200" w:author="IO" w:date="2011-07-21T10:25:00Z"/>
        </w:rPr>
        <w:pPrChange w:id="2201" w:author="IO" w:date="2011-07-21T09:48:00Z">
          <w:pPr>
            <w:pStyle w:val="ListParagraph"/>
            <w:keepNext/>
            <w:numPr>
              <w:numId w:val="25"/>
            </w:numPr>
            <w:ind w:left="780" w:hanging="360"/>
            <w:jc w:val="both"/>
          </w:pPr>
        </w:pPrChange>
      </w:pPr>
      <w:del w:id="2202" w:author="IO" w:date="2011-07-21T10:24:00Z">
        <w:r w:rsidRPr="00714146" w:rsidDel="00714146">
          <w:rPr>
            <w:i/>
            <w:rPrChange w:id="2203" w:author="IO" w:date="2011-07-21T10:25:00Z">
              <w:rPr/>
            </w:rPrChange>
          </w:rPr>
          <w:delText>El a</w:delText>
        </w:r>
      </w:del>
      <w:ins w:id="2204" w:author="IO" w:date="2011-07-21T10:24:00Z">
        <w:r w:rsidR="00714146" w:rsidRPr="00714146">
          <w:rPr>
            <w:i/>
            <w:rPrChange w:id="2205" w:author="IO" w:date="2011-07-21T10:25:00Z">
              <w:rPr/>
            </w:rPrChange>
          </w:rPr>
          <w:t>A</w:t>
        </w:r>
      </w:ins>
      <w:r w:rsidRPr="00714146">
        <w:rPr>
          <w:i/>
          <w:rPrChange w:id="2206" w:author="IO" w:date="2011-07-21T10:25:00Z">
            <w:rPr/>
          </w:rPrChange>
        </w:rPr>
        <w:t>terrizaje del</w:t>
      </w:r>
      <w:r w:rsidR="007F1F70" w:rsidRPr="00714146">
        <w:rPr>
          <w:i/>
          <w:rPrChange w:id="2207" w:author="IO" w:date="2011-07-21T10:25:00Z">
            <w:rPr/>
          </w:rPrChange>
        </w:rPr>
        <w:t xml:space="preserve"> avi</w:t>
      </w:r>
      <w:r w:rsidRPr="00714146">
        <w:rPr>
          <w:i/>
          <w:rPrChange w:id="2208" w:author="IO" w:date="2011-07-21T10:25:00Z">
            <w:rPr/>
          </w:rPrChange>
        </w:rPr>
        <w:t>ón</w:t>
      </w:r>
      <w:r w:rsidRPr="006403BD">
        <w:t xml:space="preserve">. </w:t>
      </w:r>
      <w:ins w:id="2209" w:author="IO" w:date="2011-07-21T10:24:00Z">
        <w:r w:rsidR="00714146">
          <w:t>Como la fase de aterrizaje no se considera en este trabajo</w:t>
        </w:r>
        <w:proofErr w:type="gramStart"/>
        <w:r w:rsidR="00714146">
          <w:t>, ,aqu</w:t>
        </w:r>
      </w:ins>
      <w:ins w:id="2210" w:author="IO" w:date="2011-07-21T10:25:00Z">
        <w:r w:rsidR="00714146">
          <w:t>í</w:t>
        </w:r>
        <w:proofErr w:type="gramEnd"/>
        <w:r w:rsidR="00714146">
          <w:t xml:space="preserve"> sólo </w:t>
        </w:r>
      </w:ins>
      <w:del w:id="2211" w:author="IO" w:date="2011-07-21T10:25:00Z">
        <w:r w:rsidRPr="006403BD" w:rsidDel="00714146">
          <w:delText xml:space="preserve">Que en este trabajo tan sólo </w:delText>
        </w:r>
        <w:r w:rsidR="00F7217F" w:rsidRPr="006403BD" w:rsidDel="00714146">
          <w:delText>va a consistir</w:delText>
        </w:r>
        <w:r w:rsidRPr="006403BD" w:rsidDel="00714146">
          <w:delText xml:space="preserve"> en parar</w:delText>
        </w:r>
      </w:del>
      <w:ins w:id="2212" w:author="IO" w:date="2011-07-21T10:25:00Z">
        <w:r w:rsidR="00714146">
          <w:t>incluye la parada</w:t>
        </w:r>
      </w:ins>
      <w:r w:rsidRPr="006403BD">
        <w:t xml:space="preserve"> </w:t>
      </w:r>
      <w:ins w:id="2213" w:author="IO" w:date="2011-07-21T10:25:00Z">
        <w:r w:rsidR="00714146">
          <w:t>d</w:t>
        </w:r>
      </w:ins>
      <w:r w:rsidRPr="006403BD">
        <w:t>el avión.</w:t>
      </w:r>
    </w:p>
    <w:p w14:paraId="4E0E13EB" w14:textId="77777777" w:rsidR="00FF1E18" w:rsidRPr="006403BD" w:rsidRDefault="00FF1E18">
      <w:pPr>
        <w:pStyle w:val="ListParagraph"/>
        <w:numPr>
          <w:ilvl w:val="0"/>
          <w:numId w:val="41"/>
        </w:numPr>
        <w:spacing w:before="120" w:after="120"/>
        <w:ind w:left="641" w:hanging="357"/>
        <w:jc w:val="both"/>
        <w:pPrChange w:id="2214" w:author="IO" w:date="2011-07-21T09:48:00Z">
          <w:pPr>
            <w:pStyle w:val="ListParagraph"/>
            <w:keepNext/>
            <w:ind w:left="780"/>
            <w:jc w:val="both"/>
          </w:pPr>
        </w:pPrChange>
      </w:pPr>
    </w:p>
    <w:p w14:paraId="0D1F03E7" w14:textId="113F7DCB" w:rsidR="00B70619" w:rsidRPr="006403BD" w:rsidRDefault="007F1F70">
      <w:pPr>
        <w:spacing w:before="240" w:after="120"/>
        <w:ind w:firstLine="284"/>
        <w:jc w:val="both"/>
        <w:pPrChange w:id="2215" w:author="IO" w:date="2011-07-21T09:48:00Z">
          <w:pPr>
            <w:keepNext/>
            <w:ind w:left="420"/>
            <w:jc w:val="both"/>
          </w:pPr>
        </w:pPrChange>
      </w:pPr>
      <w:r w:rsidRPr="006403BD">
        <w:t>Como se ha especificado en los requisitos</w:t>
      </w:r>
      <w:del w:id="2216" w:author="IO" w:date="2011-07-21T10:25:00Z">
        <w:r w:rsidRPr="006403BD" w:rsidDel="00714146">
          <w:delText xml:space="preserve"> y como se verá a continuación</w:delText>
        </w:r>
      </w:del>
      <w:r w:rsidRPr="006403BD">
        <w:t xml:space="preserve">, este </w:t>
      </w:r>
      <w:r w:rsidR="00E24403" w:rsidRPr="006403BD">
        <w:t>trabajo</w:t>
      </w:r>
      <w:r w:rsidRPr="006403BD">
        <w:t xml:space="preserve"> se </w:t>
      </w:r>
      <w:del w:id="2217" w:author="IO" w:date="2011-07-21T10:25:00Z">
        <w:r w:rsidRPr="006403BD" w:rsidDel="00714146">
          <w:delText xml:space="preserve">ha </w:delText>
        </w:r>
      </w:del>
      <w:r w:rsidRPr="006403BD">
        <w:t>centra</w:t>
      </w:r>
      <w:del w:id="2218" w:author="IO" w:date="2011-07-21T10:25:00Z">
        <w:r w:rsidRPr="006403BD" w:rsidDel="00714146">
          <w:delText>do</w:delText>
        </w:r>
      </w:del>
      <w:r w:rsidRPr="006403BD">
        <w:t xml:space="preserve"> principalmente en el</w:t>
      </w:r>
      <w:r w:rsidR="0099015C" w:rsidRPr="006403BD">
        <w:t xml:space="preserve"> </w:t>
      </w:r>
      <w:ins w:id="2219" w:author="IO" w:date="2011-07-21T10:25:00Z">
        <w:r w:rsidR="00714146">
          <w:t xml:space="preserve">segundo de estos casos de uso, </w:t>
        </w:r>
      </w:ins>
      <w:del w:id="2220" w:author="IO" w:date="2011-07-21T10:25:00Z">
        <w:r w:rsidR="0099015C" w:rsidRPr="006403BD" w:rsidDel="00714146">
          <w:delText>estudio</w:delText>
        </w:r>
      </w:del>
      <w:del w:id="2221" w:author="IO" w:date="2011-07-21T10:26:00Z">
        <w:r w:rsidR="0099015C" w:rsidRPr="006403BD" w:rsidDel="00714146">
          <w:delText xml:space="preserve"> d</w:delText>
        </w:r>
      </w:del>
      <w:r w:rsidR="0099015C" w:rsidRPr="006403BD">
        <w:t>el</w:t>
      </w:r>
      <w:r w:rsidRPr="006403BD">
        <w:t xml:space="preserve"> pilotaje del avión durante la realización del trayecto</w:t>
      </w:r>
      <w:del w:id="2222" w:author="IO" w:date="2011-07-21T10:26:00Z">
        <w:r w:rsidRPr="006403BD" w:rsidDel="00714146">
          <w:delText xml:space="preserve"> y las interacciones </w:delText>
        </w:r>
        <w:r w:rsidR="003F0E57" w:rsidRPr="006403BD" w:rsidDel="00714146">
          <w:delText xml:space="preserve">de los pilotos </w:delText>
        </w:r>
        <w:r w:rsidRPr="006403BD" w:rsidDel="00714146">
          <w:delText>con el exterior que durante</w:delText>
        </w:r>
        <w:r w:rsidR="003F0E57" w:rsidRPr="006403BD" w:rsidDel="00714146">
          <w:delText xml:space="preserve"> el vuelo</w:delText>
        </w:r>
        <w:r w:rsidRPr="006403BD" w:rsidDel="00714146">
          <w:delText xml:space="preserve"> puedan surgir</w:delText>
        </w:r>
      </w:del>
      <w:r w:rsidRPr="006403BD">
        <w:t>.</w:t>
      </w:r>
      <w:ins w:id="2223" w:author="IO" w:date="2011-07-21T10:26:00Z">
        <w:r w:rsidR="00714146">
          <w:t xml:space="preserve"> El primer caso de uso es considerado mínimamente para </w:t>
        </w:r>
      </w:ins>
      <w:ins w:id="2224" w:author="IO" w:date="2011-07-21T10:27:00Z">
        <w:r w:rsidR="00714146">
          <w:t xml:space="preserve">abordar la comunicación </w:t>
        </w:r>
      </w:ins>
      <w:ins w:id="2225" w:author="IO" w:date="2011-07-21T10:26:00Z">
        <w:r w:rsidR="00714146">
          <w:t>de</w:t>
        </w:r>
      </w:ins>
      <w:ins w:id="2226" w:author="IO" w:date="2011-07-21T10:27:00Z">
        <w:r w:rsidR="00714146">
          <w:t>l</w:t>
        </w:r>
      </w:ins>
      <w:ins w:id="2227" w:author="IO" w:date="2011-07-21T10:26:00Z">
        <w:r w:rsidR="00714146">
          <w:t xml:space="preserve"> plan de vuelo</w:t>
        </w:r>
      </w:ins>
      <w:ins w:id="2228" w:author="IO" w:date="2011-07-21T10:27:00Z">
        <w:r w:rsidR="00714146">
          <w:t>.</w:t>
        </w:r>
      </w:ins>
    </w:p>
    <w:p w14:paraId="79E56D1C" w14:textId="408FBD71" w:rsidR="007F1F70" w:rsidRPr="00FF49C3" w:rsidDel="006403BD" w:rsidRDefault="007F1F70" w:rsidP="007A6E14">
      <w:pPr>
        <w:rPr>
          <w:del w:id="2229" w:author="IO" w:date="2011-07-21T09:48:00Z"/>
        </w:rPr>
      </w:pPr>
    </w:p>
    <w:p w14:paraId="7197D437" w14:textId="3B8CADAD" w:rsidR="007F1F70" w:rsidRPr="00FF49C3" w:rsidDel="006403BD" w:rsidRDefault="007F1F70" w:rsidP="007A6E14">
      <w:pPr>
        <w:rPr>
          <w:del w:id="2230" w:author="IO" w:date="2011-07-21T09:48:00Z"/>
        </w:rPr>
      </w:pPr>
    </w:p>
    <w:p w14:paraId="68B5245C" w14:textId="5EED0CAF" w:rsidR="00B70619" w:rsidRPr="00FF49C3" w:rsidDel="006403BD" w:rsidRDefault="00B70619" w:rsidP="007A6E14">
      <w:pPr>
        <w:rPr>
          <w:del w:id="2231" w:author="IO" w:date="2011-07-21T09:48:00Z"/>
        </w:rPr>
      </w:pPr>
    </w:p>
    <w:p w14:paraId="0840CA4C" w14:textId="3925EE6C" w:rsidR="00FE466F" w:rsidRPr="00FF49C3" w:rsidRDefault="00C72FAF" w:rsidP="00252D3F">
      <w:pPr>
        <w:pStyle w:val="Caption"/>
      </w:pPr>
      <w:bookmarkStart w:id="2232" w:name="_Ref292833383"/>
      <w:bookmarkStart w:id="2233" w:name="_Ref292833218"/>
      <w:bookmarkStart w:id="2234" w:name="_Toc295124195"/>
      <w:bookmarkStart w:id="2235" w:name="_Toc299483434"/>
      <w:r w:rsidRPr="005E18F7">
        <w:rPr>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r w:rsidR="004D4758">
        <w:fldChar w:fldCharType="begin"/>
      </w:r>
      <w:r w:rsidR="004D4758">
        <w:instrText xml:space="preserve"> SEQ Figura \* ARABIC </w:instrText>
      </w:r>
      <w:r w:rsidR="004D4758">
        <w:fldChar w:fldCharType="separate"/>
      </w:r>
      <w:ins w:id="2236" w:author="Orion" w:date="2011-07-26T22:41:00Z">
        <w:r w:rsidR="000A487B">
          <w:rPr>
            <w:noProof/>
          </w:rPr>
          <w:t>2</w:t>
        </w:r>
      </w:ins>
      <w:del w:id="2237" w:author="Orion" w:date="2011-07-26T22:19:00Z">
        <w:r w:rsidR="00587D28" w:rsidDel="00E237E8">
          <w:rPr>
            <w:noProof/>
          </w:rPr>
          <w:delText>1</w:delText>
        </w:r>
      </w:del>
      <w:r w:rsidR="004D4758">
        <w:rPr>
          <w:noProof/>
        </w:rPr>
        <w:fldChar w:fldCharType="end"/>
      </w:r>
      <w:bookmarkEnd w:id="2232"/>
      <w:r w:rsidR="00FE466F">
        <w:t>:</w:t>
      </w:r>
      <w:r w:rsidR="00266A4F">
        <w:t xml:space="preserve"> </w:t>
      </w:r>
      <w:r w:rsidR="00FE466F">
        <w:t>Casos de Uso</w:t>
      </w:r>
      <w:bookmarkEnd w:id="2233"/>
      <w:bookmarkEnd w:id="2234"/>
      <w:ins w:id="2238" w:author="IO" w:date="2011-07-21T11:40:00Z">
        <w:r w:rsidR="009B75DF">
          <w:t>.</w:t>
        </w:r>
      </w:ins>
      <w:bookmarkEnd w:id="2235"/>
    </w:p>
    <w:p w14:paraId="52F39C85" w14:textId="1638C6C0" w:rsidR="00DF1861" w:rsidDel="00FF49C3" w:rsidRDefault="00DF1861" w:rsidP="00DF1861">
      <w:pPr>
        <w:jc w:val="both"/>
        <w:rPr>
          <w:ins w:id="2239" w:author="Orion" w:date="2011-06-22T19:00:00Z"/>
          <w:del w:id="2240" w:author="IO" w:date="2011-07-21T10:32:00Z"/>
          <w:rFonts w:cs="Times New Roman"/>
        </w:rPr>
      </w:pPr>
      <w:bookmarkStart w:id="2241" w:name="_Toc299012049"/>
      <w:bookmarkStart w:id="2242" w:name="_Toc299103597"/>
      <w:bookmarkStart w:id="2243" w:name="_Toc299103970"/>
      <w:bookmarkStart w:id="2244" w:name="_Toc299463795"/>
      <w:bookmarkStart w:id="2245" w:name="_Toc299463879"/>
      <w:bookmarkStart w:id="2246" w:name="_Toc299721480"/>
      <w:bookmarkEnd w:id="2241"/>
      <w:bookmarkEnd w:id="2242"/>
      <w:bookmarkEnd w:id="2243"/>
      <w:bookmarkEnd w:id="2244"/>
      <w:bookmarkEnd w:id="2245"/>
      <w:bookmarkEnd w:id="2246"/>
    </w:p>
    <w:p w14:paraId="61CB6521" w14:textId="00099E10" w:rsidR="00DF1861" w:rsidRPr="00D2330D" w:rsidRDefault="00DF1861">
      <w:pPr>
        <w:pStyle w:val="Heading1"/>
        <w:numPr>
          <w:ilvl w:val="2"/>
          <w:numId w:val="40"/>
        </w:numPr>
        <w:rPr>
          <w:ins w:id="2247" w:author="Orion" w:date="2011-06-22T19:07:00Z"/>
          <w:sz w:val="36"/>
          <w:szCs w:val="52"/>
          <w:rPrChange w:id="2248" w:author="IO" w:date="2011-07-20T19:26:00Z">
            <w:rPr>
              <w:ins w:id="2249" w:author="Orion" w:date="2011-06-22T19:07:00Z"/>
            </w:rPr>
          </w:rPrChange>
        </w:rPr>
        <w:pPrChange w:id="2250" w:author="IO" w:date="2011-07-20T19:26:00Z">
          <w:pPr>
            <w:jc w:val="both"/>
          </w:pPr>
        </w:pPrChange>
      </w:pPr>
      <w:bookmarkStart w:id="2251" w:name="_Ref298954332"/>
      <w:bookmarkStart w:id="2252" w:name="_Toc299721481"/>
      <w:ins w:id="2253" w:author="Orion" w:date="2011-06-22T19:01:00Z">
        <w:r w:rsidRPr="00D2330D">
          <w:rPr>
            <w:b w:val="0"/>
            <w:sz w:val="36"/>
            <w:szCs w:val="52"/>
            <w:rPrChange w:id="2254" w:author="IO" w:date="2011-07-20T19:26:00Z">
              <w:rPr>
                <w:b/>
                <w:bCs/>
              </w:rPr>
            </w:rPrChange>
          </w:rPr>
          <w:t>Objetivos principales del sistema</w:t>
        </w:r>
      </w:ins>
      <w:bookmarkEnd w:id="2251"/>
      <w:bookmarkEnd w:id="2252"/>
    </w:p>
    <w:p w14:paraId="389D762A" w14:textId="394B7F1D" w:rsidR="008329B4" w:rsidRPr="00714146" w:rsidRDefault="00174069">
      <w:pPr>
        <w:spacing w:after="120"/>
        <w:jc w:val="both"/>
        <w:pPrChange w:id="2255" w:author="IO" w:date="2011-07-21T10:29:00Z">
          <w:pPr>
            <w:jc w:val="both"/>
          </w:pPr>
        </w:pPrChange>
      </w:pPr>
      <w:r>
        <w:t>La participación del piloto en los caso</w:t>
      </w:r>
      <w:ins w:id="2256" w:author="IO" w:date="2011-07-21T10:38:00Z">
        <w:r w:rsidR="00FF49C3">
          <w:t>s</w:t>
        </w:r>
      </w:ins>
      <w:r>
        <w:t xml:space="preserve"> de uso anteriores viene dirigida por su persecución de varios objetivos</w:t>
      </w:r>
      <w:ins w:id="2257" w:author="IO" w:date="2011-07-21T10:30:00Z">
        <w:r w:rsidR="00714146">
          <w:t xml:space="preserve"> que muestra </w:t>
        </w:r>
      </w:ins>
      <w:del w:id="2258" w:author="IO" w:date="2011-07-21T10:30:00Z">
        <w:r w:rsidRPr="00714146" w:rsidDel="00714146">
          <w:delText xml:space="preserve"> </w:delText>
        </w:r>
        <w:r w:rsidR="00AB052D" w:rsidRPr="00714146" w:rsidDel="00714146">
          <w:delText xml:space="preserve">De este modo en </w:delText>
        </w:r>
      </w:del>
      <w:ins w:id="2259" w:author="IO" w:date="2011-07-21T10:29:00Z">
        <w:r w:rsidR="00714146">
          <w:t xml:space="preserve">la </w:t>
        </w:r>
        <w:r w:rsidR="00714146">
          <w:fldChar w:fldCharType="begin"/>
        </w:r>
        <w:r w:rsidR="00714146">
          <w:instrText xml:space="preserve"> REF _Ref299007518 \h </w:instrText>
        </w:r>
      </w:ins>
      <w:r w:rsidR="00714146">
        <w:fldChar w:fldCharType="separate"/>
      </w:r>
      <w:ins w:id="2260" w:author="Orion" w:date="2011-07-26T22:30:00Z">
        <w:r w:rsidR="00503590">
          <w:t xml:space="preserve">Figura </w:t>
        </w:r>
        <w:r w:rsidR="00503590">
          <w:rPr>
            <w:noProof/>
          </w:rPr>
          <w:t>3</w:t>
        </w:r>
      </w:ins>
      <w:ins w:id="2261" w:author="IO" w:date="2011-07-22T13:16:00Z">
        <w:del w:id="2262" w:author="Orion" w:date="2011-07-26T22:30:00Z">
          <w:r w:rsidR="00416FF6" w:rsidDel="00503590">
            <w:delText xml:space="preserve">Figura </w:delText>
          </w:r>
          <w:r w:rsidR="00416FF6" w:rsidDel="00503590">
            <w:rPr>
              <w:noProof/>
            </w:rPr>
            <w:delText>2</w:delText>
          </w:r>
        </w:del>
      </w:ins>
      <w:ins w:id="2263" w:author="IO" w:date="2011-07-21T10:29:00Z">
        <w:r w:rsidR="00714146">
          <w:fldChar w:fldCharType="end"/>
        </w:r>
      </w:ins>
      <w:ins w:id="2264" w:author="IO" w:date="2011-07-21T10:30:00Z">
        <w:r w:rsidR="00714146">
          <w:t xml:space="preserve">. </w:t>
        </w:r>
        <w:r w:rsidR="00FF49C3">
          <w:t>Para</w:t>
        </w:r>
      </w:ins>
      <w:del w:id="2265" w:author="IO" w:date="2011-07-21T10:29:00Z">
        <w:r w:rsidR="00AB052D" w:rsidRPr="00714146" w:rsidDel="00714146">
          <w:delText xml:space="preserve">la </w:delText>
        </w:r>
      </w:del>
      <w:del w:id="2266" w:author="IO" w:date="2011-07-21T10:28:00Z">
        <w:r w:rsidR="00AB052D" w:rsidRPr="00714146" w:rsidDel="00714146">
          <w:fldChar w:fldCharType="begin"/>
        </w:r>
        <w:r w:rsidR="00AB052D" w:rsidRPr="00714146" w:rsidDel="00714146">
          <w:delInstrText xml:space="preserve"> REF _Ref292833412 \h  \* MERGEFORMAT </w:delInstrText>
        </w:r>
        <w:r w:rsidR="00AB052D" w:rsidRPr="00714146" w:rsidDel="00714146">
          <w:fldChar w:fldCharType="separate"/>
        </w:r>
      </w:del>
      <w:del w:id="2267" w:author="IO" w:date="2011-07-12T12:37:00Z">
        <w:r w:rsidR="00A74327" w:rsidDel="00545B0D">
          <w:delText>Figura 2</w:delText>
        </w:r>
      </w:del>
      <w:del w:id="2268" w:author="IO" w:date="2011-07-21T10:28:00Z">
        <w:r w:rsidR="00AB052D" w:rsidRPr="00714146" w:rsidDel="00714146">
          <w:fldChar w:fldCharType="end"/>
        </w:r>
        <w:r w:rsidR="00AB052D" w:rsidRPr="00714146" w:rsidDel="00714146">
          <w:delText xml:space="preserve"> </w:delText>
        </w:r>
      </w:del>
      <w:del w:id="2269" w:author="IO" w:date="2011-07-21T10:29:00Z">
        <w:r w:rsidR="00AB052D" w:rsidRPr="00714146" w:rsidDel="00714146">
          <w:delText>se</w:delText>
        </w:r>
      </w:del>
      <w:del w:id="2270" w:author="IO" w:date="2011-07-21T10:30:00Z">
        <w:r w:rsidR="00AB052D" w:rsidRPr="00714146" w:rsidDel="00FF49C3">
          <w:delText xml:space="preserve"> puede ver que lo primero que un piloto tendría que hacer antes de poder</w:delText>
        </w:r>
      </w:del>
      <w:r w:rsidR="00AB052D" w:rsidRPr="00714146">
        <w:t xml:space="preserve"> satisfacer el objetivo “</w:t>
      </w:r>
      <w:proofErr w:type="spellStart"/>
      <w:r w:rsidR="00AB052D" w:rsidRPr="00714146">
        <w:t>Arrive</w:t>
      </w:r>
      <w:proofErr w:type="spellEnd"/>
      <w:r w:rsidR="00AB052D" w:rsidRPr="00714146">
        <w:t xml:space="preserve"> </w:t>
      </w:r>
      <w:proofErr w:type="spellStart"/>
      <w:r w:rsidR="00AB052D" w:rsidRPr="00714146">
        <w:t>Safe</w:t>
      </w:r>
      <w:proofErr w:type="spellEnd"/>
      <w:r w:rsidR="00AB052D" w:rsidRPr="00714146">
        <w:t xml:space="preserve"> And </w:t>
      </w:r>
      <w:proofErr w:type="spellStart"/>
      <w:r w:rsidR="00AB052D" w:rsidRPr="00714146">
        <w:t>Sound</w:t>
      </w:r>
      <w:proofErr w:type="spellEnd"/>
      <w:r w:rsidR="00AB052D" w:rsidRPr="00714146">
        <w:t>”</w:t>
      </w:r>
      <w:ins w:id="2271" w:author="IO" w:date="2011-07-21T10:30:00Z">
        <w:r w:rsidR="00FF49C3">
          <w:t xml:space="preserve">, el piloto debe </w:t>
        </w:r>
      </w:ins>
      <w:ins w:id="2272" w:author="IO" w:date="2011-07-21T10:31:00Z">
        <w:r w:rsidR="00FF49C3">
          <w:t>completar</w:t>
        </w:r>
      </w:ins>
      <w:ins w:id="2273" w:author="IO" w:date="2011-07-21T10:30:00Z">
        <w:r w:rsidR="00FF49C3">
          <w:t xml:space="preserve"> </w:t>
        </w:r>
      </w:ins>
      <w:ins w:id="2274" w:author="IO" w:date="2011-07-21T10:31:00Z">
        <w:r w:rsidR="00FF49C3">
          <w:t>el vuelo. El primer paso</w:t>
        </w:r>
      </w:ins>
      <w:r w:rsidR="00AB052D" w:rsidRPr="00714146">
        <w:t xml:space="preserve"> es obtener el plan de vuelo (</w:t>
      </w:r>
      <w:r w:rsidR="00055AC8" w:rsidRPr="00714146">
        <w:t>“</w:t>
      </w:r>
      <w:r w:rsidR="00AB052D" w:rsidRPr="00714146">
        <w:t xml:space="preserve">Flight Plan </w:t>
      </w:r>
      <w:proofErr w:type="spellStart"/>
      <w:r w:rsidR="00AB052D" w:rsidRPr="00714146">
        <w:t>Take</w:t>
      </w:r>
      <w:proofErr w:type="spellEnd"/>
      <w:r w:rsidR="00055AC8" w:rsidRPr="00714146">
        <w:t>”</w:t>
      </w:r>
      <w:r w:rsidR="00AB052D" w:rsidRPr="00714146">
        <w:t xml:space="preserve">). </w:t>
      </w:r>
      <w:ins w:id="2275" w:author="IO" w:date="2011-07-21T10:33:00Z">
        <w:r w:rsidR="00FF49C3">
          <w:t xml:space="preserve">Según las regulaciones vigentes, </w:t>
        </w:r>
      </w:ins>
      <w:del w:id="2276" w:author="IO" w:date="2011-07-21T10:33:00Z">
        <w:r w:rsidR="00AB052D" w:rsidRPr="00714146" w:rsidDel="00FF49C3">
          <w:delText xml:space="preserve">Esto se </w:delText>
        </w:r>
        <w:r w:rsidR="008329B4" w:rsidRPr="00714146" w:rsidDel="00FF49C3">
          <w:delText xml:space="preserve">debe a que </w:delText>
        </w:r>
      </w:del>
      <w:r w:rsidR="008329B4" w:rsidRPr="00714146">
        <w:t xml:space="preserve">ningún piloto (y por consiguiente avión) puede iniciar su vuelo sin que antes </w:t>
      </w:r>
      <w:ins w:id="2277" w:author="IO" w:date="2011-07-21T10:33:00Z">
        <w:r w:rsidR="00FF49C3">
          <w:t>cuente con un plan de vuelo. En estos modelos se considera que los</w:t>
        </w:r>
      </w:ins>
      <w:ins w:id="2278" w:author="IO" w:date="2011-07-21T10:38:00Z">
        <w:r w:rsidR="00FF49C3">
          <w:t xml:space="preserve"> </w:t>
        </w:r>
      </w:ins>
      <w:ins w:id="2279" w:author="IO" w:date="2011-07-21T10:33:00Z">
        <w:r w:rsidR="00FF49C3">
          <w:t xml:space="preserve">pilotos vuelan para una compañía, </w:t>
        </w:r>
      </w:ins>
      <w:ins w:id="2280" w:author="IO" w:date="2011-07-21T10:34:00Z">
        <w:r w:rsidR="00FF49C3">
          <w:t xml:space="preserve">así que será </w:t>
        </w:r>
      </w:ins>
      <w:r w:rsidR="008329B4" w:rsidRPr="00714146">
        <w:t xml:space="preserve">la empresa </w:t>
      </w:r>
      <w:ins w:id="2281" w:author="IO" w:date="2011-07-21T10:34:00Z">
        <w:r w:rsidR="00FF49C3">
          <w:t>la que suministre</w:t>
        </w:r>
      </w:ins>
      <w:ins w:id="2282" w:author="IO" w:date="2011-07-21T10:39:00Z">
        <w:r w:rsidR="00FF49C3">
          <w:t xml:space="preserve"> los planes</w:t>
        </w:r>
      </w:ins>
      <w:ins w:id="2283" w:author="IO" w:date="2011-07-21T10:34:00Z">
        <w:r w:rsidR="00FF49C3">
          <w:t>. La empresa</w:t>
        </w:r>
      </w:ins>
      <w:del w:id="2284" w:author="IO" w:date="2011-07-21T10:34:00Z">
        <w:r w:rsidR="008329B4" w:rsidRPr="00714146" w:rsidDel="00FF49C3">
          <w:delText>(en nuestro caso</w:delText>
        </w:r>
      </w:del>
      <w:r w:rsidR="008329B4" w:rsidRPr="00714146">
        <w:t xml:space="preserve"> será un agente que explicaremos más adelante</w:t>
      </w:r>
      <w:del w:id="2285" w:author="IO" w:date="2011-07-21T10:34:00Z">
        <w:r w:rsidR="008329B4" w:rsidRPr="00714146" w:rsidDel="00FF49C3">
          <w:delText xml:space="preserve">) haya suministrado un plan de vuelo a </w:delText>
        </w:r>
        <w:r w:rsidR="00373FD0" w:rsidRPr="00714146" w:rsidDel="00FF49C3">
          <w:delText>este</w:delText>
        </w:r>
        <w:r w:rsidR="008329B4" w:rsidRPr="00714146" w:rsidDel="00FF49C3">
          <w:delText xml:space="preserve"> piloto</w:delText>
        </w:r>
      </w:del>
      <w:r w:rsidR="008329B4" w:rsidRPr="00714146">
        <w:t>.</w:t>
      </w:r>
      <w:r w:rsidR="00265261" w:rsidRPr="00714146">
        <w:t xml:space="preserve"> Una vez que el piloto dispone de su plan de vuelo</w:t>
      </w:r>
      <w:ins w:id="2286" w:author="IO" w:date="2011-07-21T10:35:00Z">
        <w:r w:rsidR="00FF49C3">
          <w:t>,</w:t>
        </w:r>
      </w:ins>
      <w:r w:rsidR="00265261" w:rsidRPr="00714146">
        <w:t xml:space="preserve"> su </w:t>
      </w:r>
      <w:del w:id="2287" w:author="IO" w:date="2011-07-21T10:35:00Z">
        <w:r w:rsidR="0024346B" w:rsidRPr="00714146" w:rsidDel="00FF49C3">
          <w:delText xml:space="preserve">próximo </w:delText>
        </w:r>
      </w:del>
      <w:ins w:id="2288" w:author="IO" w:date="2011-07-21T10:35:00Z">
        <w:r w:rsidR="00FF49C3">
          <w:t xml:space="preserve">siguiente </w:t>
        </w:r>
      </w:ins>
      <w:r w:rsidR="0024346B" w:rsidRPr="00714146">
        <w:t xml:space="preserve">objetivo </w:t>
      </w:r>
      <w:del w:id="2289" w:author="IO" w:date="2011-07-21T10:35:00Z">
        <w:r w:rsidR="0024346B" w:rsidRPr="00714146" w:rsidDel="00FF49C3">
          <w:delText xml:space="preserve">sería </w:delText>
        </w:r>
      </w:del>
      <w:ins w:id="2290" w:author="IO" w:date="2011-07-21T10:35:00Z">
        <w:r w:rsidR="00FF49C3">
          <w:t>es</w:t>
        </w:r>
        <w:r w:rsidR="00FF49C3" w:rsidRPr="00714146">
          <w:t xml:space="preserve"> </w:t>
        </w:r>
      </w:ins>
      <w:r w:rsidR="0024346B" w:rsidRPr="00714146">
        <w:t>llegar al destino</w:t>
      </w:r>
      <w:del w:id="2291" w:author="IO" w:date="2011-07-21T10:34:00Z">
        <w:r w:rsidR="0024346B" w:rsidRPr="00714146" w:rsidDel="00FF49C3">
          <w:delText xml:space="preserve">, siempre y cuando </w:delText>
        </w:r>
        <w:r w:rsidR="00A743A2" w:rsidRPr="00714146" w:rsidDel="00FF49C3">
          <w:delText>se eviten</w:delText>
        </w:r>
      </w:del>
      <w:ins w:id="2292" w:author="IO" w:date="2011-07-21T10:34:00Z">
        <w:r w:rsidR="00FF49C3">
          <w:t xml:space="preserve"> evitando</w:t>
        </w:r>
      </w:ins>
      <w:del w:id="2293" w:author="IO" w:date="2011-07-21T10:34:00Z">
        <w:r w:rsidR="00A743A2" w:rsidRPr="00714146" w:rsidDel="00FF49C3">
          <w:delText xml:space="preserve"> las</w:delText>
        </w:r>
      </w:del>
      <w:r w:rsidR="00A743A2" w:rsidRPr="00714146">
        <w:t xml:space="preserve"> colisiones con otros aviones </w:t>
      </w:r>
      <w:del w:id="2294" w:author="IO" w:date="2011-07-21T10:35:00Z">
        <w:r w:rsidR="00A743A2" w:rsidRPr="00714146" w:rsidDel="00FF49C3">
          <w:delText>y los conflictos que se puedan tener con</w:delText>
        </w:r>
      </w:del>
      <w:ins w:id="2295" w:author="IO" w:date="2011-07-21T10:35:00Z">
        <w:r w:rsidR="00FF49C3">
          <w:t>u</w:t>
        </w:r>
      </w:ins>
      <w:r w:rsidR="00A743A2" w:rsidRPr="00714146">
        <w:t xml:space="preserve"> obstáculos</w:t>
      </w:r>
      <w:r w:rsidR="001E41E1" w:rsidRPr="00714146">
        <w:t xml:space="preserve"> que se interpongan en la trayectoria de</w:t>
      </w:r>
      <w:ins w:id="2296" w:author="IO" w:date="2011-07-21T10:35:00Z">
        <w:r w:rsidR="00FF49C3">
          <w:t>l</w:t>
        </w:r>
      </w:ins>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ins w:id="2297" w:author="IO" w:date="2011-07-21T10:36:00Z">
        <w:r w:rsidR="00FF49C3">
          <w:t xml:space="preserve">Llegar al destino se representa mediante el objetivo </w:t>
        </w:r>
        <w:r w:rsidR="00FF49C3" w:rsidRPr="00714146">
          <w:t>“</w:t>
        </w:r>
        <w:proofErr w:type="spellStart"/>
        <w:r w:rsidR="00FF49C3" w:rsidRPr="00714146">
          <w:t>Arrive</w:t>
        </w:r>
        <w:proofErr w:type="spellEnd"/>
        <w:r w:rsidR="00FF49C3" w:rsidRPr="00714146">
          <w:t xml:space="preserve"> </w:t>
        </w:r>
        <w:proofErr w:type="spellStart"/>
        <w:r w:rsidR="00FF49C3" w:rsidRPr="00714146">
          <w:t>to</w:t>
        </w:r>
        <w:proofErr w:type="spellEnd"/>
        <w:r w:rsidR="00FF49C3" w:rsidRPr="00714146">
          <w:t xml:space="preserve"> </w:t>
        </w:r>
        <w:proofErr w:type="spellStart"/>
        <w:r w:rsidR="00FF49C3" w:rsidRPr="00714146">
          <w:t>Destination</w:t>
        </w:r>
        <w:proofErr w:type="spellEnd"/>
        <w:r w:rsidR="00FF49C3" w:rsidRPr="00714146">
          <w:t>”</w:t>
        </w:r>
        <w:r w:rsidR="00FF49C3">
          <w:t xml:space="preserve">, mientras que evitar colisiones </w:t>
        </w:r>
      </w:ins>
      <w:del w:id="2298" w:author="IO" w:date="2011-07-21T10:36:00Z">
        <w:r w:rsidR="00A743A2" w:rsidRPr="00714146" w:rsidDel="00FF49C3">
          <w:delText xml:space="preserve">Esto último </w:delText>
        </w:r>
      </w:del>
      <w:r w:rsidR="00A743A2" w:rsidRPr="00714146">
        <w:t xml:space="preserve">se </w:t>
      </w:r>
      <w:del w:id="2299" w:author="IO" w:date="2011-07-21T10:39:00Z">
        <w:r w:rsidR="00A743A2" w:rsidRPr="00714146" w:rsidDel="00FF49C3">
          <w:delText xml:space="preserve">ve </w:delText>
        </w:r>
      </w:del>
      <w:r w:rsidR="00A743A2" w:rsidRPr="00714146">
        <w:t>representa</w:t>
      </w:r>
      <w:del w:id="2300" w:author="IO" w:date="2011-07-21T10:39:00Z">
        <w:r w:rsidR="00A743A2" w:rsidRPr="00714146" w:rsidDel="00FF49C3">
          <w:delText>do</w:delText>
        </w:r>
      </w:del>
      <w:r w:rsidR="00A743A2" w:rsidRPr="00714146">
        <w:t xml:space="preserve"> en el diagrama por los objetivos “</w:t>
      </w:r>
      <w:proofErr w:type="spellStart"/>
      <w:r w:rsidR="00A743A2" w:rsidRPr="00714146">
        <w:t>Collision</w:t>
      </w:r>
      <w:proofErr w:type="spellEnd"/>
      <w:r w:rsidR="00A743A2" w:rsidRPr="00714146">
        <w:t xml:space="preserve"> </w:t>
      </w:r>
      <w:proofErr w:type="spellStart"/>
      <w:r w:rsidR="00A743A2" w:rsidRPr="00714146">
        <w:t>Avoided</w:t>
      </w:r>
      <w:proofErr w:type="spellEnd"/>
      <w:r w:rsidR="00A743A2" w:rsidRPr="00714146">
        <w:t>” y “</w:t>
      </w:r>
      <w:proofErr w:type="spellStart"/>
      <w:r w:rsidR="00A743A2" w:rsidRPr="00714146">
        <w:t>Conflict</w:t>
      </w:r>
      <w:proofErr w:type="spellEnd"/>
      <w:r w:rsidR="00A743A2" w:rsidRPr="00714146">
        <w:t xml:space="preserve"> </w:t>
      </w:r>
      <w:proofErr w:type="spellStart"/>
      <w:r w:rsidR="00A743A2" w:rsidRPr="00714146">
        <w:t>Flag</w:t>
      </w:r>
      <w:proofErr w:type="spellEnd"/>
      <w:r w:rsidR="00A743A2" w:rsidRPr="00714146">
        <w:t xml:space="preserve"> </w:t>
      </w:r>
      <w:proofErr w:type="spellStart"/>
      <w:r w:rsidR="00A743A2" w:rsidRPr="00714146">
        <w:t>Generated</w:t>
      </w:r>
      <w:proofErr w:type="spellEnd"/>
      <w:r w:rsidR="00A743A2" w:rsidRPr="00714146">
        <w:t>”</w:t>
      </w:r>
      <w:ins w:id="2301" w:author="IO" w:date="2011-07-21T10:37:00Z">
        <w:r w:rsidR="00FF49C3">
          <w:t xml:space="preserve">. La satisfacción de estos dos últimos objetivos </w:t>
        </w:r>
      </w:ins>
      <w:del w:id="2302" w:author="IO" w:date="2011-07-21T10:37:00Z">
        <w:r w:rsidR="001E41E1" w:rsidRPr="00714146" w:rsidDel="00FF49C3">
          <w:delText xml:space="preserve">, y la satisfacción de estos </w:delText>
        </w:r>
        <w:r w:rsidR="001E41E1" w:rsidRPr="00714146" w:rsidDel="00FF49C3">
          <w:lastRenderedPageBreak/>
          <w:delText>es prioritaria al de</w:delText>
        </w:r>
      </w:del>
      <w:ins w:id="2303" w:author="IO" w:date="2011-07-21T10:37:00Z">
        <w:r w:rsidR="00FF49C3">
          <w:t>tiene prioridad sobre</w:t>
        </w:r>
      </w:ins>
      <w:r w:rsidR="001E41E1" w:rsidRPr="00714146">
        <w:t xml:space="preserve"> la satisfacción del objetivo de llegar al destino</w:t>
      </w:r>
      <w:del w:id="2304" w:author="IO" w:date="2011-07-21T10:37:00Z">
        <w:r w:rsidR="001E41E1" w:rsidRPr="00714146" w:rsidDel="00FF49C3">
          <w:delText xml:space="preserve"> “Arrive to Destination”</w:delText>
        </w:r>
      </w:del>
      <w:ins w:id="2305" w:author="IO" w:date="2011-07-21T10:37:00Z">
        <w:r w:rsidR="00FF49C3">
          <w:t xml:space="preserve">, ya que el piloto ha de garantizar </w:t>
        </w:r>
      </w:ins>
      <w:ins w:id="2306" w:author="IO" w:date="2011-07-21T10:38:00Z">
        <w:r w:rsidR="00FF49C3">
          <w:t>en primer lugar la integridad de los pasajeros y el avión</w:t>
        </w:r>
      </w:ins>
      <w:r w:rsidR="00A743A2" w:rsidRPr="00714146">
        <w:t>.</w:t>
      </w:r>
      <w:ins w:id="2307" w:author="IO" w:date="2011-07-21T10:39:00Z">
        <w:r w:rsidR="00FF49C3">
          <w:t xml:space="preserve"> </w:t>
        </w:r>
      </w:ins>
      <w:r w:rsidR="0092440F" w:rsidRPr="00714146">
        <w:t>E</w:t>
      </w:r>
      <w:del w:id="2308" w:author="IO" w:date="2011-07-21T10:39:00Z">
        <w:r w:rsidR="0092440F" w:rsidRPr="00714146" w:rsidDel="00FF49C3">
          <w:delText>ste</w:delText>
        </w:r>
      </w:del>
      <w:ins w:id="2309" w:author="IO" w:date="2011-07-21T10:39:00Z">
        <w:r w:rsidR="00FF49C3">
          <w:t>l</w:t>
        </w:r>
      </w:ins>
      <w:del w:id="2310" w:author="IO" w:date="2011-07-21T10:39:00Z">
        <w:r w:rsidR="0092440F" w:rsidRPr="00714146" w:rsidDel="00FF49C3">
          <w:delText xml:space="preserve"> </w:delText>
        </w:r>
        <w:r w:rsidR="004B01EE" w:rsidRPr="00714146" w:rsidDel="00FF49C3">
          <w:delText>último</w:delText>
        </w:r>
      </w:del>
      <w:r w:rsidR="004B01EE" w:rsidRPr="00714146">
        <w:t xml:space="preserve"> </w:t>
      </w:r>
      <w:r w:rsidR="0092440F" w:rsidRPr="00714146">
        <w:t xml:space="preserve">objetivo </w:t>
      </w:r>
      <w:ins w:id="2311" w:author="IO" w:date="2011-07-21T10:39:00Z">
        <w:r w:rsidR="00FF49C3">
          <w:t xml:space="preserve">de llegar al destino </w:t>
        </w:r>
      </w:ins>
      <w:r w:rsidR="0092440F" w:rsidRPr="00714146">
        <w:t xml:space="preserve">se </w:t>
      </w:r>
      <w:del w:id="2312" w:author="IO" w:date="2011-07-21T10:40:00Z">
        <w:r w:rsidR="0092440F" w:rsidRPr="00714146" w:rsidDel="00FF49C3">
          <w:delText xml:space="preserve">viene a </w:delText>
        </w:r>
      </w:del>
      <w:r w:rsidR="0092440F" w:rsidRPr="00714146">
        <w:t>descompone</w:t>
      </w:r>
      <w:del w:id="2313" w:author="IO" w:date="2011-07-21T10:40:00Z">
        <w:r w:rsidR="0092440F" w:rsidRPr="00714146" w:rsidDel="00FF49C3">
          <w:delText>r</w:delText>
        </w:r>
      </w:del>
      <w:r w:rsidR="0092440F" w:rsidRPr="00714146">
        <w:t xml:space="preserve"> </w:t>
      </w:r>
      <w:r w:rsidR="00085086" w:rsidRPr="00714146">
        <w:t>a</w:t>
      </w:r>
      <w:del w:id="2314" w:author="IO" w:date="2011-07-21T10:40:00Z">
        <w:r w:rsidR="00085086" w:rsidRPr="00714146" w:rsidDel="00FF49C3">
          <w:delText xml:space="preserve"> </w:delText>
        </w:r>
      </w:del>
      <w:r w:rsidR="00085086" w:rsidRPr="00714146">
        <w:t xml:space="preserve"> su vez en otro</w:t>
      </w:r>
      <w:ins w:id="2315" w:author="IO" w:date="2011-07-21T10:40:00Z">
        <w:r w:rsidR="00FF49C3">
          <w:t>s</w:t>
        </w:r>
      </w:ins>
      <w:r w:rsidR="0092440F" w:rsidRPr="00714146">
        <w:t xml:space="preserve"> tres </w:t>
      </w:r>
      <w:r w:rsidR="00085086" w:rsidRPr="00714146">
        <w:t>objetivos</w:t>
      </w:r>
      <w:del w:id="2316" w:author="IO" w:date="2011-07-21T10:40:00Z">
        <w:r w:rsidR="0092440F" w:rsidRPr="00714146" w:rsidDel="00FF49C3">
          <w:delText>.</w:delText>
        </w:r>
        <w:r w:rsidR="00085086" w:rsidRPr="00714146" w:rsidDel="00FF49C3">
          <w:delText xml:space="preserve"> Dichos objetivos son</w:delText>
        </w:r>
      </w:del>
      <w:r w:rsidR="00085086" w:rsidRPr="00714146">
        <w:t>:</w:t>
      </w:r>
    </w:p>
    <w:p w14:paraId="0BCAF7B6" w14:textId="40E224B1" w:rsidR="00431DBD" w:rsidRPr="00FF49C3" w:rsidRDefault="00085086">
      <w:pPr>
        <w:pStyle w:val="ListParagraph"/>
        <w:numPr>
          <w:ilvl w:val="0"/>
          <w:numId w:val="41"/>
        </w:numPr>
        <w:spacing w:before="120" w:after="120"/>
        <w:ind w:left="641" w:hanging="357"/>
        <w:jc w:val="both"/>
        <w:pPrChange w:id="2317" w:author="IO" w:date="2011-07-21T10:40:00Z">
          <w:pPr>
            <w:pStyle w:val="ListParagraph"/>
            <w:numPr>
              <w:numId w:val="21"/>
            </w:numPr>
            <w:ind w:hanging="360"/>
            <w:jc w:val="both"/>
          </w:pPr>
        </w:pPrChange>
      </w:pPr>
      <w:r w:rsidRPr="00FF49C3">
        <w:rPr>
          <w:i/>
          <w:rPrChange w:id="2318" w:author="IO" w:date="2011-07-21T10:41:00Z">
            <w:rPr/>
          </w:rPrChange>
        </w:rPr>
        <w:t>Descomponer el plan de vuelo</w:t>
      </w:r>
      <w:r w:rsidR="008F2DDC" w:rsidRPr="00FF49C3">
        <w:rPr>
          <w:i/>
          <w:rPrChange w:id="2319" w:author="IO" w:date="2011-07-21T10:41:00Z">
            <w:rPr/>
          </w:rPrChange>
        </w:rPr>
        <w:t>,</w:t>
      </w:r>
      <w:r w:rsidRPr="00FF49C3">
        <w:rPr>
          <w:i/>
          <w:rPrChange w:id="2320" w:author="IO" w:date="2011-07-21T10:41:00Z">
            <w:rPr/>
          </w:rPrChange>
        </w:rPr>
        <w:t xml:space="preserve"> “Flight Plan </w:t>
      </w:r>
      <w:proofErr w:type="spellStart"/>
      <w:r w:rsidRPr="00FF49C3">
        <w:rPr>
          <w:i/>
          <w:rPrChange w:id="2321" w:author="IO" w:date="2011-07-21T10:41:00Z">
            <w:rPr/>
          </w:rPrChange>
        </w:rPr>
        <w:t>Descomposed</w:t>
      </w:r>
      <w:proofErr w:type="spellEnd"/>
      <w:r w:rsidRPr="00FF49C3">
        <w:rPr>
          <w:i/>
          <w:rPrChange w:id="2322" w:author="IO" w:date="2011-07-21T10:41:00Z">
            <w:rPr/>
          </w:rPrChange>
        </w:rPr>
        <w:t>”</w:t>
      </w:r>
      <w:r w:rsidRPr="00FF49C3">
        <w:t xml:space="preserve">. </w:t>
      </w:r>
      <w:ins w:id="2323" w:author="IO" w:date="2011-07-21T10:41:00Z">
        <w:r w:rsidR="00FF49C3">
          <w:t>E</w:t>
        </w:r>
      </w:ins>
      <w:del w:id="2324" w:author="IO" w:date="2011-07-21T10:41:00Z">
        <w:r w:rsidRPr="00FF49C3" w:rsidDel="00FF49C3">
          <w:delText>Donde e</w:delText>
        </w:r>
      </w:del>
      <w:r w:rsidRPr="00FF49C3">
        <w:t>l pla</w:t>
      </w:r>
      <w:r w:rsidR="002471D1" w:rsidRPr="00FF49C3">
        <w:t>n</w:t>
      </w:r>
      <w:r w:rsidRPr="00FF49C3">
        <w:t xml:space="preserve"> de vuelo se </w:t>
      </w:r>
      <w:ins w:id="2325" w:author="IO" w:date="2011-07-21T10:41:00Z">
        <w:r w:rsidR="00FF49C3">
          <w:t xml:space="preserve">ha de </w:t>
        </w:r>
      </w:ins>
      <w:r w:rsidRPr="00FF49C3">
        <w:t>descompon</w:t>
      </w:r>
      <w:ins w:id="2326" w:author="IO" w:date="2011-07-21T10:41:00Z">
        <w:r w:rsidR="00FF49C3">
          <w:t>er</w:t>
        </w:r>
      </w:ins>
      <w:del w:id="2327" w:author="IO" w:date="2011-07-21T10:41:00Z">
        <w:r w:rsidRPr="00FF49C3" w:rsidDel="00FF49C3">
          <w:delText>drá</w:delText>
        </w:r>
      </w:del>
      <w:r w:rsidRPr="00FF49C3">
        <w:t xml:space="preserve"> en una serie de tramos</w:t>
      </w:r>
      <w:r w:rsidR="00431DBD" w:rsidRPr="00FF49C3">
        <w:t xml:space="preserve">. </w:t>
      </w:r>
      <w:ins w:id="2328" w:author="IO" w:date="2011-07-21T10:41:00Z">
        <w:r w:rsidR="00214356">
          <w:t>El piloto intentar</w:t>
        </w:r>
      </w:ins>
      <w:ins w:id="2329" w:author="IO" w:date="2011-07-21T10:42:00Z">
        <w:r w:rsidR="00214356">
          <w:t xml:space="preserve">á realizar cada uno de estos tramos, lo </w:t>
        </w:r>
      </w:ins>
      <w:del w:id="2330" w:author="IO" w:date="2011-07-21T10:42:00Z">
        <w:r w:rsidR="00431DBD" w:rsidRPr="00FF49C3" w:rsidDel="00214356">
          <w:delText>A su vez se puede ver que</w:delText>
        </w:r>
        <w:r w:rsidR="002E7BDA" w:rsidRPr="00FF49C3" w:rsidDel="00214356">
          <w:delText>,</w:delText>
        </w:r>
        <w:r w:rsidR="00431DBD" w:rsidRPr="00FF49C3" w:rsidDel="00214356">
          <w:delText xml:space="preserve">  una vez se ha descompuesto el plan de vuelo en tramos, el piloto intentará satisfacer</w:delText>
        </w:r>
      </w:del>
      <w:ins w:id="2331" w:author="IO" w:date="2011-07-21T10:42:00Z">
        <w:r w:rsidR="00214356">
          <w:t>que representa</w:t>
        </w:r>
      </w:ins>
      <w:r w:rsidR="00431DBD" w:rsidRPr="00FF49C3">
        <w:t xml:space="preserve"> el objetivo</w:t>
      </w:r>
      <w:r w:rsidR="002E7BDA" w:rsidRPr="00FF49C3">
        <w:t xml:space="preserve"> “</w:t>
      </w:r>
      <w:proofErr w:type="spellStart"/>
      <w:r w:rsidR="00D95D96" w:rsidRPr="00FF49C3">
        <w:t>DecisionsForLe</w:t>
      </w:r>
      <w:r w:rsidR="002E7BDA" w:rsidRPr="00FF49C3">
        <w:t>gMade</w:t>
      </w:r>
      <w:proofErr w:type="spellEnd"/>
      <w:r w:rsidR="002E7BDA" w:rsidRPr="00FF49C3">
        <w:t xml:space="preserve">”. Dicho objetivo </w:t>
      </w:r>
      <w:ins w:id="2332" w:author="IO" w:date="2011-07-21T10:42:00Z">
        <w:r w:rsidR="00214356">
          <w:t>se satisface mediante la toma de las deci</w:t>
        </w:r>
      </w:ins>
      <w:ins w:id="2333" w:author="IO" w:date="2011-07-21T10:43:00Z">
        <w:r w:rsidR="00214356">
          <w:t>s</w:t>
        </w:r>
      </w:ins>
      <w:ins w:id="2334" w:author="IO" w:date="2011-07-21T10:42:00Z">
        <w:r w:rsidR="00214356">
          <w:t>iones pertinentes de pilotaje</w:t>
        </w:r>
      </w:ins>
      <w:del w:id="2335" w:author="IO" w:date="2011-07-21T10:43:00Z">
        <w:r w:rsidR="002E7BDA" w:rsidRPr="00FF49C3" w:rsidDel="00214356">
          <w:delText xml:space="preserve">consistirá en </w:delText>
        </w:r>
        <w:r w:rsidR="00431DBD" w:rsidRPr="00FF49C3" w:rsidDel="00214356">
          <w:delText xml:space="preserve">crear las decisiones pertinentes para </w:delText>
        </w:r>
        <w:r w:rsidR="008818A2" w:rsidRPr="00FF49C3" w:rsidDel="00214356">
          <w:delText>completar el tramo</w:delText>
        </w:r>
      </w:del>
      <w:r w:rsidR="008818A2" w:rsidRPr="00FF49C3">
        <w:t>.</w:t>
      </w:r>
    </w:p>
    <w:p w14:paraId="048DBB6A" w14:textId="210ED913" w:rsidR="00085086" w:rsidRPr="00FF49C3" w:rsidRDefault="00085086">
      <w:pPr>
        <w:pStyle w:val="ListParagraph"/>
        <w:numPr>
          <w:ilvl w:val="0"/>
          <w:numId w:val="41"/>
        </w:numPr>
        <w:spacing w:before="120" w:after="120"/>
        <w:ind w:left="641" w:hanging="357"/>
        <w:jc w:val="both"/>
        <w:pPrChange w:id="2336" w:author="IO" w:date="2011-07-21T10:40:00Z">
          <w:pPr>
            <w:pStyle w:val="ListParagraph"/>
            <w:numPr>
              <w:numId w:val="21"/>
            </w:numPr>
            <w:ind w:hanging="360"/>
            <w:jc w:val="both"/>
          </w:pPr>
        </w:pPrChange>
      </w:pPr>
      <w:r w:rsidRPr="00FF49C3">
        <w:rPr>
          <w:i/>
          <w:rPrChange w:id="2337" w:author="IO" w:date="2011-07-21T10:41:00Z">
            <w:rPr/>
          </w:rPrChange>
        </w:rPr>
        <w:t>Actualizar la posición del avión</w:t>
      </w:r>
      <w:r w:rsidR="008F2DDC" w:rsidRPr="00FF49C3">
        <w:rPr>
          <w:i/>
          <w:rPrChange w:id="2338" w:author="IO" w:date="2011-07-21T10:41:00Z">
            <w:rPr/>
          </w:rPrChange>
        </w:rPr>
        <w:t>,</w:t>
      </w:r>
      <w:r w:rsidRPr="00FF49C3">
        <w:rPr>
          <w:i/>
          <w:rPrChange w:id="2339" w:author="IO" w:date="2011-07-21T10:41:00Z">
            <w:rPr/>
          </w:rPrChange>
        </w:rPr>
        <w:t xml:space="preserve"> “</w:t>
      </w:r>
      <w:proofErr w:type="spellStart"/>
      <w:r w:rsidRPr="00FF49C3">
        <w:rPr>
          <w:i/>
          <w:rPrChange w:id="2340" w:author="IO" w:date="2011-07-21T10:41:00Z">
            <w:rPr/>
          </w:rPrChange>
        </w:rPr>
        <w:t>Plane</w:t>
      </w:r>
      <w:proofErr w:type="spellEnd"/>
      <w:r w:rsidRPr="00FF49C3">
        <w:rPr>
          <w:i/>
          <w:rPrChange w:id="2341" w:author="IO" w:date="2011-07-21T10:41:00Z">
            <w:rPr/>
          </w:rPrChange>
        </w:rPr>
        <w:t xml:space="preserve"> Position </w:t>
      </w:r>
      <w:proofErr w:type="spellStart"/>
      <w:r w:rsidRPr="00FF49C3">
        <w:rPr>
          <w:i/>
          <w:rPrChange w:id="2342" w:author="IO" w:date="2011-07-21T10:41:00Z">
            <w:rPr/>
          </w:rPrChange>
        </w:rPr>
        <w:t>Updated</w:t>
      </w:r>
      <w:proofErr w:type="spellEnd"/>
      <w:r w:rsidRPr="00FF49C3">
        <w:rPr>
          <w:i/>
          <w:rPrChange w:id="2343" w:author="IO" w:date="2011-07-21T10:41:00Z">
            <w:rPr/>
          </w:rPrChange>
        </w:rPr>
        <w:t>”</w:t>
      </w:r>
      <w:r w:rsidR="00DD4556" w:rsidRPr="00FF49C3">
        <w:t xml:space="preserve">. </w:t>
      </w:r>
      <w:ins w:id="2344" w:author="IO" w:date="2011-07-21T10:44:00Z">
        <w:r w:rsidR="00214356">
          <w:t xml:space="preserve">Este objetivo se refiere a la actualización de los datos de vuelo del avión. </w:t>
        </w:r>
      </w:ins>
      <w:del w:id="2345" w:author="IO" w:date="2011-07-21T10:44:00Z">
        <w:r w:rsidR="00DD4556" w:rsidRPr="00FF49C3" w:rsidDel="00214356">
          <w:delText>Que consistir</w:delText>
        </w:r>
        <w:r w:rsidR="00380642" w:rsidRPr="00FF49C3" w:rsidDel="00214356">
          <w:delText>á en una serie</w:delText>
        </w:r>
        <w:r w:rsidR="00DD4556" w:rsidRPr="00FF49C3" w:rsidDel="00214356">
          <w:delText xml:space="preserve"> de tareas donde se tendrá</w:delText>
        </w:r>
      </w:del>
      <w:ins w:id="2346" w:author="IO" w:date="2011-07-21T10:44:00Z">
        <w:r w:rsidR="00214356">
          <w:t>Teniendo</w:t>
        </w:r>
      </w:ins>
      <w:r w:rsidR="00DD4556" w:rsidRPr="00FF49C3">
        <w:t xml:space="preserve"> en cuenta la velocidad, altura y orientación del avión</w:t>
      </w:r>
      <w:ins w:id="2347" w:author="IO" w:date="2011-07-21T10:44:00Z">
        <w:r w:rsidR="00214356">
          <w:t xml:space="preserve">, se </w:t>
        </w:r>
      </w:ins>
      <w:del w:id="2348" w:author="IO" w:date="2011-07-21T10:44:00Z">
        <w:r w:rsidR="00DD4556" w:rsidRPr="00FF49C3" w:rsidDel="00214356">
          <w:delText xml:space="preserve"> para </w:delText>
        </w:r>
      </w:del>
      <w:r w:rsidR="00DD4556" w:rsidRPr="00FF49C3">
        <w:t>calcula</w:t>
      </w:r>
      <w:del w:id="2349" w:author="IO" w:date="2011-07-21T10:44:00Z">
        <w:r w:rsidR="00DD4556" w:rsidRPr="00FF49C3" w:rsidDel="00214356">
          <w:delText>r</w:delText>
        </w:r>
      </w:del>
      <w:r w:rsidR="00DD4556" w:rsidRPr="00FF49C3">
        <w:t xml:space="preserve"> la siguiente posición de la aeronave</w:t>
      </w:r>
      <w:ins w:id="2350" w:author="IO" w:date="2011-07-21T10:44:00Z">
        <w:r w:rsidR="00214356">
          <w:t xml:space="preserve"> y la informaci</w:t>
        </w:r>
      </w:ins>
      <w:ins w:id="2351" w:author="IO" w:date="2011-07-21T10:45:00Z">
        <w:r w:rsidR="00214356">
          <w:t>ón que proporcionan sus sensores. Ésta será la información percibida por el piloto y en base a la cual actuará</w:t>
        </w:r>
      </w:ins>
      <w:r w:rsidR="00DD4556" w:rsidRPr="00FF49C3">
        <w:t>.</w:t>
      </w:r>
    </w:p>
    <w:p w14:paraId="4C5B911F" w14:textId="0836B506" w:rsidR="00085086" w:rsidRPr="00FF49C3" w:rsidRDefault="00085086">
      <w:pPr>
        <w:pStyle w:val="ListParagraph"/>
        <w:numPr>
          <w:ilvl w:val="0"/>
          <w:numId w:val="41"/>
        </w:numPr>
        <w:spacing w:before="120" w:after="120"/>
        <w:ind w:left="641" w:hanging="357"/>
        <w:jc w:val="both"/>
        <w:pPrChange w:id="2352" w:author="IO" w:date="2011-07-21T10:40:00Z">
          <w:pPr>
            <w:pStyle w:val="ListParagraph"/>
            <w:numPr>
              <w:numId w:val="21"/>
            </w:numPr>
            <w:ind w:hanging="360"/>
            <w:jc w:val="both"/>
          </w:pPr>
        </w:pPrChange>
      </w:pPr>
      <w:r w:rsidRPr="00FF49C3">
        <w:rPr>
          <w:i/>
          <w:rPrChange w:id="2353" w:author="IO" w:date="2011-07-21T10:41:00Z">
            <w:rPr/>
          </w:rPrChange>
        </w:rPr>
        <w:t>Comprobar que se ha llegado al destino</w:t>
      </w:r>
      <w:r w:rsidR="008F2DDC" w:rsidRPr="00FF49C3">
        <w:rPr>
          <w:i/>
          <w:rPrChange w:id="2354" w:author="IO" w:date="2011-07-21T10:41:00Z">
            <w:rPr/>
          </w:rPrChange>
        </w:rPr>
        <w:t>,</w:t>
      </w:r>
      <w:r w:rsidRPr="00FF49C3">
        <w:rPr>
          <w:i/>
          <w:rPrChange w:id="2355" w:author="IO" w:date="2011-07-21T10:41:00Z">
            <w:rPr/>
          </w:rPrChange>
        </w:rPr>
        <w:t xml:space="preserve"> “Flight</w:t>
      </w:r>
      <w:r w:rsidR="000A26F6" w:rsidRPr="00FF49C3">
        <w:rPr>
          <w:i/>
          <w:rPrChange w:id="2356" w:author="IO" w:date="2011-07-21T10:41:00Z">
            <w:rPr/>
          </w:rPrChange>
        </w:rPr>
        <w:t xml:space="preserve"> </w:t>
      </w:r>
      <w:r w:rsidRPr="00FF49C3">
        <w:rPr>
          <w:i/>
          <w:rPrChange w:id="2357" w:author="IO" w:date="2011-07-21T10:41:00Z">
            <w:rPr/>
          </w:rPrChange>
        </w:rPr>
        <w:t xml:space="preserve">Plan </w:t>
      </w:r>
      <w:proofErr w:type="spellStart"/>
      <w:r w:rsidRPr="00FF49C3">
        <w:rPr>
          <w:i/>
          <w:rPrChange w:id="2358" w:author="IO" w:date="2011-07-21T10:41:00Z">
            <w:rPr/>
          </w:rPrChange>
        </w:rPr>
        <w:t>Completed</w:t>
      </w:r>
      <w:proofErr w:type="spellEnd"/>
      <w:r w:rsidRPr="00FF49C3">
        <w:rPr>
          <w:i/>
          <w:rPrChange w:id="2359" w:author="IO" w:date="2011-07-21T10:41:00Z">
            <w:rPr/>
          </w:rPrChange>
        </w:rPr>
        <w:t>”</w:t>
      </w:r>
      <w:r w:rsidRPr="00FF49C3">
        <w:t>.</w:t>
      </w:r>
      <w:r w:rsidR="000A26F6" w:rsidRPr="00FF49C3">
        <w:t xml:space="preserve"> </w:t>
      </w:r>
      <w:del w:id="2360" w:author="IO" w:date="2011-07-21T10:46:00Z">
        <w:r w:rsidR="000A26F6" w:rsidRPr="00FF49C3" w:rsidDel="00214356">
          <w:delText>D</w:delText>
        </w:r>
        <w:r w:rsidR="00845EFF" w:rsidRPr="00FF49C3" w:rsidDel="00214356">
          <w:delText>onde, cada vez que se complete</w:delText>
        </w:r>
      </w:del>
      <w:ins w:id="2361" w:author="IO" w:date="2011-07-21T10:46:00Z">
        <w:r w:rsidR="00214356">
          <w:t>Tras completar</w:t>
        </w:r>
      </w:ins>
      <w:r w:rsidR="00845EFF" w:rsidRPr="00FF49C3">
        <w:t xml:space="preserve"> uno de los tramos del vuelo, </w:t>
      </w:r>
      <w:ins w:id="2362" w:author="IO" w:date="2011-07-21T10:46:00Z">
        <w:r w:rsidR="00214356">
          <w:t>el piloto</w:t>
        </w:r>
      </w:ins>
      <w:del w:id="2363" w:author="IO" w:date="2011-07-21T10:46:00Z">
        <w:r w:rsidR="00845EFF" w:rsidRPr="00FF49C3" w:rsidDel="00214356">
          <w:delText>se</w:delText>
        </w:r>
      </w:del>
      <w:r w:rsidR="00845EFF" w:rsidRPr="00FF49C3">
        <w:t xml:space="preserve"> compr</w:t>
      </w:r>
      <w:del w:id="2364" w:author="IO" w:date="2011-07-21T10:46:00Z">
        <w:r w:rsidR="00845EFF" w:rsidRPr="00FF49C3" w:rsidDel="00214356">
          <w:delText>o</w:delText>
        </w:r>
      </w:del>
      <w:ins w:id="2365" w:author="IO" w:date="2011-07-21T10:46:00Z">
        <w:r w:rsidR="00214356">
          <w:t>ue</w:t>
        </w:r>
      </w:ins>
      <w:r w:rsidR="00845EFF" w:rsidRPr="00FF49C3">
        <w:t>ba</w:t>
      </w:r>
      <w:del w:id="2366" w:author="IO" w:date="2011-07-21T10:46:00Z">
        <w:r w:rsidR="00845EFF" w:rsidRPr="00FF49C3" w:rsidDel="00214356">
          <w:delText>rá</w:delText>
        </w:r>
      </w:del>
      <w:r w:rsidR="00845EFF" w:rsidRPr="00FF49C3">
        <w:t xml:space="preserve"> si ese era el último tramo</w:t>
      </w:r>
      <w:ins w:id="2367" w:author="IO" w:date="2011-07-21T10:46:00Z">
        <w:r w:rsidR="00214356">
          <w:t>. Si es así,</w:t>
        </w:r>
      </w:ins>
      <w:r w:rsidR="00845EFF" w:rsidRPr="00FF49C3">
        <w:t xml:space="preserve"> </w:t>
      </w:r>
      <w:ins w:id="2368" w:author="IO" w:date="2011-07-21T10:46:00Z">
        <w:r w:rsidR="00214356">
          <w:t>el avión</w:t>
        </w:r>
      </w:ins>
      <w:del w:id="2369" w:author="IO" w:date="2011-07-21T10:46:00Z">
        <w:r w:rsidR="00845EFF" w:rsidRPr="00FF49C3" w:rsidDel="00214356">
          <w:delText>y se</w:delText>
        </w:r>
      </w:del>
      <w:r w:rsidR="00845EFF" w:rsidRPr="00FF49C3">
        <w:t xml:space="preserve"> ha llegado ya al destino</w:t>
      </w:r>
      <w:ins w:id="2370" w:author="IO" w:date="2011-07-21T10:47:00Z">
        <w:r w:rsidR="00214356">
          <w:t>; si no, se procesa el siguiente tramo</w:t>
        </w:r>
      </w:ins>
      <w:r w:rsidR="00845EFF" w:rsidRPr="00FF49C3">
        <w:t>.</w:t>
      </w:r>
      <w:r w:rsidR="00760B28" w:rsidRPr="00FF49C3">
        <w:t xml:space="preserve"> </w:t>
      </w:r>
      <w:ins w:id="2371" w:author="IO" w:date="2011-07-21T10:47:00Z">
        <w:r w:rsidR="00214356">
          <w:t xml:space="preserve">Como completar el vuelo implica completar sus tramos, </w:t>
        </w:r>
      </w:ins>
      <w:del w:id="2372" w:author="IO" w:date="2011-07-21T10:47:00Z">
        <w:r w:rsidR="00760B28" w:rsidRPr="00FF49C3" w:rsidDel="00214356">
          <w:delText>Es por ello</w:delText>
        </w:r>
        <w:r w:rsidR="00BD0CC8" w:rsidRPr="00FF49C3" w:rsidDel="00214356">
          <w:delText>,</w:delText>
        </w:r>
        <w:r w:rsidR="00760B28" w:rsidRPr="00FF49C3" w:rsidDel="00214356">
          <w:delText xml:space="preserve"> por lo que </w:delText>
        </w:r>
      </w:del>
      <w:r w:rsidR="00BD0CC8" w:rsidRPr="00FF49C3">
        <w:t xml:space="preserve">este objetivo depende de que se haya cumplido el objetivo de tramo completado “Flight </w:t>
      </w:r>
      <w:proofErr w:type="spellStart"/>
      <w:r w:rsidR="00BD0CC8" w:rsidRPr="00FF49C3">
        <w:t>Leg</w:t>
      </w:r>
      <w:proofErr w:type="spellEnd"/>
      <w:r w:rsidR="00BD0CC8" w:rsidRPr="00FF49C3">
        <w:t xml:space="preserve"> </w:t>
      </w:r>
      <w:proofErr w:type="spellStart"/>
      <w:r w:rsidR="00BD0CC8" w:rsidRPr="00FF49C3">
        <w:t>Completed</w:t>
      </w:r>
      <w:proofErr w:type="spellEnd"/>
      <w:r w:rsidR="00BD0CC8" w:rsidRPr="00FF49C3">
        <w:t>”.</w:t>
      </w:r>
    </w:p>
    <w:p w14:paraId="6FDB3444" w14:textId="36FDD1D3" w:rsidR="00085086" w:rsidRPr="00FF49C3" w:rsidDel="00F10B14" w:rsidRDefault="00085086">
      <w:pPr>
        <w:spacing w:before="240" w:after="120"/>
        <w:ind w:firstLine="284"/>
        <w:jc w:val="both"/>
        <w:rPr>
          <w:del w:id="2373" w:author="Orion" w:date="2011-06-22T19:18:00Z"/>
        </w:rPr>
        <w:pPrChange w:id="2374" w:author="IO" w:date="2011-07-21T10:40:00Z">
          <w:pPr>
            <w:jc w:val="both"/>
          </w:pPr>
        </w:pPrChange>
      </w:pPr>
    </w:p>
    <w:p w14:paraId="19EB6BAF" w14:textId="266B2D29" w:rsidR="00F10B14" w:rsidRPr="00FF49C3" w:rsidDel="00FF49C3" w:rsidRDefault="008329B4">
      <w:pPr>
        <w:spacing w:before="240" w:after="120"/>
        <w:ind w:firstLine="284"/>
        <w:jc w:val="both"/>
        <w:rPr>
          <w:ins w:id="2375" w:author="Orion" w:date="2011-06-22T19:18:00Z"/>
          <w:del w:id="2376" w:author="IO" w:date="2011-07-21T10:32:00Z"/>
        </w:rPr>
        <w:pPrChange w:id="2377" w:author="IO" w:date="2011-07-21T10:40:00Z">
          <w:pPr>
            <w:jc w:val="both"/>
          </w:pPr>
        </w:pPrChange>
      </w:pPr>
      <w:del w:id="2378" w:author="Orion" w:date="2011-06-22T19:18:00Z">
        <w:r w:rsidRPr="00FF49C3" w:rsidDel="00F10B14">
          <w:delText xml:space="preserve"> </w:delText>
        </w:r>
      </w:del>
    </w:p>
    <w:p w14:paraId="4BE8A48F" w14:textId="7530C33B" w:rsidR="00F10B14" w:rsidRPr="00FF49C3" w:rsidDel="005E18F7" w:rsidRDefault="00F10B14">
      <w:pPr>
        <w:spacing w:before="240" w:after="120"/>
        <w:ind w:firstLine="284"/>
        <w:jc w:val="both"/>
        <w:rPr>
          <w:del w:id="2379" w:author="IO" w:date="2011-07-21T16:08:00Z"/>
        </w:rPr>
        <w:pPrChange w:id="2380" w:author="IO" w:date="2011-07-21T10:40:00Z">
          <w:pPr>
            <w:jc w:val="both"/>
          </w:pPr>
        </w:pPrChange>
      </w:pPr>
    </w:p>
    <w:p w14:paraId="2910A40C" w14:textId="77777777" w:rsidR="00F10B14" w:rsidRDefault="00F10B14" w:rsidP="00FD25D2">
      <w:pPr>
        <w:pStyle w:val="Caption"/>
        <w:rPr>
          <w:ins w:id="2381" w:author="Orion" w:date="2011-06-22T19:19:00Z"/>
        </w:rPr>
      </w:pPr>
      <w:bookmarkStart w:id="2382" w:name="_Ref292833412"/>
      <w:bookmarkStart w:id="2383" w:name="_Ref292833348"/>
      <w:bookmarkStart w:id="2384" w:name="_Toc295124196"/>
      <w:r w:rsidRPr="00F329DF">
        <w:rPr>
          <w:rFonts w:cs="Times New Roman"/>
          <w:noProof/>
          <w:lang w:eastAsia="es-ES" w:bidi="ar-SA"/>
        </w:rPr>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60F3F3C" w:rsidR="00FD25D2" w:rsidRDefault="00FD25D2" w:rsidP="00FD25D2">
      <w:pPr>
        <w:pStyle w:val="Caption"/>
      </w:pPr>
      <w:bookmarkStart w:id="2385" w:name="_Ref299007518"/>
      <w:r>
        <w:t xml:space="preserve">Figura </w:t>
      </w:r>
      <w:r w:rsidR="004D4758">
        <w:fldChar w:fldCharType="begin"/>
      </w:r>
      <w:r w:rsidR="004D4758">
        <w:instrText xml:space="preserve"> SEQ Figura \* ARABIC </w:instrText>
      </w:r>
      <w:r w:rsidR="004D4758">
        <w:fldChar w:fldCharType="separate"/>
      </w:r>
      <w:ins w:id="2386" w:author="Orion" w:date="2011-07-26T22:41:00Z">
        <w:r w:rsidR="000A487B">
          <w:rPr>
            <w:noProof/>
          </w:rPr>
          <w:t>3</w:t>
        </w:r>
      </w:ins>
      <w:del w:id="2387" w:author="Orion" w:date="2011-07-26T22:19:00Z">
        <w:r w:rsidR="00587D28" w:rsidDel="00E237E8">
          <w:rPr>
            <w:noProof/>
          </w:rPr>
          <w:delText>2</w:delText>
        </w:r>
      </w:del>
      <w:r w:rsidR="004D4758">
        <w:rPr>
          <w:noProof/>
        </w:rPr>
        <w:fldChar w:fldCharType="end"/>
      </w:r>
      <w:bookmarkEnd w:id="2382"/>
      <w:bookmarkEnd w:id="2385"/>
      <w:r>
        <w:t>: Diagrama de Objetivos</w:t>
      </w:r>
      <w:bookmarkEnd w:id="2383"/>
      <w:bookmarkEnd w:id="2384"/>
      <w:ins w:id="2388" w:author="IO" w:date="2011-07-21T11:40:00Z">
        <w:r w:rsidR="009B75DF">
          <w:t>.</w:t>
        </w:r>
      </w:ins>
    </w:p>
    <w:p w14:paraId="1D369AA7" w14:textId="352AF8C7" w:rsidR="00F467D2" w:rsidRPr="00214356" w:rsidDel="00214356" w:rsidRDefault="00F467D2" w:rsidP="00F467D2">
      <w:pPr>
        <w:jc w:val="both"/>
        <w:rPr>
          <w:ins w:id="2389" w:author="Orion" w:date="2011-06-22T19:01:00Z"/>
          <w:del w:id="2390" w:author="IO" w:date="2011-07-21T10:47:00Z"/>
          <w:sz w:val="36"/>
          <w:szCs w:val="52"/>
          <w:rPrChange w:id="2391" w:author="IO" w:date="2011-07-21T10:50:00Z">
            <w:rPr>
              <w:ins w:id="2392" w:author="Orion" w:date="2011-06-22T19:01:00Z"/>
              <w:del w:id="2393" w:author="IO" w:date="2011-07-21T10:47:00Z"/>
              <w:rFonts w:cs="Times New Roman"/>
            </w:rPr>
          </w:rPrChange>
        </w:rPr>
      </w:pPr>
      <w:bookmarkStart w:id="2394" w:name="_Toc299012051"/>
      <w:bookmarkStart w:id="2395" w:name="_Toc299103599"/>
      <w:bookmarkStart w:id="2396" w:name="_Toc299103972"/>
      <w:bookmarkStart w:id="2397" w:name="_Toc299463797"/>
      <w:bookmarkStart w:id="2398" w:name="_Toc299463881"/>
      <w:bookmarkStart w:id="2399" w:name="_Toc299721482"/>
      <w:bookmarkEnd w:id="2394"/>
      <w:bookmarkEnd w:id="2395"/>
      <w:bookmarkEnd w:id="2396"/>
      <w:bookmarkEnd w:id="2397"/>
      <w:bookmarkEnd w:id="2398"/>
      <w:bookmarkEnd w:id="2399"/>
    </w:p>
    <w:p w14:paraId="04ADDE52" w14:textId="606D89B4" w:rsidR="00F467D2" w:rsidRPr="00214356" w:rsidRDefault="00F467D2">
      <w:pPr>
        <w:pStyle w:val="Heading1"/>
        <w:numPr>
          <w:ilvl w:val="2"/>
          <w:numId w:val="40"/>
        </w:numPr>
        <w:rPr>
          <w:ins w:id="2400" w:author="Orion" w:date="2011-06-22T19:01:00Z"/>
          <w:i/>
          <w:sz w:val="36"/>
          <w:szCs w:val="52"/>
          <w:rPrChange w:id="2401" w:author="IO" w:date="2011-07-21T10:50:00Z">
            <w:rPr>
              <w:ins w:id="2402" w:author="Orion" w:date="2011-06-22T19:01:00Z"/>
              <w:rFonts w:cs="Times New Roman"/>
              <w:i w:val="0"/>
            </w:rPr>
          </w:rPrChange>
        </w:rPr>
        <w:pPrChange w:id="2403" w:author="IO" w:date="2011-07-20T19:26:00Z">
          <w:pPr>
            <w:pStyle w:val="Caption"/>
            <w:jc w:val="both"/>
          </w:pPr>
        </w:pPrChange>
      </w:pPr>
      <w:bookmarkStart w:id="2404" w:name="_Ref298954399"/>
      <w:bookmarkStart w:id="2405" w:name="_Toc299721483"/>
      <w:ins w:id="2406" w:author="Orion" w:date="2011-06-22T19:01:00Z">
        <w:r w:rsidRPr="00D2330D">
          <w:rPr>
            <w:b w:val="0"/>
            <w:sz w:val="36"/>
            <w:szCs w:val="52"/>
            <w:rPrChange w:id="2407" w:author="IO" w:date="2011-07-20T19:26:00Z">
              <w:rPr>
                <w:b/>
                <w:bCs/>
                <w:i w:val="0"/>
                <w:iCs w:val="0"/>
              </w:rPr>
            </w:rPrChange>
          </w:rPr>
          <w:lastRenderedPageBreak/>
          <w:t>Generación y obtenci</w:t>
        </w:r>
      </w:ins>
      <w:ins w:id="2408" w:author="Orion" w:date="2011-06-22T19:02:00Z">
        <w:r w:rsidRPr="00D2330D">
          <w:rPr>
            <w:b w:val="0"/>
            <w:sz w:val="36"/>
            <w:szCs w:val="52"/>
            <w:rPrChange w:id="2409" w:author="IO" w:date="2011-07-20T19:26:00Z">
              <w:rPr>
                <w:b/>
                <w:bCs/>
                <w:i w:val="0"/>
                <w:iCs w:val="0"/>
              </w:rPr>
            </w:rPrChange>
          </w:rPr>
          <w:t>ón del plan de vuelo</w:t>
        </w:r>
      </w:ins>
      <w:bookmarkEnd w:id="2404"/>
      <w:bookmarkEnd w:id="2405"/>
    </w:p>
    <w:p w14:paraId="49F07A47" w14:textId="27EC264F" w:rsidR="00F915FD" w:rsidRPr="00214356" w:rsidRDefault="00055AC8" w:rsidP="00026C08">
      <w:pPr>
        <w:spacing w:after="120"/>
        <w:jc w:val="both"/>
      </w:pPr>
      <w:r w:rsidRPr="00214356">
        <w:t>E</w:t>
      </w:r>
      <w:ins w:id="2410" w:author="IO" w:date="2011-07-21T10:56:00Z">
        <w:r w:rsidR="00F915FD">
          <w:t xml:space="preserve">l primer objetivo que aborda el piloto es la obtención del plan de vuelo, </w:t>
        </w:r>
      </w:ins>
      <w:del w:id="2411" w:author="IO" w:date="2011-07-21T10:57:00Z">
        <w:r w:rsidRPr="00214356" w:rsidDel="00F915FD">
          <w:delText xml:space="preserve">n primer lugar, se explicará todos los procesos que se van a llevar a cabo hasta que el piloto pueda satisfacer el objetivo </w:delText>
        </w:r>
      </w:del>
      <w:r w:rsidRPr="00214356">
        <w:t xml:space="preserve">“Flight Plan </w:t>
      </w:r>
      <w:proofErr w:type="spellStart"/>
      <w:r w:rsidRPr="00214356">
        <w:t>Taken</w:t>
      </w:r>
      <w:proofErr w:type="spellEnd"/>
      <w:r w:rsidRPr="00214356">
        <w:t xml:space="preserve">”. </w:t>
      </w:r>
      <w:del w:id="2412" w:author="IO" w:date="2011-07-21T10:57:00Z">
        <w:r w:rsidRPr="00214356" w:rsidDel="00F915FD">
          <w:delText xml:space="preserve">Para ello se ha de explicar que, como se </w:delText>
        </w:r>
        <w:r w:rsidR="00AD4DE1" w:rsidRPr="00214356" w:rsidDel="00F915FD">
          <w:delText>introdujo</w:delText>
        </w:r>
      </w:del>
      <w:ins w:id="2413" w:author="IO" w:date="2011-07-21T10:57:00Z">
        <w:r w:rsidR="00F915FD">
          <w:t>Como se comentó al introducir</w:t>
        </w:r>
      </w:ins>
      <w:del w:id="2414" w:author="IO" w:date="2011-07-21T10:57:00Z">
        <w:r w:rsidR="00AD4DE1" w:rsidRPr="00214356" w:rsidDel="00F915FD">
          <w:delText xml:space="preserve"> en</w:delText>
        </w:r>
      </w:del>
      <w:r w:rsidR="00AD4DE1" w:rsidRPr="00214356">
        <w:t xml:space="preserve"> los requisitos</w:t>
      </w:r>
      <w:ins w:id="2415" w:author="IO" w:date="2011-07-21T10:57:00Z">
        <w:r w:rsidR="00F915FD">
          <w:t xml:space="preserve"> y en la Sección </w:t>
        </w:r>
      </w:ins>
      <w:ins w:id="2416" w:author="IO" w:date="2011-07-21T10:58:00Z">
        <w:r w:rsidR="00F915FD">
          <w:fldChar w:fldCharType="begin"/>
        </w:r>
        <w:r w:rsidR="00F915FD">
          <w:instrText xml:space="preserve"> REF _Ref298954332 \n \h </w:instrText>
        </w:r>
      </w:ins>
      <w:r w:rsidR="00F915FD">
        <w:fldChar w:fldCharType="separate"/>
      </w:r>
      <w:ins w:id="2417" w:author="Orion" w:date="2011-07-26T22:30:00Z">
        <w:r w:rsidR="00503590">
          <w:t>5.1.2</w:t>
        </w:r>
      </w:ins>
      <w:ins w:id="2418" w:author="IO" w:date="2011-07-21T10:58:00Z">
        <w:r w:rsidR="00F915FD">
          <w:fldChar w:fldCharType="end"/>
        </w:r>
      </w:ins>
      <w:r w:rsidR="00AD4DE1" w:rsidRPr="00214356">
        <w:t>, ha</w:t>
      </w:r>
      <w:del w:id="2419" w:author="IO" w:date="2011-07-21T10:58:00Z">
        <w:r w:rsidR="00AD4DE1" w:rsidRPr="00214356" w:rsidDel="00F915FD">
          <w:delText>brá</w:delText>
        </w:r>
      </w:del>
      <w:ins w:id="2420" w:author="IO" w:date="2011-07-21T10:58:00Z">
        <w:r w:rsidR="00F915FD">
          <w:t>y</w:t>
        </w:r>
      </w:ins>
      <w:r w:rsidRPr="00214356">
        <w:t xml:space="preserve"> un agente </w:t>
      </w:r>
      <w:ins w:id="2421" w:author="IO" w:date="2011-07-21T10:58:00Z">
        <w:r w:rsidR="00F915FD">
          <w:t xml:space="preserve">que representa a la compañía aérea y se </w:t>
        </w:r>
      </w:ins>
      <w:r w:rsidRPr="00214356">
        <w:t>encarga</w:t>
      </w:r>
      <w:del w:id="2422" w:author="IO" w:date="2011-07-21T10:58:00Z">
        <w:r w:rsidRPr="00214356" w:rsidDel="00F915FD">
          <w:delText>do</w:delText>
        </w:r>
      </w:del>
      <w:r w:rsidRPr="00214356">
        <w:t xml:space="preserve"> de suministrar los planes de vuelo a cada uno de los pilotos. Este agente se denomina</w:t>
      </w:r>
      <w:del w:id="2423" w:author="IO" w:date="2011-07-21T10:58:00Z">
        <w:r w:rsidRPr="00214356" w:rsidDel="00F915FD">
          <w:delText>rá</w:delText>
        </w:r>
      </w:del>
      <w:r w:rsidR="00AD4DE1" w:rsidRPr="00214356">
        <w:t xml:space="preserve"> “</w:t>
      </w:r>
      <w:proofErr w:type="spellStart"/>
      <w:r w:rsidR="00AD4DE1" w:rsidRPr="00214356">
        <w:t>FlightPlanner</w:t>
      </w:r>
      <w:proofErr w:type="spellEnd"/>
      <w:r w:rsidR="00AD4DE1" w:rsidRPr="00214356">
        <w:t>”</w:t>
      </w:r>
      <w:ins w:id="2424" w:author="IO" w:date="2011-07-21T10:58:00Z">
        <w:r w:rsidR="00F915FD">
          <w:t>. C</w:t>
        </w:r>
      </w:ins>
      <w:del w:id="2425" w:author="IO" w:date="2011-07-21T10:58:00Z">
        <w:r w:rsidR="00AD4DE1" w:rsidRPr="00214356" w:rsidDel="00F915FD">
          <w:delText xml:space="preserve"> y, c</w:delText>
        </w:r>
      </w:del>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ins w:id="2426" w:author="Orion" w:date="2011-07-26T22:30:00Z">
        <w:r w:rsidR="00503590">
          <w:t>Figura 4</w:t>
        </w:r>
      </w:ins>
      <w:del w:id="2427" w:author="Orion" w:date="2011-07-26T22:30:00Z">
        <w:r w:rsidR="00416FF6" w:rsidDel="00503590">
          <w:delText>Figura 3</w:delText>
        </w:r>
      </w:del>
      <w:r w:rsidR="00AD4DE1" w:rsidRPr="00214356">
        <w:fldChar w:fldCharType="end"/>
      </w:r>
      <w:r w:rsidR="00AD4DE1" w:rsidRPr="00214356">
        <w:t xml:space="preserve">, inicialmente </w:t>
      </w:r>
      <w:del w:id="2428" w:author="IO" w:date="2011-07-21T10:58:00Z">
        <w:r w:rsidR="00AD4DE1" w:rsidRPr="00214356" w:rsidDel="00F915FD">
          <w:delText xml:space="preserve">tendrá </w:delText>
        </w:r>
      </w:del>
      <w:ins w:id="2429" w:author="IO" w:date="2011-07-21T10:58:00Z">
        <w:r w:rsidR="00F915FD">
          <w:t>tiene</w:t>
        </w:r>
        <w:r w:rsidR="00F915FD" w:rsidRPr="00214356">
          <w:t xml:space="preserve"> </w:t>
        </w:r>
      </w:ins>
      <w:r w:rsidR="00AD4DE1" w:rsidRPr="00214356">
        <w:t>en su estado mental crear los planes de vuelo.</w:t>
      </w:r>
      <w:ins w:id="2430" w:author="IO" w:date="2011-07-21T11:01:00Z">
        <w:r w:rsidR="00F915FD">
          <w:t xml:space="preserve"> </w:t>
        </w:r>
      </w:ins>
      <w:ins w:id="2431" w:author="IO" w:date="2011-07-21T11:00:00Z">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ins>
      <w:ins w:id="2432" w:author="IO" w:date="2011-07-21T11:00:00Z">
        <w:r w:rsidR="00F915FD" w:rsidRPr="00214356">
          <w:fldChar w:fldCharType="separate"/>
        </w:r>
      </w:ins>
      <w:ins w:id="2433" w:author="Orion" w:date="2011-07-26T22:30:00Z">
        <w:r w:rsidR="00503590">
          <w:t>Figura 5</w:t>
        </w:r>
      </w:ins>
      <w:ins w:id="2434" w:author="IO" w:date="2011-07-22T13:16:00Z">
        <w:del w:id="2435" w:author="Orion" w:date="2011-07-26T22:30:00Z">
          <w:r w:rsidR="00416FF6" w:rsidDel="00503590">
            <w:delText>Figura 4</w:delText>
          </w:r>
        </w:del>
      </w:ins>
      <w:ins w:id="2436" w:author="IO" w:date="2011-07-21T11:00:00Z">
        <w:r w:rsidR="00F915FD" w:rsidRPr="00214356">
          <w:fldChar w:fldCharType="end"/>
        </w:r>
        <w:r w:rsidR="00F915FD">
          <w:t>.</w:t>
        </w:r>
      </w:ins>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29175" cy="628650"/>
                    </a:xfrm>
                    <a:prstGeom prst="rect">
                      <a:avLst/>
                    </a:prstGeom>
                  </pic:spPr>
                </pic:pic>
              </a:graphicData>
            </a:graphic>
          </wp:inline>
        </w:drawing>
      </w:r>
    </w:p>
    <w:p w14:paraId="4A29AE14" w14:textId="77777777" w:rsidR="00055AC8" w:rsidRPr="00214356" w:rsidRDefault="00AD4DE1" w:rsidP="00B61CD5">
      <w:pPr>
        <w:pStyle w:val="Caption"/>
        <w:rPr>
          <w:rPrChange w:id="2437" w:author="IO" w:date="2011-07-21T10:47:00Z">
            <w:rPr>
              <w:rFonts w:cs="Times New Roman"/>
              <w:i w:val="0"/>
            </w:rPr>
          </w:rPrChange>
        </w:rPr>
      </w:pPr>
      <w:bookmarkStart w:id="2438" w:name="_Ref294472009"/>
      <w:bookmarkStart w:id="2439" w:name="_Toc295124197"/>
      <w:bookmarkStart w:id="2440" w:name="_Toc299483435"/>
      <w:r>
        <w:t xml:space="preserve">Figura </w:t>
      </w:r>
      <w:r w:rsidR="004D4758">
        <w:fldChar w:fldCharType="begin"/>
      </w:r>
      <w:r w:rsidR="004D4758">
        <w:instrText xml:space="preserve"> SEQ Figura \* ARABIC </w:instrText>
      </w:r>
      <w:r w:rsidR="004D4758">
        <w:fldChar w:fldCharType="separate"/>
      </w:r>
      <w:ins w:id="2441" w:author="Orion" w:date="2011-07-26T22:41:00Z">
        <w:r w:rsidR="000A487B">
          <w:rPr>
            <w:noProof/>
          </w:rPr>
          <w:t>4</w:t>
        </w:r>
      </w:ins>
      <w:del w:id="2442" w:author="Orion" w:date="2011-07-26T22:19:00Z">
        <w:r w:rsidR="00587D28" w:rsidDel="00E237E8">
          <w:rPr>
            <w:noProof/>
          </w:rPr>
          <w:delText>3</w:delText>
        </w:r>
      </w:del>
      <w:r w:rsidR="004D4758">
        <w:rPr>
          <w:noProof/>
        </w:rPr>
        <w:fldChar w:fldCharType="end"/>
      </w:r>
      <w:bookmarkEnd w:id="2438"/>
      <w:r>
        <w:t>: Estado Mental "</w:t>
      </w:r>
      <w:proofErr w:type="spellStart"/>
      <w:r>
        <w:t>FlightPlanner</w:t>
      </w:r>
      <w:proofErr w:type="spellEnd"/>
      <w:r>
        <w:t>"</w:t>
      </w:r>
      <w:bookmarkEnd w:id="2439"/>
      <w:bookmarkEnd w:id="2440"/>
    </w:p>
    <w:p w14:paraId="3C081EFD" w14:textId="489A56A4" w:rsidR="004E6D87" w:rsidRPr="00214356" w:rsidDel="00F915FD" w:rsidRDefault="004E6D87">
      <w:pPr>
        <w:spacing w:before="240" w:after="120"/>
        <w:ind w:firstLine="284"/>
        <w:jc w:val="both"/>
        <w:rPr>
          <w:del w:id="2443" w:author="IO" w:date="2011-07-21T11:00:00Z"/>
        </w:rPr>
        <w:pPrChange w:id="2444" w:author="IO" w:date="2011-07-21T10:48:00Z">
          <w:pPr>
            <w:pStyle w:val="Caption"/>
            <w:jc w:val="both"/>
          </w:pPr>
        </w:pPrChange>
      </w:pPr>
      <w:del w:id="2445" w:author="IO" w:date="2011-07-21T11:00:00Z">
        <w:r w:rsidRPr="00214356" w:rsidDel="00F915FD">
          <w:delText>A partir de este hecho</w:delText>
        </w:r>
        <w:r w:rsidR="00CA7D37" w:rsidRPr="00214356" w:rsidDel="00F915FD">
          <w:delText xml:space="preserve">, </w:delText>
        </w:r>
      </w:del>
      <w:del w:id="2446" w:author="IO" w:date="2011-07-21T10:59:00Z">
        <w:r w:rsidR="00CA7D37" w:rsidRPr="00214356" w:rsidDel="00F915FD">
          <w:delText xml:space="preserve">y como se muestra en la </w:delText>
        </w:r>
        <w:r w:rsidR="00CA7D37" w:rsidRPr="00214356" w:rsidDel="00F915FD">
          <w:fldChar w:fldCharType="begin"/>
        </w:r>
        <w:r w:rsidR="00CA7D37" w:rsidRPr="00214356" w:rsidDel="00F915FD">
          <w:delInstrText xml:space="preserve"> REF _Ref294472331 \h </w:delInstrText>
        </w:r>
        <w:r w:rsidR="00214356" w:rsidDel="00F915FD">
          <w:delInstrText xml:space="preserve"> \* MERGEFORMAT </w:delInstrText>
        </w:r>
        <w:r w:rsidR="00CA7D37" w:rsidRPr="00214356" w:rsidDel="00F915FD">
          <w:fldChar w:fldCharType="separate"/>
        </w:r>
        <w:r w:rsidR="00FF49C3" w:rsidDel="00F915FD">
          <w:delText>Figura 4</w:delText>
        </w:r>
        <w:r w:rsidR="00CA7D37" w:rsidRPr="00214356" w:rsidDel="00F915FD">
          <w:fldChar w:fldCharType="end"/>
        </w:r>
        <w:r w:rsidR="00CA7D37" w:rsidRPr="00214356" w:rsidDel="00F915FD">
          <w:delText xml:space="preserve">, </w:delText>
        </w:r>
      </w:del>
      <w:del w:id="2447" w:author="IO" w:date="2011-07-21T11:00:00Z">
        <w:r w:rsidR="006675D3" w:rsidRPr="00214356" w:rsidDel="00F915FD">
          <w:delText>el agente procede</w:delText>
        </w:r>
      </w:del>
      <w:del w:id="2448" w:author="IO" w:date="2011-07-21T10:59:00Z">
        <w:r w:rsidR="006675D3" w:rsidRPr="00214356" w:rsidDel="00F915FD">
          <w:delText>rá</w:delText>
        </w:r>
      </w:del>
      <w:del w:id="2449" w:author="IO" w:date="2011-07-21T11:00:00Z">
        <w:r w:rsidR="006675D3" w:rsidRPr="00214356" w:rsidDel="00F915FD">
          <w:delText xml:space="preserve"> a crear los planes de vuelo para los distintos piloto</w:delText>
        </w:r>
      </w:del>
      <w:del w:id="2450" w:author="IO" w:date="2011-07-21T10:59:00Z">
        <w:r w:rsidR="006675D3" w:rsidRPr="00214356" w:rsidDel="00F915FD">
          <w:delText>s</w:delText>
        </w:r>
      </w:del>
      <w:del w:id="2451" w:author="IO" w:date="2011-07-21T11:00:00Z">
        <w:r w:rsidR="006675D3" w:rsidRPr="00214356" w:rsidDel="00F915FD">
          <w:delText xml:space="preserve">-avión que </w:delText>
        </w:r>
        <w:r w:rsidR="00CA7D37" w:rsidRPr="00214356" w:rsidDel="00F915FD">
          <w:delText>existan.</w:delText>
        </w:r>
        <w:r w:rsidR="006954C8" w:rsidRPr="00214356" w:rsidDel="00F915FD">
          <w:delText xml:space="preserve"> </w:delText>
        </w:r>
        <w:r w:rsidR="005437D7" w:rsidRPr="00214356" w:rsidDel="00F915FD">
          <w:delText>Será dentro de estos</w:delText>
        </w:r>
        <w:r w:rsidR="006954C8" w:rsidRPr="00214356" w:rsidDel="00F915FD">
          <w:delText xml:space="preserve"> planes de vuelo</w:delText>
        </w:r>
        <w:r w:rsidR="00950A84" w:rsidRPr="00214356" w:rsidDel="00F915FD">
          <w:delText xml:space="preserve"> donde se almacenará</w:delText>
        </w:r>
        <w:r w:rsidR="005437D7" w:rsidRPr="00214356" w:rsidDel="00F915FD">
          <w:delText xml:space="preserve"> esta</w:delText>
        </w:r>
        <w:r w:rsidR="006954C8" w:rsidRPr="00214356" w:rsidDel="00F915FD">
          <w:delText xml:space="preserve"> información</w:delText>
        </w:r>
        <w:r w:rsidR="005437D7" w:rsidRPr="00214356" w:rsidDel="00F915FD">
          <w:delText>, es decir, a que piloto-</w:delText>
        </w:r>
        <w:r w:rsidR="006954C8" w:rsidRPr="00214356" w:rsidDel="00F915FD">
          <w:delText xml:space="preserve">avión </w:delText>
        </w:r>
        <w:r w:rsidR="005437D7" w:rsidRPr="00214356" w:rsidDel="00F915FD">
          <w:delText>se ha de enviar el mencionado plan de vuelo.</w:delText>
        </w:r>
      </w:del>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221105"/>
                    </a:xfrm>
                    <a:prstGeom prst="rect">
                      <a:avLst/>
                    </a:prstGeom>
                  </pic:spPr>
                </pic:pic>
              </a:graphicData>
            </a:graphic>
          </wp:inline>
        </w:drawing>
      </w:r>
    </w:p>
    <w:p w14:paraId="09C408E6" w14:textId="23B73133" w:rsidR="006675D3" w:rsidRPr="00214356" w:rsidRDefault="006675D3" w:rsidP="00B61CD5">
      <w:pPr>
        <w:pStyle w:val="Caption"/>
        <w:rPr>
          <w:rPrChange w:id="2452" w:author="IO" w:date="2011-07-21T10:49:00Z">
            <w:rPr>
              <w:rFonts w:cs="Times New Roman"/>
              <w:i w:val="0"/>
            </w:rPr>
          </w:rPrChange>
        </w:rPr>
      </w:pPr>
      <w:bookmarkStart w:id="2453" w:name="_Ref294472331"/>
      <w:bookmarkStart w:id="2454" w:name="_Toc295124198"/>
      <w:r>
        <w:t xml:space="preserve">Figura </w:t>
      </w:r>
      <w:r w:rsidR="004D4758">
        <w:fldChar w:fldCharType="begin"/>
      </w:r>
      <w:r w:rsidR="004D4758">
        <w:instrText xml:space="preserve"> SEQ Figura \* ARABIC </w:instrText>
      </w:r>
      <w:r w:rsidR="004D4758">
        <w:fldChar w:fldCharType="separate"/>
      </w:r>
      <w:ins w:id="2455" w:author="Orion" w:date="2011-07-26T22:41:00Z">
        <w:r w:rsidR="000A487B">
          <w:rPr>
            <w:noProof/>
          </w:rPr>
          <w:t>5</w:t>
        </w:r>
      </w:ins>
      <w:del w:id="2456" w:author="Orion" w:date="2011-07-26T22:19:00Z">
        <w:r w:rsidR="00587D28" w:rsidDel="00E237E8">
          <w:rPr>
            <w:noProof/>
          </w:rPr>
          <w:delText>4</w:delText>
        </w:r>
      </w:del>
      <w:r w:rsidR="004D4758">
        <w:rPr>
          <w:noProof/>
        </w:rPr>
        <w:fldChar w:fldCharType="end"/>
      </w:r>
      <w:bookmarkEnd w:id="2453"/>
      <w:r>
        <w:t>: Tarea de Crear</w:t>
      </w:r>
      <w:r w:rsidR="004772D5">
        <w:t xml:space="preserve"> </w:t>
      </w:r>
      <w:r>
        <w:t>Planes de Vuelo</w:t>
      </w:r>
      <w:bookmarkEnd w:id="2454"/>
      <w:ins w:id="2457" w:author="IO" w:date="2011-07-21T11:40:00Z">
        <w:r w:rsidR="009B75DF">
          <w:t>.</w:t>
        </w:r>
      </w:ins>
    </w:p>
    <w:p w14:paraId="40960A1D" w14:textId="3826E59D" w:rsidR="00950A84" w:rsidRPr="00214356" w:rsidRDefault="00F915FD" w:rsidP="00026C08">
      <w:pPr>
        <w:spacing w:before="240" w:after="120"/>
        <w:ind w:firstLine="284"/>
        <w:jc w:val="both"/>
      </w:pPr>
      <w:ins w:id="2458" w:author="IO" w:date="2011-07-21T11:01:00Z">
        <w:r>
          <w:t xml:space="preserve">Los planes de vuelo incluyen, entre otra información, el piloto y avión al que </w:t>
        </w:r>
      </w:ins>
      <w:ins w:id="2459" w:author="IO" w:date="2011-07-21T11:02:00Z">
        <w:r>
          <w:t>van destinados</w:t>
        </w:r>
      </w:ins>
      <w:ins w:id="2460" w:author="IO" w:date="2011-07-21T11:01:00Z">
        <w:r>
          <w:t>.</w:t>
        </w:r>
      </w:ins>
      <w:ins w:id="2461" w:author="IO" w:date="2011-07-21T11:02:00Z">
        <w:r>
          <w:t xml:space="preserve"> De esta forma, una vez generados se pueden enviar al agente piloto correspondiente. </w:t>
        </w:r>
      </w:ins>
      <w:del w:id="2462" w:author="IO" w:date="2011-07-21T11:02:00Z">
        <w:r w:rsidR="00950A84" w:rsidRPr="00214356" w:rsidDel="00F915FD">
          <w:delText xml:space="preserve">De este modo, una vez se tengan todos los planes de vuelo de los pilotos en activo, se procederá al </w:delText>
        </w:r>
        <w:r w:rsidR="002944E7" w:rsidRPr="00214356" w:rsidDel="00F915FD">
          <w:delText>envió</w:delText>
        </w:r>
        <w:r w:rsidR="00950A84" w:rsidRPr="00214356" w:rsidDel="00F915FD">
          <w:delText xml:space="preserve"> de cada uno de ellos. </w:delText>
        </w:r>
      </w:del>
      <w:r w:rsidR="00950A84" w:rsidRPr="00214356">
        <w:t xml:space="preserve">Para </w:t>
      </w:r>
      <w:r w:rsidR="002944E7" w:rsidRPr="00214356">
        <w:t>ello</w:t>
      </w:r>
      <w:r w:rsidR="00950A84" w:rsidRPr="00214356">
        <w:t xml:space="preserve"> se </w:t>
      </w:r>
      <w:del w:id="2463" w:author="IO" w:date="2011-07-21T11:10:00Z">
        <w:r w:rsidR="00950A84" w:rsidRPr="00214356" w:rsidDel="00D246C8">
          <w:delText>creará</w:delText>
        </w:r>
      </w:del>
      <w:ins w:id="2464" w:author="IO" w:date="2011-07-21T11:10:00Z">
        <w:r w:rsidR="00D246C8">
          <w:t>utiliza</w:t>
        </w:r>
      </w:ins>
      <w:r w:rsidR="00950A84" w:rsidRPr="00214356">
        <w:t xml:space="preserve"> </w:t>
      </w:r>
      <w:del w:id="2465" w:author="IO" w:date="2011-07-21T11:10:00Z">
        <w:r w:rsidR="00950A84" w:rsidRPr="00214356" w:rsidDel="00D246C8">
          <w:delText>un</w:delText>
        </w:r>
      </w:del>
      <w:ins w:id="2466" w:author="IO" w:date="2011-07-21T11:10:00Z">
        <w:r w:rsidR="00D246C8">
          <w:t>l</w:t>
        </w:r>
      </w:ins>
      <w:r w:rsidR="00950A84" w:rsidRPr="00214356">
        <w:t>a interacción</w:t>
      </w:r>
      <w:del w:id="2467" w:author="IO" w:date="2011-07-21T11:10:00Z">
        <w:r w:rsidR="002944E7" w:rsidRPr="00214356" w:rsidDel="00D246C8">
          <w:delText>, como muestra</w:delText>
        </w:r>
      </w:del>
      <w:ins w:id="2468" w:author="IO" w:date="2011-07-21T11:10:00Z">
        <w:r w:rsidR="00D246C8">
          <w:t xml:space="preserve"> mostrada en</w:t>
        </w:r>
      </w:ins>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2469" w:author="Orion" w:date="2011-07-26T22:30:00Z">
        <w:r w:rsidR="00503590">
          <w:t xml:space="preserve">Figura </w:t>
        </w:r>
        <w:r w:rsidR="00503590" w:rsidRPr="00503590">
          <w:rPr>
            <w:rPrChange w:id="2470" w:author="Orion" w:date="2011-07-26T22:30:00Z">
              <w:rPr>
                <w:i/>
                <w:iCs/>
                <w:noProof/>
              </w:rPr>
            </w:rPrChange>
          </w:rPr>
          <w:t>6</w:t>
        </w:r>
      </w:ins>
      <w:ins w:id="2471" w:author="IO" w:date="2011-07-22T13:16:00Z">
        <w:del w:id="2472" w:author="Orion" w:date="2011-07-26T22:30:00Z">
          <w:r w:rsidR="00416FF6" w:rsidDel="00503590">
            <w:delText xml:space="preserve">Figura </w:delText>
          </w:r>
          <w:r w:rsidR="00416FF6" w:rsidRPr="00416FF6" w:rsidDel="00503590">
            <w:rPr>
              <w:rPrChange w:id="2473" w:author="IO" w:date="2011-07-22T13:16:00Z">
                <w:rPr>
                  <w:i/>
                  <w:iCs/>
                  <w:noProof/>
                </w:rPr>
              </w:rPrChange>
            </w:rPr>
            <w:delText>5</w:delText>
          </w:r>
        </w:del>
      </w:ins>
      <w:del w:id="2474" w:author="Orion" w:date="2011-07-26T22:30:00Z">
        <w:r w:rsidR="00026C08" w:rsidDel="00503590">
          <w:delText>Figura 5</w:delText>
        </w:r>
      </w:del>
      <w:r w:rsidR="002944E7" w:rsidRPr="00214356">
        <w:fldChar w:fldCharType="end"/>
      </w:r>
      <w:ins w:id="2475" w:author="IO" w:date="2011-07-21T11:31:00Z">
        <w:r w:rsidR="00123AD1">
          <w:t>, que representa parte de la comunicación entre los agentes indicados</w:t>
        </w:r>
      </w:ins>
      <w:ins w:id="2476" w:author="IO" w:date="2011-07-21T11:10:00Z">
        <w:r w:rsidR="00D246C8">
          <w:t>. E</w:t>
        </w:r>
      </w:ins>
      <w:del w:id="2477" w:author="IO" w:date="2011-07-21T11:10:00Z">
        <w:r w:rsidR="002944E7" w:rsidRPr="00214356" w:rsidDel="00D246C8">
          <w:delText>,</w:delText>
        </w:r>
        <w:r w:rsidR="00950A84" w:rsidRPr="00214356" w:rsidDel="00D246C8">
          <w:delText xml:space="preserve"> donde e</w:delText>
        </w:r>
      </w:del>
      <w:r w:rsidR="00950A84" w:rsidRPr="00214356">
        <w:t>l “</w:t>
      </w:r>
      <w:proofErr w:type="spellStart"/>
      <w:r w:rsidR="00950A84" w:rsidRPr="00214356">
        <w:t>FlightPlanner</w:t>
      </w:r>
      <w:proofErr w:type="spellEnd"/>
      <w:r w:rsidR="00950A84" w:rsidRPr="00214356">
        <w:t>” toma</w:t>
      </w:r>
      <w:del w:id="2478" w:author="IO" w:date="2011-07-21T11:10:00Z">
        <w:r w:rsidR="00950A84" w:rsidRPr="00214356" w:rsidDel="00D246C8">
          <w:delText>rá</w:delText>
        </w:r>
      </w:del>
      <w:r w:rsidR="00950A84" w:rsidRPr="00214356">
        <w:t xml:space="preserve"> el rol de iniciador de la comunicación y el piloto </w:t>
      </w:r>
      <w:ins w:id="2479" w:author="IO" w:date="2011-07-21T11:10:00Z">
        <w:r w:rsidR="00D246C8">
          <w:t>es</w:t>
        </w:r>
      </w:ins>
      <w:del w:id="2480" w:author="IO" w:date="2011-07-21T11:10:00Z">
        <w:r w:rsidR="00950A84" w:rsidRPr="00214356" w:rsidDel="00D246C8">
          <w:delText>será</w:delText>
        </w:r>
      </w:del>
      <w:r w:rsidR="00950A84" w:rsidRPr="00214356">
        <w:t xml:space="preserve"> el colaborador de </w:t>
      </w:r>
      <w:del w:id="2481" w:author="IO" w:date="2011-07-21T11:09:00Z">
        <w:r w:rsidR="00950A84" w:rsidRPr="00214356" w:rsidDel="00D246C8">
          <w:delText>e</w:delText>
        </w:r>
      </w:del>
      <w:ins w:id="2482" w:author="IO" w:date="2011-07-21T11:09:00Z">
        <w:r w:rsidR="00D246C8">
          <w:t>é</w:t>
        </w:r>
      </w:ins>
      <w:r w:rsidR="00950A84" w:rsidRPr="00214356">
        <w:t xml:space="preserve">sta. </w:t>
      </w:r>
      <w:ins w:id="2483" w:author="IO" w:date="2011-07-21T11:10:00Z">
        <w:r w:rsidR="00D246C8">
          <w:t>E</w:t>
        </w:r>
      </w:ins>
      <w:del w:id="2484" w:author="IO" w:date="2011-07-21T11:10:00Z">
        <w:r w:rsidR="00950A84" w:rsidRPr="00214356" w:rsidDel="00D246C8">
          <w:delText>De esta forma e</w:delText>
        </w:r>
      </w:del>
      <w:r w:rsidR="00950A84" w:rsidRPr="00214356">
        <w:t>l “</w:t>
      </w:r>
      <w:proofErr w:type="spellStart"/>
      <w:r w:rsidR="00950A84" w:rsidRPr="00214356">
        <w:t>FlightPlanner</w:t>
      </w:r>
      <w:proofErr w:type="spellEnd"/>
      <w:r w:rsidR="00950A84" w:rsidRPr="00214356">
        <w:t xml:space="preserve">” </w:t>
      </w:r>
      <w:del w:id="2485" w:author="IO" w:date="2011-07-21T11:32:00Z">
        <w:r w:rsidR="00950A84" w:rsidRPr="00214356" w:rsidDel="00123AD1">
          <w:delText>pasa</w:delText>
        </w:r>
      </w:del>
      <w:del w:id="2486" w:author="IO" w:date="2011-07-21T11:10:00Z">
        <w:r w:rsidR="00950A84" w:rsidRPr="00214356" w:rsidDel="00D246C8">
          <w:delText>rá</w:delText>
        </w:r>
      </w:del>
      <w:ins w:id="2487" w:author="IO" w:date="2011-07-21T11:32:00Z">
        <w:r w:rsidR="00123AD1">
          <w:t>notifica</w:t>
        </w:r>
      </w:ins>
      <w:r w:rsidR="00950A84" w:rsidRPr="00214356">
        <w:t xml:space="preserve"> el plan de vuelo al piloto encapsulándolo en un campo del hecho denominado “</w:t>
      </w:r>
      <w:proofErr w:type="spellStart"/>
      <w:r w:rsidR="00950A84" w:rsidRPr="00214356">
        <w:t>PlanAnswer</w:t>
      </w:r>
      <w:proofErr w:type="spellEnd"/>
      <w:r w:rsidR="00950A84" w:rsidRPr="00214356">
        <w:t>”.</w:t>
      </w:r>
      <w:r w:rsidR="00F1265A" w:rsidRPr="00214356">
        <w:t xml:space="preserve"> </w:t>
      </w:r>
      <w:commentRangeStart w:id="2488"/>
      <w:ins w:id="2489" w:author="IO" w:date="2011-07-21T11:27:00Z">
        <w:r w:rsidR="00A93BC7">
          <w:t>E</w:t>
        </w:r>
      </w:ins>
      <w:ins w:id="2490" w:author="IO" w:date="2011-07-21T11:28:00Z">
        <w:r w:rsidR="00A93BC7">
          <w:t>ste hecho contiene además del plan información para enviar el mensaje.</w:t>
        </w:r>
        <w:commentRangeEnd w:id="2488"/>
        <w:r w:rsidR="00A93BC7">
          <w:rPr>
            <w:rStyle w:val="CommentReference"/>
          </w:rPr>
          <w:commentReference w:id="2488"/>
        </w:r>
      </w:ins>
      <w:ins w:id="2491" w:author="IO" w:date="2011-07-21T11:27:00Z">
        <w:r w:rsidR="00A93BC7">
          <w:t xml:space="preserve"> </w:t>
        </w:r>
      </w:ins>
      <w:commentRangeStart w:id="2492"/>
      <w:r w:rsidR="00F1265A" w:rsidRPr="00214356">
        <w:t>El piloto</w:t>
      </w:r>
      <w:ins w:id="2493" w:author="IO" w:date="2011-07-21T11:32:00Z">
        <w:r w:rsidR="00123AD1">
          <w:t xml:space="preserve"> a través de la conversación (lo que corresponde a un </w:t>
        </w:r>
      </w:ins>
      <w:del w:id="2494" w:author="IO" w:date="2011-07-21T11:32:00Z">
        <w:r w:rsidR="00F1265A" w:rsidRPr="00214356" w:rsidDel="00123AD1">
          <w:delText xml:space="preserve">, </w:delText>
        </w:r>
      </w:del>
      <w:r w:rsidR="00F1265A" w:rsidRPr="00214356">
        <w:t>acce</w:t>
      </w:r>
      <w:del w:id="2495" w:author="IO" w:date="2011-07-21T11:32:00Z">
        <w:r w:rsidR="00F1265A" w:rsidRPr="00214356" w:rsidDel="00123AD1">
          <w:delText>diend</w:delText>
        </w:r>
      </w:del>
      <w:ins w:id="2496" w:author="IO" w:date="2011-07-21T11:32:00Z">
        <w:r w:rsidR="00123AD1">
          <w:t>s</w:t>
        </w:r>
      </w:ins>
      <w:r w:rsidR="00F1265A" w:rsidRPr="00214356">
        <w:t>o a la interacción</w:t>
      </w:r>
      <w:ins w:id="2497" w:author="IO" w:date="2011-07-21T11:32:00Z">
        <w:r w:rsidR="00123AD1">
          <w:t>)</w:t>
        </w:r>
      </w:ins>
      <w:r w:rsidR="00F1265A" w:rsidRPr="00214356">
        <w:t xml:space="preserve">, </w:t>
      </w:r>
      <w:ins w:id="2498" w:author="IO" w:date="2011-07-21T11:32:00Z">
        <w:r w:rsidR="00123AD1">
          <w:t>recibe esta información (</w:t>
        </w:r>
      </w:ins>
      <w:r w:rsidR="00F1265A" w:rsidRPr="00214356">
        <w:t>consum</w:t>
      </w:r>
      <w:del w:id="2499" w:author="IO" w:date="2011-07-21T11:33:00Z">
        <w:r w:rsidR="00F1265A" w:rsidRPr="00214356" w:rsidDel="00123AD1">
          <w:delText>irá</w:delText>
        </w:r>
      </w:del>
      <w:ins w:id="2500" w:author="IO" w:date="2011-07-21T11:33:00Z">
        <w:r w:rsidR="00123AD1">
          <w:t>e</w:t>
        </w:r>
      </w:ins>
      <w:r w:rsidR="00F1265A" w:rsidRPr="00214356">
        <w:t xml:space="preserve"> e</w:t>
      </w:r>
      <w:del w:id="2501" w:author="IO" w:date="2011-07-21T11:33:00Z">
        <w:r w:rsidR="00F1265A" w:rsidRPr="00214356" w:rsidDel="00123AD1">
          <w:delText>ste</w:delText>
        </w:r>
      </w:del>
      <w:ins w:id="2502" w:author="IO" w:date="2011-07-21T11:33:00Z">
        <w:r w:rsidR="00123AD1">
          <w:t>l</w:t>
        </w:r>
      </w:ins>
      <w:r w:rsidR="00F1265A" w:rsidRPr="00214356">
        <w:t xml:space="preserve"> hecho</w:t>
      </w:r>
      <w:ins w:id="2503" w:author="IO" w:date="2011-07-21T11:33:00Z">
        <w:r w:rsidR="00123AD1">
          <w:t>) y lo añade a su propia información interna como nuevos hechos (</w:t>
        </w:r>
      </w:ins>
      <w:del w:id="2504" w:author="IO" w:date="2011-07-21T11:33:00Z">
        <w:r w:rsidR="00F1265A" w:rsidRPr="00214356" w:rsidDel="00123AD1">
          <w:delText xml:space="preserve"> y </w:delText>
        </w:r>
      </w:del>
      <w:r w:rsidR="00F1265A" w:rsidRPr="00214356">
        <w:t>crea</w:t>
      </w:r>
      <w:del w:id="2505" w:author="IO" w:date="2011-07-21T11:33:00Z">
        <w:r w:rsidR="00F1265A" w:rsidRPr="00214356" w:rsidDel="00123AD1">
          <w:delText>rá</w:delText>
        </w:r>
      </w:del>
      <w:r w:rsidR="00F1265A" w:rsidRPr="00214356">
        <w:t xml:space="preserve"> </w:t>
      </w:r>
      <w:r w:rsidR="00FA5BAF" w:rsidRPr="00214356">
        <w:t>dos</w:t>
      </w:r>
      <w:r w:rsidR="00F1265A" w:rsidRPr="00214356">
        <w:t xml:space="preserve"> hechos en su estado mental</w:t>
      </w:r>
      <w:commentRangeEnd w:id="2492"/>
      <w:ins w:id="2506" w:author="IO" w:date="2011-07-21T11:33:00Z">
        <w:r w:rsidR="00123AD1">
          <w:t>)</w:t>
        </w:r>
      </w:ins>
      <w:r w:rsidR="00A93BC7">
        <w:rPr>
          <w:rStyle w:val="CommentReference"/>
        </w:rPr>
        <w:commentReference w:id="2492"/>
      </w:r>
      <w:r w:rsidR="00F1265A" w:rsidRPr="00214356">
        <w:t>:</w:t>
      </w:r>
    </w:p>
    <w:p w14:paraId="570EDAF7" w14:textId="3E500AE3" w:rsidR="00F1265A" w:rsidRPr="00214356" w:rsidRDefault="00F1265A">
      <w:pPr>
        <w:pStyle w:val="ListParagraph"/>
        <w:numPr>
          <w:ilvl w:val="0"/>
          <w:numId w:val="41"/>
        </w:numPr>
        <w:spacing w:before="120" w:after="120"/>
        <w:ind w:left="641" w:hanging="357"/>
        <w:jc w:val="both"/>
        <w:pPrChange w:id="2507" w:author="IO" w:date="2011-07-21T10:48:00Z">
          <w:pPr>
            <w:pStyle w:val="Caption"/>
            <w:numPr>
              <w:numId w:val="24"/>
            </w:numPr>
            <w:ind w:left="720" w:hanging="360"/>
            <w:jc w:val="both"/>
          </w:pPr>
        </w:pPrChange>
      </w:pPr>
      <w:r w:rsidRPr="00214356">
        <w:t xml:space="preserve">Un hecho </w:t>
      </w:r>
      <w:del w:id="2508" w:author="IO" w:date="2011-07-21T11:33:00Z">
        <w:r w:rsidRPr="00214356" w:rsidDel="00123AD1">
          <w:delText xml:space="preserve">que </w:delText>
        </w:r>
      </w:del>
      <w:r w:rsidRPr="00214356">
        <w:t>representa</w:t>
      </w:r>
      <w:del w:id="2509" w:author="IO" w:date="2011-07-21T11:33:00Z">
        <w:r w:rsidR="00FA5BAF" w:rsidRPr="00214356" w:rsidDel="00123AD1">
          <w:delText>rá</w:delText>
        </w:r>
      </w:del>
      <w:r w:rsidRPr="00214356">
        <w:t xml:space="preserve"> el plan de vuelo (“Flight Plan”) que ha de seguir el piloto durante todo el trayecto, salvo que alguna circunstancia especial lo impida.</w:t>
      </w:r>
      <w:r w:rsidR="00F109C5" w:rsidRPr="00214356">
        <w:t xml:space="preserve"> </w:t>
      </w:r>
      <w:proofErr w:type="spellStart"/>
      <w:ins w:id="2510" w:author="IO" w:date="2011-07-21T11:34:00Z">
        <w:r w:rsidR="00123AD1">
          <w:t>La</w:t>
        </w:r>
      </w:ins>
      <w:del w:id="2511" w:author="IO" w:date="2011-07-21T11:34:00Z">
        <w:r w:rsidR="00F109C5" w:rsidRPr="00214356" w:rsidDel="00123AD1">
          <w:delText>Este plan de vuelo el piloto lo encapsulará</w:delText>
        </w:r>
        <w:r w:rsidR="00851C56" w:rsidRPr="00214356" w:rsidDel="00123AD1">
          <w:delText xml:space="preserve">, como puede verse en </w:delText>
        </w:r>
      </w:del>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ins w:id="2512" w:author="Orion" w:date="2011-07-26T22:30:00Z">
        <w:r w:rsidR="00503590">
          <w:t>Figura</w:t>
        </w:r>
        <w:proofErr w:type="spellEnd"/>
        <w:r w:rsidR="00503590">
          <w:t xml:space="preserve"> 7</w:t>
        </w:r>
      </w:ins>
      <w:ins w:id="2513" w:author="IO" w:date="2011-07-22T13:16:00Z">
        <w:del w:id="2514" w:author="Orion" w:date="2011-07-26T22:30:00Z">
          <w:r w:rsidR="00416FF6" w:rsidDel="00503590">
            <w:delText>Figura 6</w:delText>
          </w:r>
        </w:del>
      </w:ins>
      <w:del w:id="2515" w:author="Orion" w:date="2011-07-26T22:30:00Z">
        <w:r w:rsidR="00FF49C3" w:rsidRPr="00214356" w:rsidDel="00503590">
          <w:delText xml:space="preserve">Figura </w:delText>
        </w:r>
        <w:r w:rsidR="00FF49C3" w:rsidRPr="00214356" w:rsidDel="00503590">
          <w:rPr>
            <w:rPrChange w:id="2516" w:author="IO" w:date="2011-07-21T10:48:00Z">
              <w:rPr>
                <w:noProof/>
              </w:rPr>
            </w:rPrChange>
          </w:rPr>
          <w:delText>6</w:delText>
        </w:r>
      </w:del>
      <w:r w:rsidR="00851C56" w:rsidRPr="00214356">
        <w:fldChar w:fldCharType="end"/>
      </w:r>
      <w:ins w:id="2517" w:author="IO" w:date="2011-07-21T11:34:00Z">
        <w:r w:rsidR="00123AD1">
          <w:t xml:space="preserve"> muestra que este</w:t>
        </w:r>
        <w:r w:rsidR="00123AD1" w:rsidRPr="00214356">
          <w:t xml:space="preserve"> plan de vuelo </w:t>
        </w:r>
        <w:r w:rsidR="00123AD1">
          <w:t>queda</w:t>
        </w:r>
        <w:r w:rsidR="00123AD1" w:rsidRPr="00214356">
          <w:t xml:space="preserve"> encapsula</w:t>
        </w:r>
        <w:r w:rsidR="00123AD1">
          <w:t>do</w:t>
        </w:r>
      </w:ins>
      <w:del w:id="2518" w:author="IO" w:date="2011-07-21T11:35:00Z">
        <w:r w:rsidR="00851C56" w:rsidRPr="00214356" w:rsidDel="00123AD1">
          <w:delText>,</w:delText>
        </w:r>
      </w:del>
      <w:r w:rsidR="00851C56" w:rsidRPr="00214356">
        <w:t xml:space="preserve"> </w:t>
      </w:r>
      <w:r w:rsidR="00F109C5" w:rsidRPr="00214356">
        <w:t>como un campo de</w:t>
      </w:r>
      <w:del w:id="2519" w:author="IO" w:date="2011-07-21T11:35:00Z">
        <w:r w:rsidR="00F109C5" w:rsidRPr="00214356" w:rsidDel="00123AD1">
          <w:delText xml:space="preserve"> su</w:delText>
        </w:r>
      </w:del>
      <w:ins w:id="2520" w:author="IO" w:date="2011-07-21T11:35:00Z">
        <w:r w:rsidR="00123AD1">
          <w:t>l</w:t>
        </w:r>
      </w:ins>
      <w:r w:rsidR="00F109C5" w:rsidRPr="00214356">
        <w:t xml:space="preserve"> estado mental </w:t>
      </w:r>
      <w:ins w:id="2521" w:author="IO" w:date="2011-07-21T11:35:00Z">
        <w:r w:rsidR="00123AD1">
          <w:t xml:space="preserve">del </w:t>
        </w:r>
        <w:proofErr w:type="spellStart"/>
        <w:r w:rsidR="00123AD1">
          <w:t>piloto</w:t>
        </w:r>
      </w:ins>
      <w:r w:rsidR="00F109C5" w:rsidRPr="00214356">
        <w:t>“Pilot</w:t>
      </w:r>
      <w:proofErr w:type="spellEnd"/>
      <w:r w:rsidR="00F109C5" w:rsidRPr="00214356">
        <w:t xml:space="preserve"> </w:t>
      </w:r>
      <w:proofErr w:type="spellStart"/>
      <w:r w:rsidR="00F109C5" w:rsidRPr="00214356">
        <w:t>Mind</w:t>
      </w:r>
      <w:proofErr w:type="spellEnd"/>
      <w:r w:rsidR="00F109C5" w:rsidRPr="00214356">
        <w:t>”</w:t>
      </w:r>
      <w:ins w:id="2522" w:author="IO" w:date="2011-07-21T11:35:00Z">
        <w:r w:rsidR="00123AD1">
          <w:t>. A partir de ese momento se convierte en información interna del piloto que éste puede</w:t>
        </w:r>
      </w:ins>
      <w:del w:id="2523" w:author="IO" w:date="2011-07-21T11:35:00Z">
        <w:r w:rsidR="006E60EE" w:rsidRPr="00214356" w:rsidDel="00123AD1">
          <w:delText xml:space="preserve"> para poder</w:delText>
        </w:r>
      </w:del>
      <w:r w:rsidR="006E60EE" w:rsidRPr="00214356">
        <w:t xml:space="preserve"> acceder </w:t>
      </w:r>
      <w:del w:id="2524" w:author="IO" w:date="2011-07-21T11:35:00Z">
        <w:r w:rsidR="006E60EE" w:rsidRPr="00214356" w:rsidDel="00123AD1">
          <w:delText xml:space="preserve">a él </w:delText>
        </w:r>
      </w:del>
      <w:r w:rsidR="006E60EE" w:rsidRPr="00214356">
        <w:t>en todo momento</w:t>
      </w:r>
      <w:r w:rsidR="00F109C5" w:rsidRPr="00214356">
        <w:t>.</w:t>
      </w:r>
      <w:r w:rsidR="00A16526" w:rsidRPr="00214356">
        <w:t xml:space="preserve"> </w:t>
      </w:r>
      <w:del w:id="2525" w:author="IO" w:date="2011-07-21T11:36:00Z">
        <w:r w:rsidR="00A16526" w:rsidRPr="00214356" w:rsidDel="00123AD1">
          <w:delText>Conviene decir</w:delText>
        </w:r>
        <w:r w:rsidR="00E93E99" w:rsidRPr="00214356" w:rsidDel="00123AD1">
          <w:delText xml:space="preserve"> que</w:delText>
        </w:r>
        <w:r w:rsidR="00A16526" w:rsidRPr="00214356" w:rsidDel="00123AD1">
          <w:delText xml:space="preserve"> l</w:delText>
        </w:r>
      </w:del>
      <w:ins w:id="2526" w:author="IO" w:date="2011-07-21T11:36:00Z">
        <w:r w:rsidR="00123AD1">
          <w:t>L</w:t>
        </w:r>
      </w:ins>
      <w:r w:rsidR="00A16526" w:rsidRPr="00214356">
        <w:t>a tarea de “</w:t>
      </w:r>
      <w:proofErr w:type="spellStart"/>
      <w:r w:rsidR="00A16526" w:rsidRPr="00214356">
        <w:t>CreatePilotMind</w:t>
      </w:r>
      <w:proofErr w:type="spellEnd"/>
      <w:r w:rsidR="00A16526" w:rsidRPr="00214356">
        <w:t>”</w:t>
      </w:r>
      <w:del w:id="2527" w:author="IO" w:date="2011-07-21T11:36:00Z">
        <w:r w:rsidR="00E93E99" w:rsidRPr="00214356" w:rsidDel="00123AD1">
          <w:delText>, mostrada en</w:delText>
        </w:r>
      </w:del>
      <w:ins w:id="2528" w:author="IO" w:date="2011-07-21T11:36:00Z">
        <w:r w:rsidR="00123AD1">
          <w:t xml:space="preserve"> de</w:t>
        </w:r>
      </w:ins>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ins w:id="2529" w:author="Orion" w:date="2011-07-26T22:30:00Z">
        <w:r w:rsidR="00503590">
          <w:t>Figura 7</w:t>
        </w:r>
      </w:ins>
      <w:ins w:id="2530" w:author="IO" w:date="2011-07-22T13:16:00Z">
        <w:del w:id="2531" w:author="Orion" w:date="2011-07-26T22:30:00Z">
          <w:r w:rsidR="00416FF6" w:rsidDel="00503590">
            <w:delText>Figura 6</w:delText>
          </w:r>
        </w:del>
      </w:ins>
      <w:del w:id="2532" w:author="Orion" w:date="2011-07-26T22:30:00Z">
        <w:r w:rsidR="00FF49C3" w:rsidRPr="00214356" w:rsidDel="00503590">
          <w:delText xml:space="preserve">Figura </w:delText>
        </w:r>
        <w:r w:rsidR="00FF49C3" w:rsidRPr="00214356" w:rsidDel="00503590">
          <w:rPr>
            <w:rPrChange w:id="2533" w:author="IO" w:date="2011-07-21T10:48:00Z">
              <w:rPr>
                <w:noProof/>
              </w:rPr>
            </w:rPrChange>
          </w:rPr>
          <w:delText>6</w:delText>
        </w:r>
      </w:del>
      <w:r w:rsidR="00E93E99" w:rsidRPr="00214356">
        <w:fldChar w:fldCharType="end"/>
      </w:r>
      <w:del w:id="2534" w:author="IO" w:date="2011-07-21T11:36:00Z">
        <w:r w:rsidR="00E93E99" w:rsidRPr="00214356" w:rsidDel="00123AD1">
          <w:delText>,</w:delText>
        </w:r>
      </w:del>
      <w:r w:rsidR="00A16526" w:rsidRPr="00214356">
        <w:t xml:space="preserve"> también </w:t>
      </w:r>
      <w:del w:id="2535" w:author="IO" w:date="2011-07-21T11:36:00Z">
        <w:r w:rsidR="00A16526" w:rsidRPr="00214356" w:rsidDel="00123AD1">
          <w:delText xml:space="preserve">tendrá </w:delText>
        </w:r>
      </w:del>
      <w:ins w:id="2536" w:author="IO" w:date="2011-07-21T11:36:00Z">
        <w:r w:rsidR="00123AD1">
          <w:t>tiene</w:t>
        </w:r>
        <w:r w:rsidR="00123AD1" w:rsidRPr="00214356">
          <w:t xml:space="preserve"> </w:t>
        </w:r>
      </w:ins>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643BC0E8" w:rsidR="00F1265A" w:rsidRPr="00214356" w:rsidRDefault="00F1265A">
      <w:pPr>
        <w:pStyle w:val="ListParagraph"/>
        <w:numPr>
          <w:ilvl w:val="0"/>
          <w:numId w:val="41"/>
        </w:numPr>
        <w:spacing w:before="120" w:after="120"/>
        <w:ind w:left="641" w:hanging="357"/>
        <w:jc w:val="both"/>
        <w:pPrChange w:id="2537" w:author="IO" w:date="2011-07-21T10:48:00Z">
          <w:pPr>
            <w:pStyle w:val="Caption"/>
            <w:numPr>
              <w:numId w:val="24"/>
            </w:numPr>
            <w:ind w:left="720" w:hanging="360"/>
            <w:jc w:val="both"/>
          </w:pPr>
        </w:pPrChange>
      </w:pPr>
      <w:r w:rsidRPr="00214356">
        <w:t>Un hecho para arrancar el avión (“</w:t>
      </w:r>
      <w:proofErr w:type="spellStart"/>
      <w:r w:rsidRPr="00214356">
        <w:t>CanInitiateStartPlane</w:t>
      </w:r>
      <w:proofErr w:type="spellEnd"/>
      <w:r w:rsidRPr="00214356">
        <w:t>”)</w:t>
      </w:r>
      <w:r w:rsidR="008C1C4B" w:rsidRPr="00214356">
        <w:t xml:space="preserve">. </w:t>
      </w:r>
      <w:ins w:id="2538" w:author="IO" w:date="2011-07-21T11:36:00Z">
        <w:r w:rsidR="00123AD1">
          <w:t xml:space="preserve">Se trata de un hecho de control </w:t>
        </w:r>
        <w:r w:rsidR="00123AD1">
          <w:lastRenderedPageBreak/>
          <w:t>que indica al piloto que aún no ha empezado a volar pero que ya tiene toda la informaci</w:t>
        </w:r>
      </w:ins>
      <w:ins w:id="2539" w:author="IO" w:date="2011-07-21T11:37:00Z">
        <w:r w:rsidR="00123AD1">
          <w:t xml:space="preserve">ón para hacerlo. El vuelo se iniciará </w:t>
        </w:r>
      </w:ins>
      <w:del w:id="2540" w:author="IO" w:date="2011-07-21T11:37:00Z">
        <w:r w:rsidR="003F0E39" w:rsidRPr="00214356" w:rsidDel="00123AD1">
          <w:delText>Hecho</w:delText>
        </w:r>
        <w:r w:rsidR="008C1C4B" w:rsidRPr="00214356" w:rsidDel="00123AD1">
          <w:delText xml:space="preserve"> que el piloto tendrá presente hasta que</w:delText>
        </w:r>
      </w:del>
      <w:ins w:id="2541" w:author="IO" w:date="2011-07-21T11:37:00Z">
        <w:r w:rsidR="00123AD1">
          <w:t>cuando</w:t>
        </w:r>
      </w:ins>
      <w:r w:rsidR="008C1C4B" w:rsidRPr="00214356">
        <w:t xml:space="preserve"> la hora de salida </w:t>
      </w:r>
      <w:del w:id="2542" w:author="IO" w:date="2011-07-21T11:37:00Z">
        <w:r w:rsidR="008C1C4B" w:rsidRPr="00214356" w:rsidDel="00123AD1">
          <w:delText>del vuelo que suministra</w:delText>
        </w:r>
      </w:del>
      <w:ins w:id="2543" w:author="IO" w:date="2011-07-21T11:37:00Z">
        <w:r w:rsidR="00123AD1">
          <w:t>indicada</w:t>
        </w:r>
      </w:ins>
      <w:r w:rsidR="008C1C4B" w:rsidRPr="00214356">
        <w:t xml:space="preserve"> en el plan </w:t>
      </w:r>
      <w:ins w:id="2544" w:author="IO" w:date="2011-07-21T11:37:00Z">
        <w:r w:rsidR="00123AD1">
          <w:t xml:space="preserve">de vuelo </w:t>
        </w:r>
      </w:ins>
      <w:r w:rsidR="008C1C4B" w:rsidRPr="00214356">
        <w:t>coincida con la hora actual.</w:t>
      </w:r>
    </w:p>
    <w:p w14:paraId="5F1892A0" w14:textId="654DEA97" w:rsidR="00FA5BAF" w:rsidRPr="00214356" w:rsidDel="009B75DF" w:rsidRDefault="00123AD1">
      <w:pPr>
        <w:spacing w:before="240" w:after="120"/>
        <w:ind w:firstLine="284"/>
        <w:jc w:val="both"/>
        <w:rPr>
          <w:del w:id="2545" w:author="IO" w:date="2011-07-21T11:44:00Z"/>
        </w:rPr>
        <w:pPrChange w:id="2546" w:author="IO" w:date="2011-07-21T10:48:00Z">
          <w:pPr>
            <w:pStyle w:val="Caption"/>
            <w:jc w:val="both"/>
          </w:pPr>
        </w:pPrChange>
      </w:pPr>
      <w:ins w:id="2547" w:author="IO" w:date="2011-07-21T11:38:00Z">
        <w:r>
          <w:t xml:space="preserve">Una vez procesada la información del plan de vuelo, </w:t>
        </w:r>
      </w:ins>
      <w:del w:id="2548" w:author="IO" w:date="2011-07-21T11:38:00Z">
        <w:r w:rsidR="00FA5BAF" w:rsidRPr="00214356" w:rsidDel="00123AD1">
          <w:delText xml:space="preserve">Por otro lado, </w:delText>
        </w:r>
      </w:del>
      <w:r w:rsidR="00FA5BAF" w:rsidRPr="00214356">
        <w:t xml:space="preserve">el piloto </w:t>
      </w:r>
      <w:ins w:id="2549" w:author="IO" w:date="2011-07-21T11:38:00Z">
        <w:r>
          <w:t xml:space="preserve">responde al agente iniciador indicándole que ha recibido la información y que se puede terminar la conversación </w:t>
        </w:r>
      </w:ins>
      <w:ins w:id="2550" w:author="IO" w:date="2011-07-21T11:39:00Z">
        <w:r>
          <w:t xml:space="preserve">(interacción). Para ello </w:t>
        </w:r>
      </w:ins>
      <w:r w:rsidR="00FA5BAF" w:rsidRPr="00214356">
        <w:t>crea</w:t>
      </w:r>
      <w:del w:id="2551" w:author="IO" w:date="2011-07-21T11:39:00Z">
        <w:r w:rsidR="00FA5BAF" w:rsidRPr="00214356" w:rsidDel="00123AD1">
          <w:delText>rá</w:delText>
        </w:r>
      </w:del>
      <w:r w:rsidR="00FA5BAF" w:rsidRPr="00214356">
        <w:t xml:space="preserve"> otro hecho (“</w:t>
      </w:r>
      <w:proofErr w:type="spellStart"/>
      <w:r w:rsidR="00FA5BAF" w:rsidRPr="00214356">
        <w:t>PlanReceived</w:t>
      </w:r>
      <w:proofErr w:type="spellEnd"/>
      <w:r w:rsidR="00FA5BAF" w:rsidRPr="00214356">
        <w:t>”) en la interacción</w:t>
      </w:r>
      <w:del w:id="2552" w:author="IO" w:date="2011-07-21T11:39:00Z">
        <w:r w:rsidR="00FA5BAF" w:rsidRPr="00214356" w:rsidDel="00123AD1">
          <w:delText>, cuya finalidad será indicar que ha recibido el plan de vuelo y lo ha procesado satisfactoriamente</w:delText>
        </w:r>
      </w:del>
      <w:r w:rsidR="00FA5BAF" w:rsidRPr="00214356">
        <w:t>. Una vez el “</w:t>
      </w:r>
      <w:proofErr w:type="spellStart"/>
      <w:r w:rsidR="00FA5BAF" w:rsidRPr="00214356">
        <w:t>FlightPlanner</w:t>
      </w:r>
      <w:proofErr w:type="spellEnd"/>
      <w:r w:rsidR="00FA5BAF" w:rsidRPr="00214356">
        <w:t xml:space="preserve">” haya recibido </w:t>
      </w:r>
      <w:del w:id="2553" w:author="IO" w:date="2011-07-21T11:39:00Z">
        <w:r w:rsidR="00FA5BAF" w:rsidRPr="00214356" w:rsidDel="00123AD1">
          <w:delText>el mencionado</w:delText>
        </w:r>
      </w:del>
      <w:ins w:id="2554" w:author="IO" w:date="2011-07-21T11:39:00Z">
        <w:r>
          <w:t>este</w:t>
        </w:r>
      </w:ins>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ins w:id="2555" w:author="IO" w:date="2011-07-21T11:39:00Z">
        <w:r>
          <w:t xml:space="preserve">definitivamente </w:t>
        </w:r>
      </w:ins>
      <w:r w:rsidR="00FA5BAF" w:rsidRPr="00214356">
        <w:t>la comunicación.</w:t>
      </w:r>
      <w:r w:rsidR="007D0567" w:rsidRPr="00214356">
        <w:t xml:space="preserve"> En este momento se podr</w:t>
      </w:r>
      <w:del w:id="2556" w:author="IO" w:date="2011-07-21T11:39:00Z">
        <w:r w:rsidR="007D0567" w:rsidRPr="00214356" w:rsidDel="00123AD1">
          <w:delText>ía</w:delText>
        </w:r>
      </w:del>
      <w:ins w:id="2557" w:author="IO" w:date="2011-07-21T11:39:00Z">
        <w:r>
          <w:t>á</w:t>
        </w:r>
      </w:ins>
      <w:r w:rsidR="007D0567" w:rsidRPr="00214356">
        <w:t xml:space="preserve"> decir que el proceso de suministrar el plan de vuelo ha</w:t>
      </w:r>
      <w:del w:id="2558" w:author="IO" w:date="2011-07-21T11:39:00Z">
        <w:r w:rsidR="007D0567" w:rsidRPr="00214356" w:rsidDel="00123AD1">
          <w:delText>bría</w:delText>
        </w:r>
      </w:del>
      <w:r w:rsidR="007D0567" w:rsidRPr="00214356">
        <w:t xml:space="preserve"> concluido y </w:t>
      </w:r>
      <w:ins w:id="2559" w:author="IO" w:date="2011-07-21T11:39:00Z">
        <w:r>
          <w:t xml:space="preserve">que </w:t>
        </w:r>
      </w:ins>
      <w:r w:rsidR="007D0567" w:rsidRPr="00214356">
        <w:t xml:space="preserve">el objetivo de “Flight Plan </w:t>
      </w:r>
      <w:proofErr w:type="spellStart"/>
      <w:r w:rsidR="007D0567" w:rsidRPr="00214356">
        <w:t>Taken</w:t>
      </w:r>
      <w:proofErr w:type="spellEnd"/>
      <w:r w:rsidR="007D0567" w:rsidRPr="00214356">
        <w:t>” se ha</w:t>
      </w:r>
      <w:del w:id="2560" w:author="IO" w:date="2011-07-21T11:39:00Z">
        <w:r w:rsidR="007D0567" w:rsidRPr="00214356" w:rsidDel="00123AD1">
          <w:delText>brí</w:delText>
        </w:r>
      </w:del>
      <w:del w:id="2561" w:author="IO" w:date="2011-07-21T11:40:00Z">
        <w:r w:rsidR="007D0567" w:rsidRPr="00214356" w:rsidDel="00123AD1">
          <w:delText>a</w:delText>
        </w:r>
      </w:del>
      <w:r w:rsidR="007D0567" w:rsidRPr="00214356">
        <w:t xml:space="preserve"> satisfecho.</w:t>
      </w:r>
    </w:p>
    <w:p w14:paraId="4CBDF365" w14:textId="77777777" w:rsidR="00950A84" w:rsidRDefault="00950A84">
      <w:pPr>
        <w:spacing w:before="240" w:after="120"/>
        <w:ind w:firstLine="284"/>
        <w:jc w:val="both"/>
        <w:rPr>
          <w:rFonts w:cs="Times New Roman"/>
        </w:rPr>
        <w:pPrChange w:id="2562" w:author="IO" w:date="2011-07-21T11:44:00Z">
          <w:pPr>
            <w:pStyle w:val="Caption"/>
            <w:jc w:val="both"/>
          </w:pPr>
        </w:pPrChange>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77600" cy="4273200"/>
                    </a:xfrm>
                    <a:prstGeom prst="rect">
                      <a:avLst/>
                    </a:prstGeom>
                  </pic:spPr>
                </pic:pic>
              </a:graphicData>
            </a:graphic>
          </wp:inline>
        </w:drawing>
      </w:r>
    </w:p>
    <w:p w14:paraId="64BA7B89" w14:textId="230F0421" w:rsidR="002944E7" w:rsidRPr="00214356" w:rsidDel="00214356" w:rsidRDefault="002944E7" w:rsidP="00026C08">
      <w:pPr>
        <w:pStyle w:val="Caption"/>
        <w:rPr>
          <w:del w:id="2563" w:author="IO" w:date="2011-07-21T10:49:00Z"/>
          <w:rPrChange w:id="2564" w:author="IO" w:date="2011-07-21T10:49:00Z">
            <w:rPr>
              <w:del w:id="2565" w:author="IO" w:date="2011-07-21T10:49:00Z"/>
              <w:rFonts w:cs="Times New Roman"/>
              <w:i w:val="0"/>
            </w:rPr>
          </w:rPrChange>
        </w:rPr>
      </w:pPr>
      <w:bookmarkStart w:id="2566" w:name="_Ref294473939"/>
      <w:bookmarkStart w:id="2567" w:name="_Toc295124199"/>
      <w:bookmarkStart w:id="2568" w:name="_Toc299483436"/>
      <w:commentRangeStart w:id="2569"/>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ins w:id="2570" w:author="Orion" w:date="2011-07-26T22:41:00Z">
        <w:r w:rsidR="000A487B">
          <w:rPr>
            <w:i w:val="0"/>
            <w:iCs w:val="0"/>
            <w:noProof/>
          </w:rPr>
          <w:t>6</w:t>
        </w:r>
      </w:ins>
      <w:ins w:id="2571" w:author="IO" w:date="2011-07-22T13:16:00Z">
        <w:del w:id="2572" w:author="Orion" w:date="2011-07-24T21:36:00Z">
          <w:r w:rsidR="00416FF6" w:rsidDel="00587D28">
            <w:rPr>
              <w:i w:val="0"/>
              <w:iCs w:val="0"/>
              <w:noProof/>
            </w:rPr>
            <w:delText>5</w:delText>
          </w:r>
        </w:del>
      </w:ins>
      <w:del w:id="2573" w:author="Orion" w:date="2011-07-24T21:36:00Z">
        <w:r w:rsidR="00026C08" w:rsidDel="00587D28">
          <w:rPr>
            <w:noProof/>
          </w:rPr>
          <w:delText>5</w:delText>
        </w:r>
      </w:del>
      <w:r w:rsidR="004C462F">
        <w:rPr>
          <w:i w:val="0"/>
          <w:iCs w:val="0"/>
          <w:noProof/>
        </w:rPr>
        <w:fldChar w:fldCharType="end"/>
      </w:r>
      <w:bookmarkEnd w:id="2566"/>
      <w:r>
        <w:t>: Diagrama de Interacción Para Recibir el Plan de Vuelo Inicial</w:t>
      </w:r>
      <w:bookmarkEnd w:id="2567"/>
      <w:ins w:id="2574" w:author="IO" w:date="2011-07-21T10:49:00Z">
        <w:r w:rsidR="00214356">
          <w:t>.</w:t>
        </w:r>
      </w:ins>
      <w:bookmarkEnd w:id="2568"/>
    </w:p>
    <w:p w14:paraId="6122236A" w14:textId="0A93FC60" w:rsidR="002944E7" w:rsidDel="00214356" w:rsidRDefault="002944E7">
      <w:pPr>
        <w:pStyle w:val="Caption"/>
        <w:rPr>
          <w:del w:id="2575" w:author="IO" w:date="2011-07-21T10:49:00Z"/>
          <w:rFonts w:cs="Times New Roman"/>
          <w:i w:val="0"/>
        </w:rPr>
        <w:pPrChange w:id="2576" w:author="IO" w:date="2011-07-21T10:49:00Z">
          <w:pPr>
            <w:pStyle w:val="Caption"/>
            <w:jc w:val="both"/>
          </w:pPr>
        </w:pPrChange>
      </w:pPr>
    </w:p>
    <w:p w14:paraId="75B581E1" w14:textId="1A874C1B" w:rsidR="002259DD" w:rsidDel="00214356" w:rsidRDefault="002259DD" w:rsidP="00252D3F">
      <w:pPr>
        <w:pStyle w:val="Caption"/>
        <w:jc w:val="both"/>
        <w:rPr>
          <w:del w:id="2577" w:author="IO" w:date="2011-07-21T10:49:00Z"/>
          <w:rFonts w:cs="Times New Roman"/>
          <w:i w:val="0"/>
        </w:rPr>
      </w:pPr>
    </w:p>
    <w:commentRangeEnd w:id="2569"/>
    <w:p w14:paraId="4F4495EA" w14:textId="77777777" w:rsidR="002259DD" w:rsidRDefault="00123AD1" w:rsidP="00252D3F">
      <w:pPr>
        <w:pStyle w:val="Caption"/>
        <w:jc w:val="both"/>
        <w:rPr>
          <w:rFonts w:cs="Times New Roman"/>
          <w:i w:val="0"/>
        </w:rPr>
      </w:pPr>
      <w:r>
        <w:rPr>
          <w:rStyle w:val="CommentReference"/>
          <w:i w:val="0"/>
          <w:iCs w:val="0"/>
        </w:rPr>
        <w:commentReference w:id="2569"/>
      </w: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2075" cy="1285875"/>
                    </a:xfrm>
                    <a:prstGeom prst="rect">
                      <a:avLst/>
                    </a:prstGeom>
                  </pic:spPr>
                </pic:pic>
              </a:graphicData>
            </a:graphic>
          </wp:inline>
        </w:drawing>
      </w:r>
    </w:p>
    <w:p w14:paraId="2305CBAD" w14:textId="34E0B443" w:rsidR="00F109C5" w:rsidRPr="00214356" w:rsidRDefault="00F109C5" w:rsidP="00026C08">
      <w:pPr>
        <w:pStyle w:val="Caption"/>
        <w:jc w:val="both"/>
        <w:rPr>
          <w:rPrChange w:id="2578" w:author="IO" w:date="2011-07-21T10:49:00Z">
            <w:rPr>
              <w:rFonts w:cs="Times New Roman"/>
              <w:i w:val="0"/>
            </w:rPr>
          </w:rPrChange>
        </w:rPr>
      </w:pPr>
      <w:bookmarkStart w:id="2579" w:name="_Ref294475600"/>
      <w:bookmarkStart w:id="2580" w:name="_Toc295124200"/>
      <w:r>
        <w:lastRenderedPageBreak/>
        <w:t xml:space="preserve">Figura </w:t>
      </w:r>
      <w:r w:rsidR="004D4758">
        <w:fldChar w:fldCharType="begin"/>
      </w:r>
      <w:r w:rsidR="004D4758">
        <w:instrText xml:space="preserve"> SEQ Figura \* ARABIC </w:instrText>
      </w:r>
      <w:r w:rsidR="004D4758">
        <w:fldChar w:fldCharType="separate"/>
      </w:r>
      <w:ins w:id="2581" w:author="Orion" w:date="2011-07-26T22:41:00Z">
        <w:r w:rsidR="000A487B">
          <w:rPr>
            <w:noProof/>
          </w:rPr>
          <w:t>7</w:t>
        </w:r>
      </w:ins>
      <w:del w:id="2582" w:author="Orion" w:date="2011-07-26T22:19:00Z">
        <w:r w:rsidR="00587D28" w:rsidDel="00E237E8">
          <w:rPr>
            <w:noProof/>
          </w:rPr>
          <w:delText>6</w:delText>
        </w:r>
      </w:del>
      <w:r w:rsidR="004D4758">
        <w:rPr>
          <w:noProof/>
        </w:rPr>
        <w:fldChar w:fldCharType="end"/>
      </w:r>
      <w:bookmarkEnd w:id="2579"/>
      <w:r>
        <w:t>: Creación del Estado Mental Inicial del Piloto</w:t>
      </w:r>
      <w:bookmarkEnd w:id="2580"/>
      <w:ins w:id="2583" w:author="IO" w:date="2011-07-21T10:49:00Z">
        <w:r w:rsidR="00214356">
          <w:t>.</w:t>
        </w:r>
      </w:ins>
    </w:p>
    <w:p w14:paraId="1CB1AD35" w14:textId="4E62A525" w:rsidR="00AC253C" w:rsidRPr="00214356" w:rsidDel="00214356" w:rsidRDefault="00AC253C" w:rsidP="00AC253C">
      <w:pPr>
        <w:jc w:val="both"/>
        <w:rPr>
          <w:ins w:id="2584" w:author="Orion" w:date="2011-06-22T19:02:00Z"/>
          <w:del w:id="2585" w:author="IO" w:date="2011-07-21T10:49:00Z"/>
          <w:sz w:val="36"/>
          <w:szCs w:val="52"/>
          <w:rPrChange w:id="2586" w:author="IO" w:date="2011-07-21T10:50:00Z">
            <w:rPr>
              <w:ins w:id="2587" w:author="Orion" w:date="2011-06-22T19:02:00Z"/>
              <w:del w:id="2588" w:author="IO" w:date="2011-07-21T10:49:00Z"/>
              <w:rFonts w:cs="Times New Roman"/>
            </w:rPr>
          </w:rPrChange>
        </w:rPr>
      </w:pPr>
      <w:bookmarkStart w:id="2589" w:name="_Toc299012053"/>
      <w:bookmarkStart w:id="2590" w:name="_Toc299103601"/>
      <w:bookmarkStart w:id="2591" w:name="_Toc299103974"/>
      <w:bookmarkStart w:id="2592" w:name="_Toc299463799"/>
      <w:bookmarkStart w:id="2593" w:name="_Toc299463883"/>
      <w:bookmarkStart w:id="2594" w:name="_Toc299721484"/>
      <w:bookmarkEnd w:id="2589"/>
      <w:bookmarkEnd w:id="2590"/>
      <w:bookmarkEnd w:id="2591"/>
      <w:bookmarkEnd w:id="2592"/>
      <w:bookmarkEnd w:id="2593"/>
      <w:bookmarkEnd w:id="2594"/>
    </w:p>
    <w:p w14:paraId="30637EF2" w14:textId="43E1D034" w:rsidR="00F109C5" w:rsidRPr="00214356" w:rsidRDefault="00AC253C">
      <w:pPr>
        <w:pStyle w:val="Heading1"/>
        <w:numPr>
          <w:ilvl w:val="2"/>
          <w:numId w:val="40"/>
        </w:numPr>
        <w:rPr>
          <w:i/>
          <w:sz w:val="36"/>
          <w:szCs w:val="52"/>
          <w:rPrChange w:id="2595" w:author="IO" w:date="2011-07-21T10:50:00Z">
            <w:rPr>
              <w:rFonts w:cs="Times New Roman"/>
              <w:i w:val="0"/>
            </w:rPr>
          </w:rPrChange>
        </w:rPr>
        <w:pPrChange w:id="2596" w:author="IO" w:date="2011-07-20T19:26:00Z">
          <w:pPr>
            <w:pStyle w:val="Caption"/>
            <w:jc w:val="both"/>
          </w:pPr>
        </w:pPrChange>
      </w:pPr>
      <w:bookmarkStart w:id="2597" w:name="_Ref298954407"/>
      <w:bookmarkStart w:id="2598" w:name="_Toc299721485"/>
      <w:ins w:id="2599" w:author="Orion" w:date="2011-06-22T19:02:00Z">
        <w:r w:rsidRPr="00D2330D">
          <w:rPr>
            <w:b w:val="0"/>
            <w:sz w:val="36"/>
            <w:szCs w:val="52"/>
            <w:rPrChange w:id="2600" w:author="IO" w:date="2011-07-20T19:26:00Z">
              <w:rPr>
                <w:b/>
                <w:bCs/>
                <w:i w:val="0"/>
                <w:iCs w:val="0"/>
              </w:rPr>
            </w:rPrChange>
          </w:rPr>
          <w:t>Seguimiento del plan de vuelo</w:t>
        </w:r>
      </w:ins>
      <w:bookmarkEnd w:id="2597"/>
      <w:bookmarkEnd w:id="2598"/>
    </w:p>
    <w:p w14:paraId="0DC1B788" w14:textId="0EBF7C84" w:rsidR="00905E3A" w:rsidRDefault="00B25AB5" w:rsidP="00026C08">
      <w:pPr>
        <w:spacing w:after="120"/>
        <w:jc w:val="both"/>
        <w:rPr>
          <w:ins w:id="2601" w:author="IO" w:date="2011-07-21T12:10:00Z"/>
        </w:rPr>
      </w:pPr>
      <w:r w:rsidRPr="009B75DF">
        <w:t>Una vez el piloto dispone de su plan de vuelo</w:t>
      </w:r>
      <w:ins w:id="2602" w:author="IO" w:date="2011-07-21T12:04:00Z">
        <w:r w:rsidR="00905E3A">
          <w:t>,</w:t>
        </w:r>
      </w:ins>
      <w:r w:rsidRPr="009B75DF">
        <w:t xml:space="preserve"> su siguiente </w:t>
      </w:r>
      <w:del w:id="2603" w:author="IO" w:date="2011-07-21T12:04:00Z">
        <w:r w:rsidRPr="009B75DF" w:rsidDel="00905E3A">
          <w:delText xml:space="preserve">prioridad </w:delText>
        </w:r>
      </w:del>
      <w:ins w:id="2604" w:author="IO" w:date="2011-07-21T12:04:00Z">
        <w:r w:rsidR="00905E3A">
          <w:t>objetivo</w:t>
        </w:r>
        <w:r w:rsidR="00905E3A" w:rsidRPr="009B75DF">
          <w:t xml:space="preserve"> </w:t>
        </w:r>
      </w:ins>
      <w:del w:id="2605" w:author="IO" w:date="2011-07-21T12:04:00Z">
        <w:r w:rsidRPr="009B75DF" w:rsidDel="00905E3A">
          <w:delText>sería la de</w:delText>
        </w:r>
      </w:del>
      <w:ins w:id="2606" w:author="IO" w:date="2011-07-21T12:04:00Z">
        <w:r w:rsidR="00905E3A">
          <w:t>es</w:t>
        </w:r>
      </w:ins>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ins w:id="2607" w:author="IO" w:date="2011-07-21T12:05:00Z">
        <w:r w:rsidR="00905E3A">
          <w:t xml:space="preserve">mostrado en la </w:t>
        </w:r>
      </w:ins>
      <w:del w:id="2608" w:author="IO" w:date="2011-07-21T12:05:00Z">
        <w:r w:rsidR="00C45A20" w:rsidRPr="009B75DF" w:rsidDel="00905E3A">
          <w:delText>(</w:delText>
        </w:r>
      </w:del>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ins w:id="2609" w:author="Orion" w:date="2011-07-26T22:30:00Z">
        <w:r w:rsidR="00503590">
          <w:t>Figura 8</w:t>
        </w:r>
      </w:ins>
      <w:del w:id="2610" w:author="Orion" w:date="2011-07-26T22:30:00Z">
        <w:r w:rsidR="00416FF6" w:rsidDel="00503590">
          <w:delText>Figura 7</w:delText>
        </w:r>
      </w:del>
      <w:r w:rsidR="00C45A20" w:rsidRPr="009B75DF">
        <w:fldChar w:fldCharType="end"/>
      </w:r>
      <w:ins w:id="2611" w:author="IO" w:date="2011-07-21T12:05:00Z">
        <w:r w:rsidR="00905E3A">
          <w:t>. Éste recoge</w:t>
        </w:r>
      </w:ins>
      <w:del w:id="2612" w:author="IO" w:date="2011-07-21T12:05:00Z">
        <w:r w:rsidR="00C45A20" w:rsidRPr="009B75DF" w:rsidDel="00905E3A">
          <w:delText>)</w:delText>
        </w:r>
        <w:r w:rsidRPr="009B75DF" w:rsidDel="00905E3A">
          <w:delText>,</w:delText>
        </w:r>
        <w:r w:rsidR="000040DF" w:rsidRPr="009B75DF" w:rsidDel="00905E3A">
          <w:delText xml:space="preserve"> donde se muestra</w:delText>
        </w:r>
      </w:del>
      <w:r w:rsidR="000040DF" w:rsidRPr="009B75DF">
        <w:t xml:space="preserve"> el desarrollo general del sistema en caso de que el trayecto no sufra ningún impr</w:t>
      </w:r>
      <w:ins w:id="2613" w:author="IO" w:date="2011-07-21T12:05:00Z">
        <w:r w:rsidR="00905E3A">
          <w:t>e</w:t>
        </w:r>
      </w:ins>
      <w:del w:id="2614" w:author="IO" w:date="2011-07-21T12:05:00Z">
        <w:r w:rsidR="000040DF" w:rsidRPr="009B75DF" w:rsidDel="00905E3A">
          <w:delText>o</w:delText>
        </w:r>
      </w:del>
      <w:r w:rsidR="000040DF" w:rsidRPr="009B75DF">
        <w:t xml:space="preserve">visto. </w:t>
      </w:r>
      <w:ins w:id="2615" w:author="IO" w:date="2011-07-21T12:05:00Z">
        <w:r w:rsidR="00905E3A">
          <w:t>L</w:t>
        </w:r>
      </w:ins>
      <w:del w:id="2616" w:author="IO" w:date="2011-07-21T12:05:00Z">
        <w:r w:rsidR="000040DF" w:rsidRPr="009B75DF" w:rsidDel="00905E3A">
          <w:delText>De esta manera l</w:delText>
        </w:r>
      </w:del>
      <w:r w:rsidR="000040DF" w:rsidRPr="009B75DF">
        <w:t xml:space="preserve">o primero </w:t>
      </w:r>
      <w:r w:rsidR="00C73A01" w:rsidRPr="009B75DF">
        <w:t>que ha</w:t>
      </w:r>
      <w:del w:id="2617" w:author="IO" w:date="2011-07-21T12:05:00Z">
        <w:r w:rsidR="00C73A01" w:rsidRPr="009B75DF" w:rsidDel="00905E3A">
          <w:delText>rá</w:delText>
        </w:r>
      </w:del>
      <w:ins w:id="2618" w:author="IO" w:date="2011-07-21T12:05:00Z">
        <w:r w:rsidR="00905E3A">
          <w:t>ce</w:t>
        </w:r>
      </w:ins>
      <w:r w:rsidR="000040DF" w:rsidRPr="009B75DF">
        <w:t xml:space="preserve"> </w:t>
      </w:r>
      <w:del w:id="2619" w:author="IO" w:date="2011-07-21T12:05:00Z">
        <w:r w:rsidR="000040DF" w:rsidRPr="009B75DF" w:rsidDel="00905E3A">
          <w:delText>un</w:delText>
        </w:r>
      </w:del>
      <w:ins w:id="2620" w:author="IO" w:date="2011-07-21T12:05:00Z">
        <w:r w:rsidR="00905E3A">
          <w:t>el</w:t>
        </w:r>
      </w:ins>
      <w:r w:rsidR="000040DF" w:rsidRPr="009B75DF">
        <w:t xml:space="preserve"> piloto </w:t>
      </w:r>
      <w:del w:id="2621" w:author="IO" w:date="2011-07-21T12:05:00Z">
        <w:r w:rsidR="000040DF" w:rsidRPr="009B75DF" w:rsidDel="00905E3A">
          <w:delText xml:space="preserve">sería </w:delText>
        </w:r>
      </w:del>
      <w:ins w:id="2622" w:author="IO" w:date="2011-07-21T12:05:00Z">
        <w:r w:rsidR="00905E3A">
          <w:t>es</w:t>
        </w:r>
        <w:r w:rsidR="00905E3A" w:rsidRPr="009B75DF">
          <w:t xml:space="preserve"> </w:t>
        </w:r>
      </w:ins>
      <w:r w:rsidR="000040DF" w:rsidRPr="009B75DF">
        <w:t>recibir el plan de vuelo</w:t>
      </w:r>
      <w:r w:rsidR="00D34328" w:rsidRPr="009B75DF">
        <w:t xml:space="preserve"> (“</w:t>
      </w:r>
      <w:proofErr w:type="spellStart"/>
      <w:r w:rsidR="00D34328" w:rsidRPr="009B75DF">
        <w:t>Take</w:t>
      </w:r>
      <w:proofErr w:type="spellEnd"/>
      <w:r w:rsidR="00D34328" w:rsidRPr="009B75DF">
        <w:t xml:space="preserve"> </w:t>
      </w:r>
      <w:proofErr w:type="spellStart"/>
      <w:r w:rsidR="00D34328" w:rsidRPr="009B75DF">
        <w:t>Initial</w:t>
      </w:r>
      <w:proofErr w:type="spellEnd"/>
      <w:r w:rsidR="00D34328" w:rsidRPr="009B75DF">
        <w:t xml:space="preserve"> Plan”)</w:t>
      </w:r>
      <w:ins w:id="2623" w:author="IO" w:date="2011-07-21T12:06:00Z">
        <w:r w:rsidR="00905E3A">
          <w:t xml:space="preserve">. Esta actividad corresponde con las acciones indicadas en la Sección </w:t>
        </w:r>
        <w:r w:rsidR="00905E3A">
          <w:fldChar w:fldCharType="begin"/>
        </w:r>
        <w:r w:rsidR="00905E3A">
          <w:instrText xml:space="preserve"> REF _Ref298954399 \r \h </w:instrText>
        </w:r>
      </w:ins>
      <w:r w:rsidR="00905E3A">
        <w:fldChar w:fldCharType="separate"/>
      </w:r>
      <w:ins w:id="2624" w:author="Orion" w:date="2011-07-26T22:30:00Z">
        <w:r w:rsidR="00503590">
          <w:t>5.1.3</w:t>
        </w:r>
      </w:ins>
      <w:ins w:id="2625" w:author="IO" w:date="2011-07-21T12:06:00Z">
        <w:r w:rsidR="00905E3A">
          <w:fldChar w:fldCharType="end"/>
        </w:r>
        <w:r w:rsidR="00905E3A">
          <w:t xml:space="preserve">. </w:t>
        </w:r>
      </w:ins>
      <w:del w:id="2626" w:author="IO" w:date="2011-07-21T12:06:00Z">
        <w:r w:rsidRPr="009B75DF" w:rsidDel="00905E3A">
          <w:delText xml:space="preserve">, y </w:delText>
        </w:r>
        <w:r w:rsidR="00AF0D43" w:rsidRPr="009B75DF" w:rsidDel="00905E3A">
          <w:delText>que sería el resultado final de lo que se ha explicado anteriormente</w:delText>
        </w:r>
        <w:r w:rsidR="003F1EB8" w:rsidRPr="009B75DF" w:rsidDel="00905E3A">
          <w:delText xml:space="preserve">. </w:delText>
        </w:r>
      </w:del>
      <w:r w:rsidR="003F1EB8" w:rsidRPr="009B75DF">
        <w:t xml:space="preserve">A continuación </w:t>
      </w:r>
      <w:r w:rsidR="00C73A01" w:rsidRPr="009B75DF">
        <w:t>e</w:t>
      </w:r>
      <w:r w:rsidR="003F1EB8" w:rsidRPr="009B75DF">
        <w:t>l piloto</w:t>
      </w:r>
      <w:r w:rsidR="00C73A01" w:rsidRPr="009B75DF">
        <w:t xml:space="preserve"> </w:t>
      </w:r>
      <w:r w:rsidR="003F1EB8" w:rsidRPr="009B75DF">
        <w:t>arranca</w:t>
      </w:r>
      <w:del w:id="2627" w:author="IO" w:date="2011-07-21T12:07:00Z">
        <w:r w:rsidR="003F1EB8" w:rsidRPr="009B75DF" w:rsidDel="00905E3A">
          <w:delText>r</w:delText>
        </w:r>
        <w:r w:rsidR="00C73A01" w:rsidRPr="009B75DF" w:rsidDel="00905E3A">
          <w:delText>á</w:delText>
        </w:r>
      </w:del>
      <w:r w:rsidR="003F1EB8" w:rsidRPr="009B75DF">
        <w:t xml:space="preserve"> el avión a la hora que </w:t>
      </w:r>
      <w:r w:rsidR="00B02D38" w:rsidRPr="009B75DF">
        <w:t xml:space="preserve">el </w:t>
      </w:r>
      <w:r w:rsidR="003F1EB8" w:rsidRPr="009B75DF">
        <w:t>plan de vuelo indi</w:t>
      </w:r>
      <w:ins w:id="2628" w:author="IO" w:date="2011-07-21T12:07:00Z">
        <w:r w:rsidR="00905E3A">
          <w:t xml:space="preserve">ca </w:t>
        </w:r>
      </w:ins>
      <w:r w:rsidR="003F1EB8" w:rsidRPr="009B75DF">
        <w:t>que debe partir</w:t>
      </w:r>
      <w:r w:rsidR="00D34328" w:rsidRPr="009B75DF">
        <w:t xml:space="preserve"> (“</w:t>
      </w:r>
      <w:proofErr w:type="spellStart"/>
      <w:r w:rsidR="00D34328" w:rsidRPr="009B75DF">
        <w:t>Start</w:t>
      </w:r>
      <w:proofErr w:type="spellEnd"/>
      <w:r w:rsidR="00D34328" w:rsidRPr="009B75DF">
        <w:t xml:space="preserve"> </w:t>
      </w:r>
      <w:proofErr w:type="spellStart"/>
      <w:r w:rsidR="00D34328" w:rsidRPr="009B75DF">
        <w:t>Plane</w:t>
      </w:r>
      <w:proofErr w:type="spellEnd"/>
      <w:r w:rsidR="00D34328" w:rsidRPr="009B75DF">
        <w:t>”)</w:t>
      </w:r>
      <w:r w:rsidR="003F1EB8" w:rsidRPr="009B75DF">
        <w:t>. Una vez arrancado el avión se entra en un proceso iterativo hasta que se lleg</w:t>
      </w:r>
      <w:del w:id="2629" w:author="IO" w:date="2011-07-21T12:07:00Z">
        <w:r w:rsidR="003F1EB8" w:rsidRPr="009B75DF" w:rsidDel="00905E3A">
          <w:delText>ue</w:delText>
        </w:r>
      </w:del>
      <w:ins w:id="2630" w:author="IO" w:date="2011-07-21T12:07:00Z">
        <w:r w:rsidR="00905E3A">
          <w:t>a</w:t>
        </w:r>
      </w:ins>
      <w:r w:rsidR="003F1EB8" w:rsidRPr="009B75DF">
        <w:t xml:space="preserve"> al destino. Dicho proceso empieza </w:t>
      </w:r>
      <w:del w:id="2631" w:author="IO" w:date="2011-07-21T12:07:00Z">
        <w:r w:rsidR="003F1EB8" w:rsidRPr="009B75DF" w:rsidDel="00905E3A">
          <w:delText xml:space="preserve">con </w:delText>
        </w:r>
      </w:del>
      <w:r w:rsidR="003F1EB8" w:rsidRPr="009B75DF">
        <w:t>obten</w:t>
      </w:r>
      <w:del w:id="2632" w:author="IO" w:date="2011-07-21T12:07:00Z">
        <w:r w:rsidR="003F1EB8" w:rsidRPr="009B75DF" w:rsidDel="00905E3A">
          <w:delText>er</w:delText>
        </w:r>
      </w:del>
      <w:ins w:id="2633" w:author="IO" w:date="2011-07-21T12:07:00Z">
        <w:r w:rsidR="00905E3A">
          <w:t>iendo</w:t>
        </w:r>
      </w:ins>
      <w:r w:rsidR="003F1EB8" w:rsidRPr="009B75DF">
        <w:t xml:space="preserve"> el siguiente tramo a partir del plan de vuelo</w:t>
      </w:r>
      <w:r w:rsidR="00763427" w:rsidRPr="009B75DF">
        <w:t xml:space="preserve"> (“Flight Plan </w:t>
      </w:r>
      <w:proofErr w:type="spellStart"/>
      <w:r w:rsidR="00763427" w:rsidRPr="009B75DF">
        <w:t>Monitoring</w:t>
      </w:r>
      <w:proofErr w:type="spellEnd"/>
      <w:r w:rsidR="00763427" w:rsidRPr="009B75DF">
        <w:t>”)</w:t>
      </w:r>
      <w:r w:rsidR="003F1EB8" w:rsidRPr="009B75DF">
        <w:t xml:space="preserve">. </w:t>
      </w:r>
      <w:ins w:id="2634" w:author="IO" w:date="2011-07-21T12:07:00Z">
        <w:r w:rsidR="00905E3A">
          <w:t>Después</w:t>
        </w:r>
      </w:ins>
      <w:del w:id="2635" w:author="IO" w:date="2011-07-21T12:07:00Z">
        <w:r w:rsidR="00611FA4" w:rsidRPr="009B75DF" w:rsidDel="00905E3A">
          <w:delText>Posteriormente</w:delText>
        </w:r>
      </w:del>
      <w:r w:rsidR="00AE53E6" w:rsidRPr="009B75DF">
        <w:t xml:space="preserve"> </w:t>
      </w:r>
      <w:r w:rsidR="00611FA4" w:rsidRPr="009B75DF">
        <w:t xml:space="preserve">se </w:t>
      </w:r>
      <w:r w:rsidR="003F1EB8" w:rsidRPr="009B75DF">
        <w:t>actualiza</w:t>
      </w:r>
      <w:del w:id="2636" w:author="IO" w:date="2011-07-21T12:07:00Z">
        <w:r w:rsidR="003F1EB8" w:rsidRPr="009B75DF" w:rsidDel="00905E3A">
          <w:delText>r</w:delText>
        </w:r>
        <w:r w:rsidR="001C035E" w:rsidRPr="009B75DF" w:rsidDel="00905E3A">
          <w:delText>á</w:delText>
        </w:r>
      </w:del>
      <w:r w:rsidR="003F1EB8" w:rsidRPr="009B75DF">
        <w:t xml:space="preserve"> la posición del avión </w:t>
      </w:r>
      <w:r w:rsidR="00302E18" w:rsidRPr="009B75DF">
        <w:t>(“</w:t>
      </w:r>
      <w:proofErr w:type="spellStart"/>
      <w:r w:rsidR="00302E18" w:rsidRPr="009B75DF">
        <w:t>Update</w:t>
      </w:r>
      <w:proofErr w:type="spellEnd"/>
      <w:r w:rsidR="00302E18" w:rsidRPr="009B75DF">
        <w:t xml:space="preserve"> </w:t>
      </w:r>
      <w:proofErr w:type="spellStart"/>
      <w:r w:rsidR="00302E18" w:rsidRPr="009B75DF">
        <w:t>Plane</w:t>
      </w:r>
      <w:proofErr w:type="spellEnd"/>
      <w:r w:rsidR="00302E18" w:rsidRPr="009B75DF">
        <w:t xml:space="preserve"> Status”) </w:t>
      </w:r>
      <w:r w:rsidR="00611FA4" w:rsidRPr="009B75DF">
        <w:t xml:space="preserve">y </w:t>
      </w:r>
      <w:ins w:id="2637" w:author="IO" w:date="2011-07-21T12:11:00Z">
        <w:r w:rsidR="00905E3A">
          <w:t xml:space="preserve">se </w:t>
        </w:r>
      </w:ins>
      <w:r w:rsidR="002D1A53" w:rsidRPr="009B75DF">
        <w:t>consulta</w:t>
      </w:r>
      <w:del w:id="2638" w:author="IO" w:date="2011-07-21T12:08:00Z">
        <w:r w:rsidR="001C035E" w:rsidRPr="009B75DF" w:rsidDel="00905E3A">
          <w:delText>rá</w:delText>
        </w:r>
      </w:del>
      <w:r w:rsidR="003F1EB8" w:rsidRPr="009B75DF">
        <w:t xml:space="preserve"> si el tramo se ha completado</w:t>
      </w:r>
      <w:r w:rsidR="00302E18" w:rsidRPr="009B75DF">
        <w:t xml:space="preserve"> (“</w:t>
      </w:r>
      <w:proofErr w:type="spellStart"/>
      <w:r w:rsidR="00302E18" w:rsidRPr="009B75DF">
        <w:t>Check</w:t>
      </w:r>
      <w:proofErr w:type="spellEnd"/>
      <w:r w:rsidR="00302E18" w:rsidRPr="009B75DF">
        <w:t xml:space="preserve"> </w:t>
      </w:r>
      <w:proofErr w:type="spellStart"/>
      <w:r w:rsidR="00302E18" w:rsidRPr="009B75DF">
        <w:t>Leg</w:t>
      </w:r>
      <w:proofErr w:type="spellEnd"/>
      <w:r w:rsidR="00302E18" w:rsidRPr="009B75DF">
        <w:t xml:space="preserve"> </w:t>
      </w:r>
      <w:proofErr w:type="spellStart"/>
      <w:r w:rsidR="00302E18" w:rsidRPr="009B75DF">
        <w:t>Completed</w:t>
      </w:r>
      <w:proofErr w:type="spellEnd"/>
      <w:r w:rsidR="00302E18" w:rsidRPr="009B75DF">
        <w:t>”)</w:t>
      </w:r>
      <w:r w:rsidR="003F1EB8" w:rsidRPr="009B75DF">
        <w:t>.</w:t>
      </w:r>
    </w:p>
    <w:p w14:paraId="7409CE3F" w14:textId="13B4819B" w:rsidR="00F832C3" w:rsidRPr="009B75DF" w:rsidRDefault="003F1EB8">
      <w:pPr>
        <w:spacing w:before="240" w:after="120"/>
        <w:ind w:firstLine="284"/>
        <w:jc w:val="both"/>
        <w:pPrChange w:id="2639" w:author="IO" w:date="2011-07-21T12:10:00Z">
          <w:pPr>
            <w:spacing w:after="120"/>
            <w:jc w:val="both"/>
          </w:pPr>
        </w:pPrChange>
      </w:pPr>
      <w:del w:id="2640" w:author="IO" w:date="2011-07-21T12:10:00Z">
        <w:r w:rsidRPr="009B75DF" w:rsidDel="00905E3A">
          <w:delText xml:space="preserve"> En caso de que</w:delText>
        </w:r>
      </w:del>
      <w:ins w:id="2641" w:author="IO" w:date="2011-07-21T12:10:00Z">
        <w:r w:rsidR="00905E3A">
          <w:t>Cuando</w:t>
        </w:r>
      </w:ins>
      <w:r w:rsidRPr="009B75DF">
        <w:t xml:space="preserve"> el tramo se</w:t>
      </w:r>
      <w:r w:rsidR="00302E18" w:rsidRPr="009B75DF">
        <w:t xml:space="preserve"> ha</w:t>
      </w:r>
      <w:del w:id="2642" w:author="IO" w:date="2011-07-21T12:10:00Z">
        <w:r w:rsidR="00302E18" w:rsidRPr="009B75DF" w:rsidDel="00905E3A">
          <w:delText>ya</w:delText>
        </w:r>
      </w:del>
      <w:r w:rsidR="00302E18" w:rsidRPr="009B75DF">
        <w:t xml:space="preserve"> co</w:t>
      </w:r>
      <w:r w:rsidRPr="009B75DF">
        <w:t>mpletado</w:t>
      </w:r>
      <w:ins w:id="2643" w:author="IO" w:date="2011-07-21T12:08:00Z">
        <w:r w:rsidR="00905E3A">
          <w:t xml:space="preserve"> hay tres situaciones posibles</w:t>
        </w:r>
      </w:ins>
      <w:del w:id="2644" w:author="IO" w:date="2011-07-21T12:08:00Z">
        <w:r w:rsidR="000227E4" w:rsidRPr="009B75DF" w:rsidDel="00905E3A">
          <w:delText xml:space="preserve"> pueden pasar dos </w:delText>
        </w:r>
      </w:del>
      <w:ins w:id="2645" w:author="Orion" w:date="2011-07-05T20:01:00Z">
        <w:del w:id="2646" w:author="IO" w:date="2011-07-21T12:08:00Z">
          <w:r w:rsidR="00B875B6" w:rsidRPr="009B75DF" w:rsidDel="00905E3A">
            <w:delText xml:space="preserve">tres </w:delText>
          </w:r>
        </w:del>
      </w:ins>
      <w:del w:id="2647" w:author="IO" w:date="2011-07-21T12:08:00Z">
        <w:r w:rsidR="000227E4" w:rsidRPr="009B75DF" w:rsidDel="00905E3A">
          <w:delText>cosas</w:delText>
        </w:r>
      </w:del>
      <w:r w:rsidR="000227E4" w:rsidRPr="009B75DF">
        <w:t>:</w:t>
      </w:r>
      <w:del w:id="2648" w:author="IO" w:date="2011-07-21T12:08:00Z">
        <w:r w:rsidR="000227E4" w:rsidRPr="009B75DF" w:rsidDel="00905E3A">
          <w:delText xml:space="preserve"> </w:delText>
        </w:r>
      </w:del>
    </w:p>
    <w:p w14:paraId="373A39E7" w14:textId="3FA25560" w:rsidR="00F832C3" w:rsidRPr="009B75DF" w:rsidRDefault="00F832C3">
      <w:pPr>
        <w:pStyle w:val="ListParagraph"/>
        <w:numPr>
          <w:ilvl w:val="0"/>
          <w:numId w:val="41"/>
        </w:numPr>
        <w:spacing w:before="120" w:after="120"/>
        <w:ind w:left="641" w:hanging="357"/>
        <w:jc w:val="both"/>
        <w:rPr>
          <w:ins w:id="2649" w:author="Orion" w:date="2011-07-05T20:02:00Z"/>
        </w:rPr>
        <w:pPrChange w:id="2650" w:author="IO" w:date="2011-07-21T11:41:00Z">
          <w:pPr>
            <w:pStyle w:val="Caption"/>
            <w:numPr>
              <w:numId w:val="22"/>
            </w:numPr>
            <w:ind w:left="720" w:hanging="360"/>
            <w:jc w:val="both"/>
          </w:pPr>
        </w:pPrChange>
      </w:pPr>
      <w:r w:rsidRPr="009B75DF">
        <w:t>E</w:t>
      </w:r>
      <w:r w:rsidR="000227E4" w:rsidRPr="009B75DF">
        <w:t>l tramo que se complet</w:t>
      </w:r>
      <w:r w:rsidRPr="009B75DF">
        <w:t>ó es</w:t>
      </w:r>
      <w:r w:rsidR="000227E4" w:rsidRPr="009B75DF">
        <w:t xml:space="preserve"> el último del plan de vuelo</w:t>
      </w:r>
      <w:ins w:id="2651" w:author="IO" w:date="2011-07-21T12:08:00Z">
        <w:r w:rsidR="00905E3A">
          <w:t>. Entonces</w:t>
        </w:r>
      </w:ins>
      <w:del w:id="2652" w:author="IO" w:date="2011-07-21T12:08:00Z">
        <w:r w:rsidRPr="009B75DF" w:rsidDel="00905E3A">
          <w:delText>, por lo que</w:delText>
        </w:r>
      </w:del>
      <w:r w:rsidRPr="009B75DF">
        <w:t xml:space="preserve"> se satisface el objetivo de plan de vuelo completado</w:t>
      </w:r>
      <w:r w:rsidR="00953585" w:rsidRPr="009B75DF">
        <w:t xml:space="preserve"> y se procede</w:t>
      </w:r>
      <w:del w:id="2653" w:author="IO" w:date="2011-07-21T12:08:00Z">
        <w:r w:rsidR="001C035E" w:rsidRPr="009B75DF" w:rsidDel="00905E3A">
          <w:delText>rá</w:delText>
        </w:r>
      </w:del>
      <w:r w:rsidR="00953585" w:rsidRPr="009B75DF">
        <w:t xml:space="preserve"> a parar el avión (“Stop </w:t>
      </w:r>
      <w:proofErr w:type="spellStart"/>
      <w:r w:rsidR="00953585" w:rsidRPr="009B75DF">
        <w:t>Plane</w:t>
      </w:r>
      <w:proofErr w:type="spellEnd"/>
      <w:r w:rsidR="00953585" w:rsidRPr="009B75DF">
        <w:t>”)</w:t>
      </w:r>
      <w:r w:rsidRPr="009B75DF">
        <w:t>.</w:t>
      </w:r>
    </w:p>
    <w:p w14:paraId="03FC013D" w14:textId="2E64D978" w:rsidR="00B875B6" w:rsidRPr="009B75DF" w:rsidRDefault="00B875B6">
      <w:pPr>
        <w:pStyle w:val="ListParagraph"/>
        <w:numPr>
          <w:ilvl w:val="0"/>
          <w:numId w:val="41"/>
        </w:numPr>
        <w:spacing w:before="120" w:after="120"/>
        <w:ind w:left="641" w:hanging="357"/>
        <w:jc w:val="both"/>
        <w:pPrChange w:id="2654" w:author="IO" w:date="2011-07-21T11:41:00Z">
          <w:pPr>
            <w:pStyle w:val="Caption"/>
            <w:numPr>
              <w:numId w:val="22"/>
            </w:numPr>
            <w:ind w:left="720" w:hanging="360"/>
            <w:jc w:val="both"/>
          </w:pPr>
        </w:pPrChange>
      </w:pPr>
      <w:ins w:id="2655" w:author="Orion" w:date="2011-07-05T20:06:00Z">
        <w:r w:rsidRPr="009B75DF">
          <w:t>El</w:t>
        </w:r>
      </w:ins>
      <w:ins w:id="2656" w:author="Orion" w:date="2011-07-05T20:02:00Z">
        <w:r w:rsidRPr="009B75DF">
          <w:t xml:space="preserve"> tramo se ha completado mientras el piloto se encontraba lidiando con una situación de riesgo</w:t>
        </w:r>
        <w:del w:id="2657" w:author="IO" w:date="2011-07-21T12:09:00Z">
          <w:r w:rsidRPr="009B75DF" w:rsidDel="00905E3A">
            <w:delText xml:space="preserve"> de conflicto</w:delText>
          </w:r>
        </w:del>
        <w:r w:rsidRPr="009B75DF">
          <w:t>.</w:t>
        </w:r>
      </w:ins>
      <w:ins w:id="2658" w:author="Orion" w:date="2011-07-05T20:06:00Z">
        <w:r w:rsidR="005A4636" w:rsidRPr="009B75DF">
          <w:t xml:space="preserve"> En este caso se pasará al siguiente tramo</w:t>
        </w:r>
      </w:ins>
      <w:ins w:id="2659" w:author="IO" w:date="2011-07-21T12:09:00Z">
        <w:r w:rsidR="00905E3A">
          <w:t>,</w:t>
        </w:r>
      </w:ins>
      <w:ins w:id="2660" w:author="Orion" w:date="2011-07-05T20:06:00Z">
        <w:r w:rsidR="005A4636" w:rsidRPr="009B75DF">
          <w:t xml:space="preserve"> pe</w:t>
        </w:r>
      </w:ins>
      <w:ins w:id="2661" w:author="Orion" w:date="2011-07-05T20:08:00Z">
        <w:r w:rsidR="00E903B4" w:rsidRPr="009B75DF">
          <w:t>r</w:t>
        </w:r>
      </w:ins>
      <w:ins w:id="2662" w:author="Orion" w:date="2011-07-05T20:06:00Z">
        <w:r w:rsidR="005A4636" w:rsidRPr="009B75DF">
          <w:t>o con las condiciones de vuelo que el controlador estableció para el tramo anterior</w:t>
        </w:r>
      </w:ins>
      <w:ins w:id="2663" w:author="Orion" w:date="2011-07-05T20:07:00Z">
        <w:r w:rsidR="00BE0D75" w:rsidRPr="009B75DF">
          <w:t xml:space="preserve"> (“</w:t>
        </w:r>
        <w:proofErr w:type="spellStart"/>
        <w:r w:rsidR="00BE0D75" w:rsidRPr="009B75DF">
          <w:t>GoingNextLegWithConflict</w:t>
        </w:r>
        <w:proofErr w:type="spellEnd"/>
        <w:r w:rsidR="00BE0D75" w:rsidRPr="009B75DF">
          <w:t>”)</w:t>
        </w:r>
      </w:ins>
      <w:ins w:id="2664" w:author="Orion" w:date="2011-07-05T20:06:00Z">
        <w:r w:rsidR="005A4636" w:rsidRPr="009B75DF">
          <w:t>.</w:t>
        </w:r>
      </w:ins>
    </w:p>
    <w:p w14:paraId="4FCC25DD" w14:textId="1E504F06" w:rsidR="000040DF" w:rsidRPr="009B75DF" w:rsidRDefault="00F832C3">
      <w:pPr>
        <w:pStyle w:val="ListParagraph"/>
        <w:numPr>
          <w:ilvl w:val="0"/>
          <w:numId w:val="41"/>
        </w:numPr>
        <w:spacing w:before="120" w:after="120"/>
        <w:ind w:left="641" w:hanging="357"/>
        <w:jc w:val="both"/>
        <w:pPrChange w:id="2665" w:author="IO" w:date="2011-07-21T11:41:00Z">
          <w:pPr>
            <w:pStyle w:val="Caption"/>
            <w:numPr>
              <w:numId w:val="22"/>
            </w:numPr>
            <w:ind w:left="720" w:hanging="360"/>
            <w:jc w:val="both"/>
          </w:pPr>
        </w:pPrChange>
      </w:pPr>
      <w:r w:rsidRPr="009B75DF">
        <w:t>En caso contrari</w:t>
      </w:r>
      <w:ins w:id="2666" w:author="Orion" w:date="2011-07-05T20:03:00Z">
        <w:r w:rsidR="00B875B6" w:rsidRPr="009B75DF">
          <w:t>o, es decir</w:t>
        </w:r>
      </w:ins>
      <w:ins w:id="2667" w:author="IO" w:date="2011-07-21T12:09:00Z">
        <w:r w:rsidR="00905E3A">
          <w:t xml:space="preserve"> si</w:t>
        </w:r>
      </w:ins>
      <w:ins w:id="2668" w:author="Orion" w:date="2011-07-05T20:03:00Z">
        <w:r w:rsidR="00B875B6" w:rsidRPr="009B75DF">
          <w:t xml:space="preserve"> no hay</w:t>
        </w:r>
        <w:del w:id="2669" w:author="IO" w:date="2011-07-21T12:09:00Z">
          <w:r w:rsidR="00B875B6" w:rsidRPr="009B75DF" w:rsidDel="00905E3A">
            <w:delText>a</w:delText>
          </w:r>
        </w:del>
        <w:r w:rsidR="00B875B6" w:rsidRPr="009B75DF">
          <w:t xml:space="preserve"> conflicto</w:t>
        </w:r>
      </w:ins>
      <w:del w:id="2670" w:author="Orion" w:date="2011-07-05T20:03:00Z">
        <w:r w:rsidRPr="009B75DF" w:rsidDel="00B875B6">
          <w:delText>o</w:delText>
        </w:r>
      </w:del>
      <w:r w:rsidRPr="009B75DF">
        <w:t>, s</w:t>
      </w:r>
      <w:r w:rsidR="003F1EB8" w:rsidRPr="009B75DF">
        <w:t>e intenta</w:t>
      </w:r>
      <w:del w:id="2671" w:author="IO" w:date="2011-07-21T12:09:00Z">
        <w:r w:rsidR="003F1EB8" w:rsidRPr="009B75DF" w:rsidDel="00905E3A">
          <w:delText>rá</w:delText>
        </w:r>
      </w:del>
      <w:r w:rsidR="003F1EB8" w:rsidRPr="009B75DF">
        <w:t xml:space="preserve"> </w:t>
      </w:r>
      <w:del w:id="2672" w:author="IO" w:date="2011-07-21T12:09:00Z">
        <w:r w:rsidR="003F1EB8" w:rsidRPr="009B75DF" w:rsidDel="00905E3A">
          <w:delText>generar</w:delText>
        </w:r>
      </w:del>
      <w:ins w:id="2673" w:author="IO" w:date="2011-07-21T12:09:00Z">
        <w:r w:rsidR="00905E3A">
          <w:t>obtener</w:t>
        </w:r>
      </w:ins>
      <w:del w:id="2674" w:author="IO" w:date="2011-07-21T12:09:00Z">
        <w:r w:rsidR="003F1EB8" w:rsidRPr="009B75DF" w:rsidDel="00905E3A">
          <w:delText xml:space="preserve"> y pasar</w:delText>
        </w:r>
      </w:del>
      <w:r w:rsidR="003F1EB8" w:rsidRPr="009B75DF">
        <w:t xml:space="preserve"> </w:t>
      </w:r>
      <w:del w:id="2675" w:author="IO" w:date="2011-07-21T12:09:00Z">
        <w:r w:rsidR="003F1EB8" w:rsidRPr="009B75DF" w:rsidDel="00905E3A">
          <w:delText>a</w:delText>
        </w:r>
      </w:del>
      <w:ins w:id="2676" w:author="IO" w:date="2011-07-21T12:09:00Z">
        <w:r w:rsidR="00905E3A">
          <w:t>e</w:t>
        </w:r>
      </w:ins>
      <w:r w:rsidR="003F1EB8" w:rsidRPr="009B75DF">
        <w:t>l siguiente tramo</w:t>
      </w:r>
      <w:ins w:id="2677" w:author="IO" w:date="2011-07-21T12:10:00Z">
        <w:r w:rsidR="00905E3A">
          <w:t xml:space="preserve"> y pasar a su ejecución</w:t>
        </w:r>
      </w:ins>
      <w:r w:rsidRPr="009B75DF">
        <w:t>.</w:t>
      </w:r>
    </w:p>
    <w:p w14:paraId="65D56C0B" w14:textId="4FED040C" w:rsidR="00920191" w:rsidDel="004D6716" w:rsidRDefault="006B3364">
      <w:pPr>
        <w:spacing w:before="240" w:after="120"/>
        <w:ind w:firstLine="284"/>
        <w:jc w:val="both"/>
        <w:rPr>
          <w:del w:id="2678" w:author="IO" w:date="2011-07-21T12:20:00Z"/>
        </w:rPr>
        <w:pPrChange w:id="2679" w:author="IO" w:date="2011-07-21T11:41:00Z">
          <w:pPr>
            <w:pStyle w:val="Caption"/>
            <w:jc w:val="both"/>
          </w:pPr>
        </w:pPrChange>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del w:id="2680" w:author="IO" w:date="2011-07-21T12:11:00Z">
        <w:r w:rsidR="00920191" w:rsidRPr="009B75DF" w:rsidDel="00905E3A">
          <w:delText xml:space="preserve"> </w:delText>
        </w:r>
        <w:r w:rsidR="00E54CFB" w:rsidRPr="009B75DF" w:rsidDel="00905E3A">
          <w:delText xml:space="preserve">y </w:delText>
        </w:r>
        <w:r w:rsidR="0080393A" w:rsidRPr="009B75DF" w:rsidDel="00905E3A">
          <w:delText>después de actualizar</w:delText>
        </w:r>
        <w:r w:rsidR="00E54CFB" w:rsidRPr="009B75DF" w:rsidDel="00905E3A">
          <w:delText xml:space="preserve"> la posición de la aeronave</w:delText>
        </w:r>
      </w:del>
      <w:r w:rsidR="00E54CFB" w:rsidRPr="009B75DF">
        <w:t xml:space="preserve">, </w:t>
      </w:r>
      <w:r w:rsidR="009B5707" w:rsidRPr="009B75DF">
        <w:t>el piloto</w:t>
      </w:r>
      <w:r w:rsidR="00E54CFB" w:rsidRPr="009B75DF">
        <w:t xml:space="preserve"> crea</w:t>
      </w:r>
      <w:del w:id="2681" w:author="IO" w:date="2011-07-21T12:11:00Z">
        <w:r w:rsidR="00E54CFB" w:rsidRPr="009B75DF" w:rsidDel="00905E3A">
          <w:delText>rá</w:delText>
        </w:r>
      </w:del>
      <w:r w:rsidR="00E54CFB" w:rsidRPr="009B75DF">
        <w:t xml:space="preserve"> las decisiones correspondientes para completar </w:t>
      </w:r>
      <w:r w:rsidR="0080393A" w:rsidRPr="009B75DF">
        <w:t xml:space="preserve">con éxito </w:t>
      </w:r>
      <w:del w:id="2682" w:author="IO" w:date="2011-07-21T12:12:00Z">
        <w:r w:rsidR="0080393A" w:rsidRPr="009B75DF" w:rsidDel="004E686A">
          <w:delText>dicho</w:delText>
        </w:r>
        <w:r w:rsidR="00E54CFB" w:rsidRPr="009B75DF" w:rsidDel="004E686A">
          <w:delText xml:space="preserve"> </w:delText>
        </w:r>
      </w:del>
      <w:ins w:id="2683" w:author="IO" w:date="2011-07-21T12:12:00Z">
        <w:r w:rsidR="004E686A">
          <w:t>el</w:t>
        </w:r>
        <w:r w:rsidR="004E686A" w:rsidRPr="009B75DF">
          <w:t xml:space="preserve"> </w:t>
        </w:r>
      </w:ins>
      <w:r w:rsidR="00E54CFB" w:rsidRPr="009B75DF">
        <w:t>tramo. Dichas decisiones</w:t>
      </w:r>
      <w:r w:rsidRPr="009B75DF">
        <w:t xml:space="preserve"> </w:t>
      </w:r>
      <w:del w:id="2684" w:author="IO" w:date="2011-07-21T12:11:00Z">
        <w:r w:rsidRPr="009B75DF" w:rsidDel="00905E3A">
          <w:delText>posteriormente</w:delText>
        </w:r>
        <w:r w:rsidR="00E54CFB" w:rsidRPr="009B75DF" w:rsidDel="00905E3A">
          <w:delText xml:space="preserve"> </w:delText>
        </w:r>
      </w:del>
      <w:r w:rsidR="00E54CFB" w:rsidRPr="009B75DF">
        <w:t xml:space="preserve">serán descompuestas </w:t>
      </w:r>
      <w:del w:id="2685" w:author="IO" w:date="2011-07-21T12:12:00Z">
        <w:r w:rsidR="00E54CFB" w:rsidRPr="009B75DF" w:rsidDel="00905E3A">
          <w:delText>(“</w:delText>
        </w:r>
        <w:r w:rsidRPr="009B75DF" w:rsidDel="00905E3A">
          <w:delText xml:space="preserve">Make and </w:delText>
        </w:r>
        <w:r w:rsidR="00E54CFB" w:rsidRPr="009B75DF" w:rsidDel="00905E3A">
          <w:delText>Descompose Decision</w:delText>
        </w:r>
        <w:r w:rsidRPr="009B75DF" w:rsidDel="00905E3A">
          <w:delText>s</w:delText>
        </w:r>
        <w:r w:rsidR="00E54CFB" w:rsidRPr="009B75DF" w:rsidDel="00905E3A">
          <w:delText xml:space="preserve">”) </w:delText>
        </w:r>
      </w:del>
      <w:r w:rsidR="00E54CFB" w:rsidRPr="009B75DF">
        <w:t xml:space="preserve">en una serie de instrucciones que el piloto </w:t>
      </w:r>
      <w:r w:rsidR="00C71ABF" w:rsidRPr="009B75DF">
        <w:t>ejecutará</w:t>
      </w:r>
      <w:ins w:id="2686" w:author="IO" w:date="2011-07-21T12:12:00Z">
        <w:r w:rsidR="00905E3A">
          <w:t xml:space="preserve"> </w:t>
        </w:r>
        <w:r w:rsidR="00905E3A" w:rsidRPr="009B75DF">
          <w:t>(“</w:t>
        </w:r>
        <w:proofErr w:type="spellStart"/>
        <w:r w:rsidR="00905E3A" w:rsidRPr="009B75DF">
          <w:t>Make</w:t>
        </w:r>
        <w:proofErr w:type="spellEnd"/>
        <w:r w:rsidR="00905E3A" w:rsidRPr="009B75DF">
          <w:t xml:space="preserve"> and </w:t>
        </w:r>
        <w:proofErr w:type="spellStart"/>
        <w:r w:rsidR="00905E3A" w:rsidRPr="009B75DF">
          <w:t>Descompose</w:t>
        </w:r>
        <w:proofErr w:type="spellEnd"/>
        <w:r w:rsidR="00905E3A" w:rsidRPr="009B75DF">
          <w:t xml:space="preserve"> </w:t>
        </w:r>
        <w:proofErr w:type="spellStart"/>
        <w:r w:rsidR="00905E3A" w:rsidRPr="009B75DF">
          <w:t>Decisions</w:t>
        </w:r>
        <w:proofErr w:type="spellEnd"/>
        <w:r w:rsidR="00905E3A" w:rsidRPr="009B75DF">
          <w:t>”)</w:t>
        </w:r>
      </w:ins>
      <w:r w:rsidR="000977BC" w:rsidRPr="009B75DF">
        <w:t xml:space="preserve">. </w:t>
      </w:r>
      <w:del w:id="2687" w:author="IO" w:date="2011-07-21T12:12:00Z">
        <w:r w:rsidR="000977BC" w:rsidRPr="009B75DF" w:rsidDel="004E686A">
          <w:delText>Dich</w:delText>
        </w:r>
      </w:del>
      <w:ins w:id="2688" w:author="IO" w:date="2011-07-21T12:12:00Z">
        <w:r w:rsidR="004E686A">
          <w:t>L</w:t>
        </w:r>
      </w:ins>
      <w:r w:rsidR="000977BC" w:rsidRPr="009B75DF">
        <w:t xml:space="preserve">a ejecución </w:t>
      </w:r>
      <w:ins w:id="2689" w:author="IO" w:date="2011-07-21T12:13:00Z">
        <w:r w:rsidR="004E686A">
          <w:t xml:space="preserve">de las instrucciones se modela </w:t>
        </w:r>
      </w:ins>
      <w:del w:id="2690" w:author="IO" w:date="2011-07-21T12:13:00Z">
        <w:r w:rsidR="000977BC" w:rsidRPr="009B75DF" w:rsidDel="004E686A">
          <w:delText>consistirá en iniciar</w:delText>
        </w:r>
      </w:del>
      <w:ins w:id="2691" w:author="IO" w:date="2011-07-21T12:13:00Z">
        <w:r w:rsidR="004E686A">
          <w:t>como</w:t>
        </w:r>
      </w:ins>
      <w:r w:rsidR="000977BC" w:rsidRPr="009B75DF">
        <w:t xml:space="preserve"> una interacción con el </w:t>
      </w:r>
      <w:ins w:id="2692" w:author="IO" w:date="2011-07-21T12:13:00Z">
        <w:r w:rsidR="004E686A">
          <w:t xml:space="preserve">agente </w:t>
        </w:r>
      </w:ins>
      <w:r w:rsidR="000977BC" w:rsidRPr="009B75DF">
        <w:t>avión</w:t>
      </w:r>
      <w:ins w:id="2693" w:author="IO" w:date="2011-07-21T12:13:00Z">
        <w:r w:rsidR="004E686A">
          <w:t xml:space="preserve">. El </w:t>
        </w:r>
      </w:ins>
      <w:del w:id="2694" w:author="IO" w:date="2011-07-21T12:13:00Z">
        <w:r w:rsidR="00CB09D3" w:rsidRPr="009B75DF" w:rsidDel="004E686A">
          <w:delText>,</w:delText>
        </w:r>
        <w:r w:rsidR="000977BC" w:rsidRPr="009B75DF" w:rsidDel="004E686A">
          <w:delText xml:space="preserve"> donde el </w:delText>
        </w:r>
      </w:del>
      <w:r w:rsidR="000977BC" w:rsidRPr="009B75DF">
        <w:t xml:space="preserve">piloto </w:t>
      </w:r>
      <w:del w:id="2695" w:author="IO" w:date="2011-07-21T12:13:00Z">
        <w:r w:rsidR="000977BC" w:rsidRPr="009B75DF" w:rsidDel="004E686A">
          <w:delText xml:space="preserve">le </w:delText>
        </w:r>
      </w:del>
      <w:r w:rsidR="000977BC" w:rsidRPr="009B75DF">
        <w:t>manda</w:t>
      </w:r>
      <w:del w:id="2696" w:author="IO" w:date="2011-07-21T12:13:00Z">
        <w:r w:rsidR="000977BC" w:rsidRPr="009B75DF" w:rsidDel="004E686A">
          <w:delText>rá</w:delText>
        </w:r>
      </w:del>
      <w:ins w:id="2697" w:author="IO" w:date="2011-07-21T12:13:00Z">
        <w:r w:rsidR="004E686A">
          <w:t xml:space="preserve"> al avión</w:t>
        </w:r>
      </w:ins>
      <w:r w:rsidR="000977BC" w:rsidRPr="009B75DF">
        <w:t xml:space="preserve"> las maniobras a ejecutar y </w:t>
      </w:r>
      <w:r w:rsidR="00CB09D3" w:rsidRPr="009B75DF">
        <w:t>chequea</w:t>
      </w:r>
      <w:del w:id="2698" w:author="IO" w:date="2011-07-21T12:13:00Z">
        <w:r w:rsidR="00CB09D3" w:rsidRPr="009B75DF" w:rsidDel="004E686A">
          <w:delText>rá</w:delText>
        </w:r>
      </w:del>
      <w:r w:rsidR="00CB09D3" w:rsidRPr="009B75DF">
        <w:t xml:space="preserve"> que se hayan </w:t>
      </w:r>
      <w:del w:id="2699" w:author="IO" w:date="2011-07-21T12:17:00Z">
        <w:r w:rsidR="00CB09D3" w:rsidRPr="009B75DF" w:rsidDel="005E50E5">
          <w:delText xml:space="preserve">ejecutado </w:delText>
        </w:r>
      </w:del>
      <w:ins w:id="2700" w:author="IO" w:date="2011-07-21T12:17:00Z">
        <w:r w:rsidR="005E50E5">
          <w:t>realizado</w:t>
        </w:r>
        <w:r w:rsidR="005E50E5" w:rsidRPr="009B75DF">
          <w:t xml:space="preserve"> </w:t>
        </w:r>
      </w:ins>
      <w:r w:rsidR="00CB09D3" w:rsidRPr="009B75DF">
        <w:t xml:space="preserve">con éxito </w:t>
      </w:r>
      <w:r w:rsidR="00E54CFB" w:rsidRPr="009B75DF">
        <w:t>(“</w:t>
      </w:r>
      <w:proofErr w:type="spellStart"/>
      <w:r w:rsidR="00CB09D3" w:rsidRPr="009B75DF">
        <w:t>Interaction</w:t>
      </w:r>
      <w:proofErr w:type="spellEnd"/>
      <w:r w:rsidR="00CB09D3" w:rsidRPr="009B75DF">
        <w:t xml:space="preserve"> </w:t>
      </w:r>
      <w:proofErr w:type="spellStart"/>
      <w:r w:rsidR="00CB09D3" w:rsidRPr="009B75DF">
        <w:t>Pilot-Plane</w:t>
      </w:r>
      <w:proofErr w:type="spellEnd"/>
      <w:r w:rsidR="00CB09D3" w:rsidRPr="009B75DF">
        <w:t>”)</w:t>
      </w:r>
      <w:r w:rsidR="00E54CFB" w:rsidRPr="009B75DF">
        <w:t xml:space="preserve">. </w:t>
      </w:r>
      <w:r w:rsidR="00CB09D3" w:rsidRPr="009B75DF">
        <w:t>Seguidamente se procede</w:t>
      </w:r>
      <w:del w:id="2701" w:author="IO" w:date="2011-07-21T12:18:00Z">
        <w:r w:rsidR="00CB09D3" w:rsidRPr="009B75DF" w:rsidDel="005E50E5">
          <w:delText>rá</w:delText>
        </w:r>
      </w:del>
      <w:ins w:id="2702" w:author="IO" w:date="2011-07-21T12:18:00Z">
        <w:r w:rsidR="005E50E5">
          <w:t xml:space="preserve"> otra vez</w:t>
        </w:r>
      </w:ins>
      <w:r w:rsidR="00CB09D3" w:rsidRPr="009B75DF">
        <w:t xml:space="preserve"> </w:t>
      </w:r>
      <w:r w:rsidR="00E9075B" w:rsidRPr="009B75DF">
        <w:t>a la actualización de</w:t>
      </w:r>
      <w:r w:rsidR="00E54CFB" w:rsidRPr="009B75DF">
        <w:t xml:space="preserve"> la posición de </w:t>
      </w:r>
      <w:r w:rsidR="00CB09D3" w:rsidRPr="009B75DF">
        <w:t>la aeronave</w:t>
      </w:r>
      <w:del w:id="2703" w:author="IO" w:date="2011-07-21T12:18:00Z">
        <w:r w:rsidR="00CB09D3" w:rsidRPr="009B75DF" w:rsidDel="005E50E5">
          <w:delText xml:space="preserve"> de nuevo</w:delText>
        </w:r>
      </w:del>
      <w:r w:rsidR="00E54CFB" w:rsidRPr="009B75DF">
        <w:t xml:space="preserve">. Hay que </w:t>
      </w:r>
      <w:del w:id="2704" w:author="IO" w:date="2011-07-21T12:18:00Z">
        <w:r w:rsidR="00E54CFB" w:rsidRPr="009B75DF" w:rsidDel="005E50E5">
          <w:delText>decir que, aunque el diagrama pueda llevar a pensar lo contrario,</w:delText>
        </w:r>
      </w:del>
      <w:ins w:id="2705" w:author="IO" w:date="2011-07-21T12:18:00Z">
        <w:r w:rsidR="005E50E5">
          <w:t>señalar que</w:t>
        </w:r>
      </w:ins>
      <w:r w:rsidR="00E54CFB" w:rsidRPr="009B75DF">
        <w:t xml:space="preserve"> la actualización de la posición del avión no es dependiente de la ejecución de las instrucciones</w:t>
      </w:r>
      <w:ins w:id="2706" w:author="IO" w:date="2011-07-21T12:19:00Z">
        <w:r w:rsidR="005E50E5">
          <w:t xml:space="preserve">. </w:t>
        </w:r>
      </w:ins>
      <w:del w:id="2707" w:author="IO" w:date="2011-07-21T12:19:00Z">
        <w:r w:rsidR="00E54CFB" w:rsidRPr="009B75DF" w:rsidDel="005E50E5">
          <w:delText xml:space="preserve">. </w:delText>
        </w:r>
      </w:del>
      <w:r w:rsidR="00E54CFB" w:rsidRPr="009B75DF">
        <w:t xml:space="preserve">Es decir, </w:t>
      </w:r>
      <w:del w:id="2708" w:author="IO" w:date="2011-07-21T12:19:00Z">
        <w:r w:rsidR="00E54CFB" w:rsidRPr="009B75DF" w:rsidDel="005E50E5">
          <w:delText>que</w:delText>
        </w:r>
      </w:del>
      <w:ins w:id="2709" w:author="IO" w:date="2011-07-21T12:19:00Z">
        <w:r w:rsidR="005E50E5">
          <w:t>l</w:t>
        </w:r>
      </w:ins>
      <w:del w:id="2710" w:author="IO" w:date="2011-07-21T12:19:00Z">
        <w:r w:rsidR="00E54CFB" w:rsidRPr="009B75DF" w:rsidDel="005E50E5">
          <w:delText xml:space="preserve"> est</w:delText>
        </w:r>
      </w:del>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ins w:id="2711" w:author="IO" w:date="2011-07-21T12:19:00Z">
        <w:r w:rsidR="005E50E5">
          <w:t xml:space="preserve"> En este caso, las limitaciones del </w:t>
        </w:r>
      </w:ins>
      <w:ins w:id="2712" w:author="IO" w:date="2011-07-21T12:20:00Z">
        <w:r w:rsidR="005E50E5">
          <w:t xml:space="preserve">lenguaje de modelado para este tipo de </w:t>
        </w:r>
      </w:ins>
      <w:ins w:id="2713" w:author="IO" w:date="2011-07-21T12:19:00Z">
        <w:r w:rsidR="005E50E5">
          <w:t>diagrama</w:t>
        </w:r>
      </w:ins>
      <w:ins w:id="2714" w:author="IO" w:date="2011-07-21T12:20:00Z">
        <w:r w:rsidR="005E50E5">
          <w:t>s</w:t>
        </w:r>
      </w:ins>
      <w:ins w:id="2715" w:author="IO" w:date="2011-07-21T12:19:00Z">
        <w:r w:rsidR="005E50E5">
          <w:t xml:space="preserve"> no permiten </w:t>
        </w:r>
      </w:ins>
      <w:ins w:id="2716" w:author="IO" w:date="2011-07-21T12:20:00Z">
        <w:r w:rsidR="005E50E5">
          <w:t>indicar claramente esto</w:t>
        </w:r>
      </w:ins>
      <w:ins w:id="2717" w:author="IO" w:date="2011-07-21T12:19:00Z">
        <w:r w:rsidR="005E50E5" w:rsidRPr="009B75DF">
          <w:t>.</w:t>
        </w:r>
      </w:ins>
    </w:p>
    <w:p w14:paraId="34210936" w14:textId="77777777" w:rsidR="004D6716" w:rsidRDefault="004D6716">
      <w:pPr>
        <w:spacing w:before="240" w:after="120"/>
        <w:ind w:firstLine="284"/>
        <w:jc w:val="both"/>
        <w:rPr>
          <w:ins w:id="2718" w:author="IO" w:date="2011-07-21T12:25:00Z"/>
        </w:rPr>
        <w:pPrChange w:id="2719" w:author="IO" w:date="2011-07-21T11:41:00Z">
          <w:pPr>
            <w:jc w:val="both"/>
          </w:pPr>
        </w:pPrChange>
      </w:pPr>
    </w:p>
    <w:p w14:paraId="479EDD41" w14:textId="0E0AA5F5" w:rsidR="00FD25D2" w:rsidRPr="009B75DF" w:rsidRDefault="004D6716">
      <w:pPr>
        <w:spacing w:before="240" w:after="120"/>
        <w:ind w:firstLine="284"/>
        <w:jc w:val="both"/>
        <w:rPr>
          <w:ins w:id="2720" w:author="Orion" w:date="2011-07-05T19:46:00Z"/>
        </w:rPr>
        <w:pPrChange w:id="2721" w:author="IO" w:date="2011-07-21T11:41:00Z">
          <w:pPr>
            <w:jc w:val="both"/>
          </w:pPr>
        </w:pPrChange>
      </w:pPr>
      <w:ins w:id="2722" w:author="IO" w:date="2011-07-21T12:25:00Z">
        <w:r>
          <w:t>Las siguientes secciones detallan</w:t>
        </w:r>
        <w:r w:rsidRPr="009B75DF">
          <w:t xml:space="preserve"> algunas de las tareas mostradas </w:t>
        </w:r>
        <w:r>
          <w:t>aquí</w:t>
        </w:r>
        <w:r w:rsidRPr="009B75DF">
          <w:t>.</w:t>
        </w:r>
        <w:r>
          <w:t xml:space="preserve"> </w:t>
        </w:r>
        <w:commentRangeStart w:id="2723"/>
        <w:r>
          <w:t>La Sección</w:t>
        </w:r>
        <w:commentRangeEnd w:id="2723"/>
        <w:r>
          <w:rPr>
            <w:rStyle w:val="CommentReference"/>
          </w:rPr>
          <w:lastRenderedPageBreak/>
          <w:commentReference w:id="2723"/>
        </w:r>
      </w:ins>
      <w:del w:id="2724" w:author="Orion" w:date="2011-07-05T20:07:00Z">
        <w:r w:rsidR="00621D6E" w:rsidRPr="005E18F7" w:rsidDel="00FC70E9">
          <w:rPr>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2725" w:author="Orion" w:date="2011-07-05T19:46:00Z">
        <w:r w:rsidRPr="0083518D">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4E3DC445" w:rsidR="001244FA" w:rsidRDefault="004B01EE" w:rsidP="00252D3F">
      <w:pPr>
        <w:pStyle w:val="Caption"/>
        <w:rPr>
          <w:rFonts w:cs="Times New Roman"/>
        </w:rPr>
      </w:pPr>
      <w:bookmarkStart w:id="2726" w:name="_Ref294474865"/>
      <w:bookmarkStart w:id="2727" w:name="_Toc295124201"/>
      <w:bookmarkStart w:id="2728" w:name="_Toc299483437"/>
      <w:r>
        <w:t xml:space="preserve">Figura </w:t>
      </w:r>
      <w:r w:rsidR="004D4758">
        <w:fldChar w:fldCharType="begin"/>
      </w:r>
      <w:r w:rsidR="004D4758">
        <w:instrText xml:space="preserve"> SEQ Figura \* ARABIC </w:instrText>
      </w:r>
      <w:r w:rsidR="004D4758">
        <w:fldChar w:fldCharType="separate"/>
      </w:r>
      <w:ins w:id="2729" w:author="Orion" w:date="2011-07-26T22:41:00Z">
        <w:r w:rsidR="000A487B">
          <w:rPr>
            <w:noProof/>
          </w:rPr>
          <w:t>8</w:t>
        </w:r>
      </w:ins>
      <w:del w:id="2730" w:author="Orion" w:date="2011-07-26T22:19:00Z">
        <w:r w:rsidR="00587D28" w:rsidDel="00E237E8">
          <w:rPr>
            <w:noProof/>
          </w:rPr>
          <w:delText>7</w:delText>
        </w:r>
      </w:del>
      <w:r w:rsidR="004D4758">
        <w:rPr>
          <w:noProof/>
        </w:rPr>
        <w:fldChar w:fldCharType="end"/>
      </w:r>
      <w:bookmarkEnd w:id="2726"/>
      <w:r w:rsidRPr="00B101B7">
        <w:t xml:space="preserve">: Diagrama de </w:t>
      </w:r>
      <w:r w:rsidR="009E42B3">
        <w:t>Actividad</w:t>
      </w:r>
      <w:ins w:id="2731" w:author="IO" w:date="2011-07-21T12:23:00Z">
        <w:r w:rsidR="004D6716">
          <w:t>es</w:t>
        </w:r>
      </w:ins>
      <w:r w:rsidRPr="00B101B7">
        <w:t xml:space="preserve"> General</w:t>
      </w:r>
      <w:bookmarkEnd w:id="2727"/>
      <w:ins w:id="2732" w:author="IO" w:date="2011-07-21T12:23:00Z">
        <w:r w:rsidR="004D6716">
          <w:t>.</w:t>
        </w:r>
      </w:ins>
      <w:bookmarkEnd w:id="2728"/>
    </w:p>
    <w:p w14:paraId="290300CA" w14:textId="18EE554A" w:rsidR="004D6716" w:rsidRPr="004D6716" w:rsidRDefault="004D6716">
      <w:pPr>
        <w:pStyle w:val="Heading1"/>
        <w:numPr>
          <w:ilvl w:val="3"/>
          <w:numId w:val="40"/>
        </w:numPr>
        <w:rPr>
          <w:ins w:id="2733" w:author="IO" w:date="2011-07-21T12:26:00Z"/>
          <w:b w:val="0"/>
          <w:sz w:val="28"/>
          <w:szCs w:val="52"/>
          <w:rPrChange w:id="2734" w:author="IO" w:date="2011-07-21T12:27:00Z">
            <w:rPr>
              <w:ins w:id="2735" w:author="IO" w:date="2011-07-21T12:26:00Z"/>
              <w:b w:val="0"/>
              <w:sz w:val="36"/>
              <w:szCs w:val="52"/>
            </w:rPr>
          </w:rPrChange>
        </w:rPr>
        <w:pPrChange w:id="2736" w:author="IO" w:date="2011-07-21T12:27:00Z">
          <w:pPr>
            <w:pStyle w:val="Heading1"/>
            <w:numPr>
              <w:ilvl w:val="2"/>
              <w:numId w:val="48"/>
            </w:numPr>
            <w:tabs>
              <w:tab w:val="clear" w:pos="0"/>
            </w:tabs>
            <w:ind w:left="1224" w:hanging="504"/>
          </w:pPr>
        </w:pPrChange>
      </w:pPr>
      <w:bookmarkStart w:id="2737" w:name="_Toc299721486"/>
      <w:ins w:id="2738" w:author="IO" w:date="2011-07-21T12:27:00Z">
        <w:r w:rsidRPr="004D6716">
          <w:rPr>
            <w:b w:val="0"/>
            <w:sz w:val="28"/>
            <w:szCs w:val="52"/>
            <w:rPrChange w:id="2739" w:author="IO" w:date="2011-07-21T12:27:00Z">
              <w:rPr>
                <w:b w:val="0"/>
                <w:sz w:val="36"/>
                <w:szCs w:val="52"/>
              </w:rPr>
            </w:rPrChange>
          </w:rPr>
          <w:t>Arranque del avión</w:t>
        </w:r>
      </w:ins>
      <w:bookmarkEnd w:id="2737"/>
    </w:p>
    <w:p w14:paraId="33798122" w14:textId="28394BC4" w:rsidR="00055AC8" w:rsidRPr="009B75DF" w:rsidDel="00D77B45" w:rsidRDefault="00976350">
      <w:pPr>
        <w:spacing w:after="120"/>
        <w:jc w:val="both"/>
        <w:rPr>
          <w:del w:id="2740" w:author="IO" w:date="2011-07-21T12:32:00Z"/>
        </w:rPr>
        <w:pPrChange w:id="2741" w:author="IO" w:date="2011-07-21T12:33:00Z">
          <w:pPr>
            <w:spacing w:before="240" w:after="120"/>
            <w:ind w:firstLine="284"/>
            <w:jc w:val="both"/>
          </w:pPr>
        </w:pPrChange>
      </w:pPr>
      <w:del w:id="2742" w:author="IO" w:date="2011-07-21T12:24:00Z">
        <w:r w:rsidRPr="009B75DF" w:rsidDel="004D6716">
          <w:delText xml:space="preserve">Conviene entrar más en </w:delText>
        </w:r>
        <w:r w:rsidR="00D72DAF" w:rsidRPr="009B75DF" w:rsidDel="004D6716">
          <w:delText>profundidad en</w:delText>
        </w:r>
      </w:del>
      <w:del w:id="2743" w:author="IO" w:date="2011-07-21T12:25:00Z">
        <w:r w:rsidRPr="009B75DF" w:rsidDel="004D6716">
          <w:delText xml:space="preserve"> alguna</w:delText>
        </w:r>
        <w:r w:rsidR="00D72DAF" w:rsidRPr="009B75DF" w:rsidDel="004D6716">
          <w:delText>s</w:delText>
        </w:r>
        <w:r w:rsidRPr="009B75DF" w:rsidDel="004D6716">
          <w:delText xml:space="preserve"> de las tareas </w:delText>
        </w:r>
        <w:r w:rsidR="00D72DAF" w:rsidRPr="009B75DF" w:rsidDel="004D6716">
          <w:delText xml:space="preserve">mostradas </w:delText>
        </w:r>
      </w:del>
      <w:del w:id="2744" w:author="IO" w:date="2011-07-21T12:24:00Z">
        <w:r w:rsidR="00D72DAF" w:rsidRPr="009B75DF" w:rsidDel="004D6716">
          <w:delText>anteriormente</w:delText>
        </w:r>
        <w:r w:rsidRPr="009B75DF" w:rsidDel="004D6716">
          <w:delText xml:space="preserve"> para poder saber en qué consiste realmente cada una de estas acciones</w:delText>
        </w:r>
      </w:del>
      <w:del w:id="2745" w:author="IO" w:date="2011-07-21T12:25:00Z">
        <w:r w:rsidRPr="009B75DF" w:rsidDel="004D6716">
          <w:delText>.</w:delText>
        </w:r>
        <w:r w:rsidR="00F109C5" w:rsidRPr="009B75DF" w:rsidDel="004D6716">
          <w:delText xml:space="preserve"> </w:delText>
        </w:r>
      </w:del>
      <w:del w:id="2746" w:author="IO" w:date="2011-07-21T12:24:00Z">
        <w:r w:rsidR="00F109C5" w:rsidRPr="009B75DF" w:rsidDel="004D6716">
          <w:delText>Así</w:delText>
        </w:r>
        <w:r w:rsidR="009B38D2" w:rsidRPr="009B75DF" w:rsidDel="004D6716">
          <w:delText>,</w:delText>
        </w:r>
        <w:r w:rsidR="00F109C5" w:rsidRPr="009B75DF" w:rsidDel="004D6716">
          <w:delText xml:space="preserve"> p</w:delText>
        </w:r>
      </w:del>
      <w:del w:id="2747" w:author="IO" w:date="2011-07-21T12:27:00Z">
        <w:r w:rsidR="00F109C5" w:rsidRPr="009B75DF" w:rsidDel="004D6716">
          <w:delText>or ejemplo</w:delText>
        </w:r>
        <w:r w:rsidR="009B38D2" w:rsidRPr="009B75DF" w:rsidDel="004D6716">
          <w:delText>,</w:delText>
        </w:r>
        <w:r w:rsidR="00F109C5" w:rsidRPr="009B75DF" w:rsidDel="004D6716">
          <w:delText xml:space="preserve"> se empezará por explicar cómo se realiza el arranque del avión.</w:delText>
        </w:r>
        <w:r w:rsidR="00D72DAF" w:rsidRPr="009B75DF" w:rsidDel="004D6716">
          <w:delText xml:space="preserve"> Como se comentó hace unos párrafos, e</w:delText>
        </w:r>
      </w:del>
      <w:ins w:id="2748" w:author="IO" w:date="2011-07-21T12:27:00Z">
        <w:r w:rsidR="00D77B45">
          <w:t>Como se vio en la Secci</w:t>
        </w:r>
      </w:ins>
      <w:ins w:id="2749" w:author="IO" w:date="2011-07-21T12:28:00Z">
        <w:r w:rsidR="00D77B45">
          <w:t xml:space="preserve">ón </w:t>
        </w:r>
        <w:r w:rsidR="00D77B45">
          <w:fldChar w:fldCharType="begin"/>
        </w:r>
        <w:r w:rsidR="00D77B45">
          <w:instrText xml:space="preserve"> REF _Ref298954399 \r \h </w:instrText>
        </w:r>
      </w:ins>
      <w:r w:rsidR="00D77B45">
        <w:instrText xml:space="preserve"> \* MERGEFORMAT </w:instrText>
      </w:r>
      <w:r w:rsidR="00D77B45">
        <w:fldChar w:fldCharType="separate"/>
      </w:r>
      <w:ins w:id="2750" w:author="Orion" w:date="2011-07-26T22:30:00Z">
        <w:r w:rsidR="00503590">
          <w:t>5.1.3</w:t>
        </w:r>
      </w:ins>
      <w:ins w:id="2751" w:author="IO" w:date="2011-07-21T12:28:00Z">
        <w:r w:rsidR="00D77B45">
          <w:fldChar w:fldCharType="end"/>
        </w:r>
        <w:r w:rsidR="00D77B45">
          <w:t>, c</w:t>
        </w:r>
      </w:ins>
      <w:ins w:id="2752" w:author="IO" w:date="2011-07-21T12:27:00Z">
        <w:r w:rsidR="00D77B45">
          <w:t>uando e</w:t>
        </w:r>
      </w:ins>
      <w:r w:rsidR="00D72DAF" w:rsidRPr="009B75DF">
        <w:t>l piloto</w:t>
      </w:r>
      <w:del w:id="2753" w:author="IO" w:date="2011-07-21T12:27:00Z">
        <w:r w:rsidR="00D72DAF" w:rsidRPr="009B75DF" w:rsidDel="00D77B45">
          <w:delText>, a la vez q</w:delText>
        </w:r>
      </w:del>
      <w:del w:id="2754" w:author="IO" w:date="2011-07-21T12:28:00Z">
        <w:r w:rsidR="00D72DAF" w:rsidRPr="009B75DF" w:rsidDel="00D77B45">
          <w:delText>ue</w:delText>
        </w:r>
      </w:del>
      <w:r w:rsidR="00D72DAF" w:rsidRPr="009B75DF">
        <w:t xml:space="preserve"> recibe el plan de vuelo </w:t>
      </w:r>
      <w:del w:id="2755" w:author="IO" w:date="2011-07-21T12:28:00Z">
        <w:r w:rsidR="00D72DAF" w:rsidRPr="009B75DF" w:rsidDel="00D77B45">
          <w:delText xml:space="preserve">y, posteriormente, </w:delText>
        </w:r>
      </w:del>
      <w:r w:rsidR="00D72DAF" w:rsidRPr="009B75DF">
        <w:t>lo encapsula en su estado mental</w:t>
      </w:r>
      <w:ins w:id="2756" w:author="IO" w:date="2011-07-21T12:28:00Z">
        <w:r w:rsidR="00D77B45">
          <w:t xml:space="preserve"> </w:t>
        </w:r>
      </w:ins>
      <w:del w:id="2757" w:author="IO" w:date="2011-07-21T12:28:00Z">
        <w:r w:rsidR="00D72DAF" w:rsidRPr="009B75DF" w:rsidDel="00D77B45">
          <w:delText>,</w:delText>
        </w:r>
      </w:del>
      <w:ins w:id="2758" w:author="IO" w:date="2011-07-21T12:28:00Z">
        <w:r w:rsidR="00D77B45">
          <w:t>y</w:t>
        </w:r>
      </w:ins>
      <w:r w:rsidR="00D72DAF" w:rsidRPr="009B75DF">
        <w:t xml:space="preserve"> crea un hecho denominado “</w:t>
      </w:r>
      <w:proofErr w:type="spellStart"/>
      <w:r w:rsidR="00D72DAF" w:rsidRPr="009B75DF">
        <w:t>CanInitiateStartPlane</w:t>
      </w:r>
      <w:proofErr w:type="spellEnd"/>
      <w:r w:rsidR="00D72DAF" w:rsidRPr="009B75DF">
        <w:t xml:space="preserve">”. </w:t>
      </w:r>
      <w:ins w:id="2759" w:author="IO" w:date="2011-07-21T12:28:00Z">
        <w:r w:rsidR="00D77B45">
          <w:t>Este</w:t>
        </w:r>
      </w:ins>
      <w:del w:id="2760" w:author="IO" w:date="2011-07-21T12:28:00Z">
        <w:r w:rsidR="00D72DAF" w:rsidRPr="009B75DF" w:rsidDel="00D77B45">
          <w:delText>Dicho</w:delText>
        </w:r>
      </w:del>
      <w:r w:rsidR="00D72DAF" w:rsidRPr="009B75DF">
        <w:t xml:space="preserve"> hecho le </w:t>
      </w:r>
      <w:ins w:id="2761" w:author="IO" w:date="2011-07-21T12:28:00Z">
        <w:r w:rsidR="00D77B45">
          <w:t xml:space="preserve">indica que está preparado para iniciar el vuelo cuando se alcance la hora de salida. </w:t>
        </w:r>
      </w:ins>
      <w:moveToRangeStart w:id="2762" w:author="IO" w:date="2011-07-21T12:31:00Z" w:name="move299014825"/>
      <w:moveTo w:id="2763" w:author="IO" w:date="2011-07-21T12:31:00Z">
        <w:r w:rsidR="00D77B45" w:rsidRPr="009B75DF">
          <w:t xml:space="preserve">Este proceso se </w:t>
        </w:r>
        <w:del w:id="2764" w:author="IO" w:date="2011-07-21T12:31:00Z">
          <w:r w:rsidR="00D77B45" w:rsidRPr="009B75DF" w:rsidDel="00D77B45">
            <w:delText>lleva a cabo en el diagrama mostrado</w:delText>
          </w:r>
        </w:del>
      </w:moveTo>
      <w:ins w:id="2765" w:author="IO" w:date="2011-07-21T12:31:00Z">
        <w:r w:rsidR="00D77B45">
          <w:t>representa</w:t>
        </w:r>
      </w:ins>
      <w:moveTo w:id="2766" w:author="IO" w:date="2011-07-21T12:31:00Z">
        <w:r w:rsidR="00D77B45" w:rsidRPr="009B75DF">
          <w:t xml:space="preserve"> en la </w:t>
        </w:r>
        <w:r w:rsidR="00D77B45" w:rsidRPr="009B75DF">
          <w:fldChar w:fldCharType="begin"/>
        </w:r>
        <w:r w:rsidR="00D77B45" w:rsidRPr="009B75DF">
          <w:instrText xml:space="preserve"> REF _Ref294477542 \h </w:instrText>
        </w:r>
        <w:r w:rsidR="00D77B45">
          <w:instrText xml:space="preserve"> \* MERGEFORMAT </w:instrText>
        </w:r>
      </w:moveTo>
      <w:moveTo w:id="2767" w:author="IO" w:date="2011-07-21T12:31:00Z">
        <w:r w:rsidR="00D77B45" w:rsidRPr="009B75DF">
          <w:fldChar w:fldCharType="separate"/>
        </w:r>
      </w:moveTo>
      <w:ins w:id="2768" w:author="Orion" w:date="2011-07-26T22:30:00Z">
        <w:r w:rsidR="00503590">
          <w:t>Figura 9</w:t>
        </w:r>
      </w:ins>
      <w:ins w:id="2769" w:author="IO" w:date="2011-07-22T13:16:00Z">
        <w:del w:id="2770" w:author="Orion" w:date="2011-07-26T22:30:00Z">
          <w:r w:rsidR="00416FF6" w:rsidDel="00503590">
            <w:delText>Figura 8</w:delText>
          </w:r>
        </w:del>
      </w:ins>
      <w:moveTo w:id="2771" w:author="IO" w:date="2011-07-21T12:31:00Z">
        <w:r w:rsidR="00D77B45" w:rsidRPr="009B75DF">
          <w:fldChar w:fldCharType="end"/>
        </w:r>
        <w:r w:rsidR="00D77B45" w:rsidRPr="009B75DF">
          <w:t>.</w:t>
        </w:r>
      </w:moveTo>
      <w:moveToRangeEnd w:id="2762"/>
      <w:ins w:id="2772" w:author="IO" w:date="2011-07-21T12:31:00Z">
        <w:r w:rsidR="00D77B45">
          <w:t xml:space="preserve"> </w:t>
        </w:r>
      </w:ins>
      <w:del w:id="2773" w:author="IO" w:date="2011-07-21T12:29:00Z">
        <w:r w:rsidR="00D72DAF" w:rsidRPr="009B75DF" w:rsidDel="00D77B45">
          <w:delText>servirá a</w:delText>
        </w:r>
      </w:del>
      <w:ins w:id="2774" w:author="IO" w:date="2011-07-21T12:29:00Z">
        <w:r w:rsidR="00D77B45">
          <w:t>E</w:t>
        </w:r>
      </w:ins>
      <w:r w:rsidR="00D72DAF" w:rsidRPr="009B75DF">
        <w:t>l piloto</w:t>
      </w:r>
      <w:ins w:id="2775" w:author="IO" w:date="2011-07-21T12:29:00Z">
        <w:r w:rsidR="00D77B45">
          <w:t xml:space="preserve"> </w:t>
        </w:r>
      </w:ins>
      <w:ins w:id="2776" w:author="IO" w:date="2011-07-21T12:31:00Z">
        <w:r w:rsidR="00D77B45">
          <w:t>accede</w:t>
        </w:r>
      </w:ins>
      <w:ins w:id="2777" w:author="IO" w:date="2011-07-21T12:29:00Z">
        <w:r w:rsidR="00D77B45">
          <w:t xml:space="preserve"> </w:t>
        </w:r>
      </w:ins>
      <w:del w:id="2778" w:author="IO" w:date="2011-07-21T12:29:00Z">
        <w:r w:rsidR="00D72DAF" w:rsidRPr="009B75DF" w:rsidDel="00D77B45">
          <w:delText xml:space="preserve">, ayudándose de su estado mental para acceder </w:delText>
        </w:r>
      </w:del>
      <w:r w:rsidR="00D72DAF" w:rsidRPr="009B75DF">
        <w:t>al plan de vuelo</w:t>
      </w:r>
      <w:ins w:id="2779" w:author="IO" w:date="2011-07-21T12:29:00Z">
        <w:r w:rsidR="00D77B45">
          <w:t xml:space="preserve"> en su estado mental para </w:t>
        </w:r>
      </w:ins>
      <w:ins w:id="2780" w:author="IO" w:date="2011-07-21T12:31:00Z">
        <w:r w:rsidR="00D77B45">
          <w:t>obtener</w:t>
        </w:r>
      </w:ins>
      <w:ins w:id="2781" w:author="IO" w:date="2011-07-21T12:29:00Z">
        <w:r w:rsidR="00D77B45">
          <w:t xml:space="preserve"> la hora de salida</w:t>
        </w:r>
      </w:ins>
      <w:ins w:id="2782" w:author="IO" w:date="2011-07-21T12:30:00Z">
        <w:r w:rsidR="00D77B45">
          <w:t xml:space="preserve"> y compararla con la actual</w:t>
        </w:r>
      </w:ins>
      <w:ins w:id="2783" w:author="IO" w:date="2011-07-21T12:29:00Z">
        <w:r w:rsidR="00D77B45">
          <w:t xml:space="preserve">. </w:t>
        </w:r>
      </w:ins>
      <w:ins w:id="2784" w:author="IO" w:date="2011-07-21T12:30:00Z">
        <w:r w:rsidR="00D77B45">
          <w:t xml:space="preserve">En el caso de que coincidan, el piloto </w:t>
        </w:r>
      </w:ins>
      <w:ins w:id="2785" w:author="IO" w:date="2011-07-21T12:31:00Z">
        <w:r w:rsidR="00D77B45">
          <w:t>sab</w:t>
        </w:r>
      </w:ins>
      <w:ins w:id="2786" w:author="IO" w:date="2011-07-21T12:32:00Z">
        <w:r w:rsidR="00D77B45">
          <w:t>e</w:t>
        </w:r>
      </w:ins>
      <w:ins w:id="2787" w:author="IO" w:date="2011-07-21T12:31:00Z">
        <w:r w:rsidR="00D77B45">
          <w:t xml:space="preserve"> que ha de iniciar ya el despegue, lo </w:t>
        </w:r>
      </w:ins>
      <w:ins w:id="2788" w:author="IO" w:date="2011-07-21T12:32:00Z">
        <w:r w:rsidR="00D77B45">
          <w:t>cual representa con el hecho “</w:t>
        </w:r>
        <w:proofErr w:type="spellStart"/>
        <w:r w:rsidR="00D77B45">
          <w:t>InitiateStartPlane</w:t>
        </w:r>
        <w:proofErr w:type="spellEnd"/>
        <w:r w:rsidR="00D77B45">
          <w:t>”.</w:t>
        </w:r>
      </w:ins>
      <w:del w:id="2789" w:author="IO" w:date="2011-07-21T12:30:00Z">
        <w:r w:rsidR="00D72DAF" w:rsidRPr="009B75DF" w:rsidDel="00D77B45">
          <w:delText>, para iniciar una tarea que consistirá en comprobar si</w:delText>
        </w:r>
        <w:r w:rsidR="00573189" w:rsidRPr="009B75DF" w:rsidDel="00D77B45">
          <w:delText xml:space="preserve"> se ha cumplido</w:delText>
        </w:r>
        <w:r w:rsidR="00D72DAF" w:rsidRPr="009B75DF" w:rsidDel="00D77B45">
          <w:delText xml:space="preserve"> </w:delText>
        </w:r>
        <w:r w:rsidR="00573189" w:rsidRPr="009B75DF" w:rsidDel="00D77B45">
          <w:delText xml:space="preserve">la hora a la que el vuelo tenía programada </w:delText>
        </w:r>
        <w:r w:rsidR="0024780B" w:rsidRPr="009B75DF" w:rsidDel="00D77B45">
          <w:delText xml:space="preserve">su </w:delText>
        </w:r>
        <w:r w:rsidR="00573189" w:rsidRPr="009B75DF" w:rsidDel="00D77B45">
          <w:delText>salida y así</w:delText>
        </w:r>
      </w:del>
      <w:del w:id="2790" w:author="IO" w:date="2011-07-21T12:32:00Z">
        <w:r w:rsidR="00D72DAF" w:rsidRPr="009B75DF" w:rsidDel="00D77B45">
          <w:delText xml:space="preserve"> proceder a arrancar el avión.</w:delText>
        </w:r>
        <w:r w:rsidR="00CB43DA" w:rsidRPr="009B75DF" w:rsidDel="00D77B45">
          <w:delText xml:space="preserve"> </w:delText>
        </w:r>
      </w:del>
      <w:moveFromRangeStart w:id="2791" w:author="IO" w:date="2011-07-21T12:31:00Z" w:name="move299014825"/>
      <w:moveFrom w:id="2792" w:author="IO" w:date="2011-07-21T12:31:00Z">
        <w:r w:rsidR="00CB43DA" w:rsidRPr="009B75DF" w:rsidDel="00D77B45">
          <w:t xml:space="preserve">Este proceso se lleva a cabo en el diagrama mostrado en la </w:t>
        </w:r>
        <w:r w:rsidR="00CB43DA" w:rsidRPr="009B75DF" w:rsidDel="00D77B45">
          <w:fldChar w:fldCharType="begin"/>
        </w:r>
        <w:r w:rsidR="00CB43DA" w:rsidRPr="009B75DF" w:rsidDel="00D77B45">
          <w:instrText xml:space="preserve"> REF _Ref294477542 \h </w:instrText>
        </w:r>
        <w:r w:rsidR="009B75DF" w:rsidDel="00D77B45">
          <w:instrText xml:space="preserve"> \* MERGEFORMAT </w:instrText>
        </w:r>
      </w:moveFrom>
      <w:del w:id="2793" w:author="IO" w:date="2011-07-21T12:31:00Z"/>
      <w:moveFrom w:id="2794" w:author="IO" w:date="2011-07-21T12:31:00Z">
        <w:r w:rsidR="00CB43DA" w:rsidRPr="009B75DF" w:rsidDel="00D77B45">
          <w:fldChar w:fldCharType="separate"/>
        </w:r>
        <w:r w:rsidR="00026C08" w:rsidDel="00D77B45">
          <w:t>Figura 8</w:t>
        </w:r>
        <w:r w:rsidR="00CB43DA" w:rsidRPr="009B75DF" w:rsidDel="00D77B45">
          <w:fldChar w:fldCharType="end"/>
        </w:r>
        <w:r w:rsidR="00CB43DA" w:rsidRPr="009B75DF" w:rsidDel="00D77B45">
          <w:t>.</w:t>
        </w:r>
      </w:moveFrom>
      <w:moveFromRangeEnd w:id="2791"/>
    </w:p>
    <w:p w14:paraId="21119FEA" w14:textId="77777777" w:rsidR="00D77B45" w:rsidRPr="009B75DF" w:rsidRDefault="00D77B45">
      <w:pPr>
        <w:spacing w:after="120"/>
        <w:jc w:val="both"/>
        <w:pPrChange w:id="2795" w:author="IO" w:date="2011-07-21T12:33:00Z">
          <w:pPr>
            <w:jc w:val="both"/>
          </w:pPr>
        </w:pPrChange>
      </w:pPr>
    </w:p>
    <w:p w14:paraId="468E384F" w14:textId="7E18AD89" w:rsidR="00E702E1" w:rsidDel="00E702E1" w:rsidRDefault="00E702E1" w:rsidP="00252D3F">
      <w:pPr>
        <w:jc w:val="both"/>
        <w:rPr>
          <w:del w:id="2796" w:author="Orion" w:date="2011-07-11T13:18:00Z"/>
          <w:rFonts w:cs="Times New Roman"/>
        </w:rPr>
      </w:pPr>
    </w:p>
    <w:p w14:paraId="60DD9265" w14:textId="44E629A4" w:rsidR="00CB43DA" w:rsidRDefault="00E702E1" w:rsidP="00252D3F">
      <w:pPr>
        <w:pStyle w:val="Caption"/>
        <w:rPr>
          <w:rFonts w:cs="Times New Roman"/>
        </w:rPr>
      </w:pPr>
      <w:bookmarkStart w:id="2797" w:name="_Ref294477542"/>
      <w:bookmarkStart w:id="2798" w:name="_Toc295124202"/>
      <w:bookmarkStart w:id="2799" w:name="_Toc299483438"/>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r w:rsidR="004D4758">
        <w:fldChar w:fldCharType="begin"/>
      </w:r>
      <w:r w:rsidR="004D4758">
        <w:instrText xml:space="preserve"> SEQ Figura \* ARABIC </w:instrText>
      </w:r>
      <w:r w:rsidR="004D4758">
        <w:fldChar w:fldCharType="separate"/>
      </w:r>
      <w:ins w:id="2800" w:author="Orion" w:date="2011-07-26T22:41:00Z">
        <w:r w:rsidR="000A487B">
          <w:rPr>
            <w:noProof/>
          </w:rPr>
          <w:t>9</w:t>
        </w:r>
      </w:ins>
      <w:del w:id="2801" w:author="Orion" w:date="2011-07-26T22:19:00Z">
        <w:r w:rsidR="00587D28" w:rsidDel="00E237E8">
          <w:rPr>
            <w:noProof/>
          </w:rPr>
          <w:delText>8</w:delText>
        </w:r>
      </w:del>
      <w:r w:rsidR="004D4758">
        <w:rPr>
          <w:noProof/>
        </w:rPr>
        <w:fldChar w:fldCharType="end"/>
      </w:r>
      <w:bookmarkEnd w:id="2797"/>
      <w:r w:rsidR="00CB43DA">
        <w:t>: Comproba</w:t>
      </w:r>
      <w:r w:rsidR="00692D78">
        <w:t>ción de la</w:t>
      </w:r>
      <w:r w:rsidR="00CB43DA">
        <w:rPr>
          <w:noProof/>
        </w:rPr>
        <w:t xml:space="preserve"> Hora de Salida del Vuelo</w:t>
      </w:r>
      <w:bookmarkEnd w:id="2798"/>
      <w:ins w:id="2802" w:author="IO" w:date="2011-07-21T13:46:00Z">
        <w:r w:rsidR="005B28B6">
          <w:rPr>
            <w:noProof/>
          </w:rPr>
          <w:t>.</w:t>
        </w:r>
      </w:ins>
      <w:bookmarkEnd w:id="2799"/>
    </w:p>
    <w:p w14:paraId="2F460509" w14:textId="22E48073" w:rsidR="00AD515A" w:rsidRPr="009B75DF" w:rsidDel="00D77B45" w:rsidRDefault="00306CAF" w:rsidP="00026C08">
      <w:pPr>
        <w:spacing w:before="240" w:after="120"/>
        <w:ind w:firstLine="284"/>
        <w:jc w:val="both"/>
      </w:pPr>
      <w:moveFromRangeStart w:id="2803" w:author="IO" w:date="2011-07-21T12:32:00Z" w:name="move299014900"/>
      <w:moveFrom w:id="2804" w:author="IO" w:date="2011-07-21T12:32:00Z">
        <w:r w:rsidRPr="009B75DF" w:rsidDel="00D77B45">
          <w:t xml:space="preserve">Una vez que el piloto vea que la hora para iniciar el vuelo se haya cumplido, iniciará el arranque de los motores del avión y su </w:t>
        </w:r>
        <w:r w:rsidR="00DB0C5E" w:rsidRPr="009B75DF" w:rsidDel="00D77B45">
          <w:t>puesta en marcha</w:t>
        </w:r>
        <w:r w:rsidR="004F2769" w:rsidRPr="009B75DF" w:rsidDel="00D77B45">
          <w:t>.</w:t>
        </w:r>
        <w:r w:rsidR="00AD515A" w:rsidRPr="009B75DF" w:rsidDel="00D77B45">
          <w:t xml:space="preserve"> Esto se traducir</w:t>
        </w:r>
        <w:r w:rsidR="000B3D0C" w:rsidRPr="009B75DF" w:rsidDel="00D77B45">
          <w:t xml:space="preserve">á en el </w:t>
        </w:r>
        <w:r w:rsidR="00AD515A" w:rsidRPr="009B75DF" w:rsidDel="00D77B45">
          <w:t xml:space="preserve">diseño como la inicialización de </w:t>
        </w:r>
        <w:r w:rsidR="00A86A41" w:rsidRPr="009B75DF" w:rsidDel="00D77B45">
          <w:t>la</w:t>
        </w:r>
        <w:r w:rsidR="00AD515A" w:rsidRPr="009B75DF" w:rsidDel="00D77B45">
          <w:t xml:space="preserve"> interacción entre el piloto y el avión</w:t>
        </w:r>
        <w:r w:rsidR="00A86A41" w:rsidRPr="009B75DF" w:rsidDel="00D77B45">
          <w:t xml:space="preserve"> que</w:t>
        </w:r>
        <w:r w:rsidR="00AD515A" w:rsidRPr="009B75DF" w:rsidDel="00D77B45">
          <w:t xml:space="preserve"> se muestra en la</w:t>
        </w:r>
        <w:r w:rsidR="00CD5162" w:rsidRPr="009B75DF" w:rsidDel="00D77B45">
          <w:t xml:space="preserve"> </w:t>
        </w:r>
        <w:r w:rsidR="00CD5162" w:rsidRPr="009B75DF" w:rsidDel="00D77B45">
          <w:fldChar w:fldCharType="begin"/>
        </w:r>
        <w:r w:rsidR="00CD5162" w:rsidRPr="009B75DF" w:rsidDel="00D77B45">
          <w:instrText xml:space="preserve"> REF _Ref294528119 \h </w:instrText>
        </w:r>
        <w:r w:rsidR="009B75DF" w:rsidDel="00D77B45">
          <w:instrText xml:space="preserve"> \* MERGEFORMAT </w:instrText>
        </w:r>
      </w:moveFrom>
      <w:del w:id="2805" w:author="IO" w:date="2011-07-21T12:32:00Z"/>
      <w:moveFrom w:id="2806" w:author="IO" w:date="2011-07-21T12:32:00Z">
        <w:r w:rsidR="00CD5162" w:rsidRPr="009B75DF" w:rsidDel="00D77B45">
          <w:fldChar w:fldCharType="separate"/>
        </w:r>
        <w:r w:rsidR="00026C08" w:rsidDel="00D77B45">
          <w:t>Figura 9</w:t>
        </w:r>
        <w:r w:rsidR="00CD5162" w:rsidRPr="009B75DF" w:rsidDel="00D77B45">
          <w:fldChar w:fldCharType="end"/>
        </w:r>
        <w:r w:rsidR="00AD515A" w:rsidRPr="009B75DF" w:rsidDel="00D77B45">
          <w:t>.</w:t>
        </w:r>
        <w:r w:rsidR="00A86A41" w:rsidRPr="009B75DF" w:rsidDel="00D77B45">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sidRPr="009B75DF" w:rsidDel="00D77B45">
          <w:t xml:space="preserve"> (“TurningOnPlane”)</w:t>
        </w:r>
        <w:r w:rsidR="00A86A41" w:rsidRPr="009B75DF" w:rsidDel="00D77B45">
          <w:t xml:space="preserve"> que indi</w:t>
        </w:r>
        <w:r w:rsidR="009520D5" w:rsidRPr="009B75DF" w:rsidDel="00D77B45">
          <w:t>ca que el avión debe arrancarse y las coordenadas del aeropuerto de salida</w:t>
        </w:r>
        <w:r w:rsidR="00A86A41" w:rsidRPr="009B75DF" w:rsidDel="00D77B45">
          <w:t>.</w:t>
        </w:r>
        <w:r w:rsidR="009520D5" w:rsidRPr="009B75DF" w:rsidDel="00D77B45">
          <w:t xml:space="preserve"> Una vez el avión ha recibido este hecho </w:t>
        </w:r>
        <w:r w:rsidR="00626D1D" w:rsidRPr="009B75DF" w:rsidDel="00D77B45">
          <w:t>actualizará su posición inicial</w:t>
        </w:r>
        <w:r w:rsidR="00925C0E" w:rsidRPr="009B75DF" w:rsidDel="00D77B45">
          <w:t xml:space="preserve"> e indicará con el hecho (“IniciateUpdateStatus”) que los valores de su estado mental se pueden empezar a actualizar teniendo en cuenta la velocidad y orientación que tiene éste en cada momento.</w:t>
        </w:r>
        <w:r w:rsidR="008D35CC" w:rsidRPr="009B75DF" w:rsidDel="00D77B45">
          <w:t xml:space="preserve"> Como última acción, el avión comunicará</w:t>
        </w:r>
        <w:r w:rsidR="0060234E" w:rsidRPr="009B75DF" w:rsidDel="00D77B45">
          <w:t>,</w:t>
        </w:r>
        <w:r w:rsidR="008D35CC" w:rsidRPr="009B75DF" w:rsidDel="00D77B45">
          <w:t xml:space="preserve"> a través de la interacción,</w:t>
        </w:r>
        <w:r w:rsidR="0060234E" w:rsidRPr="009B75DF" w:rsidDel="00D77B45">
          <w:t xml:space="preserve"> que la realización de</w:t>
        </w:r>
        <w:r w:rsidR="008D35CC" w:rsidRPr="009B75DF" w:rsidDel="00D77B45">
          <w:t xml:space="preserve"> las tareas correspondientes a la inicialización del avión </w:t>
        </w:r>
        <w:r w:rsidR="0060234E" w:rsidRPr="009B75DF" w:rsidDel="00D77B45">
          <w:t xml:space="preserve">ha finalizado </w:t>
        </w:r>
        <w:r w:rsidR="008D35CC" w:rsidRPr="009B75DF" w:rsidDel="00D77B45">
          <w:t>(“PlaneOn”).</w:t>
        </w:r>
        <w:r w:rsidR="0060234E" w:rsidRPr="009B75DF" w:rsidDel="00D77B45">
          <w:t xml:space="preserve"> Una vez que el  piloto ha recibido esta información éste podrá iniciar la descomposición del plan de vuelo y obtener el primer tramo que ha de realizar para completar el trayecto (“GetNextLeg”). </w:t>
        </w:r>
      </w:moveFrom>
    </w:p>
    <w:moveFromRangeEnd w:id="2803"/>
    <w:p w14:paraId="2C3BE3AB" w14:textId="77777777" w:rsidR="00AD515A" w:rsidRDefault="007102F1" w:rsidP="00252D3F">
      <w:pPr>
        <w:jc w:val="both"/>
        <w:rPr>
          <w:rFonts w:cs="Times New Roman"/>
        </w:rPr>
      </w:pPr>
      <w:r w:rsidRPr="00F329DF">
        <w:rPr>
          <w:rFonts w:cs="Times New Roman"/>
          <w:noProof/>
          <w:lang w:eastAsia="es-ES" w:bidi="ar-SA"/>
        </w:rPr>
        <w:lastRenderedPageBreak/>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38000" cy="5436000"/>
                    </a:xfrm>
                    <a:prstGeom prst="rect">
                      <a:avLst/>
                    </a:prstGeom>
                  </pic:spPr>
                </pic:pic>
              </a:graphicData>
            </a:graphic>
          </wp:inline>
        </w:drawing>
      </w:r>
    </w:p>
    <w:p w14:paraId="1099CFD8" w14:textId="3B35C3A3" w:rsidR="00AD515A" w:rsidRDefault="00AD515A" w:rsidP="00252D3F">
      <w:pPr>
        <w:pStyle w:val="Caption"/>
        <w:rPr>
          <w:rFonts w:cs="Times New Roman"/>
        </w:rPr>
      </w:pPr>
      <w:bookmarkStart w:id="2807" w:name="_Ref294528119"/>
      <w:bookmarkStart w:id="2808" w:name="_Ref294528052"/>
      <w:bookmarkStart w:id="2809" w:name="_Toc295124203"/>
      <w:r>
        <w:t xml:space="preserve">Figura </w:t>
      </w:r>
      <w:r w:rsidR="004D4758">
        <w:fldChar w:fldCharType="begin"/>
      </w:r>
      <w:r w:rsidR="004D4758">
        <w:instrText xml:space="preserve"> SEQ Figura \* ARABIC </w:instrText>
      </w:r>
      <w:r w:rsidR="004D4758">
        <w:fldChar w:fldCharType="separate"/>
      </w:r>
      <w:ins w:id="2810" w:author="Orion" w:date="2011-07-26T22:41:00Z">
        <w:r w:rsidR="000A487B">
          <w:rPr>
            <w:noProof/>
          </w:rPr>
          <w:t>10</w:t>
        </w:r>
      </w:ins>
      <w:del w:id="2811" w:author="Orion" w:date="2011-07-26T22:19:00Z">
        <w:r w:rsidR="00587D28" w:rsidDel="00E237E8">
          <w:rPr>
            <w:noProof/>
          </w:rPr>
          <w:delText>9</w:delText>
        </w:r>
      </w:del>
      <w:r w:rsidR="004D4758">
        <w:rPr>
          <w:noProof/>
        </w:rPr>
        <w:fldChar w:fldCharType="end"/>
      </w:r>
      <w:bookmarkEnd w:id="2807"/>
      <w:r>
        <w:t>: Interacción para Arrancar el Avión</w:t>
      </w:r>
      <w:bookmarkEnd w:id="2808"/>
      <w:bookmarkEnd w:id="2809"/>
      <w:ins w:id="2812" w:author="IO" w:date="2011-07-21T13:46:00Z">
        <w:r w:rsidR="005B28B6">
          <w:t>.</w:t>
        </w:r>
      </w:ins>
    </w:p>
    <w:p w14:paraId="1EB9F9D6" w14:textId="23DF743C" w:rsidR="001B5CA8" w:rsidRDefault="00D77B45" w:rsidP="00D77B45">
      <w:pPr>
        <w:spacing w:before="240" w:after="120"/>
        <w:ind w:firstLine="284"/>
        <w:jc w:val="both"/>
        <w:rPr>
          <w:ins w:id="2813" w:author="IO" w:date="2011-07-21T12:39:00Z"/>
        </w:rPr>
      </w:pPr>
      <w:ins w:id="2814" w:author="IO" w:date="2011-07-21T12:33:00Z">
        <w:r>
          <w:t xml:space="preserve">El piloto inicia el vuelo </w:t>
        </w:r>
      </w:ins>
      <w:moveToRangeStart w:id="2815" w:author="IO" w:date="2011-07-21T12:32:00Z" w:name="move299014900"/>
      <w:moveTo w:id="2816" w:author="IO" w:date="2011-07-21T12:32:00Z">
        <w:del w:id="2817" w:author="IO" w:date="2011-07-21T12:33:00Z">
          <w:r w:rsidRPr="009B75DF" w:rsidDel="00D77B45">
            <w:delText>Una vez que el piloto vea que la hora para iniciar el vuelo se haya cumplido, iniciará el arranque</w:delText>
          </w:r>
        </w:del>
      </w:moveTo>
      <w:ins w:id="2818" w:author="IO" w:date="2011-07-21T12:33:00Z">
        <w:r>
          <w:t>arrancando</w:t>
        </w:r>
      </w:ins>
      <w:moveTo w:id="2819" w:author="IO" w:date="2011-07-21T12:32:00Z">
        <w:del w:id="2820" w:author="IO" w:date="2011-07-21T12:33:00Z">
          <w:r w:rsidRPr="009B75DF" w:rsidDel="00D77B45">
            <w:delText xml:space="preserve"> de</w:delText>
          </w:r>
        </w:del>
        <w:r w:rsidRPr="009B75DF">
          <w:t xml:space="preserve"> los motores del avión</w:t>
        </w:r>
        <w:del w:id="2821" w:author="IO" w:date="2011-07-21T12:33:00Z">
          <w:r w:rsidRPr="009B75DF" w:rsidDel="00D77B45">
            <w:delText xml:space="preserve"> y su puesta en marcha</w:delText>
          </w:r>
        </w:del>
        <w:r w:rsidRPr="009B75DF">
          <w:t>. Est</w:t>
        </w:r>
        <w:del w:id="2822" w:author="IO" w:date="2011-07-21T12:34:00Z">
          <w:r w:rsidRPr="009B75DF" w:rsidDel="00D77B45">
            <w:delText>o</w:delText>
          </w:r>
        </w:del>
      </w:moveTo>
      <w:ins w:id="2823" w:author="IO" w:date="2011-07-21T12:34:00Z">
        <w:r>
          <w:t xml:space="preserve">a acción se traduce en las especificaciones </w:t>
        </w:r>
      </w:ins>
      <w:moveTo w:id="2824" w:author="IO" w:date="2011-07-21T12:32:00Z">
        <w:del w:id="2825" w:author="IO" w:date="2011-07-21T12:34:00Z">
          <w:r w:rsidRPr="009B75DF" w:rsidDel="00D77B45">
            <w:delText xml:space="preserve"> se traducirá en el diseño como la inicialización de la</w:delText>
          </w:r>
        </w:del>
      </w:moveTo>
      <w:ins w:id="2826" w:author="IO" w:date="2011-07-21T12:34:00Z">
        <w:r>
          <w:t>en la</w:t>
        </w:r>
      </w:ins>
      <w:moveTo w:id="2827" w:author="IO" w:date="2011-07-21T12:32:00Z">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moveTo>
      <w:moveTo w:id="2828" w:author="IO" w:date="2011-07-21T12:32:00Z">
        <w:r w:rsidRPr="009B75DF">
          <w:fldChar w:fldCharType="separate"/>
        </w:r>
      </w:moveTo>
      <w:ins w:id="2829" w:author="Orion" w:date="2011-07-26T22:30:00Z">
        <w:r w:rsidR="00503590">
          <w:t>Figura 10</w:t>
        </w:r>
      </w:ins>
      <w:ins w:id="2830" w:author="IO" w:date="2011-07-22T13:16:00Z">
        <w:del w:id="2831" w:author="Orion" w:date="2011-07-26T22:30:00Z">
          <w:r w:rsidR="00416FF6" w:rsidDel="00503590">
            <w:delText>Figura 9</w:delText>
          </w:r>
        </w:del>
      </w:ins>
      <w:moveTo w:id="2832" w:author="IO" w:date="2011-07-21T12:32:00Z">
        <w:r w:rsidRPr="009B75DF">
          <w:fldChar w:fldCharType="end"/>
        </w:r>
        <w:r w:rsidRPr="009B75DF">
          <w:t>. En esta interacción el piloto, que toma</w:t>
        </w:r>
        <w:del w:id="2833" w:author="IO" w:date="2011-07-21T12:35:00Z">
          <w:r w:rsidRPr="009B75DF" w:rsidDel="00D77B45">
            <w:delText>rá</w:delText>
          </w:r>
        </w:del>
        <w:r w:rsidRPr="009B75DF">
          <w:t xml:space="preserve"> el rol de iniciador de la conversación, primeramente accede</w:t>
        </w:r>
        <w:del w:id="2834" w:author="IO" w:date="2011-07-21T12:36:00Z">
          <w:r w:rsidRPr="009B75DF" w:rsidDel="00D77B45">
            <w:delText>rá</w:delText>
          </w:r>
        </w:del>
        <w:r w:rsidRPr="009B75DF">
          <w:t xml:space="preserve"> al plan de vuelo </w:t>
        </w:r>
        <w:del w:id="2835" w:author="IO" w:date="2011-07-21T12:36:00Z">
          <w:r w:rsidRPr="009B75DF" w:rsidDel="00D77B45">
            <w:delText>que dispone en</w:delText>
          </w:r>
        </w:del>
      </w:moveTo>
      <w:ins w:id="2836" w:author="IO" w:date="2011-07-21T12:36:00Z">
        <w:r>
          <w:t>de</w:t>
        </w:r>
      </w:ins>
      <w:moveTo w:id="2837" w:author="IO" w:date="2011-07-21T12:32:00Z">
        <w:r w:rsidRPr="009B75DF">
          <w:t xml:space="preserve"> su estado mental para saber qu</w:t>
        </w:r>
        <w:del w:id="2838" w:author="IO" w:date="2011-07-21T12:36:00Z">
          <w:r w:rsidRPr="009B75DF" w:rsidDel="00D77B45">
            <w:delText>e</w:delText>
          </w:r>
        </w:del>
      </w:moveTo>
      <w:ins w:id="2839" w:author="IO" w:date="2011-07-21T12:36:00Z">
        <w:r>
          <w:t>é</w:t>
        </w:r>
      </w:ins>
      <w:moveTo w:id="2840" w:author="IO" w:date="2011-07-21T12:32:00Z">
        <w:r w:rsidRPr="009B75DF">
          <w:t xml:space="preserve"> avión se le ha asignado</w:t>
        </w:r>
      </w:moveTo>
      <w:ins w:id="2841" w:author="IO" w:date="2011-07-21T12:36:00Z">
        <w:r>
          <w:t xml:space="preserve">. Éste es el avión </w:t>
        </w:r>
      </w:ins>
      <w:moveTo w:id="2842" w:author="IO" w:date="2011-07-21T12:32:00Z">
        <w:del w:id="2843" w:author="IO" w:date="2011-07-21T12:36:00Z">
          <w:r w:rsidRPr="009B75DF" w:rsidDel="00D77B45">
            <w:delText xml:space="preserve"> para pilotar o, lo que es lo mismo, saber con qué avión</w:delText>
          </w:r>
        </w:del>
      </w:moveTo>
      <w:ins w:id="2844" w:author="IO" w:date="2011-07-21T12:36:00Z">
        <w:r>
          <w:t>con el que</w:t>
        </w:r>
      </w:ins>
      <w:moveTo w:id="2845" w:author="IO" w:date="2011-07-21T12:32:00Z">
        <w:r w:rsidRPr="009B75DF">
          <w:t xml:space="preserve"> tiene que comunicarse. A continuación </w:t>
        </w:r>
      </w:moveTo>
      <w:ins w:id="2846" w:author="IO" w:date="2011-07-21T12:36:00Z">
        <w:r>
          <w:t xml:space="preserve">el piloto </w:t>
        </w:r>
      </w:ins>
      <w:moveTo w:id="2847" w:author="IO" w:date="2011-07-21T12:32:00Z">
        <w:r w:rsidRPr="009B75DF">
          <w:t>crea</w:t>
        </w:r>
        <w:del w:id="2848" w:author="IO" w:date="2011-07-21T12:36:00Z">
          <w:r w:rsidRPr="009B75DF" w:rsidDel="00D77B45">
            <w:delText>rá</w:delText>
          </w:r>
        </w:del>
        <w:r w:rsidRPr="009B75DF">
          <w:t xml:space="preserve"> </w:t>
        </w:r>
        <w:del w:id="2849" w:author="IO" w:date="2011-07-21T12:36:00Z">
          <w:r w:rsidRPr="009B75DF" w:rsidDel="00D77B45">
            <w:delText>l</w:delText>
          </w:r>
        </w:del>
      </w:moveTo>
      <w:ins w:id="2850" w:author="IO" w:date="2011-07-21T12:36:00Z">
        <w:r>
          <w:t>un</w:t>
        </w:r>
      </w:ins>
      <w:moveTo w:id="2851" w:author="IO" w:date="2011-07-21T12:32:00Z">
        <w:r w:rsidRPr="009B75DF">
          <w:t>a conversación con dicho avión y le pasa</w:t>
        </w:r>
        <w:del w:id="2852" w:author="IO" w:date="2011-07-21T12:36:00Z">
          <w:r w:rsidRPr="009B75DF" w:rsidDel="00D77B45">
            <w:delText>rá,</w:delText>
          </w:r>
        </w:del>
        <w:r w:rsidRPr="009B75DF">
          <w:t xml:space="preserve"> a través de ella</w:t>
        </w:r>
        <w:del w:id="2853" w:author="IO" w:date="2011-07-21T12:36:00Z">
          <w:r w:rsidRPr="009B75DF" w:rsidDel="00D77B45">
            <w:delText>,</w:delText>
          </w:r>
        </w:del>
        <w:r w:rsidRPr="009B75DF">
          <w:t xml:space="preserve"> el hecho (“</w:t>
        </w:r>
        <w:proofErr w:type="spellStart"/>
        <w:r w:rsidRPr="009B75DF">
          <w:t>TurningOnPlane</w:t>
        </w:r>
        <w:proofErr w:type="spellEnd"/>
        <w:r w:rsidRPr="009B75DF">
          <w:t>”)</w:t>
        </w:r>
      </w:moveTo>
      <w:ins w:id="2854" w:author="IO" w:date="2011-07-21T12:36:00Z">
        <w:r>
          <w:t>. Este hecho</w:t>
        </w:r>
      </w:ins>
      <w:moveTo w:id="2855" w:author="IO" w:date="2011-07-21T12:32:00Z">
        <w:r w:rsidRPr="009B75DF">
          <w:t xml:space="preserve"> </w:t>
        </w:r>
        <w:del w:id="2856" w:author="IO" w:date="2011-07-21T12:36:00Z">
          <w:r w:rsidRPr="009B75DF" w:rsidDel="00D77B45">
            <w:delText>qu</w:delText>
          </w:r>
        </w:del>
      </w:moveTo>
      <w:ins w:id="2857" w:author="IO" w:date="2011-07-21T12:36:00Z">
        <w:r>
          <w:t>l</w:t>
        </w:r>
      </w:ins>
      <w:moveTo w:id="2858" w:author="IO" w:date="2011-07-21T12:32:00Z">
        <w:r w:rsidRPr="009B75DF">
          <w:t xml:space="preserve">e indica </w:t>
        </w:r>
        <w:del w:id="2859" w:author="IO" w:date="2011-07-21T12:37:00Z">
          <w:r w:rsidRPr="009B75DF" w:rsidDel="00D77B45">
            <w:delText>que e</w:delText>
          </w:r>
        </w:del>
      </w:moveTo>
      <w:ins w:id="2860" w:author="IO" w:date="2011-07-21T12:37:00Z">
        <w:r>
          <w:t>a</w:t>
        </w:r>
      </w:ins>
      <w:moveTo w:id="2861" w:author="IO" w:date="2011-07-21T12:32:00Z">
        <w:r w:rsidRPr="009B75DF">
          <w:t xml:space="preserve">l avión </w:t>
        </w:r>
      </w:moveTo>
      <w:ins w:id="2862" w:author="IO" w:date="2011-07-21T12:37:00Z">
        <w:r>
          <w:t xml:space="preserve">que </w:t>
        </w:r>
      </w:ins>
      <w:moveTo w:id="2863" w:author="IO" w:date="2011-07-21T12:32:00Z">
        <w:r w:rsidRPr="009B75DF">
          <w:t xml:space="preserve">debe arrancarse y las coordenadas del aeropuerto de salida. Una vez </w:t>
        </w:r>
      </w:moveTo>
      <w:ins w:id="2864" w:author="IO" w:date="2011-07-21T12:37:00Z">
        <w:r>
          <w:t xml:space="preserve">que </w:t>
        </w:r>
      </w:ins>
      <w:moveTo w:id="2865" w:author="IO" w:date="2011-07-21T12:32:00Z">
        <w:r w:rsidRPr="009B75DF">
          <w:t>el avión ha recibido este hecho</w:t>
        </w:r>
      </w:moveTo>
      <w:ins w:id="2866" w:author="IO" w:date="2011-07-21T12:37:00Z">
        <w:r>
          <w:t>,</w:t>
        </w:r>
      </w:ins>
      <w:moveTo w:id="2867" w:author="IO" w:date="2011-07-21T12:32:00Z">
        <w:r w:rsidRPr="009B75DF">
          <w:t xml:space="preserve"> actualiza</w:t>
        </w:r>
        <w:del w:id="2868" w:author="IO" w:date="2011-07-21T12:37:00Z">
          <w:r w:rsidRPr="009B75DF" w:rsidDel="00D77B45">
            <w:delText>rá</w:delText>
          </w:r>
        </w:del>
        <w:r w:rsidRPr="009B75DF">
          <w:t xml:space="preserve"> su posición inicial e indica</w:t>
        </w:r>
        <w:del w:id="2869" w:author="IO" w:date="2011-07-21T12:37:00Z">
          <w:r w:rsidRPr="009B75DF" w:rsidDel="00D77B45">
            <w:delText>rá</w:delText>
          </w:r>
        </w:del>
        <w:r w:rsidRPr="009B75DF">
          <w:t xml:space="preserve"> con el hecho (“</w:t>
        </w:r>
        <w:proofErr w:type="spellStart"/>
        <w:r w:rsidRPr="009B75DF">
          <w:t>IniciateUpdateStatus</w:t>
        </w:r>
        <w:proofErr w:type="spellEnd"/>
        <w:r w:rsidRPr="009B75DF">
          <w:t xml:space="preserve">”) que los valores de su estado mental se pueden empezar a actualizar teniendo en cuenta la velocidad y orientación que tiene </w:t>
        </w:r>
        <w:del w:id="2870" w:author="IO" w:date="2011-07-21T12:38:00Z">
          <w:r w:rsidRPr="009B75DF" w:rsidDel="001B5CA8">
            <w:delText xml:space="preserve">éste </w:delText>
          </w:r>
        </w:del>
        <w:r w:rsidRPr="009B75DF">
          <w:t>en cada momento. Como última acción, el avión comunica</w:t>
        </w:r>
        <w:del w:id="2871" w:author="IO" w:date="2011-07-21T12:38:00Z">
          <w:r w:rsidRPr="009B75DF" w:rsidDel="001B5CA8">
            <w:delText>rá,</w:delText>
          </w:r>
        </w:del>
        <w:r w:rsidRPr="009B75DF">
          <w:t xml:space="preserve"> </w:t>
        </w:r>
      </w:moveTo>
      <w:ins w:id="2872" w:author="IO" w:date="2011-07-21T12:38:00Z">
        <w:r w:rsidR="001B5CA8">
          <w:t xml:space="preserve">al piloto </w:t>
        </w:r>
      </w:ins>
      <w:moveTo w:id="2873" w:author="IO" w:date="2011-07-21T12:32:00Z">
        <w:r w:rsidRPr="009B75DF">
          <w:t>a través de la interacción</w:t>
        </w:r>
        <w:del w:id="2874" w:author="IO" w:date="2011-07-21T12:38:00Z">
          <w:r w:rsidRPr="009B75DF" w:rsidDel="001B5CA8">
            <w:delText>,</w:delText>
          </w:r>
        </w:del>
        <w:r w:rsidRPr="009B75DF">
          <w:t xml:space="preserve"> que la realización de las tareas correspondientes a la inicialización del avión ha finalizado (“</w:t>
        </w:r>
        <w:proofErr w:type="spellStart"/>
        <w:r w:rsidRPr="009B75DF">
          <w:t>PlaneOn</w:t>
        </w:r>
        <w:proofErr w:type="spellEnd"/>
        <w:r w:rsidRPr="009B75DF">
          <w:t>”). Una vez que el</w:t>
        </w:r>
        <w:del w:id="2875" w:author="IO" w:date="2011-07-21T12:38:00Z">
          <w:r w:rsidRPr="009B75DF" w:rsidDel="001B5CA8">
            <w:delText xml:space="preserve"> </w:delText>
          </w:r>
        </w:del>
        <w:r w:rsidRPr="009B75DF">
          <w:t xml:space="preserve"> piloto ha recibido esta información</w:t>
        </w:r>
      </w:moveTo>
      <w:ins w:id="2876" w:author="IO" w:date="2011-07-21T12:39:00Z">
        <w:r w:rsidR="001B5CA8">
          <w:t xml:space="preserve"> puede dar por concluido el arranque del avión.</w:t>
        </w:r>
      </w:ins>
    </w:p>
    <w:p w14:paraId="280090B9" w14:textId="26D37030" w:rsidR="001B5CA8" w:rsidRDefault="001B5CA8" w:rsidP="00D77B45">
      <w:pPr>
        <w:spacing w:before="240" w:after="120"/>
        <w:ind w:firstLine="284"/>
        <w:jc w:val="both"/>
        <w:rPr>
          <w:ins w:id="2877" w:author="IO" w:date="2011-07-21T12:44:00Z"/>
        </w:rPr>
      </w:pPr>
      <w:ins w:id="2878" w:author="IO" w:date="2011-07-21T12:39:00Z">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ins>
      <w:ins w:id="2879" w:author="IO" w:date="2011-07-21T12:39:00Z">
        <w:r>
          <w:fldChar w:fldCharType="separate"/>
        </w:r>
      </w:ins>
      <w:ins w:id="2880" w:author="Orion" w:date="2011-07-26T22:30:00Z">
        <w:r w:rsidR="00503590">
          <w:t>4</w:t>
        </w:r>
      </w:ins>
      <w:ins w:id="2881" w:author="IO" w:date="2011-07-21T12:39:00Z">
        <w:r>
          <w:fldChar w:fldCharType="end"/>
        </w:r>
        <w:r>
          <w:t xml:space="preserve">) se indicó que pilotos y aviones se modelan como agentes, por lo se relacionan mediante interacciones (paso de mensajes) en los </w:t>
        </w:r>
        <w:r>
          <w:lastRenderedPageBreak/>
          <w:t>diagramas.</w:t>
        </w:r>
      </w:ins>
    </w:p>
    <w:p w14:paraId="3B820F42" w14:textId="13BC3743" w:rsidR="001B5CA8" w:rsidRDefault="001B5CA8" w:rsidP="00D77B45">
      <w:pPr>
        <w:spacing w:before="240" w:after="120"/>
        <w:ind w:firstLine="284"/>
        <w:jc w:val="both"/>
        <w:rPr>
          <w:ins w:id="2882" w:author="IO" w:date="2011-07-21T12:41:00Z"/>
        </w:rPr>
      </w:pPr>
      <w:ins w:id="2883" w:author="IO" w:date="2011-07-21T12:44:00Z">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w:t>
        </w:r>
        <w:proofErr w:type="spellStart"/>
        <w:r w:rsidRPr="009B75DF">
          <w:t>GetNextLeg</w:t>
        </w:r>
        <w:proofErr w:type="spellEnd"/>
        <w:r w:rsidRPr="009B75DF">
          <w:t>”)</w:t>
        </w:r>
        <w:r>
          <w:t xml:space="preserve"> hast</w:t>
        </w:r>
        <w:r w:rsidRPr="009B75DF">
          <w:t>a completar el trayecto.</w:t>
        </w:r>
      </w:ins>
    </w:p>
    <w:p w14:paraId="207A5E31" w14:textId="77A4A10C" w:rsidR="001B5CA8" w:rsidRPr="00B0777E" w:rsidRDefault="001B5CA8">
      <w:pPr>
        <w:pStyle w:val="Heading1"/>
        <w:numPr>
          <w:ilvl w:val="3"/>
          <w:numId w:val="40"/>
        </w:numPr>
        <w:rPr>
          <w:ins w:id="2884" w:author="IO" w:date="2011-07-21T12:41:00Z"/>
          <w:b w:val="0"/>
          <w:sz w:val="28"/>
          <w:szCs w:val="52"/>
        </w:rPr>
        <w:pPrChange w:id="2885" w:author="IO" w:date="2011-07-21T12:41:00Z">
          <w:pPr>
            <w:pStyle w:val="Heading1"/>
            <w:numPr>
              <w:ilvl w:val="3"/>
              <w:numId w:val="49"/>
            </w:numPr>
            <w:tabs>
              <w:tab w:val="clear" w:pos="0"/>
            </w:tabs>
            <w:ind w:left="1728" w:hanging="648"/>
          </w:pPr>
        </w:pPrChange>
      </w:pPr>
      <w:bookmarkStart w:id="2886" w:name="_Toc299721487"/>
      <w:ins w:id="2887" w:author="IO" w:date="2011-07-21T12:41:00Z">
        <w:r>
          <w:rPr>
            <w:b w:val="0"/>
            <w:sz w:val="28"/>
            <w:szCs w:val="52"/>
          </w:rPr>
          <w:t>Descomposición del plan de vuelo</w:t>
        </w:r>
        <w:bookmarkEnd w:id="2886"/>
      </w:ins>
    </w:p>
    <w:p w14:paraId="2025469C" w14:textId="1F624B7B" w:rsidR="00D77B45" w:rsidRPr="009B75DF" w:rsidDel="001B5CA8" w:rsidRDefault="001B5CA8">
      <w:pPr>
        <w:spacing w:after="120"/>
        <w:jc w:val="both"/>
        <w:rPr>
          <w:del w:id="2888" w:author="IO" w:date="2011-07-21T12:43:00Z"/>
        </w:rPr>
        <w:pPrChange w:id="2889" w:author="IO" w:date="2011-07-21T12:43:00Z">
          <w:pPr>
            <w:spacing w:before="240" w:after="120"/>
            <w:ind w:firstLine="284"/>
            <w:jc w:val="both"/>
          </w:pPr>
        </w:pPrChange>
      </w:pPr>
      <w:ins w:id="2890" w:author="IO" w:date="2011-07-21T12:45:00Z">
        <w:r>
          <w:t xml:space="preserve">El objetivo </w:t>
        </w:r>
      </w:ins>
      <w:moveTo w:id="2891" w:author="IO" w:date="2011-07-21T12:32:00Z">
        <w:del w:id="2892" w:author="IO" w:date="2011-07-21T12:38:00Z">
          <w:r w:rsidR="00D77B45" w:rsidRPr="009B75DF" w:rsidDel="001B5CA8">
            <w:delText xml:space="preserve"> éste podrá iniciar</w:delText>
          </w:r>
        </w:del>
        <w:del w:id="2893" w:author="IO" w:date="2011-07-21T12:45:00Z">
          <w:r w:rsidR="00D77B45" w:rsidRPr="009B75DF" w:rsidDel="001B5CA8">
            <w:delText xml:space="preserve"> la descomposición del plan de vuelo</w:delText>
          </w:r>
        </w:del>
        <w:del w:id="2894" w:author="IO" w:date="2011-07-21T12:42:00Z">
          <w:r w:rsidR="00D77B45" w:rsidRPr="009B75DF" w:rsidDel="001B5CA8">
            <w:delText xml:space="preserve"> y obtener el primer tramo</w:delText>
          </w:r>
        </w:del>
        <w:del w:id="2895" w:author="IO" w:date="2011-07-21T12:45:00Z">
          <w:r w:rsidR="00D77B45" w:rsidRPr="009B75DF" w:rsidDel="001B5CA8">
            <w:delText xml:space="preserve"> que ha de realizar </w:delText>
          </w:r>
        </w:del>
        <w:del w:id="2896" w:author="IO" w:date="2011-07-21T12:42:00Z">
          <w:r w:rsidR="00D77B45" w:rsidRPr="009B75DF" w:rsidDel="001B5CA8">
            <w:delText xml:space="preserve">para completar el trayecto </w:delText>
          </w:r>
        </w:del>
        <w:del w:id="2897" w:author="IO" w:date="2011-07-21T12:45:00Z">
          <w:r w:rsidR="00D77B45" w:rsidRPr="009B75DF" w:rsidDel="001B5CA8">
            <w:delText>(</w:delText>
          </w:r>
        </w:del>
        <w:r w:rsidR="00D77B45" w:rsidRPr="009B75DF">
          <w:t>“</w:t>
        </w:r>
        <w:proofErr w:type="spellStart"/>
        <w:r w:rsidR="00D77B45" w:rsidRPr="009B75DF">
          <w:t>GetNextLeg</w:t>
        </w:r>
        <w:proofErr w:type="spellEnd"/>
        <w:r w:rsidR="00D77B45" w:rsidRPr="009B75DF">
          <w:t>”</w:t>
        </w:r>
        <w:del w:id="2898" w:author="IO" w:date="2011-07-21T12:45:00Z">
          <w:r w:rsidR="00D77B45" w:rsidRPr="009B75DF" w:rsidDel="001B5CA8">
            <w:delText>)</w:delText>
          </w:r>
        </w:del>
      </w:moveTo>
      <w:ins w:id="2899" w:author="IO" w:date="2011-07-21T12:45:00Z">
        <w:r>
          <w:t xml:space="preserve"> indica al piloto que debe proceder a procesar un nuevo tramo del plan de vuelo.</w:t>
        </w:r>
      </w:ins>
      <w:ins w:id="2900" w:author="IO" w:date="2011-07-21T12:42:00Z">
        <w:r>
          <w:t xml:space="preserve"> </w:t>
        </w:r>
      </w:ins>
      <w:moveTo w:id="2901" w:author="IO" w:date="2011-07-21T12:32:00Z">
        <w:del w:id="2902" w:author="IO" w:date="2011-07-21T12:45:00Z">
          <w:r w:rsidR="00D77B45" w:rsidRPr="009B75DF" w:rsidDel="001B5CA8">
            <w:delText>.</w:delText>
          </w:r>
        </w:del>
      </w:moveTo>
      <w:ins w:id="2903" w:author="IO" w:date="2011-07-21T12:43:00Z">
        <w:r>
          <w:t xml:space="preserve">Este objetivo se satisface a través de la actividad </w:t>
        </w:r>
      </w:ins>
      <w:moveTo w:id="2904" w:author="IO" w:date="2011-07-21T12:32:00Z">
        <w:del w:id="2905" w:author="IO" w:date="2011-07-21T12:42:00Z">
          <w:r w:rsidR="00D77B45" w:rsidRPr="009B75DF" w:rsidDel="001B5CA8">
            <w:delText xml:space="preserve"> </w:delText>
          </w:r>
        </w:del>
      </w:moveTo>
    </w:p>
    <w:moveToRangeEnd w:id="2815"/>
    <w:p w14:paraId="4FD844A4" w14:textId="1DACBDE0" w:rsidR="001B5CA8" w:rsidRDefault="007331F0" w:rsidP="006B1111">
      <w:pPr>
        <w:spacing w:after="120"/>
        <w:jc w:val="both"/>
        <w:rPr>
          <w:ins w:id="2906" w:author="IO" w:date="2011-07-21T12:49:00Z"/>
        </w:rPr>
      </w:pPr>
      <w:del w:id="2907" w:author="IO" w:date="2011-07-21T12:49:00Z">
        <w:r w:rsidRPr="0083518D" w:rsidDel="007331F0">
          <w:rPr>
            <w:rFonts w:cs="Times New Roman"/>
            <w:noProof/>
            <w:lang w:eastAsia="es-ES" w:bidi="ar-SA"/>
          </w:rPr>
          <w:drawing>
            <wp:anchor distT="0" distB="0" distL="114300" distR="114300" simplePos="0" relativeHeight="251670528" behindDoc="0" locked="0" layoutInCell="1" allowOverlap="1" wp14:anchorId="0E245792" wp14:editId="30D8CEE3">
              <wp:simplePos x="0" y="0"/>
              <wp:positionH relativeFrom="column">
                <wp:posOffset>365760</wp:posOffset>
              </wp:positionH>
              <wp:positionV relativeFrom="paragraph">
                <wp:posOffset>805180</wp:posOffset>
              </wp:positionV>
              <wp:extent cx="6200775" cy="3067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6377" r="-7621"/>
                      <a:stretch/>
                    </pic:blipFill>
                    <pic:spPr bwMode="auto">
                      <a:xfrm>
                        <a:off x="0" y="0"/>
                        <a:ext cx="6200775"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2908" w:author="IO" w:date="2011-07-21T12:43:00Z">
        <w:r w:rsidR="00404C16" w:rsidRPr="009B75DF" w:rsidDel="001B5CA8">
          <w:delText xml:space="preserve">El siguiente proceso que se va a explicar es el </w:delText>
        </w:r>
      </w:del>
      <w:proofErr w:type="gramStart"/>
      <w:r w:rsidR="00404C16" w:rsidRPr="009B75DF">
        <w:t>de</w:t>
      </w:r>
      <w:proofErr w:type="gramEnd"/>
      <w:del w:id="2909" w:author="IO" w:date="2011-07-21T12:45:00Z">
        <w:r w:rsidR="00404C16" w:rsidRPr="009B75DF" w:rsidDel="001B5CA8">
          <w:delText xml:space="preserve"> la</w:delText>
        </w:r>
      </w:del>
      <w:r w:rsidR="00404C16" w:rsidRPr="009B75DF">
        <w:t xml:space="preserve"> descomposición en tramos del plan de vuelo (</w:t>
      </w:r>
      <w:ins w:id="2910" w:author="Orion" w:date="2011-07-05T20:25:00Z">
        <w:r w:rsidR="00564738" w:rsidRPr="009B75DF">
          <w:t>“</w:t>
        </w:r>
      </w:ins>
      <w:r w:rsidR="00404C16" w:rsidRPr="009B75DF">
        <w:t xml:space="preserve">Flight Plan </w:t>
      </w:r>
      <w:proofErr w:type="spellStart"/>
      <w:r w:rsidR="00404C16" w:rsidRPr="009B75DF">
        <w:t>Monitoring</w:t>
      </w:r>
      <w:proofErr w:type="spellEnd"/>
      <w:r w:rsidR="00404C16" w:rsidRPr="009B75DF">
        <w:t xml:space="preserve">”). </w:t>
      </w:r>
      <w:r w:rsidR="00AD2753" w:rsidRPr="009B75DF">
        <w:t>E</w:t>
      </w:r>
      <w:ins w:id="2911" w:author="IO" w:date="2011-07-21T12:45:00Z">
        <w:r w:rsidR="001B5CA8">
          <w:t>l</w:t>
        </w:r>
      </w:ins>
      <w:del w:id="2912" w:author="IO" w:date="2011-07-21T12:43:00Z">
        <w:r w:rsidR="00AD2753" w:rsidRPr="009B75DF" w:rsidDel="001B5CA8">
          <w:delText>n dicho</w:delText>
        </w:r>
      </w:del>
      <w:r w:rsidR="00AD2753" w:rsidRPr="009B75DF">
        <w:t xml:space="preserve"> </w:t>
      </w:r>
      <w:r w:rsidR="00404C16" w:rsidRPr="009B75DF">
        <w:t>proceso</w:t>
      </w:r>
      <w:r w:rsidR="00AD2753" w:rsidRPr="009B75DF">
        <w:t xml:space="preserve"> </w:t>
      </w:r>
      <w:del w:id="2913" w:author="IO" w:date="2011-07-21T12:43:00Z">
        <w:r w:rsidR="00AD2753" w:rsidRPr="009B75DF" w:rsidDel="001B5CA8">
          <w:delText>realmente el piloto procederá a extraer el siguiente tramo a realizar del plan de vuelo, como se ve</w:delText>
        </w:r>
      </w:del>
      <w:ins w:id="2914" w:author="IO" w:date="2011-07-21T12:43:00Z">
        <w:r w:rsidR="001B5CA8">
          <w:t>se muestra</w:t>
        </w:r>
      </w:ins>
      <w:r w:rsidR="00AD2753" w:rsidRPr="009B75DF">
        <w:t xml:space="preserve"> en la</w:t>
      </w:r>
      <w:del w:id="2915" w:author="IO" w:date="2011-07-21T12:43:00Z">
        <w:r w:rsidR="00AD2753" w:rsidRPr="009B75DF" w:rsidDel="001B5CA8">
          <w:delText xml:space="preserve"> </w:delText>
        </w:r>
      </w:del>
      <w:r w:rsidR="00AD2753" w:rsidRPr="009B75DF">
        <w:t xml:space="preserve">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ins w:id="2916" w:author="Orion" w:date="2011-07-26T22:30:00Z">
        <w:r w:rsidR="00503590">
          <w:t>Figura 11</w:t>
        </w:r>
      </w:ins>
      <w:del w:id="2917" w:author="Orion" w:date="2011-07-26T22:30:00Z">
        <w:r w:rsidR="00416FF6" w:rsidDel="00503590">
          <w:delText>Figura 10</w:delText>
        </w:r>
      </w:del>
      <w:r w:rsidR="00AD2753" w:rsidRPr="009B75DF">
        <w:fldChar w:fldCharType="end"/>
      </w:r>
      <w:r w:rsidR="00AD2753" w:rsidRPr="009B75DF">
        <w:t>.</w:t>
      </w:r>
    </w:p>
    <w:p w14:paraId="77C75833" w14:textId="06FCF1E7" w:rsidR="00AD515A" w:rsidRPr="009B75DF" w:rsidDel="001B5CA8" w:rsidRDefault="007331F0">
      <w:pPr>
        <w:spacing w:before="240" w:after="120"/>
        <w:ind w:firstLine="284"/>
        <w:jc w:val="both"/>
        <w:rPr>
          <w:del w:id="2918" w:author="IO" w:date="2011-07-21T12:44:00Z"/>
        </w:rPr>
      </w:pPr>
      <w:ins w:id="2919" w:author="IO" w:date="2011-07-21T12:50:00Z">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2920" w:author="IO" w:date="2011-07-21T12:43:00Z">
        <w:r w:rsidR="00AD2753" w:rsidRPr="009B75DF" w:rsidDel="001B5CA8">
          <w:delText xml:space="preserve"> </w:delText>
        </w:r>
      </w:del>
      <w:del w:id="2921" w:author="IO" w:date="2011-07-21T12:44:00Z">
        <w:r w:rsidR="00AD2753" w:rsidRPr="009B75DF" w:rsidDel="001B5CA8">
          <w:delText>Para ello el piloto, una vez recibe el hecho que indica que puede proceder a obtener el próximo tramo</w:delText>
        </w:r>
        <w:r w:rsidR="0028425B" w:rsidRPr="009B75DF" w:rsidDel="001B5CA8">
          <w:delText xml:space="preserve"> (“GetNextLeg”)</w:delText>
        </w:r>
        <w:r w:rsidR="00AD2753" w:rsidRPr="009B75DF" w:rsidDel="001B5CA8">
          <w:delText xml:space="preserve">, accederá a su estado mental para obtener el plan de vuelo y saber cuál ha sido el último tramo completado. A partir de esta información el piloto construirá el siguiente tramo que tiene que cubrir y producirá un hecho que iniciará </w:delText>
        </w:r>
        <w:r w:rsidR="000E3773" w:rsidRPr="009B75DF" w:rsidDel="001B5CA8">
          <w:delText>el</w:delText>
        </w:r>
        <w:r w:rsidR="00AD2753" w:rsidRPr="009B75DF" w:rsidDel="001B5CA8">
          <w:delText xml:space="preserve"> proceso que</w:delText>
        </w:r>
      </w:del>
      <w:ins w:id="2922" w:author="Orion" w:date="2011-07-05T21:21:00Z">
        <w:del w:id="2923" w:author="IO" w:date="2011-07-21T12:44:00Z">
          <w:r w:rsidR="00E4588E" w:rsidRPr="009B75DF" w:rsidDel="001B5CA8">
            <w:delText xml:space="preserve"> ir</w:delText>
          </w:r>
          <w:r w:rsidR="00994D3A" w:rsidRPr="009B75DF" w:rsidDel="001B5CA8">
            <w:delText>á c</w:delText>
          </w:r>
          <w:r w:rsidR="00E4588E" w:rsidRPr="009B75DF" w:rsidDel="001B5CA8">
            <w:delText>omprobando</w:delText>
          </w:r>
        </w:del>
      </w:ins>
      <w:del w:id="2924" w:author="IO" w:date="2011-07-21T12:44:00Z">
        <w:r w:rsidR="00AD2753" w:rsidRPr="009B75DF" w:rsidDel="001B5CA8">
          <w:delText xml:space="preserve"> </w:delText>
        </w:r>
        <w:r w:rsidR="007C25A6" w:rsidRPr="009B75DF" w:rsidDel="001B5CA8">
          <w:delText>comprueba</w:delText>
        </w:r>
        <w:r w:rsidR="00AD2753" w:rsidRPr="009B75DF" w:rsidDel="001B5CA8">
          <w:delText xml:space="preserve"> si el tramo </w:delText>
        </w:r>
        <w:r w:rsidR="007C25A6" w:rsidRPr="009B75DF" w:rsidDel="001B5CA8">
          <w:delText xml:space="preserve">se ha completado </w:delText>
        </w:r>
        <w:r w:rsidR="00AD2753" w:rsidRPr="009B75DF" w:rsidDel="001B5CA8">
          <w:delText>con éxito (“StartLegCheck”).</w:delText>
        </w:r>
      </w:del>
    </w:p>
    <w:p w14:paraId="358F885A" w14:textId="60AFE415" w:rsidR="00AD2753" w:rsidRPr="009B75DF" w:rsidDel="00323F6E" w:rsidRDefault="00AD2753">
      <w:pPr>
        <w:spacing w:before="240" w:after="120"/>
        <w:ind w:firstLine="284"/>
        <w:jc w:val="both"/>
        <w:rPr>
          <w:del w:id="2925" w:author="Orion" w:date="2011-06-22T19:14:00Z"/>
        </w:rPr>
        <w:pPrChange w:id="2926" w:author="IO" w:date="2011-07-21T11:42:00Z">
          <w:pPr>
            <w:jc w:val="both"/>
          </w:pPr>
        </w:pPrChange>
      </w:pPr>
    </w:p>
    <w:p w14:paraId="5E6EA6DB" w14:textId="3D36D3C3" w:rsidR="00AD2753" w:rsidRPr="009B75DF" w:rsidDel="001B5CA8" w:rsidRDefault="00AD2753">
      <w:pPr>
        <w:spacing w:before="240" w:after="120"/>
        <w:ind w:firstLine="284"/>
        <w:jc w:val="both"/>
        <w:rPr>
          <w:del w:id="2927" w:author="IO" w:date="2011-07-21T12:44:00Z"/>
        </w:rPr>
        <w:pPrChange w:id="2928" w:author="IO" w:date="2011-07-21T11:42:00Z">
          <w:pPr>
            <w:jc w:val="both"/>
          </w:pPr>
        </w:pPrChange>
      </w:pPr>
    </w:p>
    <w:p w14:paraId="5604084F" w14:textId="06D3F284" w:rsidR="00AD2753" w:rsidRDefault="00AD2753" w:rsidP="00252D3F">
      <w:pPr>
        <w:pStyle w:val="Caption"/>
        <w:rPr>
          <w:rFonts w:cs="Times New Roman"/>
        </w:rPr>
      </w:pPr>
      <w:bookmarkStart w:id="2929" w:name="_Ref294819583"/>
      <w:bookmarkStart w:id="2930" w:name="_Toc295124204"/>
      <w:bookmarkStart w:id="2931" w:name="_Toc299483439"/>
      <w:r>
        <w:t xml:space="preserve">Figura </w:t>
      </w:r>
      <w:r w:rsidR="004D4758">
        <w:fldChar w:fldCharType="begin"/>
      </w:r>
      <w:r w:rsidR="004D4758">
        <w:instrText xml:space="preserve"> SEQ Figura \* ARABIC </w:instrText>
      </w:r>
      <w:r w:rsidR="004D4758">
        <w:fldChar w:fldCharType="separate"/>
      </w:r>
      <w:ins w:id="2932" w:author="Orion" w:date="2011-07-26T22:41:00Z">
        <w:r w:rsidR="000A487B">
          <w:rPr>
            <w:noProof/>
          </w:rPr>
          <w:t>11</w:t>
        </w:r>
      </w:ins>
      <w:del w:id="2933" w:author="Orion" w:date="2011-07-26T22:19:00Z">
        <w:r w:rsidR="00587D28" w:rsidDel="00E237E8">
          <w:rPr>
            <w:noProof/>
          </w:rPr>
          <w:delText>10</w:delText>
        </w:r>
      </w:del>
      <w:r w:rsidR="004D4758">
        <w:rPr>
          <w:noProof/>
        </w:rPr>
        <w:fldChar w:fldCharType="end"/>
      </w:r>
      <w:bookmarkEnd w:id="2929"/>
      <w:r>
        <w:t>: Descomposición del Plan de Vuelo</w:t>
      </w:r>
      <w:bookmarkEnd w:id="2930"/>
      <w:ins w:id="2934" w:author="IO" w:date="2011-07-21T13:46:00Z">
        <w:r w:rsidR="005B28B6">
          <w:t>.</w:t>
        </w:r>
      </w:ins>
      <w:bookmarkEnd w:id="2931"/>
    </w:p>
    <w:p w14:paraId="37BD5746" w14:textId="54CDE90E" w:rsidR="001B5CA8" w:rsidRPr="009B75DF" w:rsidRDefault="007331F0" w:rsidP="001B5CA8">
      <w:pPr>
        <w:spacing w:before="240" w:after="120"/>
        <w:ind w:firstLine="284"/>
        <w:jc w:val="both"/>
        <w:rPr>
          <w:ins w:id="2935" w:author="IO" w:date="2011-07-21T12:44:00Z"/>
        </w:rPr>
      </w:pPr>
      <w:ins w:id="2936" w:author="IO" w:date="2011-07-21T12:51:00Z">
        <w:r>
          <w:t xml:space="preserve">Tras recibir el hecho </w:t>
        </w:r>
      </w:ins>
      <w:ins w:id="2937" w:author="IO" w:date="2011-07-21T12:44:00Z">
        <w:r w:rsidR="001B5CA8" w:rsidRPr="009B75DF">
          <w:t>“</w:t>
        </w:r>
        <w:proofErr w:type="spellStart"/>
        <w:r w:rsidR="001B5CA8" w:rsidRPr="009B75DF">
          <w:t>GetNextLeg</w:t>
        </w:r>
        <w:proofErr w:type="spellEnd"/>
        <w:r w:rsidR="001B5CA8" w:rsidRPr="009B75DF">
          <w:t xml:space="preserve">”, </w:t>
        </w:r>
      </w:ins>
      <w:ins w:id="2938" w:author="IO" w:date="2011-07-21T12:51:00Z">
        <w:r>
          <w:t xml:space="preserve">el piloto </w:t>
        </w:r>
      </w:ins>
      <w:ins w:id="2939" w:author="IO" w:date="2011-07-21T12:44:00Z">
        <w:r w:rsidR="001B5CA8" w:rsidRPr="009B75DF">
          <w:t>accede a su estado mental para obtener el plan de vuelo y saber cuál ha sido el último tramo completado. A partir de esta información</w:t>
        </w:r>
      </w:ins>
      <w:ins w:id="2940" w:author="IO" w:date="2011-07-21T12:51:00Z">
        <w:r>
          <w:t xml:space="preserve">, construye </w:t>
        </w:r>
      </w:ins>
      <w:ins w:id="2941" w:author="IO" w:date="2011-07-21T12:44:00Z">
        <w:r w:rsidR="001B5CA8" w:rsidRPr="009B75DF">
          <w:t xml:space="preserve">el siguiente tramo </w:t>
        </w:r>
      </w:ins>
      <w:ins w:id="2942" w:author="IO" w:date="2011-07-21T12:51:00Z">
        <w:r>
          <w:t>a</w:t>
        </w:r>
      </w:ins>
      <w:ins w:id="2943" w:author="IO" w:date="2011-07-21T12:44:00Z">
        <w:r w:rsidR="001B5CA8" w:rsidRPr="009B75DF">
          <w:t xml:space="preserve"> cubrir y produc</w:t>
        </w:r>
      </w:ins>
      <w:ins w:id="2944" w:author="IO" w:date="2011-07-21T12:51:00Z">
        <w:r>
          <w:t>e</w:t>
        </w:r>
      </w:ins>
      <w:ins w:id="2945" w:author="IO" w:date="2011-07-21T12:44:00Z">
        <w:r w:rsidR="001B5CA8" w:rsidRPr="009B75DF">
          <w:t xml:space="preserve"> un hecho que iniciará el proceso que irá comprobando si el tramo se ha completado con éxito (“</w:t>
        </w:r>
        <w:proofErr w:type="spellStart"/>
        <w:r w:rsidR="001B5CA8" w:rsidRPr="009B75DF">
          <w:t>StartLegCheck</w:t>
        </w:r>
        <w:proofErr w:type="spellEnd"/>
        <w:r w:rsidR="001B5CA8" w:rsidRPr="009B75DF">
          <w:t>”).</w:t>
        </w:r>
      </w:ins>
    </w:p>
    <w:p w14:paraId="32CF7B93" w14:textId="25B45C9E" w:rsidR="00E36986" w:rsidRDefault="00E36986" w:rsidP="00026C08">
      <w:pPr>
        <w:spacing w:before="240" w:after="120"/>
        <w:ind w:firstLine="284"/>
        <w:jc w:val="both"/>
        <w:rPr>
          <w:ins w:id="2946" w:author="IO" w:date="2011-07-21T12:59:00Z"/>
        </w:rPr>
      </w:pPr>
      <w:ins w:id="2947" w:author="IO" w:date="2011-07-21T12:58:00Z">
        <w:r>
          <w:t>Si el piloto ha terminado el tramo, pasa a procesa</w:t>
        </w:r>
      </w:ins>
      <w:ins w:id="2948" w:author="IO" w:date="2011-07-21T13:43:00Z">
        <w:r w:rsidR="005B28B6">
          <w:t>r</w:t>
        </w:r>
      </w:ins>
      <w:ins w:id="2949" w:author="IO" w:date="2011-07-21T12:58:00Z">
        <w:r>
          <w:t xml:space="preserve"> el siguiente</w:t>
        </w:r>
      </w:ins>
      <w:ins w:id="2950" w:author="IO" w:date="2011-07-21T13:43:00Z">
        <w:r w:rsidR="005B28B6">
          <w:t xml:space="preserve"> (ver Sección </w:t>
        </w:r>
      </w:ins>
      <w:ins w:id="2951" w:author="IO" w:date="2011-07-21T13:44:00Z">
        <w:r w:rsidR="005B28B6">
          <w:fldChar w:fldCharType="begin"/>
        </w:r>
        <w:r w:rsidR="005B28B6">
          <w:instrText xml:space="preserve"> REF _Ref299019168 \r \h </w:instrText>
        </w:r>
      </w:ins>
      <w:r w:rsidR="005B28B6">
        <w:fldChar w:fldCharType="separate"/>
      </w:r>
      <w:ins w:id="2952" w:author="Orion" w:date="2011-07-26T22:30:00Z">
        <w:r w:rsidR="00503590">
          <w:t>5.1.4.5</w:t>
        </w:r>
      </w:ins>
      <w:ins w:id="2953" w:author="IO" w:date="2011-07-21T13:44:00Z">
        <w:r w:rsidR="005B28B6">
          <w:fldChar w:fldCharType="end"/>
        </w:r>
      </w:ins>
      <w:ins w:id="2954" w:author="IO" w:date="2011-07-21T13:43:00Z">
        <w:r w:rsidR="005B28B6">
          <w:t>)</w:t>
        </w:r>
      </w:ins>
      <w:ins w:id="2955" w:author="IO" w:date="2011-07-21T12:58:00Z">
        <w:r>
          <w:t xml:space="preserve">. </w:t>
        </w:r>
      </w:ins>
      <w:r w:rsidR="003D52F1" w:rsidRPr="009B75DF">
        <w:t>En</w:t>
      </w:r>
      <w:ins w:id="2956" w:author="IO" w:date="2011-07-21T12:47:00Z">
        <w:r w:rsidR="007331F0">
          <w:t xml:space="preserve"> </w:t>
        </w:r>
      </w:ins>
      <w:del w:id="2957" w:author="IO" w:date="2011-07-21T12:47:00Z">
        <w:r w:rsidR="003D52F1" w:rsidRPr="009B75DF" w:rsidDel="007331F0">
          <w:delText xml:space="preserve"> </w:delText>
        </w:r>
      </w:del>
      <w:r w:rsidR="003D52F1" w:rsidRPr="009B75DF">
        <w:t xml:space="preserve">caso </w:t>
      </w:r>
      <w:del w:id="2958" w:author="IO" w:date="2011-07-21T12:58:00Z">
        <w:r w:rsidR="003D52F1" w:rsidRPr="009B75DF" w:rsidDel="00E36986">
          <w:delText>de que el tramo no se haya completado todavía</w:delText>
        </w:r>
      </w:del>
      <w:ins w:id="2959" w:author="IO" w:date="2011-07-21T12:58:00Z">
        <w:r>
          <w:t>contrario</w:t>
        </w:r>
      </w:ins>
      <w:r w:rsidR="00965079" w:rsidRPr="009B75DF">
        <w:t>,</w:t>
      </w:r>
      <w:r w:rsidR="003D52F1" w:rsidRPr="009B75DF">
        <w:t xml:space="preserve"> el piloto </w:t>
      </w:r>
      <w:r w:rsidR="006F013B" w:rsidRPr="009B75DF">
        <w:t>pasa</w:t>
      </w:r>
      <w:del w:id="2960" w:author="IO" w:date="2011-07-21T12:52:00Z">
        <w:r w:rsidR="006F013B" w:rsidRPr="009B75DF" w:rsidDel="007331F0">
          <w:delText>rá</w:delText>
        </w:r>
      </w:del>
      <w:r w:rsidR="006F013B" w:rsidRPr="009B75DF">
        <w:t xml:space="preserve"> a tomar las decisiones </w:t>
      </w:r>
      <w:r w:rsidR="006F013B" w:rsidRPr="009B75DF">
        <w:lastRenderedPageBreak/>
        <w:t>oportunas para llegar al final del tramo</w:t>
      </w:r>
      <w:ins w:id="2961" w:author="IO" w:date="2011-07-21T13:44:00Z">
        <w:r w:rsidR="005B28B6">
          <w:t xml:space="preserve"> (ver Sección </w:t>
        </w:r>
        <w:r w:rsidR="005B28B6">
          <w:fldChar w:fldCharType="begin"/>
        </w:r>
        <w:r w:rsidR="005B28B6">
          <w:instrText xml:space="preserve"> REF _Ref299019186 \r \h </w:instrText>
        </w:r>
      </w:ins>
      <w:r w:rsidR="005B28B6">
        <w:fldChar w:fldCharType="separate"/>
      </w:r>
      <w:ins w:id="2962" w:author="Orion" w:date="2011-07-26T22:30:00Z">
        <w:r w:rsidR="00503590">
          <w:t>5.1.4.3</w:t>
        </w:r>
      </w:ins>
      <w:ins w:id="2963" w:author="IO" w:date="2011-07-21T13:44:00Z">
        <w:r w:rsidR="005B28B6">
          <w:fldChar w:fldCharType="end"/>
        </w:r>
        <w:r w:rsidR="005B28B6">
          <w:t>)</w:t>
        </w:r>
      </w:ins>
      <w:r w:rsidR="006F013B" w:rsidRPr="009B75DF">
        <w:t>.</w:t>
      </w:r>
    </w:p>
    <w:p w14:paraId="776DCCF3" w14:textId="7AB1B632" w:rsidR="00E36986" w:rsidRPr="00B0777E" w:rsidRDefault="00E36986">
      <w:pPr>
        <w:pStyle w:val="Heading1"/>
        <w:numPr>
          <w:ilvl w:val="3"/>
          <w:numId w:val="40"/>
        </w:numPr>
        <w:rPr>
          <w:ins w:id="2964" w:author="IO" w:date="2011-07-21T12:59:00Z"/>
          <w:b w:val="0"/>
          <w:sz w:val="28"/>
          <w:szCs w:val="52"/>
        </w:rPr>
        <w:pPrChange w:id="2965" w:author="IO" w:date="2011-07-21T12:59:00Z">
          <w:pPr>
            <w:pStyle w:val="Heading1"/>
            <w:numPr>
              <w:ilvl w:val="3"/>
              <w:numId w:val="50"/>
            </w:numPr>
            <w:tabs>
              <w:tab w:val="clear" w:pos="0"/>
            </w:tabs>
            <w:ind w:left="1728" w:hanging="648"/>
          </w:pPr>
        </w:pPrChange>
      </w:pPr>
      <w:bookmarkStart w:id="2966" w:name="_Ref299019186"/>
      <w:bookmarkStart w:id="2967" w:name="_Toc299721488"/>
      <w:ins w:id="2968" w:author="IO" w:date="2011-07-21T12:59:00Z">
        <w:r>
          <w:rPr>
            <w:b w:val="0"/>
            <w:sz w:val="28"/>
            <w:szCs w:val="52"/>
          </w:rPr>
          <w:t>Toma de decisiones en un tramo</w:t>
        </w:r>
        <w:bookmarkEnd w:id="2966"/>
        <w:bookmarkEnd w:id="2967"/>
      </w:ins>
    </w:p>
    <w:p w14:paraId="73BF95FD" w14:textId="55E505A6" w:rsidR="003D52F1" w:rsidRPr="009B75DF" w:rsidDel="005B28B6" w:rsidRDefault="005C0FC8" w:rsidP="006B1111">
      <w:pPr>
        <w:spacing w:after="120"/>
        <w:jc w:val="both"/>
        <w:rPr>
          <w:del w:id="2969" w:author="IO" w:date="2011-07-21T13:44:00Z"/>
        </w:rPr>
      </w:pPr>
      <w:del w:id="2970" w:author="IO" w:date="2011-07-21T12:59:00Z">
        <w:r w:rsidRPr="009B75DF" w:rsidDel="00E36986">
          <w:delText xml:space="preserve"> </w:delText>
        </w:r>
        <w:r w:rsidR="004A6F72" w:rsidRPr="009B75DF" w:rsidDel="00E36986">
          <w:delText>Pensar</w:delText>
        </w:r>
      </w:del>
      <w:ins w:id="2971" w:author="IO" w:date="2011-07-21T12:59:00Z">
        <w:r w:rsidR="00E36986">
          <w:t>Tomar</w:t>
        </w:r>
      </w:ins>
      <w:r w:rsidR="004A6F72" w:rsidRPr="009B75DF">
        <w:t xml:space="preserve"> las decisiones </w:t>
      </w:r>
      <w:ins w:id="2972" w:author="IO" w:date="2011-07-21T12:59:00Z">
        <w:r w:rsidR="00E36986">
          <w:t>acerca de cómo operar en un tramo requiere en primer lugar evaluar la situaci</w:t>
        </w:r>
      </w:ins>
      <w:ins w:id="2973" w:author="IO" w:date="2011-07-21T13:00:00Z">
        <w:r w:rsidR="00E36986">
          <w:t>ón. Esta evaluación</w:t>
        </w:r>
      </w:ins>
      <w:del w:id="2974" w:author="IO" w:date="2011-07-21T13:00:00Z">
        <w:r w:rsidR="004A6F72" w:rsidRPr="009B75DF" w:rsidDel="00E36986">
          <w:delText>correctas</w:delText>
        </w:r>
      </w:del>
      <w:r w:rsidR="004A6F72" w:rsidRPr="009B75DF">
        <w:t xml:space="preserve"> supone un tiempo para </w:t>
      </w:r>
      <w:r w:rsidR="002930B4" w:rsidRPr="009B75DF">
        <w:t>estos</w:t>
      </w:r>
      <w:r w:rsidR="004A6F72" w:rsidRPr="009B75DF">
        <w:t xml:space="preserve"> pilotos. </w:t>
      </w:r>
      <w:del w:id="2975" w:author="IO" w:date="2011-07-21T12:52:00Z">
        <w:r w:rsidR="004A6F72" w:rsidRPr="009B75DF" w:rsidDel="00E36986">
          <w:delText>T</w:delText>
        </w:r>
      </w:del>
      <w:ins w:id="2976" w:author="IO" w:date="2011-07-21T13:00:00Z">
        <w:r w:rsidR="00E36986">
          <w:t>Dicho</w:t>
        </w:r>
      </w:ins>
      <w:ins w:id="2977" w:author="IO" w:date="2011-07-21T12:52:00Z">
        <w:r w:rsidR="00E36986">
          <w:t xml:space="preserve"> t</w:t>
        </w:r>
      </w:ins>
      <w:r w:rsidR="004A6F72" w:rsidRPr="009B75DF">
        <w:t xml:space="preserve">iempo </w:t>
      </w:r>
      <w:del w:id="2978" w:author="IO" w:date="2011-07-21T12:52:00Z">
        <w:r w:rsidR="004A6F72" w:rsidRPr="009B75DF" w:rsidDel="00E36986">
          <w:delText xml:space="preserve">que </w:delText>
        </w:r>
      </w:del>
      <w:r w:rsidR="004A6F72" w:rsidRPr="009B75DF">
        <w:t>depende</w:t>
      </w:r>
      <w:del w:id="2979" w:author="IO" w:date="2011-07-21T13:00:00Z">
        <w:r w:rsidR="004A6F72" w:rsidRPr="009B75DF" w:rsidDel="00E36986">
          <w:delText>rá</w:delText>
        </w:r>
      </w:del>
      <w:r w:rsidR="004A6F72" w:rsidRPr="009B75DF">
        <w:t xml:space="preserve"> de característicos como el estrés, la fatiga, la experiencia y el tipo de personalidad de dicho piloto.</w:t>
      </w:r>
      <w:r w:rsidR="009D0BA7" w:rsidRPr="009B75DF">
        <w:t xml:space="preserve"> </w:t>
      </w:r>
      <w:ins w:id="2980" w:author="IO" w:date="2011-07-21T12:53:00Z">
        <w:r w:rsidR="00E36986">
          <w:t>A fin de incluir este tiempo de decisión explícitamente</w:t>
        </w:r>
      </w:ins>
      <w:del w:id="2981" w:author="IO" w:date="2011-07-21T12:53:00Z">
        <w:r w:rsidR="009D0BA7" w:rsidRPr="009B75DF" w:rsidDel="00E36986">
          <w:delText>Es por ello, por lo que</w:delText>
        </w:r>
      </w:del>
      <w:r w:rsidR="002800BB" w:rsidRPr="009B75DF">
        <w:t>,</w:t>
      </w:r>
      <w:r w:rsidR="009D0BA7" w:rsidRPr="009B75DF">
        <w:t xml:space="preserve"> se </w:t>
      </w:r>
      <w:del w:id="2982" w:author="IO" w:date="2011-07-21T12:53:00Z">
        <w:r w:rsidR="009D0BA7" w:rsidRPr="009B75DF" w:rsidDel="00E36986">
          <w:delText>ha implementado</w:delText>
        </w:r>
      </w:del>
      <w:ins w:id="2983" w:author="IO" w:date="2011-07-21T12:53:00Z">
        <w:r w:rsidR="00E36986">
          <w:t>incluye</w:t>
        </w:r>
      </w:ins>
      <w:ins w:id="2984" w:author="IO" w:date="2011-07-21T12:54:00Z">
        <w:r w:rsidR="00E36986">
          <w:t xml:space="preserve">n los elementos mostrados </w:t>
        </w:r>
      </w:ins>
      <w:del w:id="2985" w:author="IO" w:date="2011-07-21T12:54:00Z">
        <w:r w:rsidR="009D0BA7" w:rsidRPr="009B75DF" w:rsidDel="00E36986">
          <w:delText xml:space="preserve"> un tarea que representa este tiempo como puede verse </w:delText>
        </w:r>
      </w:del>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ins w:id="2986" w:author="Orion" w:date="2011-07-26T22:30:00Z">
        <w:r w:rsidR="00503590">
          <w:t>Figura 12</w:t>
        </w:r>
      </w:ins>
      <w:del w:id="2987" w:author="Orion" w:date="2011-07-26T22:30:00Z">
        <w:r w:rsidR="00416FF6" w:rsidDel="00503590">
          <w:delText>Figura 11</w:delText>
        </w:r>
      </w:del>
      <w:r w:rsidR="009D0BA7" w:rsidRPr="009B75DF">
        <w:fldChar w:fldCharType="end"/>
      </w:r>
      <w:r w:rsidR="009D0BA7" w:rsidRPr="009B75DF">
        <w:t>.</w:t>
      </w:r>
      <w:r w:rsidR="00E75AD4" w:rsidRPr="009B75DF">
        <w:t xml:space="preserve"> </w:t>
      </w:r>
      <w:ins w:id="2988" w:author="IO" w:date="2011-07-21T12:54:00Z">
        <w:r w:rsidR="00E36986">
          <w:t xml:space="preserve">El piloto </w:t>
        </w:r>
      </w:ins>
      <w:del w:id="2989" w:author="IO" w:date="2011-07-21T12:54:00Z">
        <w:r w:rsidR="00E75AD4" w:rsidRPr="009B75DF" w:rsidDel="00E36986">
          <w:delText xml:space="preserve">Para ello el piloto </w:delText>
        </w:r>
        <w:r w:rsidR="002930B4" w:rsidRPr="009B75DF" w:rsidDel="00E36986">
          <w:delText xml:space="preserve">en primer lugar </w:delText>
        </w:r>
      </w:del>
      <w:r w:rsidR="002930B4" w:rsidRPr="009B75DF">
        <w:t>consum</w:t>
      </w:r>
      <w:del w:id="2990" w:author="IO" w:date="2011-07-21T12:54:00Z">
        <w:r w:rsidR="002930B4" w:rsidRPr="009B75DF" w:rsidDel="00E36986">
          <w:delText>irá</w:delText>
        </w:r>
      </w:del>
      <w:ins w:id="2991" w:author="IO" w:date="2011-07-21T12:54:00Z">
        <w:r w:rsidR="00E36986">
          <w:t>e</w:t>
        </w:r>
      </w:ins>
      <w:r w:rsidR="002930B4" w:rsidRPr="009B75DF">
        <w:t xml:space="preserve"> un</w:t>
      </w:r>
      <w:r w:rsidR="00027D36" w:rsidRPr="009B75DF">
        <w:t xml:space="preserve"> hecho </w:t>
      </w:r>
      <w:del w:id="2992" w:author="IO" w:date="2011-07-21T12:54:00Z">
        <w:r w:rsidR="00027D36" w:rsidRPr="009B75DF" w:rsidDel="00E36986">
          <w:delText xml:space="preserve">que dispara la tarea </w:delText>
        </w:r>
      </w:del>
      <w:r w:rsidR="00027D36" w:rsidRPr="009B75DF">
        <w:t>(</w:t>
      </w:r>
      <w:r w:rsidR="002930B4" w:rsidRPr="009B75DF">
        <w:t>“</w:t>
      </w:r>
      <w:proofErr w:type="spellStart"/>
      <w:r w:rsidR="00027D36" w:rsidRPr="009B75DF">
        <w:t>StartThinkNewDecision</w:t>
      </w:r>
      <w:proofErr w:type="spellEnd"/>
      <w:r w:rsidR="00027D36" w:rsidRPr="009B75DF">
        <w:t>”)</w:t>
      </w:r>
      <w:del w:id="2993" w:author="IO" w:date="2011-07-21T12:54:00Z">
        <w:r w:rsidR="00027D36" w:rsidRPr="009B75DF" w:rsidDel="00E36986">
          <w:delText>,</w:delText>
        </w:r>
      </w:del>
      <w:ins w:id="2994" w:author="IO" w:date="2011-07-21T12:54:00Z">
        <w:r w:rsidR="00E36986">
          <w:t xml:space="preserve"> que dispara la tarea de reflexi</w:t>
        </w:r>
      </w:ins>
      <w:ins w:id="2995" w:author="IO" w:date="2011-07-21T12:55:00Z">
        <w:r w:rsidR="00E36986">
          <w:t>ón (“</w:t>
        </w:r>
        <w:proofErr w:type="spellStart"/>
        <w:r w:rsidR="00E36986">
          <w:t>ThinkNewDecision</w:t>
        </w:r>
        <w:proofErr w:type="spellEnd"/>
        <w:r w:rsidR="00E36986">
          <w:t xml:space="preserve">”). Esta tarea </w:t>
        </w:r>
      </w:ins>
      <w:del w:id="2996" w:author="IO" w:date="2011-07-21T12:55:00Z">
        <w:r w:rsidR="00171862" w:rsidRPr="009B75DF" w:rsidDel="00E36986">
          <w:delText xml:space="preserve"> </w:delText>
        </w:r>
      </w:del>
      <w:r w:rsidR="00171862" w:rsidRPr="009B75DF">
        <w:t>accede</w:t>
      </w:r>
      <w:del w:id="2997" w:author="IO" w:date="2011-07-21T12:55:00Z">
        <w:r w:rsidR="00171862" w:rsidRPr="009B75DF" w:rsidDel="00E36986">
          <w:delText>rá</w:delText>
        </w:r>
      </w:del>
      <w:r w:rsidR="00171862" w:rsidRPr="009B75DF">
        <w:t xml:space="preserve"> a</w:t>
      </w:r>
      <w:r w:rsidR="00E75AD4" w:rsidRPr="009B75DF">
        <w:t>l t</w:t>
      </w:r>
      <w:r w:rsidR="00171862" w:rsidRPr="009B75DF">
        <w:t xml:space="preserve">ramo </w:t>
      </w:r>
      <w:del w:id="2998" w:author="IO" w:date="2011-07-21T12:55:00Z">
        <w:r w:rsidR="00171862" w:rsidRPr="009B75DF" w:rsidDel="00E36986">
          <w:delText>en cuestión</w:delText>
        </w:r>
      </w:del>
      <w:ins w:id="2999" w:author="IO" w:date="2011-07-21T12:55:00Z">
        <w:r w:rsidR="00E36986">
          <w:t>actual</w:t>
        </w:r>
      </w:ins>
      <w:r w:rsidR="00171862" w:rsidRPr="009B75DF">
        <w:t xml:space="preserve"> (“Flight </w:t>
      </w:r>
      <w:proofErr w:type="spellStart"/>
      <w:r w:rsidR="00171862" w:rsidRPr="009B75DF">
        <w:t>Leg</w:t>
      </w:r>
      <w:proofErr w:type="spellEnd"/>
      <w:r w:rsidR="00171862" w:rsidRPr="009B75DF">
        <w:t xml:space="preserve">”) y </w:t>
      </w:r>
      <w:del w:id="3000" w:author="IO" w:date="2011-07-21T12:55:00Z">
        <w:r w:rsidR="00C36118" w:rsidRPr="009B75DF" w:rsidDel="00E36986">
          <w:delText>a s</w:delText>
        </w:r>
      </w:del>
      <w:ins w:id="3001" w:author="IO" w:date="2011-07-21T12:55:00Z">
        <w:r w:rsidR="00E36986">
          <w:t>al</w:t>
        </w:r>
      </w:ins>
      <w:del w:id="3002" w:author="IO" w:date="2011-07-21T12:55:00Z">
        <w:r w:rsidR="00C36118" w:rsidRPr="009B75DF" w:rsidDel="00E36986">
          <w:delText>u</w:delText>
        </w:r>
      </w:del>
      <w:r w:rsidR="00C36118" w:rsidRPr="009B75DF">
        <w:t xml:space="preserve"> estado mental</w:t>
      </w:r>
      <w:ins w:id="3003" w:author="IO" w:date="2011-07-21T12:55:00Z">
        <w:r w:rsidR="00E36986">
          <w:t xml:space="preserve"> del pilot</w:t>
        </w:r>
      </w:ins>
      <w:ins w:id="3004" w:author="IO" w:date="2011-07-21T13:00:00Z">
        <w:r w:rsidR="00E36986">
          <w:t>o</w:t>
        </w:r>
      </w:ins>
      <w:ins w:id="3005" w:author="IO" w:date="2011-07-21T12:55:00Z">
        <w:r w:rsidR="00E36986">
          <w:t xml:space="preserve"> (donde se encuentran los atributos que determinan el tiempo de </w:t>
        </w:r>
      </w:ins>
      <w:ins w:id="3006" w:author="IO" w:date="2011-07-21T12:56:00Z">
        <w:r w:rsidR="00E36986">
          <w:t>reflexión)</w:t>
        </w:r>
      </w:ins>
      <w:del w:id="3007" w:author="IO" w:date="2011-07-21T12:56:00Z">
        <w:r w:rsidR="00C36118" w:rsidRPr="009B75DF" w:rsidDel="00E36986">
          <w:delText>, para saber los valores de sus características, características de las que hemos hablado anteriormente</w:delText>
        </w:r>
      </w:del>
      <w:r w:rsidR="00C36118" w:rsidRPr="009B75DF">
        <w:t xml:space="preserve">. </w:t>
      </w:r>
      <w:ins w:id="3008" w:author="IO" w:date="2011-07-21T12:56:00Z">
        <w:r w:rsidR="00E36986">
          <w:t xml:space="preserve">Transcurrido el tiempo determinado por la tarea y la información anterior, </w:t>
        </w:r>
      </w:ins>
      <w:del w:id="3009" w:author="IO" w:date="2011-07-21T12:56:00Z">
        <w:r w:rsidR="00C36118" w:rsidRPr="009B75DF" w:rsidDel="00E36986">
          <w:delText xml:space="preserve">Posteriormente, tras un tiempo que representará </w:delText>
        </w:r>
        <w:r w:rsidR="00171862" w:rsidRPr="009B75DF" w:rsidDel="00E36986">
          <w:delText xml:space="preserve">el tiempo que </w:delText>
        </w:r>
      </w:del>
      <w:r w:rsidR="00171862" w:rsidRPr="009B75DF">
        <w:t>el piloto</w:t>
      </w:r>
      <w:del w:id="3010" w:author="IO" w:date="2011-07-21T12:56:00Z">
        <w:r w:rsidR="00171862" w:rsidRPr="009B75DF" w:rsidDel="00E36986">
          <w:delText xml:space="preserve"> se</w:delText>
        </w:r>
      </w:del>
      <w:r w:rsidR="00171862" w:rsidRPr="009B75DF">
        <w:t xml:space="preserve"> ha</w:t>
      </w:r>
      <w:ins w:id="3011" w:author="IO" w:date="2011-07-21T12:56:00Z">
        <w:r w:rsidR="00E36986">
          <w:t>brá</w:t>
        </w:r>
      </w:ins>
      <w:del w:id="3012" w:author="IO" w:date="2011-07-21T12:57:00Z">
        <w:r w:rsidR="00171862" w:rsidRPr="009B75DF" w:rsidDel="00E36986">
          <w:delText xml:space="preserve"> tomado para</w:delText>
        </w:r>
      </w:del>
      <w:r w:rsidR="00171862" w:rsidRPr="009B75DF">
        <w:t xml:space="preserve"> procesa</w:t>
      </w:r>
      <w:del w:id="3013" w:author="IO" w:date="2011-07-21T12:57:00Z">
        <w:r w:rsidR="00171862" w:rsidRPr="009B75DF" w:rsidDel="00E36986">
          <w:delText>r</w:delText>
        </w:r>
      </w:del>
      <w:ins w:id="3014" w:author="IO" w:date="2011-07-21T12:57:00Z">
        <w:r w:rsidR="00E36986">
          <w:t>do</w:t>
        </w:r>
      </w:ins>
      <w:r w:rsidR="00C36118" w:rsidRPr="009B75DF">
        <w:t xml:space="preserve"> la información </w:t>
      </w:r>
      <w:r w:rsidR="00171862" w:rsidRPr="009B75DF">
        <w:t>y</w:t>
      </w:r>
      <w:r w:rsidR="00C36118" w:rsidRPr="009B75DF">
        <w:t xml:space="preserve"> </w:t>
      </w:r>
      <w:del w:id="3015" w:author="IO" w:date="2011-07-21T12:57:00Z">
        <w:r w:rsidR="00C36118" w:rsidRPr="009B75DF" w:rsidDel="00E36986">
          <w:delText>producir</w:delText>
        </w:r>
      </w:del>
      <w:ins w:id="3016" w:author="IO" w:date="2011-07-21T12:57:00Z">
        <w:r w:rsidR="00E36986">
          <w:t>estará preparado para producir</w:t>
        </w:r>
      </w:ins>
      <w:r w:rsidR="00C36118" w:rsidRPr="009B75DF">
        <w:t xml:space="preserve"> </w:t>
      </w:r>
      <w:del w:id="3017" w:author="IO" w:date="2011-07-21T12:57:00Z">
        <w:r w:rsidR="00C36118" w:rsidRPr="009B75DF" w:rsidDel="00E36986">
          <w:delText>l</w:delText>
        </w:r>
      </w:del>
      <w:ins w:id="3018" w:author="IO" w:date="2011-07-21T12:57:00Z">
        <w:r w:rsidR="00E36986">
          <w:t>un</w:t>
        </w:r>
      </w:ins>
      <w:r w:rsidR="00C36118" w:rsidRPr="009B75DF">
        <w:t xml:space="preserve">a decisión, </w:t>
      </w:r>
      <w:del w:id="3019" w:author="IO" w:date="2011-07-21T12:57:00Z">
        <w:r w:rsidR="00C36118" w:rsidRPr="009B75DF" w:rsidDel="00E36986">
          <w:delText xml:space="preserve">se producirá el hecho que indicará que ya </w:delText>
        </w:r>
        <w:r w:rsidR="003D0A28" w:rsidRPr="009B75DF" w:rsidDel="00E36986">
          <w:delText xml:space="preserve">se </w:delText>
        </w:r>
        <w:r w:rsidR="00C36118" w:rsidRPr="009B75DF" w:rsidDel="00E36986">
          <w:delText>pueden crear las decisiones (</w:delText>
        </w:r>
      </w:del>
      <w:ins w:id="3020" w:author="IO" w:date="2011-07-21T12:57:00Z">
        <w:r w:rsidR="00E36986">
          <w:t xml:space="preserve">lo </w:t>
        </w:r>
      </w:ins>
      <w:ins w:id="3021" w:author="IO" w:date="2011-07-21T13:01:00Z">
        <w:r w:rsidR="00E36986">
          <w:t>cual</w:t>
        </w:r>
      </w:ins>
      <w:ins w:id="3022" w:author="IO" w:date="2011-07-21T12:57:00Z">
        <w:r w:rsidR="00E36986">
          <w:t xml:space="preserve"> indicará con el hecho </w:t>
        </w:r>
      </w:ins>
      <w:r w:rsidR="00FE27FE" w:rsidRPr="009B75DF">
        <w:t>“</w:t>
      </w:r>
      <w:proofErr w:type="spellStart"/>
      <w:r w:rsidR="00C36118" w:rsidRPr="009B75DF">
        <w:t>CanCreateDecision</w:t>
      </w:r>
      <w:proofErr w:type="spellEnd"/>
      <w:r w:rsidR="00C36118" w:rsidRPr="009B75DF">
        <w:t>”</w:t>
      </w:r>
      <w:del w:id="3023" w:author="IO" w:date="2011-07-21T12:57:00Z">
        <w:r w:rsidR="00C36118" w:rsidRPr="009B75DF" w:rsidDel="00E36986">
          <w:delText>)</w:delText>
        </w:r>
      </w:del>
      <w:r w:rsidR="00C36118" w:rsidRPr="009B75DF">
        <w:t>.</w:t>
      </w:r>
    </w:p>
    <w:p w14:paraId="17E9FC34" w14:textId="180A2F36" w:rsidR="001E208C" w:rsidRDefault="001E208C">
      <w:pPr>
        <w:spacing w:after="120"/>
        <w:jc w:val="both"/>
        <w:rPr>
          <w:rFonts w:cs="Times New Roman"/>
        </w:rPr>
        <w:pPrChange w:id="3024" w:author="IO" w:date="2011-07-21T13:44:00Z">
          <w:pPr>
            <w:jc w:val="both"/>
          </w:pPr>
        </w:pPrChange>
      </w:pPr>
    </w:p>
    <w:p w14:paraId="067D22F2" w14:textId="28D532A5" w:rsidR="009D0BA7" w:rsidRDefault="005B28B6" w:rsidP="00252D3F">
      <w:pPr>
        <w:pStyle w:val="Caption"/>
        <w:rPr>
          <w:rFonts w:cs="Times New Roman"/>
        </w:rPr>
      </w:pPr>
      <w:bookmarkStart w:id="3025" w:name="_Ref295084157"/>
      <w:bookmarkStart w:id="3026" w:name="_Toc295124205"/>
      <w:bookmarkStart w:id="3027" w:name="_Toc299483440"/>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r w:rsidR="004D4758">
        <w:fldChar w:fldCharType="begin"/>
      </w:r>
      <w:r w:rsidR="004D4758">
        <w:instrText xml:space="preserve"> SEQ Figura \* ARABIC </w:instrText>
      </w:r>
      <w:r w:rsidR="004D4758">
        <w:fldChar w:fldCharType="separate"/>
      </w:r>
      <w:ins w:id="3028" w:author="Orion" w:date="2011-07-26T22:41:00Z">
        <w:r w:rsidR="000A487B">
          <w:rPr>
            <w:noProof/>
          </w:rPr>
          <w:t>12</w:t>
        </w:r>
      </w:ins>
      <w:del w:id="3029" w:author="Orion" w:date="2011-07-26T22:19:00Z">
        <w:r w:rsidR="00587D28" w:rsidDel="00E237E8">
          <w:rPr>
            <w:noProof/>
          </w:rPr>
          <w:delText>11</w:delText>
        </w:r>
      </w:del>
      <w:r w:rsidR="004D4758">
        <w:rPr>
          <w:noProof/>
        </w:rPr>
        <w:fldChar w:fldCharType="end"/>
      </w:r>
      <w:bookmarkEnd w:id="3025"/>
      <w:r w:rsidR="009D0BA7">
        <w:t>: Tiempo de Creación de las Decisiones</w:t>
      </w:r>
      <w:bookmarkEnd w:id="3026"/>
      <w:ins w:id="3030" w:author="IO" w:date="2011-07-21T13:46:00Z">
        <w:r>
          <w:t>.</w:t>
        </w:r>
      </w:ins>
      <w:bookmarkEnd w:id="3027"/>
    </w:p>
    <w:p w14:paraId="09B25F68" w14:textId="1A816298" w:rsidR="001E208C" w:rsidRPr="009B75DF" w:rsidDel="00E36986" w:rsidRDefault="00BA7887" w:rsidP="00026C08">
      <w:pPr>
        <w:spacing w:before="240" w:after="120"/>
        <w:ind w:firstLine="284"/>
        <w:jc w:val="both"/>
      </w:pPr>
      <w:moveFromRangeStart w:id="3031" w:author="IO" w:date="2011-07-21T13:01:00Z" w:name="move299016606"/>
      <w:moveFrom w:id="3032" w:author="IO" w:date="2011-07-21T13:01:00Z">
        <w:r w:rsidRPr="009B75DF" w:rsidDel="00E36986">
          <w:t xml:space="preserve">Una vez el piloto se haya tomado su tiempo para decidir qué hacer para poder completar el tramo, pasará a crear dichas decisiones. De este </w:t>
        </w:r>
        <w:r w:rsidR="0041786B" w:rsidRPr="009B75DF" w:rsidDel="00E36986">
          <w:t>modo</w:t>
        </w:r>
        <w:r w:rsidRPr="009B75DF" w:rsidDel="00E36986">
          <w:t>, como</w:t>
        </w:r>
        <w:r w:rsidR="0041786B" w:rsidRPr="009B75DF" w:rsidDel="00E36986">
          <w:t xml:space="preserve"> </w:t>
        </w:r>
        <w:r w:rsidRPr="009B75DF" w:rsidDel="00E36986">
          <w:t>podemos observar en la siguiente figura (</w:t>
        </w:r>
        <w:r w:rsidRPr="009B75DF" w:rsidDel="00E36986">
          <w:fldChar w:fldCharType="begin"/>
        </w:r>
        <w:r w:rsidRPr="009B75DF" w:rsidDel="00E36986">
          <w:instrText xml:space="preserve"> REF _Ref295124321 \h </w:instrText>
        </w:r>
        <w:r w:rsidR="009B75DF" w:rsidDel="00E36986">
          <w:instrText xml:space="preserve"> \* MERGEFORMAT </w:instrText>
        </w:r>
      </w:moveFrom>
      <w:del w:id="3033" w:author="IO" w:date="2011-07-21T13:01:00Z"/>
      <w:moveFrom w:id="3034" w:author="IO" w:date="2011-07-21T13:01:00Z">
        <w:r w:rsidRPr="009B75DF" w:rsidDel="00E36986">
          <w:fldChar w:fldCharType="separate"/>
        </w:r>
        <w:r w:rsidR="00026C08" w:rsidDel="00E36986">
          <w:t>Figura 12</w:t>
        </w:r>
        <w:r w:rsidRPr="009B75DF" w:rsidDel="00E36986">
          <w:fldChar w:fldCharType="end"/>
        </w:r>
        <w:r w:rsidRPr="009B75DF" w:rsidDel="00E36986">
          <w:t>)</w:t>
        </w:r>
        <w:r w:rsidR="0041786B" w:rsidRPr="009B75DF" w:rsidDel="00E36986">
          <w:t>,</w:t>
        </w:r>
        <w:r w:rsidR="004C7452" w:rsidRPr="009B75DF" w:rsidDel="00E36986">
          <w:t xml:space="preserve"> el piloto creará las decisiones valiéndose del tramo  a completar (“Flight Leg”) y accediendo a la aplicación del avión</w:t>
        </w:r>
        <w:r w:rsidR="00B37CFC" w:rsidRPr="009B75DF" w:rsidDel="00E36986">
          <w:t xml:space="preserve"> (“Plane Position Service”)</w:t>
        </w:r>
        <w:r w:rsidR="004C7452" w:rsidRPr="009B75DF" w:rsidDel="00E36986">
          <w:t xml:space="preserve"> donde puede obtener los valores de su estado actual, estado  que vendría representado por la posición, la orientación y la </w:t>
        </w:r>
        <w:r w:rsidR="00A07C89" w:rsidRPr="009B75DF" w:rsidDel="00E36986">
          <w:t>velocidad</w:t>
        </w:r>
        <w:r w:rsidR="004C7452" w:rsidRPr="009B75DF" w:rsidDel="00E36986">
          <w:t xml:space="preserve"> del avión.</w:t>
        </w:r>
      </w:moveFrom>
    </w:p>
    <w:moveFromRangeEnd w:id="3031"/>
    <w:p w14:paraId="1B02C2D2" w14:textId="51023E86" w:rsidR="00F35D4A" w:rsidDel="005B28B6" w:rsidRDefault="00F35D4A" w:rsidP="00252D3F">
      <w:pPr>
        <w:jc w:val="both"/>
        <w:rPr>
          <w:del w:id="3035" w:author="IO" w:date="2011-07-21T13:44:00Z"/>
          <w:rFonts w:cs="Times New Roman"/>
        </w:rPr>
      </w:pPr>
    </w:p>
    <w:p w14:paraId="53F8A1F1" w14:textId="5ED95EEE" w:rsidR="00F35D4A" w:rsidRDefault="005B28B6" w:rsidP="00252D3F">
      <w:pPr>
        <w:pStyle w:val="Caption"/>
        <w:rPr>
          <w:rFonts w:cs="Times New Roman"/>
        </w:rPr>
      </w:pPr>
      <w:bookmarkStart w:id="3036" w:name="_Ref295124321"/>
      <w:bookmarkStart w:id="3037" w:name="_Toc295124206"/>
      <w:r w:rsidRPr="00646653">
        <w:rPr>
          <w:rFonts w:cs="Times New Roman"/>
          <w:noProof/>
          <w:lang w:eastAsia="es-ES" w:bidi="ar-SA"/>
        </w:rPr>
        <w:lastRenderedPageBreak/>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r w:rsidR="004D4758">
        <w:fldChar w:fldCharType="begin"/>
      </w:r>
      <w:r w:rsidR="004D4758">
        <w:instrText xml:space="preserve"> SEQ Figura \* ARABIC </w:instrText>
      </w:r>
      <w:r w:rsidR="004D4758">
        <w:fldChar w:fldCharType="separate"/>
      </w:r>
      <w:ins w:id="3038" w:author="Orion" w:date="2011-07-26T22:41:00Z">
        <w:r w:rsidR="000A487B">
          <w:rPr>
            <w:noProof/>
          </w:rPr>
          <w:t>13</w:t>
        </w:r>
      </w:ins>
      <w:del w:id="3039" w:author="Orion" w:date="2011-07-26T22:19:00Z">
        <w:r w:rsidR="00587D28" w:rsidDel="00E237E8">
          <w:rPr>
            <w:noProof/>
          </w:rPr>
          <w:delText>12</w:delText>
        </w:r>
      </w:del>
      <w:r w:rsidR="004D4758">
        <w:rPr>
          <w:noProof/>
        </w:rPr>
        <w:fldChar w:fldCharType="end"/>
      </w:r>
      <w:bookmarkEnd w:id="3036"/>
      <w:r w:rsidR="00F35D4A">
        <w:t>: Creación de las Decisiones</w:t>
      </w:r>
      <w:bookmarkEnd w:id="3037"/>
      <w:ins w:id="3040" w:author="IO" w:date="2011-07-21T13:45:00Z">
        <w:r>
          <w:t>.</w:t>
        </w:r>
      </w:ins>
    </w:p>
    <w:p w14:paraId="12AF2BED" w14:textId="68866459" w:rsidR="00E36986" w:rsidRPr="009B75DF" w:rsidDel="000972B3" w:rsidRDefault="00E36986">
      <w:pPr>
        <w:spacing w:before="240" w:after="120"/>
        <w:ind w:firstLine="284"/>
        <w:jc w:val="both"/>
        <w:rPr>
          <w:del w:id="3041" w:author="IO" w:date="2011-07-21T13:19:00Z"/>
        </w:rPr>
      </w:pPr>
      <w:moveToRangeStart w:id="3042" w:author="IO" w:date="2011-07-21T13:01:00Z" w:name="move299016606"/>
      <w:moveTo w:id="3043" w:author="IO" w:date="2011-07-21T13:01:00Z">
        <w:r w:rsidRPr="009B75DF">
          <w:t xml:space="preserve">Una vez el piloto </w:t>
        </w:r>
        <w:del w:id="3044" w:author="IO" w:date="2011-07-21T13:01:00Z">
          <w:r w:rsidRPr="009B75DF" w:rsidDel="00E36986">
            <w:delText xml:space="preserve">se </w:delText>
          </w:r>
        </w:del>
        <w:r w:rsidRPr="009B75DF">
          <w:t>ha</w:t>
        </w:r>
        <w:del w:id="3045" w:author="IO" w:date="2011-07-21T13:01:00Z">
          <w:r w:rsidRPr="009B75DF" w:rsidDel="00E36986">
            <w:delText>ya tomado su tiempo para</w:delText>
          </w:r>
        </w:del>
      </w:moveTo>
      <w:ins w:id="3046" w:author="IO" w:date="2011-07-21T13:01:00Z">
        <w:r>
          <w:t xml:space="preserve"> reflexionado, puede</w:t>
        </w:r>
      </w:ins>
      <w:moveTo w:id="3047" w:author="IO" w:date="2011-07-21T13:01:00Z">
        <w:r w:rsidRPr="009B75DF">
          <w:t xml:space="preserve"> decidir qué hacer para </w:t>
        </w:r>
        <w:del w:id="3048" w:author="IO" w:date="2011-07-21T13:01:00Z">
          <w:r w:rsidRPr="009B75DF" w:rsidDel="00E36986">
            <w:delText xml:space="preserve">poder </w:delText>
          </w:r>
        </w:del>
        <w:r w:rsidRPr="009B75DF">
          <w:t>completar el tramo</w:t>
        </w:r>
      </w:moveTo>
      <w:ins w:id="3049" w:author="IO" w:date="2011-07-21T13:01:00Z">
        <w:r>
          <w:t>. La generaci</w:t>
        </w:r>
      </w:ins>
      <w:ins w:id="3050" w:author="IO" w:date="2011-07-21T13:02:00Z">
        <w:r>
          <w:t xml:space="preserve">ón de estas decisiones se observa </w:t>
        </w:r>
      </w:ins>
      <w:moveTo w:id="3051" w:author="IO" w:date="2011-07-21T13:01:00Z">
        <w:del w:id="3052" w:author="IO" w:date="2011-07-21T13:02:00Z">
          <w:r w:rsidRPr="009B75DF" w:rsidDel="00E36986">
            <w:delText xml:space="preserve">, pasará a crear dichas decisiones. De este modo, como podemos observar </w:delText>
          </w:r>
        </w:del>
        <w:r w:rsidRPr="009B75DF">
          <w:t xml:space="preserve">en la </w:t>
        </w:r>
        <w:del w:id="3053" w:author="IO" w:date="2011-07-21T13:02:00Z">
          <w:r w:rsidRPr="009B75DF" w:rsidDel="00E36986">
            <w:delText>siguiente figura (</w:delText>
          </w:r>
        </w:del>
        <w:r w:rsidRPr="009B75DF">
          <w:fldChar w:fldCharType="begin"/>
        </w:r>
        <w:r w:rsidRPr="009B75DF">
          <w:instrText xml:space="preserve"> REF _Ref295124321 \h </w:instrText>
        </w:r>
        <w:r>
          <w:instrText xml:space="preserve"> \* MERGEFORMAT </w:instrText>
        </w:r>
      </w:moveTo>
      <w:moveTo w:id="3054" w:author="IO" w:date="2011-07-21T13:01:00Z">
        <w:r w:rsidRPr="009B75DF">
          <w:fldChar w:fldCharType="separate"/>
        </w:r>
      </w:moveTo>
      <w:ins w:id="3055" w:author="Orion" w:date="2011-07-26T22:30:00Z">
        <w:r w:rsidR="00503590">
          <w:t>Figura 13</w:t>
        </w:r>
      </w:ins>
      <w:ins w:id="3056" w:author="IO" w:date="2011-07-22T13:16:00Z">
        <w:del w:id="3057" w:author="Orion" w:date="2011-07-26T22:30:00Z">
          <w:r w:rsidR="00416FF6" w:rsidDel="00503590">
            <w:delText>Figura 12</w:delText>
          </w:r>
        </w:del>
      </w:ins>
      <w:moveTo w:id="3058" w:author="IO" w:date="2011-07-21T13:01:00Z">
        <w:r w:rsidRPr="009B75DF">
          <w:fldChar w:fldCharType="end"/>
        </w:r>
        <w:del w:id="3059" w:author="IO" w:date="2011-07-21T13:02:00Z">
          <w:r w:rsidRPr="009B75DF" w:rsidDel="00E36986">
            <w:delText>)</w:delText>
          </w:r>
        </w:del>
      </w:moveTo>
      <w:ins w:id="3060" w:author="IO" w:date="2011-07-21T13:02:00Z">
        <w:r w:rsidR="00BE5F0B">
          <w:t>. El</w:t>
        </w:r>
      </w:ins>
      <w:moveTo w:id="3061" w:author="IO" w:date="2011-07-21T13:01:00Z">
        <w:del w:id="3062" w:author="IO" w:date="2011-07-21T13:02:00Z">
          <w:r w:rsidRPr="009B75DF" w:rsidDel="00BE5F0B">
            <w:delText>, el</w:delText>
          </w:r>
        </w:del>
        <w:r w:rsidRPr="009B75DF">
          <w:t xml:space="preserve"> piloto </w:t>
        </w:r>
        <w:del w:id="3063" w:author="IO" w:date="2011-07-21T13:02:00Z">
          <w:r w:rsidRPr="009B75DF" w:rsidDel="00BE5F0B">
            <w:delText>creará las decisiones valiéndose</w:delText>
          </w:r>
        </w:del>
      </w:moveTo>
      <w:ins w:id="3064" w:author="IO" w:date="2011-07-21T13:02:00Z">
        <w:r w:rsidR="00BE5F0B">
          <w:t>usa la información sobre</w:t>
        </w:r>
      </w:ins>
      <w:moveTo w:id="3065" w:author="IO" w:date="2011-07-21T13:01:00Z">
        <w:r w:rsidRPr="009B75DF">
          <w:t xml:space="preserve"> </w:t>
        </w:r>
        <w:del w:id="3066" w:author="IO" w:date="2011-07-21T13:02:00Z">
          <w:r w:rsidRPr="009B75DF" w:rsidDel="00BE5F0B">
            <w:delText>d</w:delText>
          </w:r>
        </w:del>
        <w:r w:rsidRPr="009B75DF">
          <w:t>el tramo</w:t>
        </w:r>
        <w:del w:id="3067" w:author="IO" w:date="2011-07-21T13:03:00Z">
          <w:r w:rsidRPr="009B75DF" w:rsidDel="00BE5F0B">
            <w:delText xml:space="preserve"> </w:delText>
          </w:r>
        </w:del>
        <w:r w:rsidRPr="009B75DF">
          <w:t xml:space="preserve"> a completar (“Flight </w:t>
        </w:r>
        <w:proofErr w:type="spellStart"/>
        <w:r w:rsidRPr="009B75DF">
          <w:t>Leg</w:t>
        </w:r>
        <w:proofErr w:type="spellEnd"/>
        <w:r w:rsidRPr="009B75DF">
          <w:t xml:space="preserve">”) y </w:t>
        </w:r>
      </w:moveTo>
      <w:ins w:id="3068" w:author="IO" w:date="2011-07-21T13:03:00Z">
        <w:r w:rsidR="00BE5F0B">
          <w:t>los indicadores del avión</w:t>
        </w:r>
      </w:ins>
      <w:commentRangeStart w:id="3069"/>
      <w:moveTo w:id="3070" w:author="IO" w:date="2011-07-21T13:01:00Z">
        <w:del w:id="3071" w:author="IO" w:date="2011-07-21T13:03:00Z">
          <w:r w:rsidRPr="009B75DF" w:rsidDel="00BE5F0B">
            <w:delText>accediendo a la aplicación del avión</w:delText>
          </w:r>
        </w:del>
      </w:moveTo>
      <w:ins w:id="3072" w:author="IO" w:date="2011-07-21T13:03:00Z">
        <w:r w:rsidR="00BE5F0B">
          <w:t xml:space="preserve"> </w:t>
        </w:r>
      </w:ins>
      <w:moveTo w:id="3073" w:author="IO" w:date="2011-07-21T13:01:00Z">
        <w:del w:id="3074" w:author="IO" w:date="2011-07-21T13:03:00Z">
          <w:r w:rsidRPr="009B75DF" w:rsidDel="00BE5F0B">
            <w:delText xml:space="preserve"> </w:delText>
          </w:r>
        </w:del>
        <w:r w:rsidRPr="009B75DF">
          <w:t>(“</w:t>
        </w:r>
        <w:proofErr w:type="spellStart"/>
        <w:r w:rsidRPr="009B75DF">
          <w:t>Plane</w:t>
        </w:r>
        <w:proofErr w:type="spellEnd"/>
        <w:r w:rsidRPr="009B75DF">
          <w:t xml:space="preserve"> Position </w:t>
        </w:r>
        <w:proofErr w:type="spellStart"/>
        <w:r w:rsidRPr="009B75DF">
          <w:t>Service</w:t>
        </w:r>
        <w:proofErr w:type="spellEnd"/>
        <w:r w:rsidRPr="009B75DF">
          <w:t>”)</w:t>
        </w:r>
      </w:moveTo>
      <w:commentRangeEnd w:id="3069"/>
      <w:r w:rsidR="00BE5F0B">
        <w:rPr>
          <w:rStyle w:val="CommentReference"/>
        </w:rPr>
        <w:commentReference w:id="3069"/>
      </w:r>
      <w:moveTo w:id="3075" w:author="IO" w:date="2011-07-21T13:01:00Z">
        <w:r w:rsidRPr="009B75DF">
          <w:t xml:space="preserve"> </w:t>
        </w:r>
      </w:moveTo>
      <w:ins w:id="3076" w:author="IO" w:date="2011-07-21T13:03:00Z">
        <w:r w:rsidR="00BE5F0B">
          <w:t>sobre su estado actual</w:t>
        </w:r>
      </w:ins>
      <w:moveTo w:id="3077" w:author="IO" w:date="2011-07-21T13:01:00Z">
        <w:del w:id="3078" w:author="IO" w:date="2011-07-21T13:03:00Z">
          <w:r w:rsidRPr="009B75DF" w:rsidDel="00BE5F0B">
            <w:delText>donde puede obtener los valores de su estado actual, estado  que vendría representado por la</w:delText>
          </w:r>
        </w:del>
      </w:moveTo>
      <w:ins w:id="3079" w:author="IO" w:date="2011-07-21T13:03:00Z">
        <w:r w:rsidR="00BE5F0B">
          <w:t xml:space="preserve">, </w:t>
        </w:r>
      </w:ins>
      <w:ins w:id="3080" w:author="IO" w:date="2011-07-21T13:04:00Z">
        <w:r w:rsidR="00BE5F0B">
          <w:t>incluyendo</w:t>
        </w:r>
      </w:ins>
      <w:moveTo w:id="3081" w:author="IO" w:date="2011-07-21T13:01:00Z">
        <w:r w:rsidRPr="009B75DF">
          <w:t xml:space="preserve"> posición, </w:t>
        </w:r>
        <w:del w:id="3082" w:author="IO" w:date="2011-07-21T13:04:00Z">
          <w:r w:rsidRPr="009B75DF" w:rsidDel="00BE5F0B">
            <w:delText xml:space="preserve">la </w:delText>
          </w:r>
        </w:del>
        <w:r w:rsidRPr="009B75DF">
          <w:t xml:space="preserve">orientación y </w:t>
        </w:r>
        <w:del w:id="3083" w:author="IO" w:date="2011-07-21T13:04:00Z">
          <w:r w:rsidRPr="009B75DF" w:rsidDel="00BE5F0B">
            <w:delText xml:space="preserve">la </w:delText>
          </w:r>
        </w:del>
        <w:r w:rsidRPr="009B75DF">
          <w:t>velocidad</w:t>
        </w:r>
        <w:del w:id="3084" w:author="IO" w:date="2011-07-21T13:04:00Z">
          <w:r w:rsidRPr="009B75DF" w:rsidDel="00BE5F0B">
            <w:delText xml:space="preserve"> del avión</w:delText>
          </w:r>
        </w:del>
        <w:r w:rsidRPr="009B75DF">
          <w:t>.</w:t>
        </w:r>
      </w:moveTo>
      <w:ins w:id="3085" w:author="IO" w:date="2011-07-21T13:18:00Z">
        <w:r w:rsidR="000972B3">
          <w:t xml:space="preserve"> Estas decisiones se </w:t>
        </w:r>
        <w:proofErr w:type="spellStart"/>
        <w:r w:rsidR="000972B3">
          <w:t>descomponne</w:t>
        </w:r>
        <w:proofErr w:type="spellEnd"/>
        <w:r w:rsidR="000972B3">
          <w:t xml:space="preserve"> en acciones más simples, que corresponden a maniobras sobre el avi</w:t>
        </w:r>
      </w:ins>
      <w:ins w:id="3086" w:author="IO" w:date="2011-07-21T13:19:00Z">
        <w:r w:rsidR="000972B3">
          <w:t xml:space="preserve">ón. La </w:t>
        </w:r>
      </w:ins>
    </w:p>
    <w:moveToRangeEnd w:id="3042"/>
    <w:p w14:paraId="2926202A" w14:textId="77777777" w:rsidR="000972B3" w:rsidRDefault="001C37B5">
      <w:pPr>
        <w:spacing w:before="240" w:after="120"/>
        <w:ind w:firstLine="284"/>
        <w:jc w:val="both"/>
        <w:rPr>
          <w:ins w:id="3087" w:author="IO" w:date="2011-07-21T13:21:00Z"/>
        </w:rPr>
        <w:pPrChange w:id="3088" w:author="IO" w:date="2011-07-21T13:19:00Z">
          <w:pPr/>
        </w:pPrChange>
      </w:pPr>
      <w:ins w:id="3089" w:author="Orion" w:date="2011-06-07T23:45:00Z">
        <w:del w:id="3090" w:author="IO" w:date="2011-07-21T13:19:00Z">
          <w:r w:rsidRPr="009B75DF" w:rsidDel="000972B3">
            <w:delText xml:space="preserve">Una vez el piloto ha tomado las decisiones para llevar el avión a su objetivo temporal y completar el tramo correspondiente en un determinado momento, pasará a descomponer estas decisiones en </w:delText>
          </w:r>
        </w:del>
      </w:ins>
      <w:ins w:id="3091" w:author="Orion" w:date="2011-06-07T23:46:00Z">
        <w:del w:id="3092" w:author="IO" w:date="2011-07-21T13:19:00Z">
          <w:r w:rsidRPr="009B75DF" w:rsidDel="000972B3">
            <w:delText>instrucciones</w:delText>
          </w:r>
        </w:del>
      </w:ins>
      <w:ins w:id="3093" w:author="Orion" w:date="2011-06-07T23:45:00Z">
        <w:del w:id="3094" w:author="IO" w:date="2011-07-21T13:19:00Z">
          <w:r w:rsidRPr="009B75DF" w:rsidDel="000972B3">
            <w:delText xml:space="preserve"> </w:delText>
          </w:r>
        </w:del>
      </w:ins>
      <w:ins w:id="3095" w:author="Orion" w:date="2011-06-07T23:46:00Z">
        <w:del w:id="3096" w:author="IO" w:date="2011-07-21T13:19:00Z">
          <w:r w:rsidRPr="009B75DF" w:rsidDel="000972B3">
            <w:delText>a dar al avión. De esto se encarga la siguiente tarea (</w:delText>
          </w:r>
        </w:del>
      </w:ins>
      <w:ins w:id="3097" w:author="Orion" w:date="2011-06-07T23:47:00Z">
        <w:r w:rsidRPr="009B75DF">
          <w:fldChar w:fldCharType="begin"/>
        </w:r>
        <w:r w:rsidRPr="009B75DF">
          <w:instrText xml:space="preserve"> REF _Ref295253773 \h </w:instrText>
        </w:r>
      </w:ins>
      <w:r w:rsidR="009B75DF">
        <w:instrText xml:space="preserve"> \* MERGEFORMAT </w:instrText>
      </w:r>
      <w:r w:rsidRPr="009B75DF">
        <w:fldChar w:fldCharType="separate"/>
      </w:r>
      <w:ins w:id="3098" w:author="Orion" w:date="2011-07-26T22:30:00Z">
        <w:r w:rsidR="00503590">
          <w:t>Figura 14</w:t>
        </w:r>
      </w:ins>
      <w:ins w:id="3099" w:author="IO" w:date="2011-07-22T13:16:00Z">
        <w:del w:id="3100" w:author="Orion" w:date="2011-07-26T22:30:00Z">
          <w:r w:rsidR="00416FF6" w:rsidDel="00503590">
            <w:delText>Figura 13</w:delText>
          </w:r>
        </w:del>
      </w:ins>
      <w:ins w:id="3101" w:author="Orion" w:date="2011-06-07T23:47:00Z">
        <w:r w:rsidRPr="009B75DF">
          <w:fldChar w:fldCharType="end"/>
        </w:r>
      </w:ins>
      <w:ins w:id="3102" w:author="IO" w:date="2011-07-21T13:19:00Z">
        <w:r w:rsidR="000972B3">
          <w:t xml:space="preserve"> muestra este proceso. La decisión tomada (“</w:t>
        </w:r>
        <w:proofErr w:type="spellStart"/>
        <w:r w:rsidR="000972B3">
          <w:t>Decision</w:t>
        </w:r>
        <w:proofErr w:type="spellEnd"/>
        <w:r w:rsidR="000972B3">
          <w:t>”</w:t>
        </w:r>
      </w:ins>
      <w:ins w:id="3103" w:author="Orion" w:date="2011-06-07T23:46:00Z">
        <w:r w:rsidRPr="009B75DF">
          <w:t>)</w:t>
        </w:r>
      </w:ins>
      <w:ins w:id="3104" w:author="IO" w:date="2011-07-21T13:20:00Z">
        <w:r w:rsidR="000972B3">
          <w:t xml:space="preserve"> se unas para producir </w:t>
        </w:r>
      </w:ins>
      <w:ins w:id="3105" w:author="Orion" w:date="2011-06-07T23:47:00Z">
        <w:del w:id="3106" w:author="IO" w:date="2011-07-21T13:20:00Z">
          <w:r w:rsidRPr="009B75DF" w:rsidDel="000972B3">
            <w:delText xml:space="preserve">, donde podemos observar que se </w:delText>
          </w:r>
        </w:del>
      </w:ins>
      <w:ins w:id="3107" w:author="Orion" w:date="2011-06-07T23:52:00Z">
        <w:del w:id="3108" w:author="IO" w:date="2011-07-21T13:20:00Z">
          <w:r w:rsidRPr="009B75DF" w:rsidDel="000972B3">
            <w:delText xml:space="preserve">hace uso de </w:delText>
          </w:r>
        </w:del>
      </w:ins>
      <w:ins w:id="3109" w:author="Orion" w:date="2011-06-07T23:47:00Z">
        <w:del w:id="3110" w:author="IO" w:date="2011-07-21T13:20:00Z">
          <w:r w:rsidRPr="009B75DF" w:rsidDel="000972B3">
            <w:delText xml:space="preserve">la </w:delText>
          </w:r>
        </w:del>
      </w:ins>
      <w:ins w:id="3111" w:author="Orion" w:date="2011-06-07T23:48:00Z">
        <w:del w:id="3112" w:author="IO" w:date="2011-07-21T13:20:00Z">
          <w:r w:rsidRPr="009B75DF" w:rsidDel="000972B3">
            <w:delText>decisión</w:delText>
          </w:r>
        </w:del>
      </w:ins>
      <w:ins w:id="3113" w:author="Orion" w:date="2011-06-07T23:47:00Z">
        <w:del w:id="3114" w:author="IO" w:date="2011-07-21T13:20:00Z">
          <w:r w:rsidRPr="009B75DF" w:rsidDel="000972B3">
            <w:delText xml:space="preserve"> </w:delText>
          </w:r>
        </w:del>
      </w:ins>
      <w:ins w:id="3115" w:author="Orion" w:date="2011-06-07T23:48:00Z">
        <w:del w:id="3116" w:author="IO" w:date="2011-07-21T13:20:00Z">
          <w:r w:rsidRPr="009B75DF" w:rsidDel="000972B3">
            <w:delText>tomada y</w:delText>
          </w:r>
        </w:del>
      </w:ins>
      <w:ins w:id="3117" w:author="Orion" w:date="2011-06-07T23:52:00Z">
        <w:del w:id="3118" w:author="IO" w:date="2011-07-21T13:20:00Z">
          <w:r w:rsidRPr="009B75DF" w:rsidDel="000972B3">
            <w:delText xml:space="preserve"> se produce </w:delText>
          </w:r>
        </w:del>
        <w:r w:rsidRPr="009B75DF">
          <w:t>una</w:t>
        </w:r>
      </w:ins>
      <w:ins w:id="3119" w:author="Orion" w:date="2011-06-08T00:00:00Z">
        <w:r w:rsidR="00E668D6" w:rsidRPr="009B75DF">
          <w:t xml:space="preserve"> seri</w:t>
        </w:r>
        <w:del w:id="3120" w:author="IO" w:date="2011-07-21T13:20:00Z">
          <w:r w:rsidR="00E668D6" w:rsidRPr="009B75DF" w:rsidDel="000972B3">
            <w:delText>a</w:delText>
          </w:r>
        </w:del>
      </w:ins>
      <w:ins w:id="3121" w:author="IO" w:date="2011-07-21T13:20:00Z">
        <w:r w:rsidR="000972B3">
          <w:t>e</w:t>
        </w:r>
      </w:ins>
      <w:ins w:id="3122" w:author="Orion" w:date="2011-06-08T00:00:00Z">
        <w:r w:rsidR="00E668D6" w:rsidRPr="009B75DF">
          <w:t xml:space="preserve"> de </w:t>
        </w:r>
      </w:ins>
      <w:ins w:id="3123" w:author="Orion" w:date="2011-06-07T23:52:00Z">
        <w:r w:rsidR="00E668D6" w:rsidRPr="009B75DF">
          <w:t>instrucc</w:t>
        </w:r>
      </w:ins>
      <w:ins w:id="3124" w:author="IO" w:date="2011-07-21T13:20:00Z">
        <w:r w:rsidR="000972B3">
          <w:t>i</w:t>
        </w:r>
      </w:ins>
      <w:ins w:id="3125" w:author="Orion" w:date="2011-06-08T00:00:00Z">
        <w:r w:rsidR="00E668D6" w:rsidRPr="009B75DF">
          <w:t>ones</w:t>
        </w:r>
      </w:ins>
      <w:ins w:id="3126" w:author="Orion" w:date="2011-06-07T23:52:00Z">
        <w:r w:rsidRPr="009B75DF">
          <w:t xml:space="preserve"> (“</w:t>
        </w:r>
        <w:proofErr w:type="spellStart"/>
        <w:r w:rsidRPr="009B75DF">
          <w:t>Throw</w:t>
        </w:r>
        <w:proofErr w:type="spellEnd"/>
        <w:r w:rsidRPr="009B75DF">
          <w:t xml:space="preserve"> </w:t>
        </w:r>
        <w:proofErr w:type="spellStart"/>
        <w:r w:rsidRPr="009B75DF">
          <w:t>Instruction</w:t>
        </w:r>
      </w:ins>
      <w:proofErr w:type="spellEnd"/>
      <w:ins w:id="3127" w:author="Orion" w:date="2011-06-07T23:53:00Z">
        <w:r w:rsidRPr="009B75DF">
          <w:t>”)</w:t>
        </w:r>
      </w:ins>
      <w:ins w:id="3128" w:author="Orion" w:date="2011-06-07T23:48:00Z">
        <w:r w:rsidRPr="009B75DF">
          <w:t xml:space="preserve">, </w:t>
        </w:r>
      </w:ins>
      <w:ins w:id="3129" w:author="Orion" w:date="2011-06-07T23:53:00Z">
        <w:r w:rsidRPr="009B75DF">
          <w:t xml:space="preserve">que </w:t>
        </w:r>
      </w:ins>
      <w:ins w:id="3130" w:author="IO" w:date="2011-07-21T13:20:00Z">
        <w:r w:rsidR="000972B3">
          <w:t xml:space="preserve">a su vez </w:t>
        </w:r>
      </w:ins>
      <w:ins w:id="3131" w:author="Orion" w:date="2011-06-07T23:53:00Z">
        <w:r w:rsidRPr="009B75DF">
          <w:t>contiene</w:t>
        </w:r>
      </w:ins>
      <w:ins w:id="3132" w:author="Orion" w:date="2011-06-08T00:00:00Z">
        <w:r w:rsidR="00E668D6" w:rsidRPr="009B75DF">
          <w:t>n</w:t>
        </w:r>
      </w:ins>
      <w:ins w:id="3133" w:author="Orion" w:date="2011-06-07T23:53:00Z">
        <w:r w:rsidRPr="009B75DF">
          <w:t xml:space="preserve"> la información para generar la maniobra</w:t>
        </w:r>
        <w:del w:id="3134" w:author="IO" w:date="2011-07-21T13:20:00Z">
          <w:r w:rsidRPr="009B75DF" w:rsidDel="000972B3">
            <w:delText xml:space="preserve"> y a</w:delText>
          </w:r>
        </w:del>
      </w:ins>
      <w:ins w:id="3135" w:author="Orion" w:date="2011-06-07T23:48:00Z">
        <w:del w:id="3136" w:author="IO" w:date="2011-07-21T13:20:00Z">
          <w:r w:rsidRPr="009B75DF" w:rsidDel="000972B3">
            <w:delText xml:space="preserve"> su vez iniciar</w:delText>
          </w:r>
        </w:del>
      </w:ins>
      <w:ins w:id="3137" w:author="Orion" w:date="2011-06-07T23:53:00Z">
        <w:del w:id="3138" w:author="IO" w:date="2011-07-21T13:20:00Z">
          <w:r w:rsidRPr="009B75DF" w:rsidDel="000972B3">
            <w:delText>á</w:delText>
          </w:r>
        </w:del>
      </w:ins>
      <w:ins w:id="3139" w:author="Orion" w:date="2011-06-08T00:00:00Z">
        <w:del w:id="3140" w:author="IO" w:date="2011-07-21T13:20:00Z">
          <w:r w:rsidR="00E668D6" w:rsidRPr="009B75DF" w:rsidDel="000972B3">
            <w:delText>n</w:delText>
          </w:r>
        </w:del>
      </w:ins>
      <w:ins w:id="3141" w:author="Orion" w:date="2011-06-07T23:53:00Z">
        <w:del w:id="3142" w:author="IO" w:date="2011-07-21T13:20:00Z">
          <w:r w:rsidRPr="009B75DF" w:rsidDel="000972B3">
            <w:delText xml:space="preserve"> la interacción entre piloto y avión</w:delText>
          </w:r>
        </w:del>
      </w:ins>
      <w:ins w:id="3143" w:author="Orion" w:date="2011-06-08T00:03:00Z">
        <w:r w:rsidR="00EB2DC4" w:rsidRPr="009B75DF">
          <w:t>.</w:t>
        </w:r>
      </w:ins>
      <w:ins w:id="3144" w:author="Orion" w:date="2011-06-08T00:00:00Z">
        <w:r w:rsidR="00EB2DC4" w:rsidRPr="009B75DF">
          <w:t xml:space="preserve"> </w:t>
        </w:r>
      </w:ins>
      <w:ins w:id="3145" w:author="IO" w:date="2011-07-21T13:20:00Z">
        <w:r w:rsidR="000972B3">
          <w:t>T</w:t>
        </w:r>
      </w:ins>
      <w:ins w:id="3146" w:author="Orion" w:date="2011-06-08T00:03:00Z">
        <w:del w:id="3147" w:author="IO" w:date="2011-07-21T13:20:00Z">
          <w:r w:rsidR="00EB2DC4" w:rsidRPr="009B75DF" w:rsidDel="000972B3">
            <w:delText>P</w:delText>
          </w:r>
        </w:del>
      </w:ins>
      <w:ins w:id="3148" w:author="Orion" w:date="2011-06-08T00:00:00Z">
        <w:del w:id="3149" w:author="IO" w:date="2011-07-21T13:20:00Z">
          <w:r w:rsidR="00E668D6" w:rsidRPr="009B75DF" w:rsidDel="000972B3">
            <w:delText xml:space="preserve">or otro lado, </w:delText>
          </w:r>
        </w:del>
      </w:ins>
      <w:ins w:id="3150" w:author="Orion" w:date="2011-06-08T00:03:00Z">
        <w:del w:id="3151" w:author="IO" w:date="2011-07-21T13:20:00Z">
          <w:r w:rsidR="00EB2DC4" w:rsidRPr="009B75DF" w:rsidDel="000972B3">
            <w:delText>t</w:delText>
          </w:r>
        </w:del>
        <w:r w:rsidR="00EB2DC4" w:rsidRPr="009B75DF">
          <w:t xml:space="preserve">ambién </w:t>
        </w:r>
      </w:ins>
      <w:ins w:id="3152" w:author="Orion" w:date="2011-06-08T00:00:00Z">
        <w:r w:rsidR="00E668D6" w:rsidRPr="009B75DF">
          <w:t>se</w:t>
        </w:r>
      </w:ins>
      <w:ins w:id="3153" w:author="Orion" w:date="2011-06-07T23:54:00Z">
        <w:r w:rsidRPr="009B75DF">
          <w:t xml:space="preserve"> crea un hecho </w:t>
        </w:r>
      </w:ins>
      <w:ins w:id="3154" w:author="Orion" w:date="2011-06-08T00:04:00Z">
        <w:r w:rsidR="004B6482" w:rsidRPr="009B75DF">
          <w:t>que indica</w:t>
        </w:r>
      </w:ins>
      <w:ins w:id="3155" w:author="Orion" w:date="2011-06-07T23:54:00Z">
        <w:r w:rsidRPr="009B75DF">
          <w:t xml:space="preserve"> que se puede proceder a pensar la</w:t>
        </w:r>
      </w:ins>
      <w:ins w:id="3156" w:author="Orion" w:date="2011-06-08T00:04:00Z">
        <w:r w:rsidR="00EB2DC4" w:rsidRPr="009B75DF">
          <w:t>s</w:t>
        </w:r>
      </w:ins>
      <w:ins w:id="3157" w:author="Orion" w:date="2011-06-07T23:54:00Z">
        <w:r w:rsidRPr="009B75DF">
          <w:t xml:space="preserve"> siguiente</w:t>
        </w:r>
      </w:ins>
      <w:ins w:id="3158" w:author="Orion" w:date="2011-06-08T00:04:00Z">
        <w:r w:rsidR="00EB2DC4" w:rsidRPr="009B75DF">
          <w:t>s</w:t>
        </w:r>
      </w:ins>
      <w:ins w:id="3159" w:author="Orion" w:date="2011-06-07T23:54:00Z">
        <w:r w:rsidRPr="009B75DF">
          <w:t xml:space="preserve"> decisi</w:t>
        </w:r>
      </w:ins>
      <w:ins w:id="3160" w:author="Orion" w:date="2011-06-08T00:04:00Z">
        <w:r w:rsidR="00EB2DC4" w:rsidRPr="009B75DF">
          <w:t>ones</w:t>
        </w:r>
      </w:ins>
      <w:ins w:id="3161" w:author="Orion" w:date="2011-06-07T23:54:00Z">
        <w:r w:rsidRPr="009B75DF">
          <w:t xml:space="preserve"> que se va</w:t>
        </w:r>
      </w:ins>
      <w:ins w:id="3162" w:author="Orion" w:date="2011-06-08T00:04:00Z">
        <w:r w:rsidR="00EB2DC4" w:rsidRPr="009B75DF">
          <w:t>n</w:t>
        </w:r>
      </w:ins>
      <w:ins w:id="3163" w:author="Orion" w:date="2011-06-07T23:54:00Z">
        <w:r w:rsidRPr="009B75DF">
          <w:t xml:space="preserve"> a llevar a cabo (“</w:t>
        </w:r>
        <w:proofErr w:type="spellStart"/>
        <w:r w:rsidRPr="009B75DF">
          <w:t>StartThink</w:t>
        </w:r>
      </w:ins>
      <w:ins w:id="3164" w:author="Orion" w:date="2011-06-07T23:55:00Z">
        <w:r w:rsidRPr="009B75DF">
          <w:t>NewDecision</w:t>
        </w:r>
        <w:proofErr w:type="spellEnd"/>
        <w:r w:rsidRPr="009B75DF">
          <w:t>”)</w:t>
        </w:r>
      </w:ins>
      <w:ins w:id="3165" w:author="Orion" w:date="2011-06-07T23:48:00Z">
        <w:r w:rsidRPr="009B75DF">
          <w:t>.</w:t>
        </w:r>
      </w:ins>
    </w:p>
    <w:p w14:paraId="04698879" w14:textId="7BC3EC66" w:rsidR="003B0805" w:rsidRPr="009B75DF" w:rsidRDefault="000972B3">
      <w:pPr>
        <w:spacing w:before="240" w:after="120"/>
        <w:ind w:firstLine="284"/>
        <w:jc w:val="both"/>
        <w:rPr>
          <w:ins w:id="3166" w:author="Orion" w:date="2011-06-08T00:05:00Z"/>
        </w:rPr>
        <w:pPrChange w:id="3167" w:author="IO" w:date="2011-07-21T13:19:00Z">
          <w:pPr/>
        </w:pPrChange>
      </w:pPr>
      <w:ins w:id="3168" w:author="IO" w:date="2011-07-21T13:21:00Z">
        <w:r>
          <w:t>Se contempla la posibilidad de que un piloto pueda iniciar una acción mientras se está ejecutando otra. Una situación típica sería un cambio de decisión por una situaci</w:t>
        </w:r>
      </w:ins>
      <w:ins w:id="3169" w:author="IO" w:date="2011-07-21T13:22:00Z">
        <w:r>
          <w:t xml:space="preserve">ón de peligro o una orden de un controlador. El campo </w:t>
        </w:r>
        <w:r w:rsidRPr="009B75DF">
          <w:t>“</w:t>
        </w:r>
        <w:proofErr w:type="spellStart"/>
        <w:r w:rsidRPr="009B75DF">
          <w:t>InstructionRunning</w:t>
        </w:r>
        <w:proofErr w:type="spellEnd"/>
        <w:r w:rsidRPr="009B75DF">
          <w:t>”</w:t>
        </w:r>
        <w:r>
          <w:t xml:space="preserve"> del estado mental del piloto indica</w:t>
        </w:r>
      </w:ins>
      <w:ins w:id="3170" w:author="Orion" w:date="2011-06-07T23:48:00Z">
        <w:del w:id="3171" w:author="IO" w:date="2011-07-21T13:21:00Z">
          <w:r w:rsidR="001C37B5" w:rsidRPr="009B75DF" w:rsidDel="000972B3">
            <w:delText xml:space="preserve"> </w:delText>
          </w:r>
        </w:del>
      </w:ins>
      <w:ins w:id="3172" w:author="Orion" w:date="2011-06-07T23:49:00Z">
        <w:del w:id="3173" w:author="IO" w:date="2011-07-21T13:22:00Z">
          <w:r w:rsidR="001C37B5" w:rsidRPr="009B75DF" w:rsidDel="000972B3">
            <w:delText>E</w:delText>
          </w:r>
        </w:del>
      </w:ins>
      <w:ins w:id="3174" w:author="Orion" w:date="2011-06-07T23:48:00Z">
        <w:del w:id="3175" w:author="IO" w:date="2011-07-21T13:22:00Z">
          <w:r w:rsidR="001C37B5" w:rsidRPr="009B75DF" w:rsidDel="000972B3">
            <w:delText xml:space="preserve">sta tarea hace uso </w:delText>
          </w:r>
        </w:del>
      </w:ins>
      <w:ins w:id="3176" w:author="Orion" w:date="2011-06-08T00:01:00Z">
        <w:del w:id="3177" w:author="IO" w:date="2011-07-21T13:22:00Z">
          <w:r w:rsidR="00E668D6" w:rsidRPr="009B75DF" w:rsidDel="000972B3">
            <w:delText xml:space="preserve">a su vez, </w:delText>
          </w:r>
        </w:del>
      </w:ins>
      <w:ins w:id="3178" w:author="Orion" w:date="2011-06-07T23:48:00Z">
        <w:del w:id="3179" w:author="IO" w:date="2011-07-21T13:22:00Z">
          <w:r w:rsidR="001C37B5" w:rsidRPr="009B75DF" w:rsidDel="000972B3">
            <w:delText xml:space="preserve">del estado mental </w:delText>
          </w:r>
        </w:del>
      </w:ins>
      <w:ins w:id="3180" w:author="Orion" w:date="2011-06-07T23:55:00Z">
        <w:del w:id="3181" w:author="IO" w:date="2011-07-21T13:22:00Z">
          <w:r w:rsidR="00C80FA9" w:rsidRPr="009B75DF" w:rsidDel="000972B3">
            <w:delText xml:space="preserve">del piloto </w:delText>
          </w:r>
        </w:del>
      </w:ins>
      <w:ins w:id="3182" w:author="Orion" w:date="2011-06-07T23:48:00Z">
        <w:del w:id="3183" w:author="IO" w:date="2011-07-21T13:22:00Z">
          <w:r w:rsidR="001C37B5" w:rsidRPr="009B75DF" w:rsidDel="000972B3">
            <w:delText>para saber</w:delText>
          </w:r>
        </w:del>
        <w:r w:rsidR="001C37B5" w:rsidRPr="009B75DF">
          <w:t xml:space="preserve"> si hay alguna instrucción que se est</w:t>
        </w:r>
      </w:ins>
      <w:ins w:id="3184" w:author="Orion" w:date="2011-06-07T23:50:00Z">
        <w:r w:rsidR="001C37B5" w:rsidRPr="009B75DF">
          <w:t>é ejecutando</w:t>
        </w:r>
        <w:del w:id="3185" w:author="IO" w:date="2011-07-21T13:23:00Z">
          <w:r w:rsidR="001C37B5" w:rsidRPr="009B75DF" w:rsidDel="000972B3">
            <w:delText xml:space="preserve"> al mismo tiempo (</w:delText>
          </w:r>
        </w:del>
      </w:ins>
      <w:ins w:id="3186" w:author="Orion" w:date="2011-06-07T23:55:00Z">
        <w:del w:id="3187" w:author="IO" w:date="2011-07-21T13:23:00Z">
          <w:r w:rsidR="00B46823" w:rsidRPr="009B75DF" w:rsidDel="000972B3">
            <w:delText xml:space="preserve">campo </w:delText>
          </w:r>
        </w:del>
      </w:ins>
      <w:ins w:id="3188" w:author="Orion" w:date="2011-06-07T23:50:00Z">
        <w:del w:id="3189" w:author="IO" w:date="2011-07-21T13:23:00Z">
          <w:r w:rsidR="001C37B5" w:rsidRPr="009B75DF" w:rsidDel="000972B3">
            <w:delText>“InstructionRunning”)</w:delText>
          </w:r>
        </w:del>
        <w:r w:rsidR="001C37B5" w:rsidRPr="009B75DF">
          <w:t xml:space="preserve">. En </w:t>
        </w:r>
        <w:r w:rsidR="00B46823" w:rsidRPr="009B75DF">
          <w:t xml:space="preserve">caso afirmativo se </w:t>
        </w:r>
        <w:del w:id="3190" w:author="IO" w:date="2011-07-21T13:23:00Z">
          <w:r w:rsidR="00B46823" w:rsidRPr="009B75DF" w:rsidDel="000972B3">
            <w:delText>comprobar</w:delText>
          </w:r>
        </w:del>
      </w:ins>
      <w:ins w:id="3191" w:author="Orion" w:date="2011-06-07T23:55:00Z">
        <w:del w:id="3192" w:author="IO" w:date="2011-07-21T13:23:00Z">
          <w:r w:rsidR="00B46823" w:rsidRPr="009B75DF" w:rsidDel="000972B3">
            <w:delText>á</w:delText>
          </w:r>
        </w:del>
      </w:ins>
      <w:ins w:id="3193" w:author="IO" w:date="2011-07-21T13:23:00Z">
        <w:r>
          <w:t>compara</w:t>
        </w:r>
      </w:ins>
      <w:ins w:id="3194" w:author="Orion" w:date="2011-06-07T23:50:00Z">
        <w:r w:rsidR="001C37B5" w:rsidRPr="009B75DF">
          <w:t xml:space="preserve"> la prioridad de las instrucciones </w:t>
        </w:r>
      </w:ins>
      <w:ins w:id="3195" w:author="Orion" w:date="2011-06-07T23:55:00Z">
        <w:r w:rsidR="00B46823" w:rsidRPr="009B75DF">
          <w:t xml:space="preserve"> que se están ejecutando</w:t>
        </w:r>
      </w:ins>
      <w:ins w:id="3196" w:author="IO" w:date="2011-07-21T13:23:00Z">
        <w:r>
          <w:t xml:space="preserve"> y que se desea ejecutar. </w:t>
        </w:r>
        <w:commentRangeStart w:id="3197"/>
        <w:r>
          <w:t>Se</w:t>
        </w:r>
      </w:ins>
      <w:ins w:id="3198" w:author="Orion" w:date="2011-06-07T23:50:00Z">
        <w:del w:id="3199" w:author="IO" w:date="2011-07-21T13:23:00Z">
          <w:r w:rsidR="001C37B5" w:rsidRPr="009B75DF" w:rsidDel="000972B3">
            <w:delText xml:space="preserve">, </w:delText>
          </w:r>
        </w:del>
      </w:ins>
      <w:ins w:id="3200" w:author="Orion" w:date="2011-06-07T23:58:00Z">
        <w:del w:id="3201" w:author="IO" w:date="2011-07-21T13:23:00Z">
          <w:r w:rsidR="0014566E" w:rsidRPr="009B75DF" w:rsidDel="000972B3">
            <w:delText>y se</w:delText>
          </w:r>
        </w:del>
        <w:r w:rsidR="0014566E" w:rsidRPr="009B75DF">
          <w:t xml:space="preserve"> detendrán</w:t>
        </w:r>
      </w:ins>
      <w:ins w:id="3202" w:author="Orion" w:date="2011-06-07T23:50:00Z">
        <w:r w:rsidR="001C37B5" w:rsidRPr="009B75DF">
          <w:t xml:space="preserve"> todas aquellas </w:t>
        </w:r>
      </w:ins>
      <w:ins w:id="3203" w:author="Orion" w:date="2011-06-07T23:58:00Z">
        <w:r w:rsidR="0014566E" w:rsidRPr="009B75DF">
          <w:t xml:space="preserve">instrucciones que tengan una prioridad menor que </w:t>
        </w:r>
      </w:ins>
      <w:ins w:id="3204" w:author="Orion" w:date="2011-06-07T23:57:00Z">
        <w:r w:rsidR="00B46823" w:rsidRPr="009B75DF">
          <w:t>l</w:t>
        </w:r>
      </w:ins>
      <w:ins w:id="3205" w:author="Orion" w:date="2011-06-07T23:56:00Z">
        <w:r w:rsidR="00B46823" w:rsidRPr="009B75DF">
          <w:t>a</w:t>
        </w:r>
      </w:ins>
      <w:ins w:id="3206" w:author="Orion" w:date="2011-06-08T00:02:00Z">
        <w:r w:rsidR="0041005A" w:rsidRPr="009B75DF">
          <w:t>s</w:t>
        </w:r>
      </w:ins>
      <w:ins w:id="3207" w:author="Orion" w:date="2011-06-07T23:56:00Z">
        <w:r w:rsidR="00B46823" w:rsidRPr="009B75DF">
          <w:t xml:space="preserve"> instrucci</w:t>
        </w:r>
      </w:ins>
      <w:ins w:id="3208" w:author="Orion" w:date="2011-06-08T00:02:00Z">
        <w:r w:rsidR="0041005A" w:rsidRPr="009B75DF">
          <w:t>ones</w:t>
        </w:r>
      </w:ins>
      <w:ins w:id="3209" w:author="Orion" w:date="2011-06-07T23:56:00Z">
        <w:r w:rsidR="00B46823" w:rsidRPr="009B75DF">
          <w:t xml:space="preserve"> </w:t>
        </w:r>
      </w:ins>
      <w:ins w:id="3210" w:author="Orion" w:date="2011-06-07T23:50:00Z">
        <w:r w:rsidR="001C37B5" w:rsidRPr="009B75DF">
          <w:t xml:space="preserve">que </w:t>
        </w:r>
      </w:ins>
      <w:ins w:id="3211" w:author="Orion" w:date="2011-06-08T00:01:00Z">
        <w:del w:id="3212" w:author="IO" w:date="2011-07-21T13:23:00Z">
          <w:r w:rsidR="00E668D6" w:rsidRPr="009B75DF" w:rsidDel="000972B3">
            <w:delText>genera</w:delText>
          </w:r>
        </w:del>
      </w:ins>
      <w:ins w:id="3213" w:author="Orion" w:date="2011-06-07T23:50:00Z">
        <w:del w:id="3214" w:author="IO" w:date="2011-07-21T13:23:00Z">
          <w:r w:rsidR="001C37B5" w:rsidRPr="009B75DF" w:rsidDel="000972B3">
            <w:delText xml:space="preserve"> esta tarea</w:delText>
          </w:r>
        </w:del>
      </w:ins>
      <w:ins w:id="3215" w:author="IO" w:date="2011-07-21T13:23:00Z">
        <w:r>
          <w:t>se desea lanzar</w:t>
        </w:r>
      </w:ins>
      <w:commentRangeEnd w:id="3197"/>
      <w:ins w:id="3216" w:author="IO" w:date="2011-07-21T13:24:00Z">
        <w:r>
          <w:rPr>
            <w:rStyle w:val="CommentReference"/>
          </w:rPr>
          <w:commentReference w:id="3197"/>
        </w:r>
      </w:ins>
      <w:ins w:id="3217" w:author="Orion" w:date="2011-06-07T23:50:00Z">
        <w:r w:rsidR="001C37B5" w:rsidRPr="009B75DF">
          <w:t>.</w:t>
        </w:r>
      </w:ins>
      <w:ins w:id="3218" w:author="Orion" w:date="2011-06-08T00:05:00Z">
        <w:r w:rsidR="00A8266D" w:rsidRPr="009B75DF">
          <w:t xml:space="preserve"> </w:t>
        </w:r>
      </w:ins>
      <w:ins w:id="3219" w:author="IO" w:date="2011-07-21T13:24:00Z">
        <w:r>
          <w:t>La</w:t>
        </w:r>
      </w:ins>
      <w:ins w:id="3220" w:author="IO" w:date="2011-07-21T13:25:00Z">
        <w:r>
          <w:t xml:space="preserve"> prioridad de la</w:t>
        </w:r>
      </w:ins>
      <w:ins w:id="3221" w:author="IO" w:date="2011-07-21T13:24:00Z">
        <w:r>
          <w:t>s tareas puede</w:t>
        </w:r>
      </w:ins>
      <w:ins w:id="3222" w:author="IO" w:date="2011-07-21T13:25:00Z">
        <w:r>
          <w:t xml:space="preserve"> tomar</w:t>
        </w:r>
      </w:ins>
      <w:ins w:id="3223" w:author="IO" w:date="2011-07-21T13:24:00Z">
        <w:r>
          <w:t xml:space="preserve"> tres </w:t>
        </w:r>
      </w:ins>
      <w:ins w:id="3224" w:author="IO" w:date="2011-07-21T13:25:00Z">
        <w:r>
          <w:t>valores posibles</w:t>
        </w:r>
      </w:ins>
      <w:ins w:id="3225" w:author="Orion" w:date="2011-06-08T00:05:00Z">
        <w:del w:id="3226" w:author="IO" w:date="2011-07-21T13:24:00Z">
          <w:r w:rsidR="00A8266D" w:rsidRPr="009B75DF" w:rsidDel="000972B3">
            <w:delText xml:space="preserve">En principio sólo hay tres tipos de prioridades </w:delText>
          </w:r>
        </w:del>
      </w:ins>
      <w:ins w:id="3227" w:author="Orion" w:date="2011-06-08T00:08:00Z">
        <w:del w:id="3228" w:author="IO" w:date="2011-07-21T13:24:00Z">
          <w:r w:rsidR="00832F65" w:rsidRPr="009B75DF" w:rsidDel="000972B3">
            <w:delText>en nuestro sistema. E</w:delText>
          </w:r>
        </w:del>
      </w:ins>
      <w:ins w:id="3229" w:author="Orion" w:date="2011-06-08T00:05:00Z">
        <w:del w:id="3230" w:author="IO" w:date="2011-07-21T13:24:00Z">
          <w:r w:rsidR="00A8266D" w:rsidRPr="009B75DF" w:rsidDel="000972B3">
            <w:delText>stas son</w:delText>
          </w:r>
        </w:del>
        <w:r w:rsidR="00A8266D" w:rsidRPr="009B75DF">
          <w:t>:</w:t>
        </w:r>
      </w:ins>
    </w:p>
    <w:p w14:paraId="5FA54F57" w14:textId="5009182C" w:rsidR="00A8266D" w:rsidRPr="009B75DF" w:rsidRDefault="00A8266D">
      <w:pPr>
        <w:pStyle w:val="ListParagraph"/>
        <w:numPr>
          <w:ilvl w:val="0"/>
          <w:numId w:val="41"/>
        </w:numPr>
        <w:spacing w:before="120" w:after="120"/>
        <w:ind w:left="641" w:hanging="357"/>
        <w:jc w:val="both"/>
        <w:rPr>
          <w:ins w:id="3231" w:author="Orion" w:date="2011-06-08T00:07:00Z"/>
        </w:rPr>
        <w:pPrChange w:id="3232" w:author="IO" w:date="2011-07-21T11:42:00Z">
          <w:pPr/>
        </w:pPrChange>
      </w:pPr>
      <w:ins w:id="3233" w:author="Orion" w:date="2011-06-08T00:06:00Z">
        <w:del w:id="3234" w:author="IO" w:date="2011-07-21T13:25:00Z">
          <w:r w:rsidRPr="009B75DF" w:rsidDel="000972B3">
            <w:delText xml:space="preserve">Prioridad con valor </w:delText>
          </w:r>
        </w:del>
        <w:r w:rsidRPr="009B75DF">
          <w:t>0</w:t>
        </w:r>
      </w:ins>
      <w:ins w:id="3235" w:author="IO" w:date="2011-07-21T13:25:00Z">
        <w:r w:rsidR="000972B3">
          <w:t xml:space="preserve">. Corresponde </w:t>
        </w:r>
      </w:ins>
      <w:ins w:id="3236" w:author="Orion" w:date="2011-06-08T00:06:00Z">
        <w:del w:id="3237" w:author="IO" w:date="2011-07-21T13:25:00Z">
          <w:r w:rsidRPr="009B75DF" w:rsidDel="000972B3">
            <w:delText>:</w:delText>
          </w:r>
        </w:del>
      </w:ins>
      <w:ins w:id="3238" w:author="IO" w:date="2011-07-21T13:25:00Z">
        <w:r w:rsidR="000972B3">
          <w:t>a</w:t>
        </w:r>
      </w:ins>
      <w:ins w:id="3239" w:author="Orion" w:date="2011-06-08T00:06:00Z">
        <w:r w:rsidRPr="009B75DF">
          <w:t xml:space="preserve"> </w:t>
        </w:r>
      </w:ins>
      <w:ins w:id="3240" w:author="Orion" w:date="2011-06-08T00:07:00Z">
        <w:r w:rsidRPr="009B75DF">
          <w:t>d</w:t>
        </w:r>
      </w:ins>
      <w:ins w:id="3241" w:author="Orion" w:date="2011-06-08T00:06:00Z">
        <w:r w:rsidRPr="009B75DF">
          <w:t>ecisiones y/o</w:t>
        </w:r>
      </w:ins>
      <w:ins w:id="3242" w:author="Orion" w:date="2011-06-08T00:07:00Z">
        <w:r w:rsidRPr="009B75DF">
          <w:t xml:space="preserve"> instrucciones que provienen de los pilotos.</w:t>
        </w:r>
      </w:ins>
    </w:p>
    <w:p w14:paraId="63E19E16" w14:textId="54E8C5BF" w:rsidR="00A8266D" w:rsidRPr="009B75DF" w:rsidRDefault="000972B3">
      <w:pPr>
        <w:pStyle w:val="ListParagraph"/>
        <w:numPr>
          <w:ilvl w:val="0"/>
          <w:numId w:val="41"/>
        </w:numPr>
        <w:spacing w:before="120" w:after="120"/>
        <w:ind w:left="641" w:hanging="357"/>
        <w:jc w:val="both"/>
        <w:rPr>
          <w:ins w:id="3243" w:author="Orion" w:date="2011-06-08T00:07:00Z"/>
        </w:rPr>
        <w:pPrChange w:id="3244" w:author="IO" w:date="2011-07-21T11:42:00Z">
          <w:pPr/>
        </w:pPrChange>
      </w:pPr>
      <w:ins w:id="3245" w:author="IO" w:date="2011-07-21T13:25:00Z">
        <w:r>
          <w:t xml:space="preserve">9. </w:t>
        </w:r>
      </w:ins>
      <w:ins w:id="3246" w:author="Orion" w:date="2011-06-08T00:07:00Z">
        <w:del w:id="3247" w:author="IO" w:date="2011-07-21T13:25:00Z">
          <w:r w:rsidR="00A8266D" w:rsidRPr="009B75DF" w:rsidDel="000972B3">
            <w:delText>Prioridad con valor 9:</w:delText>
          </w:r>
        </w:del>
      </w:ins>
      <w:ins w:id="3248" w:author="IO" w:date="2011-07-21T13:25:00Z">
        <w:r>
          <w:t>Se trata de</w:t>
        </w:r>
      </w:ins>
      <w:ins w:id="3249" w:author="Orion" w:date="2011-06-08T00:07:00Z">
        <w:r w:rsidR="00A8266D" w:rsidRPr="009B75DF">
          <w:t xml:space="preserve"> </w:t>
        </w:r>
      </w:ins>
      <w:ins w:id="3250" w:author="Orion" w:date="2011-06-08T00:08:00Z">
        <w:r w:rsidR="00A8266D" w:rsidRPr="009B75DF">
          <w:t>órdenes</w:t>
        </w:r>
      </w:ins>
      <w:ins w:id="3251" w:author="Orion" w:date="2011-06-08T00:07:00Z">
        <w:r w:rsidR="00A8266D" w:rsidRPr="009B75DF">
          <w:t xml:space="preserve"> que vienen de los controladores.</w:t>
        </w:r>
      </w:ins>
    </w:p>
    <w:p w14:paraId="617A97E5" w14:textId="0EE24A84" w:rsidR="00A8266D" w:rsidRDefault="000972B3">
      <w:pPr>
        <w:pStyle w:val="ListParagraph"/>
        <w:numPr>
          <w:ilvl w:val="0"/>
          <w:numId w:val="41"/>
        </w:numPr>
        <w:spacing w:before="120" w:after="120"/>
        <w:ind w:left="641" w:hanging="357"/>
        <w:jc w:val="both"/>
        <w:rPr>
          <w:ins w:id="3252" w:author="IO" w:date="2011-07-21T13:27:00Z"/>
        </w:rPr>
        <w:pPrChange w:id="3253" w:author="IO" w:date="2011-07-21T11:42:00Z">
          <w:pPr/>
        </w:pPrChange>
      </w:pPr>
      <w:ins w:id="3254" w:author="Orion" w:date="2011-06-08T00:10:00Z">
        <w:del w:id="3255" w:author="IO" w:date="2011-07-21T13:27:00Z">
          <w:r w:rsidRPr="0083518D" w:rsidDel="000972B3">
            <w:rPr>
              <w:rFonts w:cs="Times New Roman"/>
              <w:noProof/>
              <w:lang w:eastAsia="es-ES" w:bidi="ar-SA"/>
            </w:rPr>
            <w:lastRenderedPageBreak/>
            <w:drawing>
              <wp:anchor distT="0" distB="0" distL="114300" distR="114300" simplePos="0" relativeHeight="251667456" behindDoc="0" locked="0" layoutInCell="1" allowOverlap="1" wp14:anchorId="53A7EE5A" wp14:editId="3E54B850">
                <wp:simplePos x="0" y="0"/>
                <wp:positionH relativeFrom="column">
                  <wp:posOffset>737235</wp:posOffset>
                </wp:positionH>
                <wp:positionV relativeFrom="paragraph">
                  <wp:posOffset>437515</wp:posOffset>
                </wp:positionV>
                <wp:extent cx="5269865" cy="405765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12216"/>
                        <a:stretch/>
                      </pic:blipFill>
                      <pic:spPr bwMode="auto">
                        <a:xfrm>
                          <a:off x="0" y="0"/>
                          <a:ext cx="526986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ns>
      <w:ins w:id="3256" w:author="IO" w:date="2011-07-21T13:25:00Z">
        <w:r>
          <w:t xml:space="preserve">10. Es un valor especial </w:t>
        </w:r>
      </w:ins>
      <w:ins w:id="3257" w:author="Orion" w:date="2011-06-08T00:07:00Z">
        <w:del w:id="3258" w:author="IO" w:date="2011-07-21T13:26:00Z">
          <w:r w:rsidR="00A8266D" w:rsidRPr="009B75DF" w:rsidDel="000972B3">
            <w:delText>Prioridad con valor 10:</w:delText>
          </w:r>
        </w:del>
      </w:ins>
      <w:ins w:id="3259" w:author="IO" w:date="2011-07-21T13:26:00Z">
        <w:r>
          <w:t>para la</w:t>
        </w:r>
      </w:ins>
      <w:ins w:id="3260" w:author="Orion" w:date="2011-06-08T00:08:00Z">
        <w:r w:rsidR="00A8266D" w:rsidRPr="009B75DF">
          <w:t xml:space="preserve"> instrucción de parar o aterrizar el avión.</w:t>
        </w:r>
      </w:ins>
      <w:ins w:id="3261" w:author="IO" w:date="2011-07-21T13:26:00Z">
        <w:r>
          <w:t xml:space="preserve"> Es la </w:t>
        </w:r>
        <w:proofErr w:type="spellStart"/>
        <w:r>
          <w:t>demáxima</w:t>
        </w:r>
        <w:proofErr w:type="spellEnd"/>
        <w:r>
          <w:t xml:space="preserve"> prioridad porque supone que el vuelo ha terminado.</w:t>
        </w:r>
      </w:ins>
    </w:p>
    <w:p w14:paraId="5DE19BB7" w14:textId="1A515C75" w:rsidR="000972B3" w:rsidRPr="009B75DF" w:rsidDel="000972B3" w:rsidRDefault="000972B3">
      <w:pPr>
        <w:spacing w:before="240" w:after="120"/>
        <w:ind w:firstLine="284"/>
        <w:jc w:val="both"/>
        <w:rPr>
          <w:ins w:id="3262" w:author="Orion" w:date="2011-06-07T23:46:00Z"/>
          <w:del w:id="3263" w:author="IO" w:date="2011-07-21T13:27:00Z"/>
        </w:rPr>
        <w:pPrChange w:id="3264" w:author="IO" w:date="2011-07-21T13:27:00Z">
          <w:pPr/>
        </w:pPrChange>
      </w:pPr>
      <w:ins w:id="3265" w:author="IO" w:date="2011-07-21T13:27:00Z">
        <w:r w:rsidRPr="000972B3">
          <w:rPr>
            <w:noProof/>
            <w:lang w:eastAsia="es-ES" w:bidi="ar-SA"/>
          </w:rPr>
          <w:lastRenderedPageBreak/>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3722073B" w14:textId="70F0F3A0" w:rsidR="001C37B5" w:rsidRPr="009B75DF" w:rsidDel="000972B3" w:rsidRDefault="001C37B5">
      <w:pPr>
        <w:spacing w:before="240" w:after="120"/>
        <w:ind w:firstLine="284"/>
        <w:jc w:val="both"/>
        <w:rPr>
          <w:ins w:id="3266" w:author="Orion" w:date="2011-06-07T23:15:00Z"/>
          <w:del w:id="3267" w:author="IO" w:date="2011-07-21T13:26:00Z"/>
        </w:rPr>
        <w:pPrChange w:id="3268" w:author="IO" w:date="2011-07-21T11:43:00Z">
          <w:pPr/>
        </w:pPrChange>
      </w:pPr>
    </w:p>
    <w:p w14:paraId="2F7C3083" w14:textId="58113BC9" w:rsidR="00D03232" w:rsidRPr="009B75DF" w:rsidDel="000972B3" w:rsidRDefault="00D03232">
      <w:pPr>
        <w:spacing w:before="240" w:after="120"/>
        <w:ind w:firstLine="284"/>
        <w:jc w:val="both"/>
        <w:rPr>
          <w:ins w:id="3269" w:author="Orion" w:date="2011-06-07T23:16:00Z"/>
          <w:del w:id="3270" w:author="IO" w:date="2011-07-21T13:26:00Z"/>
        </w:rPr>
        <w:pPrChange w:id="3271" w:author="IO" w:date="2011-07-21T11:43:00Z">
          <w:pPr/>
        </w:pPrChange>
      </w:pPr>
    </w:p>
    <w:p w14:paraId="4A5DCF68" w14:textId="4AA37B58" w:rsidR="00D03232" w:rsidRDefault="001C37B5">
      <w:pPr>
        <w:pStyle w:val="Caption"/>
        <w:rPr>
          <w:ins w:id="3272" w:author="Orion" w:date="2011-06-07T23:46:00Z"/>
          <w:rFonts w:cs="Times New Roman"/>
        </w:rPr>
        <w:pPrChange w:id="3273" w:author="Orion" w:date="2011-06-07T23:47:00Z">
          <w:pPr/>
        </w:pPrChange>
      </w:pPr>
      <w:bookmarkStart w:id="3274" w:name="_Ref295253773"/>
      <w:bookmarkStart w:id="3275" w:name="_Toc299483441"/>
      <w:ins w:id="3276" w:author="Orion" w:date="2011-06-07T23:47:00Z">
        <w:r>
          <w:t xml:space="preserve">Figura </w:t>
        </w:r>
        <w:r>
          <w:fldChar w:fldCharType="begin"/>
        </w:r>
        <w:r>
          <w:instrText xml:space="preserve"> SEQ Figura \* ARABIC </w:instrText>
        </w:r>
      </w:ins>
      <w:r>
        <w:fldChar w:fldCharType="separate"/>
      </w:r>
      <w:ins w:id="3277" w:author="Orion" w:date="2011-07-26T22:41:00Z">
        <w:r w:rsidR="000A487B">
          <w:rPr>
            <w:noProof/>
          </w:rPr>
          <w:t>14</w:t>
        </w:r>
      </w:ins>
      <w:ins w:id="3278" w:author="Orion" w:date="2011-06-07T23:47:00Z">
        <w:r>
          <w:fldChar w:fldCharType="end"/>
        </w:r>
        <w:bookmarkEnd w:id="3274"/>
        <w:r>
          <w:t xml:space="preserve">: </w:t>
        </w:r>
      </w:ins>
      <w:ins w:id="3279" w:author="Orion" w:date="2011-06-08T00:09:00Z">
        <w:r w:rsidR="00694121">
          <w:t>Descomposición</w:t>
        </w:r>
      </w:ins>
      <w:ins w:id="3280" w:author="Orion" w:date="2011-06-07T23:47:00Z">
        <w:r>
          <w:t xml:space="preserve"> de Decisiones</w:t>
        </w:r>
      </w:ins>
      <w:ins w:id="3281" w:author="IO" w:date="2011-07-21T13:45:00Z">
        <w:r w:rsidR="005B28B6">
          <w:t>.</w:t>
        </w:r>
      </w:ins>
      <w:bookmarkEnd w:id="3275"/>
    </w:p>
    <w:p w14:paraId="110A2D44" w14:textId="07B910E2" w:rsidR="000972B3" w:rsidRPr="00B0777E" w:rsidRDefault="000972B3">
      <w:pPr>
        <w:pStyle w:val="Heading1"/>
        <w:numPr>
          <w:ilvl w:val="3"/>
          <w:numId w:val="40"/>
        </w:numPr>
        <w:rPr>
          <w:ins w:id="3282" w:author="IO" w:date="2011-07-21T13:28:00Z"/>
          <w:b w:val="0"/>
          <w:sz w:val="28"/>
          <w:szCs w:val="52"/>
        </w:rPr>
        <w:pPrChange w:id="3283" w:author="IO" w:date="2011-07-21T13:28:00Z">
          <w:pPr>
            <w:pStyle w:val="Heading1"/>
            <w:numPr>
              <w:ilvl w:val="3"/>
              <w:numId w:val="51"/>
            </w:numPr>
            <w:tabs>
              <w:tab w:val="clear" w:pos="0"/>
            </w:tabs>
            <w:ind w:left="1728" w:hanging="648"/>
          </w:pPr>
        </w:pPrChange>
      </w:pPr>
      <w:bookmarkStart w:id="3284" w:name="_Toc299721489"/>
      <w:ins w:id="3285" w:author="IO" w:date="2011-07-21T13:28:00Z">
        <w:r>
          <w:rPr>
            <w:b w:val="0"/>
            <w:sz w:val="28"/>
            <w:szCs w:val="52"/>
          </w:rPr>
          <w:t>Ejecución de maniobras</w:t>
        </w:r>
        <w:bookmarkEnd w:id="3284"/>
      </w:ins>
    </w:p>
    <w:p w14:paraId="0BEA9D01" w14:textId="6802761A" w:rsidR="001C37B5" w:rsidRPr="009B75DF" w:rsidDel="000972B3" w:rsidRDefault="000972B3">
      <w:pPr>
        <w:spacing w:after="120"/>
        <w:jc w:val="both"/>
        <w:rPr>
          <w:ins w:id="3286" w:author="Orion" w:date="2011-06-20T11:46:00Z"/>
          <w:del w:id="3287" w:author="IO" w:date="2011-07-21T13:28:00Z"/>
        </w:rPr>
        <w:pPrChange w:id="3288" w:author="IO" w:date="2011-07-21T13:29:00Z">
          <w:pPr/>
        </w:pPrChange>
      </w:pPr>
      <w:ins w:id="3289" w:author="IO" w:date="2011-07-21T13:29:00Z">
        <w:r>
          <w:t>El piloto ha de operar los controles del avi</w:t>
        </w:r>
      </w:ins>
      <w:ins w:id="3290" w:author="IO" w:date="2011-07-21T13:30:00Z">
        <w:r>
          <w:t xml:space="preserve">ón para llevar a cabo las </w:t>
        </w:r>
      </w:ins>
    </w:p>
    <w:p w14:paraId="2DC432F6" w14:textId="2A587C2E" w:rsidR="000146FD" w:rsidRPr="009B75DF" w:rsidRDefault="000146FD">
      <w:pPr>
        <w:spacing w:after="120"/>
        <w:jc w:val="both"/>
        <w:rPr>
          <w:ins w:id="3291" w:author="Orion" w:date="2011-06-20T12:02:00Z"/>
        </w:rPr>
        <w:pPrChange w:id="3292" w:author="IO" w:date="2011-07-21T13:29:00Z">
          <w:pPr/>
        </w:pPrChange>
      </w:pPr>
      <w:ins w:id="3293" w:author="Orion" w:date="2011-06-20T11:49:00Z">
        <w:del w:id="3294" w:author="IO" w:date="2011-07-21T13:30:00Z">
          <w:r w:rsidRPr="009B75DF" w:rsidDel="000972B3">
            <w:delText>La</w:delText>
          </w:r>
        </w:del>
      </w:ins>
      <w:proofErr w:type="gramStart"/>
      <w:ins w:id="3295" w:author="IO" w:date="2011-07-21T13:29:00Z">
        <w:r w:rsidR="000972B3">
          <w:t>maniobras</w:t>
        </w:r>
        <w:proofErr w:type="gramEnd"/>
        <w:r w:rsidR="000972B3">
          <w:t xml:space="preserve"> </w:t>
        </w:r>
      </w:ins>
      <w:ins w:id="3296" w:author="IO" w:date="2011-07-21T13:30:00Z">
        <w:r w:rsidR="000972B3">
          <w:t>seleccionadas, y éste ha de ejecutar tales órdenes. La</w:t>
        </w:r>
      </w:ins>
      <w:ins w:id="3297" w:author="Orion" w:date="2011-06-20T11:49:00Z">
        <w:del w:id="3298" w:author="IO" w:date="2011-07-21T13:30:00Z">
          <w:r w:rsidRPr="009B75DF" w:rsidDel="000972B3">
            <w:delText xml:space="preserve"> siguiente</w:delText>
          </w:r>
        </w:del>
        <w:r w:rsidRPr="009B75DF">
          <w:t xml:space="preserve"> figura (</w:t>
        </w:r>
      </w:ins>
      <w:ins w:id="3299" w:author="Orion" w:date="2011-06-20T12:48:00Z">
        <w:r w:rsidR="008823B6" w:rsidRPr="009B75DF">
          <w:fldChar w:fldCharType="begin"/>
        </w:r>
        <w:r w:rsidR="008823B6" w:rsidRPr="009B75DF">
          <w:instrText xml:space="preserve"> REF _Ref296337417 \h </w:instrText>
        </w:r>
      </w:ins>
      <w:r w:rsidR="009B75DF">
        <w:instrText xml:space="preserve"> \* MERGEFORMAT </w:instrText>
      </w:r>
      <w:r w:rsidR="008823B6" w:rsidRPr="009B75DF">
        <w:fldChar w:fldCharType="separate"/>
      </w:r>
      <w:ins w:id="3300" w:author="Orion" w:date="2011-07-26T22:30:00Z">
        <w:r w:rsidR="00503590">
          <w:t>Figura 15</w:t>
        </w:r>
      </w:ins>
      <w:ins w:id="3301" w:author="IO" w:date="2011-07-22T13:16:00Z">
        <w:del w:id="3302" w:author="Orion" w:date="2011-07-26T22:30:00Z">
          <w:r w:rsidR="00416FF6" w:rsidDel="00503590">
            <w:delText>Figura 14</w:delText>
          </w:r>
        </w:del>
      </w:ins>
      <w:ins w:id="3303" w:author="Orion" w:date="2011-06-20T12:48:00Z">
        <w:r w:rsidR="008823B6" w:rsidRPr="009B75DF">
          <w:fldChar w:fldCharType="end"/>
        </w:r>
      </w:ins>
      <w:ins w:id="3304" w:author="Orion" w:date="2011-06-20T11:49:00Z">
        <w:r w:rsidRPr="009B75DF">
          <w:t xml:space="preserve">) </w:t>
        </w:r>
        <w:del w:id="3305" w:author="IO" w:date="2011-07-21T13:31:00Z">
          <w:r w:rsidRPr="009B75DF" w:rsidDel="000972B3">
            <w:delText>viene a representar la ejecución</w:delText>
          </w:r>
        </w:del>
      </w:ins>
      <w:ins w:id="3306" w:author="Orion" w:date="2011-06-20T11:51:00Z">
        <w:del w:id="3307" w:author="IO" w:date="2011-07-21T13:31:00Z">
          <w:r w:rsidRPr="009B75DF" w:rsidDel="000972B3">
            <w:delText xml:space="preserve"> por parte del avión</w:delText>
          </w:r>
        </w:del>
      </w:ins>
      <w:ins w:id="3308" w:author="Orion" w:date="2011-06-20T11:49:00Z">
        <w:del w:id="3309" w:author="IO" w:date="2011-07-21T13:31:00Z">
          <w:r w:rsidRPr="009B75DF" w:rsidDel="000972B3">
            <w:delText xml:space="preserve"> de la instrucción </w:delText>
          </w:r>
        </w:del>
      </w:ins>
      <w:ins w:id="3310" w:author="Orion" w:date="2011-06-20T11:51:00Z">
        <w:del w:id="3311" w:author="IO" w:date="2011-07-21T13:31:00Z">
          <w:r w:rsidRPr="009B75DF" w:rsidDel="000972B3">
            <w:delText xml:space="preserve">que el piloto </w:delText>
          </w:r>
        </w:del>
      </w:ins>
      <w:ins w:id="3312" w:author="Orion" w:date="2011-06-20T11:52:00Z">
        <w:del w:id="3313" w:author="IO" w:date="2011-07-21T13:31:00Z">
          <w:r w:rsidRPr="009B75DF" w:rsidDel="000972B3">
            <w:delText>ha producido</w:delText>
          </w:r>
        </w:del>
      </w:ins>
      <w:ins w:id="3314" w:author="IO" w:date="2011-07-21T13:31:00Z">
        <w:r w:rsidR="000972B3">
          <w:t>muestra este proceso</w:t>
        </w:r>
      </w:ins>
      <w:ins w:id="3315" w:author="Orion" w:date="2011-06-20T11:52:00Z">
        <w:r w:rsidRPr="009B75DF">
          <w:t>.</w:t>
        </w:r>
      </w:ins>
      <w:ins w:id="3316" w:author="Orion" w:date="2011-06-20T11:53:00Z">
        <w:r w:rsidRPr="009B75DF">
          <w:t xml:space="preserve"> </w:t>
        </w:r>
      </w:ins>
      <w:ins w:id="3317" w:author="IO" w:date="2011-07-21T13:35:00Z">
        <w:r w:rsidR="005B28B6">
          <w:t>P</w:t>
        </w:r>
      </w:ins>
      <w:ins w:id="3318" w:author="IO" w:date="2011-07-21T13:31:00Z">
        <w:r w:rsidR="000972B3">
          <w:t xml:space="preserve">iloto y avión se </w:t>
        </w:r>
      </w:ins>
      <w:ins w:id="3319" w:author="IO" w:date="2011-07-21T13:35:00Z">
        <w:r w:rsidR="005B28B6">
          <w:t>modelan</w:t>
        </w:r>
      </w:ins>
      <w:ins w:id="3320" w:author="IO" w:date="2011-07-21T13:31:00Z">
        <w:r w:rsidR="000972B3">
          <w:t xml:space="preserve"> como agentes, </w:t>
        </w:r>
      </w:ins>
      <w:ins w:id="3321" w:author="IO" w:date="2011-07-21T13:35:00Z">
        <w:r w:rsidR="005B28B6">
          <w:t>por lo que hay que crear</w:t>
        </w:r>
      </w:ins>
      <w:ins w:id="3322" w:author="IO" w:date="2011-07-21T13:31:00Z">
        <w:r w:rsidR="000972B3">
          <w:t xml:space="preserve"> una interacción para </w:t>
        </w:r>
      </w:ins>
      <w:ins w:id="3323" w:author="IO" w:date="2011-07-21T13:36:00Z">
        <w:r w:rsidR="005B28B6">
          <w:t>l</w:t>
        </w:r>
      </w:ins>
      <w:ins w:id="3324" w:author="IO" w:date="2011-07-21T13:31:00Z">
        <w:r w:rsidR="000972B3">
          <w:t xml:space="preserve">a comunicación entre ellos. </w:t>
        </w:r>
      </w:ins>
      <w:ins w:id="3325" w:author="Orion" w:date="2011-06-20T11:53:00Z">
        <w:del w:id="3326" w:author="IO" w:date="2011-07-21T13:31:00Z">
          <w:r w:rsidRPr="009B75DF" w:rsidDel="000972B3">
            <w:delText>Para ello se creará una interacción entre piloto y avión, donde e</w:delText>
          </w:r>
        </w:del>
      </w:ins>
      <w:ins w:id="3327" w:author="IO" w:date="2011-07-21T13:31:00Z">
        <w:r w:rsidR="000972B3">
          <w:t>E</w:t>
        </w:r>
      </w:ins>
      <w:ins w:id="3328" w:author="Orion" w:date="2011-06-20T11:53:00Z">
        <w:r w:rsidRPr="009B75DF">
          <w:t xml:space="preserve">l piloto interpretará el rol de iniciador </w:t>
        </w:r>
        <w:del w:id="3329" w:author="IO" w:date="2011-07-21T13:32:00Z">
          <w:r w:rsidRPr="009B75DF" w:rsidDel="000972B3">
            <w:delText xml:space="preserve">de esta interacción </w:delText>
          </w:r>
        </w:del>
        <w:r w:rsidRPr="009B75DF">
          <w:t>mientras que el avi</w:t>
        </w:r>
      </w:ins>
      <w:ins w:id="3330" w:author="Orion" w:date="2011-06-20T11:54:00Z">
        <w:r w:rsidRPr="009B75DF">
          <w:t xml:space="preserve">ón </w:t>
        </w:r>
      </w:ins>
      <w:ins w:id="3331" w:author="IO" w:date="2011-07-21T13:32:00Z">
        <w:r w:rsidR="000972B3">
          <w:t xml:space="preserve">que pilota </w:t>
        </w:r>
      </w:ins>
      <w:ins w:id="3332" w:author="Orion" w:date="2011-06-20T11:54:00Z">
        <w:r w:rsidRPr="009B75DF">
          <w:t xml:space="preserve">tendrá el rol de colaborador. </w:t>
        </w:r>
        <w:del w:id="3333" w:author="IO" w:date="2011-07-21T13:32:00Z">
          <w:r w:rsidRPr="009B75DF" w:rsidDel="000972B3">
            <w:delText xml:space="preserve">De este modo </w:delText>
          </w:r>
        </w:del>
      </w:ins>
      <w:ins w:id="3334" w:author="Orion" w:date="2011-06-20T11:55:00Z">
        <w:del w:id="3335" w:author="IO" w:date="2011-07-21T13:32:00Z">
          <w:r w:rsidRPr="009B75DF" w:rsidDel="000972B3">
            <w:delText>haciendo uso de</w:delText>
          </w:r>
        </w:del>
      </w:ins>
      <w:ins w:id="3336" w:author="IO" w:date="2011-07-21T13:32:00Z">
        <w:r w:rsidR="000972B3">
          <w:t>El piloto crea la interacción con</w:t>
        </w:r>
      </w:ins>
      <w:ins w:id="3337" w:author="Orion" w:date="2011-06-20T11:55:00Z">
        <w:r w:rsidRPr="009B75DF">
          <w:t xml:space="preserve"> la tarea “</w:t>
        </w:r>
        <w:proofErr w:type="spellStart"/>
        <w:r w:rsidRPr="009B75DF">
          <w:t>Execute</w:t>
        </w:r>
        <w:proofErr w:type="spellEnd"/>
        <w:r w:rsidRPr="009B75DF">
          <w:t xml:space="preserve"> </w:t>
        </w:r>
        <w:proofErr w:type="spellStart"/>
        <w:r w:rsidRPr="009B75DF">
          <w:t>Instrucction</w:t>
        </w:r>
        <w:proofErr w:type="spellEnd"/>
        <w:r w:rsidRPr="009B75DF">
          <w:t>”</w:t>
        </w:r>
      </w:ins>
      <w:ins w:id="3338" w:author="IO" w:date="2011-07-21T13:32:00Z">
        <w:r w:rsidR="000972B3">
          <w:t>.</w:t>
        </w:r>
      </w:ins>
      <w:ins w:id="3339" w:author="Orion" w:date="2011-06-20T11:55:00Z">
        <w:del w:id="3340" w:author="IO" w:date="2011-07-21T13:32:00Z">
          <w:r w:rsidRPr="009B75DF" w:rsidDel="000972B3">
            <w:delText xml:space="preserve"> el piloto creará una </w:delText>
          </w:r>
        </w:del>
      </w:ins>
      <w:ins w:id="3341" w:author="Orion" w:date="2011-06-20T11:56:00Z">
        <w:del w:id="3342" w:author="IO" w:date="2011-07-21T13:32:00Z">
          <w:r w:rsidR="00BD522C" w:rsidRPr="009B75DF" w:rsidDel="000972B3">
            <w:delText xml:space="preserve">interacción </w:delText>
          </w:r>
        </w:del>
      </w:ins>
      <w:ins w:id="3343" w:author="Orion" w:date="2011-06-20T11:57:00Z">
        <w:del w:id="3344" w:author="IO" w:date="2011-07-21T13:32:00Z">
          <w:r w:rsidR="00BD522C" w:rsidRPr="009B75DF" w:rsidDel="000972B3">
            <w:delText>cuyo colaborador será el avión que est</w:delText>
          </w:r>
        </w:del>
      </w:ins>
      <w:ins w:id="3345" w:author="Orion" w:date="2011-06-20T11:58:00Z">
        <w:del w:id="3346" w:author="IO" w:date="2011-07-21T13:32:00Z">
          <w:r w:rsidR="00BD522C" w:rsidRPr="009B75DF" w:rsidDel="000972B3">
            <w:delText>á pilotando.</w:delText>
          </w:r>
        </w:del>
        <w:r w:rsidR="00BD522C" w:rsidRPr="009B75DF">
          <w:t xml:space="preserve"> Para averiguar e</w:t>
        </w:r>
        <w:del w:id="3347" w:author="IO" w:date="2011-07-21T13:33:00Z">
          <w:r w:rsidR="00BD522C" w:rsidRPr="009B75DF" w:rsidDel="000972B3">
            <w:delText>ste</w:delText>
          </w:r>
        </w:del>
      </w:ins>
      <w:ins w:id="3348" w:author="IO" w:date="2011-07-21T13:33:00Z">
        <w:r w:rsidR="000972B3">
          <w:t>l</w:t>
        </w:r>
      </w:ins>
      <w:ins w:id="3349" w:author="Orion" w:date="2011-06-20T11:58:00Z">
        <w:r w:rsidR="00BD522C" w:rsidRPr="009B75DF">
          <w:t xml:space="preserve"> </w:t>
        </w:r>
      </w:ins>
      <w:ins w:id="3350" w:author="IO" w:date="2011-07-21T13:33:00Z">
        <w:r w:rsidR="000972B3">
          <w:t xml:space="preserve">agente </w:t>
        </w:r>
      </w:ins>
      <w:ins w:id="3351" w:author="Orion" w:date="2011-06-20T11:58:00Z">
        <w:r w:rsidR="00BD522C" w:rsidRPr="009B75DF">
          <w:t xml:space="preserve">avión </w:t>
        </w:r>
      </w:ins>
      <w:ins w:id="3352" w:author="IO" w:date="2011-07-21T13:33:00Z">
        <w:r w:rsidR="000972B3">
          <w:t xml:space="preserve">con el que ha de comunicarse, </w:t>
        </w:r>
      </w:ins>
      <w:ins w:id="3353" w:author="Orion" w:date="2011-06-20T11:58:00Z">
        <w:r w:rsidR="00BD522C" w:rsidRPr="009B75DF">
          <w:t xml:space="preserve">el </w:t>
        </w:r>
      </w:ins>
      <w:ins w:id="3354" w:author="IO" w:date="2011-07-21T13:36:00Z">
        <w:r w:rsidR="005B28B6">
          <w:t xml:space="preserve">agente </w:t>
        </w:r>
      </w:ins>
      <w:ins w:id="3355" w:author="Orion" w:date="2011-06-20T11:58:00Z">
        <w:r w:rsidR="00BD522C" w:rsidRPr="009B75DF">
          <w:t>piloto accede</w:t>
        </w:r>
        <w:del w:id="3356" w:author="IO" w:date="2011-07-21T13:33:00Z">
          <w:r w:rsidR="00BD522C" w:rsidRPr="009B75DF" w:rsidDel="000972B3">
            <w:delText>rá</w:delText>
          </w:r>
        </w:del>
        <w:r w:rsidR="00BD522C" w:rsidRPr="009B75DF">
          <w:t xml:space="preserve"> al plan de vuelo de su estado mental </w:t>
        </w:r>
      </w:ins>
      <w:ins w:id="3357" w:author="Orion" w:date="2011-06-20T11:59:00Z">
        <w:r w:rsidR="00BD522C" w:rsidRPr="009B75DF">
          <w:t>“</w:t>
        </w:r>
        <w:proofErr w:type="spellStart"/>
        <w:r w:rsidR="00BD522C" w:rsidRPr="009B75DF">
          <w:t>Pilot_</w:t>
        </w:r>
        <w:proofErr w:type="gramStart"/>
        <w:r w:rsidR="00BD522C" w:rsidRPr="009B75DF">
          <w:t>Mind.getPilotFlightPlan</w:t>
        </w:r>
        <w:proofErr w:type="spellEnd"/>
        <w:r w:rsidR="00BD522C" w:rsidRPr="009B75DF">
          <w:t>(</w:t>
        </w:r>
        <w:proofErr w:type="gramEnd"/>
        <w:r w:rsidR="00BD522C" w:rsidRPr="009B75DF">
          <w:t>)”</w:t>
        </w:r>
      </w:ins>
      <w:ins w:id="3358" w:author="IO" w:date="2011-07-21T13:33:00Z">
        <w:r w:rsidR="000972B3">
          <w:t>,</w:t>
        </w:r>
      </w:ins>
      <w:ins w:id="3359" w:author="Orion" w:date="2011-06-20T11:59:00Z">
        <w:r w:rsidR="00BD522C" w:rsidRPr="009B75DF">
          <w:t xml:space="preserve"> y dentro de</w:t>
        </w:r>
      </w:ins>
      <w:ins w:id="3360" w:author="IO" w:date="2011-07-21T13:33:00Z">
        <w:r w:rsidR="000972B3">
          <w:t xml:space="preserve"> éste</w:t>
        </w:r>
      </w:ins>
      <w:ins w:id="3361" w:author="Orion" w:date="2011-06-20T11:59:00Z">
        <w:del w:id="3362" w:author="IO" w:date="2011-07-21T13:33:00Z">
          <w:r w:rsidR="00BD522C" w:rsidRPr="009B75DF" w:rsidDel="000972B3">
            <w:delText>l plan de vuelo accederá</w:delText>
          </w:r>
        </w:del>
        <w:r w:rsidR="00BD522C" w:rsidRPr="009B75DF">
          <w:t xml:space="preserve"> a la identificación de la aeronave.</w:t>
        </w:r>
      </w:ins>
      <w:ins w:id="3363" w:author="Orion" w:date="2011-06-20T12:00:00Z">
        <w:r w:rsidR="00BD522C" w:rsidRPr="009B75DF">
          <w:t xml:space="preserve"> El estado mental del piloto </w:t>
        </w:r>
        <w:del w:id="3364" w:author="IO" w:date="2011-07-21T13:36:00Z">
          <w:r w:rsidR="00BD522C" w:rsidRPr="009B75DF" w:rsidDel="005B28B6">
            <w:delText xml:space="preserve">servirá </w:delText>
          </w:r>
        </w:del>
        <w:r w:rsidR="00BD522C" w:rsidRPr="009B75DF">
          <w:t xml:space="preserve">también </w:t>
        </w:r>
        <w:del w:id="3365" w:author="IO" w:date="2011-07-21T13:36:00Z">
          <w:r w:rsidR="00BD522C" w:rsidRPr="009B75DF" w:rsidDel="005B28B6">
            <w:delText xml:space="preserve">para </w:delText>
          </w:r>
        </w:del>
        <w:r w:rsidR="00BD522C" w:rsidRPr="009B75DF">
          <w:t>indica</w:t>
        </w:r>
        <w:del w:id="3366" w:author="IO" w:date="2011-07-21T13:36:00Z">
          <w:r w:rsidR="00BD522C" w:rsidRPr="009B75DF" w:rsidDel="005B28B6">
            <w:delText>r</w:delText>
          </w:r>
        </w:del>
        <w:r w:rsidR="00BD522C" w:rsidRPr="009B75DF">
          <w:t xml:space="preserve"> qu</w:t>
        </w:r>
        <w:del w:id="3367" w:author="IO" w:date="2011-07-21T13:36:00Z">
          <w:r w:rsidR="00BD522C" w:rsidRPr="009B75DF" w:rsidDel="005B28B6">
            <w:delText>e</w:delText>
          </w:r>
        </w:del>
      </w:ins>
      <w:ins w:id="3368" w:author="IO" w:date="2011-07-21T13:36:00Z">
        <w:r w:rsidR="005B28B6">
          <w:t>é</w:t>
        </w:r>
      </w:ins>
      <w:ins w:id="3369" w:author="Orion" w:date="2011-06-20T12:00:00Z">
        <w:r w:rsidR="00BD522C" w:rsidRPr="009B75DF">
          <w:t xml:space="preserve"> </w:t>
        </w:r>
        <w:del w:id="3370" w:author="IO" w:date="2011-07-21T13:33:00Z">
          <w:r w:rsidR="00BD522C" w:rsidRPr="009B75DF" w:rsidDel="000972B3">
            <w:delText xml:space="preserve">está </w:delText>
          </w:r>
        </w:del>
        <w:r w:rsidR="00BD522C" w:rsidRPr="009B75DF">
          <w:t>instrucción está siendo ejecutada actualmente.</w:t>
        </w:r>
      </w:ins>
      <w:ins w:id="3371" w:author="Orion" w:date="2011-06-20T12:01:00Z">
        <w:r w:rsidR="007A3C49" w:rsidRPr="009B75DF">
          <w:t xml:space="preserve"> Por último, haciendo uso de la </w:t>
        </w:r>
      </w:ins>
      <w:ins w:id="3372" w:author="Orion" w:date="2011-06-20T12:02:00Z">
        <w:r w:rsidR="007A3C49" w:rsidRPr="009B75DF">
          <w:t>instrucción producida por el piloto,</w:t>
        </w:r>
      </w:ins>
      <w:ins w:id="3373" w:author="Orion" w:date="2011-06-20T12:01:00Z">
        <w:r w:rsidR="007A3C49" w:rsidRPr="009B75DF">
          <w:t xml:space="preserve"> esta tarea generará la maniobra que el avión tiene que llevar a cabo </w:t>
        </w:r>
      </w:ins>
      <w:ins w:id="3374" w:author="Orion" w:date="2011-06-20T12:02:00Z">
        <w:r w:rsidR="007A3C49" w:rsidRPr="009B75DF">
          <w:t>“</w:t>
        </w:r>
        <w:proofErr w:type="spellStart"/>
        <w:r w:rsidR="007A3C49" w:rsidRPr="009B75DF">
          <w:t>Manoeuvre</w:t>
        </w:r>
        <w:proofErr w:type="spellEnd"/>
        <w:r w:rsidR="007A3C49" w:rsidRPr="009B75DF">
          <w:t>”.</w:t>
        </w:r>
      </w:ins>
      <w:ins w:id="3375" w:author="IO" w:date="2011-07-21T13:37:00Z">
        <w:r w:rsidR="005B28B6">
          <w:t xml:space="preserve"> Nótese que aunque los contenido</w:t>
        </w:r>
      </w:ins>
      <w:ins w:id="3376" w:author="IO" w:date="2011-07-21T13:38:00Z">
        <w:r w:rsidR="005B28B6">
          <w:t>s</w:t>
        </w:r>
      </w:ins>
      <w:ins w:id="3377" w:author="IO" w:date="2011-07-21T13:37:00Z">
        <w:r w:rsidR="005B28B6">
          <w:t xml:space="preserve"> de “</w:t>
        </w:r>
        <w:proofErr w:type="spellStart"/>
        <w:r w:rsidR="005B28B6">
          <w:t>Decision</w:t>
        </w:r>
        <w:proofErr w:type="spellEnd"/>
        <w:r w:rsidR="005B28B6">
          <w:t>” y “</w:t>
        </w:r>
        <w:proofErr w:type="spellStart"/>
        <w:r w:rsidR="005B28B6">
          <w:t>Manoeuvre</w:t>
        </w:r>
        <w:proofErr w:type="spellEnd"/>
        <w:r w:rsidR="005B28B6">
          <w:t>” son similares, son conceptualmente distintos. El primero representa información manejada por el piloto mientras que el segundo representa la acci</w:t>
        </w:r>
      </w:ins>
      <w:ins w:id="3378" w:author="IO" w:date="2011-07-21T13:38:00Z">
        <w:r w:rsidR="005B28B6">
          <w:t>ón que se está ejecutando sobre el avión.</w:t>
        </w:r>
      </w:ins>
    </w:p>
    <w:p w14:paraId="32DACF41" w14:textId="2B47EAF4" w:rsidR="007A3C49" w:rsidRPr="009B75DF" w:rsidRDefault="00E50EB8">
      <w:pPr>
        <w:spacing w:before="240" w:after="120"/>
        <w:ind w:firstLine="284"/>
        <w:jc w:val="both"/>
        <w:rPr>
          <w:ins w:id="3379" w:author="Orion" w:date="2011-06-20T12:40:00Z"/>
        </w:rPr>
        <w:pPrChange w:id="3380" w:author="IO" w:date="2011-07-21T11:43:00Z">
          <w:pPr/>
        </w:pPrChange>
      </w:pPr>
      <w:ins w:id="3381" w:author="Orion" w:date="2011-06-20T12:22:00Z">
        <w:r w:rsidRPr="009B75DF">
          <w:t xml:space="preserve">Una vez </w:t>
        </w:r>
      </w:ins>
      <w:ins w:id="3382" w:author="IO" w:date="2011-07-21T13:38:00Z">
        <w:r w:rsidR="005B28B6">
          <w:t xml:space="preserve">que se indica </w:t>
        </w:r>
      </w:ins>
      <w:ins w:id="3383" w:author="Orion" w:date="2011-06-20T12:24:00Z">
        <w:r w:rsidRPr="009B75DF">
          <w:t xml:space="preserve">la maniobra </w:t>
        </w:r>
        <w:del w:id="3384" w:author="IO" w:date="2011-07-21T13:39:00Z">
          <w:r w:rsidRPr="009B75DF" w:rsidDel="005B28B6">
            <w:delText xml:space="preserve">llega </w:delText>
          </w:r>
        </w:del>
        <w:r w:rsidRPr="009B75DF">
          <w:t>al avión a través de la interacción</w:t>
        </w:r>
      </w:ins>
      <w:ins w:id="3385" w:author="IO" w:date="2011-07-21T13:39:00Z">
        <w:r w:rsidR="005B28B6">
          <w:t>,</w:t>
        </w:r>
      </w:ins>
      <w:ins w:id="3386" w:author="Orion" w:date="2011-06-20T12:24:00Z">
        <w:r w:rsidRPr="009B75DF">
          <w:t xml:space="preserve"> </w:t>
        </w:r>
        <w:del w:id="3387" w:author="IO" w:date="2011-07-21T13:39:00Z">
          <w:r w:rsidRPr="009B75DF" w:rsidDel="005B28B6">
            <w:delText>e</w:delText>
          </w:r>
        </w:del>
      </w:ins>
      <w:ins w:id="3388" w:author="IO" w:date="2011-07-21T13:39:00Z">
        <w:r w:rsidR="005B28B6">
          <w:t>é</w:t>
        </w:r>
      </w:ins>
      <w:ins w:id="3389" w:author="Orion" w:date="2011-06-20T12:24:00Z">
        <w:r w:rsidRPr="009B75DF">
          <w:t xml:space="preserve">ste procede a </w:t>
        </w:r>
        <w:r w:rsidRPr="009B75DF">
          <w:lastRenderedPageBreak/>
          <w:t>actualizar los</w:t>
        </w:r>
      </w:ins>
      <w:ins w:id="3390" w:author="Orion" w:date="2011-06-20T12:26:00Z">
        <w:r w:rsidRPr="009B75DF">
          <w:t xml:space="preserve"> valores de los atributos de su estado mental “</w:t>
        </w:r>
        <w:proofErr w:type="spellStart"/>
        <w:r w:rsidRPr="009B75DF">
          <w:t>Plane</w:t>
        </w:r>
        <w:proofErr w:type="spellEnd"/>
        <w:r w:rsidRPr="009B75DF">
          <w:t xml:space="preserve"> </w:t>
        </w:r>
        <w:proofErr w:type="spellStart"/>
        <w:r w:rsidRPr="009B75DF">
          <w:t>Mind</w:t>
        </w:r>
        <w:proofErr w:type="spellEnd"/>
        <w:r w:rsidRPr="009B75DF">
          <w:t>”</w:t>
        </w:r>
      </w:ins>
      <w:ins w:id="3391" w:author="Orion" w:date="2011-06-20T12:40:00Z">
        <w:del w:id="3392" w:author="IO" w:date="2011-07-21T13:39:00Z">
          <w:r w:rsidR="000F0CC0" w:rsidRPr="009B75DF" w:rsidDel="005B28B6">
            <w:delText xml:space="preserve"> de la aeronave</w:delText>
          </w:r>
        </w:del>
      </w:ins>
      <w:ins w:id="3393" w:author="Orion" w:date="2011-06-20T12:26:00Z">
        <w:r w:rsidRPr="009B75DF">
          <w:t xml:space="preserve">. Dichos atributos </w:t>
        </w:r>
        <w:del w:id="3394" w:author="IO" w:date="2011-07-21T13:39:00Z">
          <w:r w:rsidRPr="009B75DF" w:rsidDel="005B28B6">
            <w:delText>ser</w:delText>
          </w:r>
        </w:del>
      </w:ins>
      <w:ins w:id="3395" w:author="Orion" w:date="2011-06-20T12:27:00Z">
        <w:del w:id="3396" w:author="IO" w:date="2011-07-21T13:39:00Z">
          <w:r w:rsidRPr="009B75DF" w:rsidDel="005B28B6">
            <w:delText>án</w:delText>
          </w:r>
        </w:del>
      </w:ins>
      <w:ins w:id="3397" w:author="IO" w:date="2011-07-21T13:39:00Z">
        <w:r w:rsidR="005B28B6">
          <w:t>son</w:t>
        </w:r>
      </w:ins>
      <w:ins w:id="3398" w:author="Orion" w:date="2011-06-20T12:27:00Z">
        <w:r w:rsidRPr="009B75DF">
          <w:t>, como se comentó en los requisitos</w:t>
        </w:r>
      </w:ins>
      <w:ins w:id="3399" w:author="IO" w:date="2011-07-21T13:39:00Z">
        <w:r w:rsidR="005B28B6">
          <w:t xml:space="preserve"> (ver </w:t>
        </w:r>
        <w:proofErr w:type="spellStart"/>
        <w:r w:rsidR="005B28B6">
          <w:t>Seccióon</w:t>
        </w:r>
        <w:proofErr w:type="spellEnd"/>
        <w:r w:rsidR="005B28B6">
          <w:t xml:space="preserve"> </w:t>
        </w:r>
        <w:r w:rsidR="005B28B6">
          <w:fldChar w:fldCharType="begin"/>
        </w:r>
        <w:r w:rsidR="005B28B6">
          <w:instrText xml:space="preserve"> REF _Ref299018906 \r \h </w:instrText>
        </w:r>
      </w:ins>
      <w:r w:rsidR="005B28B6">
        <w:fldChar w:fldCharType="separate"/>
      </w:r>
      <w:ins w:id="3400" w:author="Orion" w:date="2011-07-26T22:30:00Z">
        <w:r w:rsidR="00503590">
          <w:t>4.1.2</w:t>
        </w:r>
      </w:ins>
      <w:ins w:id="3401" w:author="IO" w:date="2011-07-21T13:39:00Z">
        <w:r w:rsidR="005B28B6">
          <w:fldChar w:fldCharType="end"/>
        </w:r>
        <w:r w:rsidR="005B28B6">
          <w:t>)</w:t>
        </w:r>
      </w:ins>
      <w:ins w:id="3402" w:author="Orion" w:date="2011-06-20T12:27:00Z">
        <w:r w:rsidRPr="009B75DF">
          <w:t xml:space="preserve">, la velocidad, altitud </w:t>
        </w:r>
      </w:ins>
      <w:ins w:id="3403" w:author="Orion" w:date="2011-06-20T12:32:00Z">
        <w:r w:rsidRPr="009B75DF">
          <w:t>u</w:t>
        </w:r>
      </w:ins>
      <w:ins w:id="3404" w:author="Orion" w:date="2011-06-20T12:27:00Z">
        <w:r w:rsidRPr="009B75DF">
          <w:t xml:space="preserve"> orientaci</w:t>
        </w:r>
        <w:r w:rsidR="000F0CC0" w:rsidRPr="009B75DF">
          <w:t>ón de</w:t>
        </w:r>
      </w:ins>
      <w:ins w:id="3405" w:author="Orion" w:date="2011-06-20T12:40:00Z">
        <w:r w:rsidR="000F0CC0" w:rsidRPr="009B75DF">
          <w:t>l avión</w:t>
        </w:r>
      </w:ins>
      <w:ins w:id="3406" w:author="Orion" w:date="2011-06-20T12:27:00Z">
        <w:r w:rsidRPr="009B75DF">
          <w:t>.</w:t>
        </w:r>
      </w:ins>
    </w:p>
    <w:p w14:paraId="2FA446B7" w14:textId="1FE5EB19" w:rsidR="000F0CC0" w:rsidRPr="009B75DF" w:rsidDel="005B28B6" w:rsidRDefault="005B28B6">
      <w:pPr>
        <w:spacing w:before="240" w:after="120"/>
        <w:ind w:firstLine="284"/>
        <w:jc w:val="both"/>
        <w:rPr>
          <w:ins w:id="3407" w:author="Orion" w:date="2011-06-20T11:46:00Z"/>
          <w:del w:id="3408" w:author="IO" w:date="2011-07-21T13:42:00Z"/>
        </w:rPr>
        <w:pPrChange w:id="3409" w:author="IO" w:date="2011-07-21T11:43:00Z">
          <w:pPr/>
        </w:pPrChange>
      </w:pPr>
      <w:ins w:id="3410" w:author="IO" w:date="2011-07-21T13:40:00Z">
        <w:r>
          <w:t xml:space="preserve">La realización de la maniobra por el avión consume un cierto tiempo. Durante este tiempo, el piloto examina los indicadores del avión para determinar </w:t>
        </w:r>
      </w:ins>
      <w:ins w:id="3411" w:author="IO" w:date="2011-07-21T13:41:00Z">
        <w:r>
          <w:t>cuándo</w:t>
        </w:r>
      </w:ins>
      <w:ins w:id="3412" w:author="IO" w:date="2011-07-21T13:40:00Z">
        <w:r>
          <w:t xml:space="preserve"> ha concluido la maniobra. </w:t>
        </w:r>
      </w:ins>
      <w:proofErr w:type="spellStart"/>
      <w:ins w:id="3413" w:author="IO" w:date="2011-07-21T13:41:00Z">
        <w:r>
          <w:t>Ciuando</w:t>
        </w:r>
        <w:proofErr w:type="spellEnd"/>
        <w:r>
          <w:t xml:space="preserve"> esto ocurre</w:t>
        </w:r>
      </w:ins>
      <w:ins w:id="3414" w:author="Orion" w:date="2011-06-20T12:40:00Z">
        <w:del w:id="3415" w:author="IO" w:date="2011-07-21T13:41:00Z">
          <w:r w:rsidR="000F0CC0" w:rsidRPr="009B75DF" w:rsidDel="005B28B6">
            <w:delText xml:space="preserve">Por último, </w:delText>
          </w:r>
        </w:del>
      </w:ins>
      <w:ins w:id="3416" w:author="Orion" w:date="2011-06-20T12:41:00Z">
        <w:del w:id="3417" w:author="IO" w:date="2011-07-21T13:41:00Z">
          <w:r w:rsidR="000F0CC0" w:rsidRPr="009B75DF" w:rsidDel="005B28B6">
            <w:delText xml:space="preserve">y </w:delText>
          </w:r>
        </w:del>
      </w:ins>
      <w:ins w:id="3418" w:author="Orion" w:date="2011-06-20T12:43:00Z">
        <w:del w:id="3419" w:author="IO" w:date="2011-07-21T13:41:00Z">
          <w:r w:rsidR="000F0CC0" w:rsidRPr="009B75DF" w:rsidDel="005B28B6">
            <w:delText>después de comproba</w:delText>
          </w:r>
        </w:del>
      </w:ins>
      <w:ins w:id="3420" w:author="Orion" w:date="2011-06-20T12:44:00Z">
        <w:del w:id="3421" w:author="IO" w:date="2011-07-21T13:41:00Z">
          <w:r w:rsidR="000F0CC0" w:rsidRPr="009B75DF" w:rsidDel="005B28B6">
            <w:delText>r</w:delText>
          </w:r>
        </w:del>
      </w:ins>
      <w:ins w:id="3422" w:author="Orion" w:date="2011-06-20T12:41:00Z">
        <w:del w:id="3423" w:author="IO" w:date="2011-07-21T13:41:00Z">
          <w:r w:rsidR="000F0CC0" w:rsidRPr="009B75DF" w:rsidDel="005B28B6">
            <w:delText xml:space="preserve"> que la maniobra ha finalizado</w:delText>
          </w:r>
        </w:del>
      </w:ins>
      <w:ins w:id="3424" w:author="Orion" w:date="2011-06-20T12:44:00Z">
        <w:r w:rsidR="000F0CC0" w:rsidRPr="009B75DF">
          <w:t>,</w:t>
        </w:r>
      </w:ins>
      <w:ins w:id="3425" w:author="Orion" w:date="2011-06-20T12:41:00Z">
        <w:r w:rsidR="000F0CC0" w:rsidRPr="009B75DF">
          <w:t xml:space="preserve"> el piloto </w:t>
        </w:r>
        <w:del w:id="3426" w:author="IO" w:date="2011-07-21T13:41:00Z">
          <w:r w:rsidR="000F0CC0" w:rsidRPr="009B75DF" w:rsidDel="005B28B6">
            <w:delText>p</w:delText>
          </w:r>
        </w:del>
      </w:ins>
      <w:ins w:id="3427" w:author="Orion" w:date="2011-06-20T12:44:00Z">
        <w:del w:id="3428" w:author="IO" w:date="2011-07-21T13:41:00Z">
          <w:r w:rsidR="000F0CC0" w:rsidRPr="009B75DF" w:rsidDel="005B28B6">
            <w:delText xml:space="preserve">rocederá a </w:delText>
          </w:r>
        </w:del>
        <w:r w:rsidR="000F0CC0" w:rsidRPr="009B75DF">
          <w:t>elimina</w:t>
        </w:r>
        <w:del w:id="3429" w:author="IO" w:date="2011-07-21T13:41:00Z">
          <w:r w:rsidR="000F0CC0" w:rsidRPr="009B75DF" w:rsidDel="005B28B6">
            <w:delText>r</w:delText>
          </w:r>
        </w:del>
        <w:r w:rsidR="000F0CC0" w:rsidRPr="009B75DF">
          <w:t xml:space="preserve"> la instrucci</w:t>
        </w:r>
      </w:ins>
      <w:ins w:id="3430" w:author="Orion" w:date="2011-06-20T12:45:00Z">
        <w:r w:rsidR="001232B1" w:rsidRPr="009B75DF">
          <w:t xml:space="preserve">ón </w:t>
        </w:r>
        <w:r w:rsidR="000F0CC0" w:rsidRPr="009B75DF">
          <w:t xml:space="preserve">de </w:t>
        </w:r>
      </w:ins>
      <w:ins w:id="3431" w:author="Orion" w:date="2011-06-20T12:46:00Z">
        <w:r w:rsidR="000F0CC0" w:rsidRPr="009B75DF">
          <w:t xml:space="preserve">aquellas </w:t>
        </w:r>
      </w:ins>
      <w:ins w:id="3432" w:author="IO" w:date="2011-07-21T13:41:00Z">
        <w:r>
          <w:t xml:space="preserve">que tenía </w:t>
        </w:r>
      </w:ins>
      <w:ins w:id="3433" w:author="Orion" w:date="2011-06-20T12:45:00Z">
        <w:r w:rsidR="000F0CC0" w:rsidRPr="009B75DF">
          <w:t xml:space="preserve">marcadas como </w:t>
        </w:r>
        <w:del w:id="3434" w:author="IO" w:date="2011-07-21T13:41:00Z">
          <w:r w:rsidR="000F0CC0" w:rsidRPr="009B75DF" w:rsidDel="005B28B6">
            <w:delText>que se estaban ejecutando</w:delText>
          </w:r>
        </w:del>
      </w:ins>
      <w:ins w:id="3435" w:author="IO" w:date="2011-07-21T13:41:00Z">
        <w:r>
          <w:t>en ejecución</w:t>
        </w:r>
      </w:ins>
      <w:ins w:id="3436" w:author="Orion" w:date="2011-06-20T12:45:00Z">
        <w:r w:rsidR="000F0CC0" w:rsidRPr="009B75DF">
          <w:t xml:space="preserve"> dentro de su estado mental</w:t>
        </w:r>
      </w:ins>
      <w:ins w:id="3437" w:author="IO" w:date="2011-07-21T13:42:00Z">
        <w:r>
          <w:t xml:space="preserve"> (atributo “</w:t>
        </w:r>
      </w:ins>
      <w:proofErr w:type="spellStart"/>
      <w:ins w:id="3438" w:author="IO" w:date="2011-07-21T16:54:00Z">
        <w:r w:rsidR="00894CAC">
          <w:t>I</w:t>
        </w:r>
      </w:ins>
      <w:ins w:id="3439" w:author="IO" w:date="2011-07-21T13:42:00Z">
        <w:r>
          <w:t>nstructionRunning</w:t>
        </w:r>
        <w:proofErr w:type="spellEnd"/>
        <w:r>
          <w:t>”)</w:t>
        </w:r>
      </w:ins>
      <w:ins w:id="3440" w:author="Orion" w:date="2011-06-20T12:45:00Z">
        <w:r w:rsidR="000F0CC0" w:rsidRPr="009B75DF">
          <w:t>.</w:t>
        </w:r>
      </w:ins>
    </w:p>
    <w:p w14:paraId="5AE3C2C9" w14:textId="6E86C309" w:rsidR="000146FD" w:rsidRPr="009B75DF" w:rsidRDefault="000146FD">
      <w:pPr>
        <w:spacing w:before="240" w:after="120"/>
        <w:ind w:firstLine="284"/>
        <w:jc w:val="both"/>
        <w:rPr>
          <w:ins w:id="3441" w:author="Orion" w:date="2011-06-20T12:37:00Z"/>
        </w:rPr>
        <w:pPrChange w:id="3442" w:author="IO" w:date="2011-07-21T11:43:00Z">
          <w:pPr/>
        </w:pPrChange>
      </w:pPr>
    </w:p>
    <w:p w14:paraId="558FAB43" w14:textId="78C4F939" w:rsidR="000F0CC0" w:rsidRDefault="009F675E">
      <w:pPr>
        <w:pStyle w:val="Caption"/>
        <w:rPr>
          <w:ins w:id="3443" w:author="Orion" w:date="2011-06-20T12:37:00Z"/>
          <w:rFonts w:cs="Times New Roman"/>
        </w:rPr>
        <w:pPrChange w:id="3444" w:author="Orion" w:date="2011-06-20T12:47:00Z">
          <w:pPr/>
        </w:pPrChange>
      </w:pPr>
      <w:bookmarkStart w:id="3445" w:name="_Ref296337417"/>
      <w:bookmarkStart w:id="3446" w:name="_Toc299483442"/>
      <w:ins w:id="3447" w:author="Orion" w:date="2011-06-20T12:32:00Z">
        <w:r w:rsidRPr="0083518D">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3448" w:author="Orion" w:date="2011-06-20T12:47:00Z">
        <w:r w:rsidR="00254432">
          <w:t xml:space="preserve">Figura </w:t>
        </w:r>
        <w:r w:rsidR="00254432">
          <w:fldChar w:fldCharType="begin"/>
        </w:r>
        <w:r w:rsidR="00254432">
          <w:instrText xml:space="preserve"> SEQ Figura \* ARABIC </w:instrText>
        </w:r>
      </w:ins>
      <w:r w:rsidR="00254432">
        <w:fldChar w:fldCharType="separate"/>
      </w:r>
      <w:ins w:id="3449" w:author="Orion" w:date="2011-07-26T22:41:00Z">
        <w:r w:rsidR="000A487B">
          <w:rPr>
            <w:noProof/>
          </w:rPr>
          <w:t>15</w:t>
        </w:r>
      </w:ins>
      <w:ins w:id="3450" w:author="Orion" w:date="2011-06-20T12:47:00Z">
        <w:r w:rsidR="00254432">
          <w:fldChar w:fldCharType="end"/>
        </w:r>
        <w:bookmarkEnd w:id="3445"/>
        <w:r w:rsidR="00254432">
          <w:t>: Interacción Piloto-Avión: Ejecución Maniobra</w:t>
        </w:r>
      </w:ins>
      <w:ins w:id="3451" w:author="IO" w:date="2011-07-21T13:45:00Z">
        <w:r w:rsidR="005B28B6">
          <w:t>.</w:t>
        </w:r>
      </w:ins>
      <w:bookmarkEnd w:id="3446"/>
    </w:p>
    <w:p w14:paraId="6A2EE279" w14:textId="4DFF8203" w:rsidR="005B28B6" w:rsidRPr="00B0777E" w:rsidRDefault="005B28B6">
      <w:pPr>
        <w:pStyle w:val="Heading1"/>
        <w:numPr>
          <w:ilvl w:val="3"/>
          <w:numId w:val="40"/>
        </w:numPr>
        <w:rPr>
          <w:ins w:id="3452" w:author="IO" w:date="2011-07-21T13:43:00Z"/>
          <w:b w:val="0"/>
          <w:sz w:val="28"/>
          <w:szCs w:val="52"/>
        </w:rPr>
        <w:pPrChange w:id="3453" w:author="IO" w:date="2011-07-21T13:43:00Z">
          <w:pPr>
            <w:pStyle w:val="Heading1"/>
            <w:numPr>
              <w:ilvl w:val="3"/>
              <w:numId w:val="52"/>
            </w:numPr>
            <w:tabs>
              <w:tab w:val="clear" w:pos="0"/>
            </w:tabs>
            <w:ind w:left="1728" w:hanging="648"/>
          </w:pPr>
        </w:pPrChange>
      </w:pPr>
      <w:bookmarkStart w:id="3454" w:name="_Ref299019168"/>
      <w:bookmarkStart w:id="3455" w:name="_Toc299721490"/>
      <w:ins w:id="3456" w:author="IO" w:date="2011-07-21T13:43:00Z">
        <w:r>
          <w:rPr>
            <w:b w:val="0"/>
            <w:sz w:val="28"/>
            <w:szCs w:val="52"/>
          </w:rPr>
          <w:t>Comprobaciones tras la maniobra</w:t>
        </w:r>
        <w:bookmarkEnd w:id="3454"/>
        <w:bookmarkEnd w:id="3455"/>
      </w:ins>
    </w:p>
    <w:p w14:paraId="03AA1996" w14:textId="4EEBACEA" w:rsidR="000F0CC0" w:rsidRPr="009B75DF" w:rsidDel="005B28B6" w:rsidRDefault="00C54BBC">
      <w:pPr>
        <w:spacing w:after="120"/>
        <w:jc w:val="both"/>
        <w:rPr>
          <w:ins w:id="3457" w:author="Orion" w:date="2011-06-20T17:52:00Z"/>
          <w:del w:id="3458" w:author="IO" w:date="2011-07-21T13:45:00Z"/>
        </w:rPr>
        <w:pPrChange w:id="3459" w:author="IO" w:date="2011-07-21T13:45:00Z">
          <w:pPr/>
        </w:pPrChange>
      </w:pPr>
      <w:ins w:id="3460" w:author="IO" w:date="2011-07-21T14:27:00Z">
        <w:r>
          <w:t xml:space="preserve">Tras realizar una maniobra, el piloto comprueba si ha terminado el tramo en curso. </w:t>
        </w:r>
      </w:ins>
      <w:ins w:id="3461" w:author="IO" w:date="2011-07-21T14:30:00Z">
        <w:r>
          <w:t xml:space="preserve">Este proceso se recoge en la </w:t>
        </w:r>
        <w:r w:rsidRPr="009B75DF">
          <w:fldChar w:fldCharType="begin"/>
        </w:r>
        <w:r w:rsidRPr="009B75DF">
          <w:instrText xml:space="preserve"> REF _Ref296357868 \h </w:instrText>
        </w:r>
        <w:r>
          <w:instrText xml:space="preserve"> \* MERGEFORMAT </w:instrText>
        </w:r>
      </w:ins>
      <w:ins w:id="3462" w:author="IO" w:date="2011-07-21T14:30:00Z">
        <w:r w:rsidRPr="009B75DF">
          <w:fldChar w:fldCharType="separate"/>
        </w:r>
      </w:ins>
      <w:ins w:id="3463" w:author="Orion" w:date="2011-07-26T22:30:00Z">
        <w:r w:rsidR="00503590">
          <w:t>Figura 16</w:t>
        </w:r>
      </w:ins>
      <w:ins w:id="3464" w:author="IO" w:date="2011-07-22T13:16:00Z">
        <w:del w:id="3465" w:author="Orion" w:date="2011-07-26T22:30:00Z">
          <w:r w:rsidR="00416FF6" w:rsidDel="00503590">
            <w:delText>Figura 15</w:delText>
          </w:r>
        </w:del>
      </w:ins>
      <w:ins w:id="3466" w:author="IO" w:date="2011-07-21T14:30:00Z">
        <w:r w:rsidRPr="009B75DF">
          <w:fldChar w:fldCharType="end"/>
        </w:r>
        <w:r>
          <w:t xml:space="preserve">. El piloto </w:t>
        </w:r>
      </w:ins>
    </w:p>
    <w:p w14:paraId="621058C2" w14:textId="7D6776DD" w:rsidR="00623756" w:rsidRDefault="00426907">
      <w:pPr>
        <w:spacing w:after="120"/>
        <w:jc w:val="both"/>
        <w:rPr>
          <w:ins w:id="3467" w:author="IO" w:date="2011-07-21T14:46:00Z"/>
        </w:rPr>
        <w:pPrChange w:id="3468" w:author="IO" w:date="2011-07-21T14:38:00Z">
          <w:pPr>
            <w:pStyle w:val="Caption"/>
            <w:jc w:val="both"/>
          </w:pPr>
        </w:pPrChange>
      </w:pPr>
      <w:ins w:id="3469" w:author="Orion" w:date="2011-06-20T18:01:00Z">
        <w:del w:id="3470" w:author="IO" w:date="2011-07-21T14:30:00Z">
          <w:r w:rsidRPr="009B75DF" w:rsidDel="00C54BBC">
            <w:delText xml:space="preserve">En caso de que se haya completado el tramo </w:delText>
          </w:r>
        </w:del>
      </w:ins>
      <w:ins w:id="3471" w:author="Orion" w:date="2011-06-20T18:02:00Z">
        <w:del w:id="3472" w:author="IO" w:date="2011-07-21T14:30:00Z">
          <w:r w:rsidRPr="009B75DF" w:rsidDel="00C54BBC">
            <w:delText>sobre</w:delText>
          </w:r>
        </w:del>
      </w:ins>
      <w:ins w:id="3473" w:author="Orion" w:date="2011-06-20T18:01:00Z">
        <w:del w:id="3474" w:author="IO" w:date="2011-07-21T14:30:00Z">
          <w:r w:rsidRPr="009B75DF" w:rsidDel="00C54BBC">
            <w:delText xml:space="preserve"> </w:delText>
          </w:r>
        </w:del>
      </w:ins>
      <w:ins w:id="3475" w:author="Orion" w:date="2011-06-20T18:02:00Z">
        <w:del w:id="3476" w:author="IO" w:date="2011-07-21T14:30:00Z">
          <w:r w:rsidRPr="009B75DF" w:rsidDel="00C54BBC">
            <w:delText xml:space="preserve">el que se está volando, </w:delText>
          </w:r>
        </w:del>
      </w:ins>
      <w:proofErr w:type="gramStart"/>
      <w:ins w:id="3477" w:author="IO" w:date="2011-07-21T14:30:00Z">
        <w:r w:rsidR="00C54BBC">
          <w:t>utiliza</w:t>
        </w:r>
        <w:proofErr w:type="gramEnd"/>
        <w:r w:rsidR="00C54BBC">
          <w:t xml:space="preserve"> </w:t>
        </w:r>
      </w:ins>
      <w:ins w:id="3478" w:author="Orion" w:date="2011-06-20T18:07:00Z">
        <w:r w:rsidRPr="009B75DF">
          <w:t>la aplicación interna “</w:t>
        </w:r>
        <w:proofErr w:type="spellStart"/>
        <w:r w:rsidRPr="009B75DF">
          <w:t>Leg</w:t>
        </w:r>
        <w:proofErr w:type="spellEnd"/>
        <w:r w:rsidRPr="009B75DF">
          <w:t xml:space="preserve"> </w:t>
        </w:r>
        <w:proofErr w:type="spellStart"/>
        <w:r w:rsidRPr="009B75DF">
          <w:t>Checker</w:t>
        </w:r>
        <w:proofErr w:type="spellEnd"/>
        <w:r w:rsidRPr="009B75DF">
          <w:t>”</w:t>
        </w:r>
      </w:ins>
      <w:ins w:id="3479" w:author="IO" w:date="2011-07-21T14:30:00Z">
        <w:r w:rsidR="00C54BBC">
          <w:t xml:space="preserve"> para comprobar el tramo en curso. </w:t>
        </w:r>
      </w:ins>
      <w:commentRangeStart w:id="3480"/>
      <w:ins w:id="3481" w:author="Orion" w:date="2011-06-20T18:08:00Z">
        <w:del w:id="3482" w:author="IO" w:date="2011-07-21T14:30:00Z">
          <w:r w:rsidR="00241E95" w:rsidRPr="009B75DF" w:rsidDel="00C54BBC">
            <w:delText>,</w:delText>
          </w:r>
        </w:del>
      </w:ins>
      <w:ins w:id="3483" w:author="Orion" w:date="2011-06-20T18:07:00Z">
        <w:del w:id="3484" w:author="IO" w:date="2011-07-21T14:30:00Z">
          <w:r w:rsidRPr="009B75DF" w:rsidDel="00C54BBC">
            <w:delText xml:space="preserve"> que</w:delText>
          </w:r>
        </w:del>
      </w:ins>
      <w:ins w:id="3485" w:author="IO" w:date="2011-07-21T14:30:00Z">
        <w:r w:rsidR="00C54BBC">
          <w:t>Esta aplicación</w:t>
        </w:r>
      </w:ins>
      <w:ins w:id="3486" w:author="Orion" w:date="2011-06-20T18:07:00Z">
        <w:r w:rsidRPr="009B75DF">
          <w:t xml:space="preserve"> se inició cuando se ejecut</w:t>
        </w:r>
      </w:ins>
      <w:ins w:id="3487" w:author="Orion" w:date="2011-06-20T18:08:00Z">
        <w:r w:rsidRPr="009B75DF">
          <w:t xml:space="preserve">ó </w:t>
        </w:r>
      </w:ins>
      <w:ins w:id="3488" w:author="Orion" w:date="2011-06-20T18:02:00Z">
        <w:r w:rsidRPr="009B75DF">
          <w:t>la tarea “</w:t>
        </w:r>
        <w:proofErr w:type="spellStart"/>
        <w:r w:rsidRPr="009B75DF">
          <w:t>Check</w:t>
        </w:r>
        <w:proofErr w:type="spellEnd"/>
        <w:r w:rsidRPr="009B75DF">
          <w:t xml:space="preserve"> </w:t>
        </w:r>
        <w:proofErr w:type="spellStart"/>
        <w:r w:rsidRPr="009B75DF">
          <w:t>Leg</w:t>
        </w:r>
        <w:proofErr w:type="spellEnd"/>
        <w:r w:rsidRPr="009B75DF">
          <w:t xml:space="preserve"> </w:t>
        </w:r>
      </w:ins>
      <w:proofErr w:type="spellStart"/>
      <w:ins w:id="3489" w:author="Orion" w:date="2011-06-20T18:03:00Z">
        <w:r w:rsidRPr="009B75DF">
          <w:t>Completed</w:t>
        </w:r>
        <w:proofErr w:type="spellEnd"/>
        <w:r w:rsidRPr="009B75DF">
          <w:t>”</w:t>
        </w:r>
      </w:ins>
      <w:ins w:id="3490" w:author="Orion" w:date="2011-06-20T18:08:00Z">
        <w:r w:rsidRPr="009B75DF">
          <w:t xml:space="preserve"> la primera vez</w:t>
        </w:r>
      </w:ins>
      <w:commentRangeEnd w:id="3480"/>
      <w:r w:rsidR="00C54BBC">
        <w:rPr>
          <w:rStyle w:val="CommentReference"/>
        </w:rPr>
        <w:commentReference w:id="3480"/>
      </w:r>
      <w:ins w:id="3491" w:author="Orion" w:date="2011-06-20T18:17:00Z">
        <w:del w:id="3492" w:author="IO" w:date="2011-07-21T14:31:00Z">
          <w:r w:rsidR="00241E95" w:rsidRPr="009B75DF" w:rsidDel="00C54BBC">
            <w:delText xml:space="preserve"> (</w:delText>
          </w:r>
        </w:del>
      </w:ins>
      <w:ins w:id="3493" w:author="Orion" w:date="2011-06-20T18:29:00Z">
        <w:del w:id="3494" w:author="IO" w:date="2011-07-21T14:31:00Z">
          <w:r w:rsidR="001D27C3" w:rsidRPr="009B75DF" w:rsidDel="00C54BBC">
            <w:fldChar w:fldCharType="begin"/>
          </w:r>
          <w:r w:rsidR="001D27C3" w:rsidRPr="009B75DF" w:rsidDel="00C54BBC">
            <w:delInstrText xml:space="preserve"> REF _Ref296357868 \h </w:delInstrText>
          </w:r>
        </w:del>
      </w:ins>
      <w:del w:id="3495" w:author="IO" w:date="2011-07-21T14:31:00Z">
        <w:r w:rsidR="009B75DF" w:rsidDel="00C54BBC">
          <w:delInstrText xml:space="preserve"> \* MERGEFORMAT </w:delInstrText>
        </w:r>
        <w:r w:rsidR="001D27C3" w:rsidRPr="009B75DF" w:rsidDel="00C54BBC">
          <w:fldChar w:fldCharType="end"/>
        </w:r>
      </w:del>
      <w:ins w:id="3496" w:author="Orion" w:date="2011-06-20T18:17:00Z">
        <w:del w:id="3497" w:author="IO" w:date="2011-07-21T14:31:00Z">
          <w:r w:rsidR="00241E95" w:rsidRPr="009B75DF" w:rsidDel="00C54BBC">
            <w:delText>)</w:delText>
          </w:r>
        </w:del>
      </w:ins>
      <w:ins w:id="3498" w:author="IO" w:date="2011-07-21T14:32:00Z">
        <w:r w:rsidR="00C54BBC">
          <w:t xml:space="preserve">. En caso de que el tramo haya sido </w:t>
        </w:r>
      </w:ins>
      <w:ins w:id="3499" w:author="IO" w:date="2011-07-21T14:35:00Z">
        <w:r w:rsidR="00C54BBC">
          <w:t>completado</w:t>
        </w:r>
      </w:ins>
      <w:ins w:id="3500" w:author="IO" w:date="2011-07-21T14:32:00Z">
        <w:r w:rsidR="00C54BBC">
          <w:t xml:space="preserve"> con éxito, la </w:t>
        </w:r>
      </w:ins>
      <w:ins w:id="3501" w:author="IO" w:date="2011-07-21T14:35:00Z">
        <w:r w:rsidR="00C54BBC">
          <w:t>aplicación</w:t>
        </w:r>
      </w:ins>
      <w:ins w:id="3502" w:author="Orion" w:date="2011-06-20T18:08:00Z">
        <w:del w:id="3503" w:author="IO" w:date="2011-07-21T14:32:00Z">
          <w:r w:rsidR="00241E95" w:rsidRPr="009B75DF" w:rsidDel="00C54BBC">
            <w:delText>,</w:delText>
          </w:r>
        </w:del>
      </w:ins>
      <w:ins w:id="3504" w:author="Orion" w:date="2011-06-20T18:06:00Z">
        <w:r w:rsidRPr="009B75DF">
          <w:t xml:space="preserve"> </w:t>
        </w:r>
      </w:ins>
      <w:ins w:id="3505" w:author="Orion" w:date="2011-06-20T18:05:00Z">
        <w:r w:rsidRPr="009B75DF">
          <w:t>lanzará</w:t>
        </w:r>
      </w:ins>
      <w:ins w:id="3506" w:author="Orion" w:date="2011-06-20T18:04:00Z">
        <w:r w:rsidRPr="009B75DF">
          <w:t xml:space="preserve"> un evento “</w:t>
        </w:r>
        <w:proofErr w:type="spellStart"/>
        <w:r w:rsidRPr="009B75DF">
          <w:t>LegCompleted</w:t>
        </w:r>
        <w:proofErr w:type="spellEnd"/>
        <w:r w:rsidRPr="009B75DF">
          <w:t>”</w:t>
        </w:r>
      </w:ins>
      <w:ins w:id="3507" w:author="Orion" w:date="2011-06-20T18:10:00Z">
        <w:r w:rsidR="00241E95" w:rsidRPr="009B75DF">
          <w:t>.</w:t>
        </w:r>
      </w:ins>
      <w:ins w:id="3508" w:author="Orion" w:date="2011-06-20T18:20:00Z">
        <w:r w:rsidR="000B2D34" w:rsidRPr="009B75DF">
          <w:t xml:space="preserve"> </w:t>
        </w:r>
      </w:ins>
      <w:ins w:id="3509" w:author="IO" w:date="2011-07-21T14:33:00Z">
        <w:r w:rsidR="00C54BBC">
          <w:t xml:space="preserve">El piloto procesa este evento y </w:t>
        </w:r>
      </w:ins>
      <w:ins w:id="3510" w:author="Orion" w:date="2011-06-20T18:20:00Z">
        <w:del w:id="3511" w:author="IO" w:date="2011-07-21T14:33:00Z">
          <w:r w:rsidR="000B2D34" w:rsidRPr="009B75DF" w:rsidDel="00C54BBC">
            <w:delText>Haciendo uso de este evento</w:delText>
          </w:r>
        </w:del>
      </w:ins>
      <w:ins w:id="3512" w:author="Orion" w:date="2011-06-20T18:21:00Z">
        <w:del w:id="3513" w:author="IO" w:date="2011-07-21T14:33:00Z">
          <w:r w:rsidR="000B2D34" w:rsidRPr="009B75DF" w:rsidDel="00C54BBC">
            <w:delText>,</w:delText>
          </w:r>
        </w:del>
      </w:ins>
      <w:ins w:id="3514" w:author="Orion" w:date="2011-06-20T18:20:00Z">
        <w:del w:id="3515" w:author="IO" w:date="2011-07-21T14:33:00Z">
          <w:r w:rsidR="000B2D34" w:rsidRPr="009B75DF" w:rsidDel="00C54BBC">
            <w:delText xml:space="preserve"> d</w:delText>
          </w:r>
        </w:del>
      </w:ins>
      <w:ins w:id="3516" w:author="IO" w:date="2011-07-21T14:35:00Z">
        <w:r w:rsidR="00C54BBC">
          <w:t>utiliza la información sobre el plan de vuelo y</w:t>
        </w:r>
      </w:ins>
      <w:ins w:id="3517" w:author="IO" w:date="2011-07-21T14:33:00Z">
        <w:r w:rsidR="00C54BBC">
          <w:t xml:space="preserve"> </w:t>
        </w:r>
      </w:ins>
      <w:ins w:id="3518" w:author="Orion" w:date="2011-06-20T18:20:00Z">
        <w:r w:rsidR="000B2D34" w:rsidRPr="009B75DF">
          <w:t>el tramo que</w:t>
        </w:r>
        <w:del w:id="3519" w:author="IO" w:date="2011-07-21T14:35:00Z">
          <w:r w:rsidR="000B2D34" w:rsidRPr="009B75DF" w:rsidDel="00C54BBC">
            <w:delText xml:space="preserve"> se</w:delText>
          </w:r>
        </w:del>
        <w:r w:rsidR="000B2D34" w:rsidRPr="009B75DF">
          <w:t xml:space="preserve"> acaba de finalizar</w:t>
        </w:r>
      </w:ins>
      <w:ins w:id="3520" w:author="Orion" w:date="2011-06-20T18:21:00Z">
        <w:r w:rsidR="000B2D34" w:rsidRPr="009B75DF">
          <w:t xml:space="preserve"> </w:t>
        </w:r>
        <w:del w:id="3521" w:author="IO" w:date="2011-07-21T14:35:00Z">
          <w:r w:rsidR="000B2D34" w:rsidRPr="009B75DF" w:rsidDel="00C54BBC">
            <w:delText xml:space="preserve">y </w:delText>
          </w:r>
        </w:del>
        <w:del w:id="3522" w:author="IO" w:date="2011-07-21T14:34:00Z">
          <w:r w:rsidR="000B2D34" w:rsidRPr="009B75DF" w:rsidDel="00C54BBC">
            <w:delText>del estado mental del piloto</w:delText>
          </w:r>
        </w:del>
      </w:ins>
      <w:ins w:id="3523" w:author="Orion" w:date="2011-06-20T18:20:00Z">
        <w:del w:id="3524" w:author="IO" w:date="2011-07-21T14:34:00Z">
          <w:r w:rsidR="000B2D34" w:rsidRPr="009B75DF" w:rsidDel="00C54BBC">
            <w:delText xml:space="preserve"> se</w:delText>
          </w:r>
        </w:del>
        <w:del w:id="3525" w:author="IO" w:date="2011-07-21T14:35:00Z">
          <w:r w:rsidR="000B2D34" w:rsidRPr="009B75DF" w:rsidDel="00C54BBC">
            <w:delText xml:space="preserve"> proceder</w:delText>
          </w:r>
        </w:del>
      </w:ins>
      <w:ins w:id="3526" w:author="Orion" w:date="2011-06-20T18:21:00Z">
        <w:del w:id="3527" w:author="IO" w:date="2011-07-21T14:35:00Z">
          <w:r w:rsidR="000B2D34" w:rsidRPr="009B75DF" w:rsidDel="00C54BBC">
            <w:delText xml:space="preserve">á </w:delText>
          </w:r>
        </w:del>
      </w:ins>
      <w:ins w:id="3528" w:author="IO" w:date="2011-07-21T14:35:00Z">
        <w:r w:rsidR="00C54BBC">
          <w:t>par</w:t>
        </w:r>
      </w:ins>
      <w:ins w:id="3529" w:author="Orion" w:date="2011-06-20T18:21:00Z">
        <w:r w:rsidR="000B2D34" w:rsidRPr="009B75DF">
          <w:t xml:space="preserve">a </w:t>
        </w:r>
      </w:ins>
      <w:ins w:id="3530" w:author="IO" w:date="2011-07-21T14:38:00Z">
        <w:r w:rsidR="00623756">
          <w:t>determinar en qué condiciones se encuentra el vuelo. Esto se hace</w:t>
        </w:r>
      </w:ins>
      <w:ins w:id="3531" w:author="IO" w:date="2011-07-21T14:36:00Z">
        <w:r w:rsidR="00C54BBC">
          <w:t xml:space="preserve"> </w:t>
        </w:r>
      </w:ins>
      <w:ins w:id="3532" w:author="Orion" w:date="2011-06-20T18:21:00Z">
        <w:r w:rsidR="000B2D34" w:rsidRPr="009B75DF">
          <w:t>ejecuta</w:t>
        </w:r>
        <w:del w:id="3533" w:author="IO" w:date="2011-07-21T14:36:00Z">
          <w:r w:rsidR="000B2D34" w:rsidRPr="009B75DF" w:rsidDel="00C54BBC">
            <w:delText>r</w:delText>
          </w:r>
        </w:del>
      </w:ins>
      <w:ins w:id="3534" w:author="IO" w:date="2011-07-21T14:36:00Z">
        <w:r w:rsidR="00C54BBC">
          <w:t>ndo</w:t>
        </w:r>
      </w:ins>
      <w:ins w:id="3535" w:author="Orion" w:date="2011-06-20T18:21:00Z">
        <w:r w:rsidR="000B2D34" w:rsidRPr="009B75DF">
          <w:t xml:space="preserve"> la tarea “</w:t>
        </w:r>
        <w:proofErr w:type="spellStart"/>
        <w:r w:rsidR="000B2D34" w:rsidRPr="009B75DF">
          <w:t>GoNextLeg</w:t>
        </w:r>
        <w:proofErr w:type="spellEnd"/>
        <w:r w:rsidR="000B2D34" w:rsidRPr="009B75DF">
          <w:t>” (</w:t>
        </w:r>
      </w:ins>
      <w:ins w:id="3536" w:author="IO" w:date="2011-07-21T14:36:00Z">
        <w:r w:rsidR="00C54BBC">
          <w:t xml:space="preserve">ver </w:t>
        </w:r>
      </w:ins>
      <w:ins w:id="3537" w:author="Orion" w:date="2011-06-20T18:30:00Z">
        <w:r w:rsidR="001D27C3" w:rsidRPr="009B75DF">
          <w:fldChar w:fldCharType="begin"/>
        </w:r>
        <w:r w:rsidR="001D27C3" w:rsidRPr="009B75DF">
          <w:instrText xml:space="preserve"> REF _Ref296357936 \h </w:instrText>
        </w:r>
      </w:ins>
      <w:r w:rsidR="009B75DF">
        <w:instrText xml:space="preserve"> \* MERGEFORMAT </w:instrText>
      </w:r>
      <w:r w:rsidR="001D27C3" w:rsidRPr="009B75DF">
        <w:fldChar w:fldCharType="separate"/>
      </w:r>
      <w:ins w:id="3538" w:author="Orion" w:date="2011-07-26T22:30:00Z">
        <w:r w:rsidR="00503590">
          <w:t>Figura 17</w:t>
        </w:r>
      </w:ins>
      <w:ins w:id="3539" w:author="IO" w:date="2011-07-22T13:16:00Z">
        <w:del w:id="3540" w:author="Orion" w:date="2011-07-26T22:30:00Z">
          <w:r w:rsidR="00416FF6" w:rsidDel="00503590">
            <w:delText>Figura 16</w:delText>
          </w:r>
        </w:del>
      </w:ins>
      <w:ins w:id="3541" w:author="Orion" w:date="2011-06-20T18:30:00Z">
        <w:r w:rsidR="001D27C3" w:rsidRPr="009B75DF">
          <w:fldChar w:fldCharType="end"/>
        </w:r>
      </w:ins>
      <w:ins w:id="3542" w:author="Orion" w:date="2011-06-20T18:21:00Z">
        <w:r w:rsidR="000B2D34" w:rsidRPr="009B75DF">
          <w:t xml:space="preserve">). </w:t>
        </w:r>
        <w:r w:rsidR="000B2D34" w:rsidRPr="009B75DF">
          <w:lastRenderedPageBreak/>
          <w:t>Esta tarea tendrá la finalidad</w:t>
        </w:r>
      </w:ins>
      <w:ins w:id="3543" w:author="Orion" w:date="2011-06-20T18:22:00Z">
        <w:r w:rsidR="000B2D34" w:rsidRPr="009B75DF">
          <w:t xml:space="preserve"> de confirmar que el tramo se ha finalizado y generar un </w:t>
        </w:r>
        <w:del w:id="3544" w:author="IO" w:date="2011-07-21T14:38:00Z">
          <w:r w:rsidR="000B2D34" w:rsidRPr="009B75DF" w:rsidDel="00623756">
            <w:delText>determinad</w:delText>
          </w:r>
        </w:del>
        <w:del w:id="3545" w:author="IO" w:date="2011-07-21T14:39:00Z">
          <w:r w:rsidR="000B2D34" w:rsidRPr="009B75DF" w:rsidDel="00623756">
            <w:delText xml:space="preserve">o </w:delText>
          </w:r>
        </w:del>
        <w:r w:rsidR="000B2D34" w:rsidRPr="009B75DF">
          <w:t xml:space="preserve">hecho </w:t>
        </w:r>
      </w:ins>
      <w:ins w:id="3546" w:author="IO" w:date="2011-07-21T14:39:00Z">
        <w:r w:rsidR="00623756">
          <w:t xml:space="preserve">indicando </w:t>
        </w:r>
      </w:ins>
      <w:ins w:id="3547" w:author="Orion" w:date="2011-06-20T18:22:00Z">
        <w:del w:id="3548" w:author="IO" w:date="2011-07-21T14:39:00Z">
          <w:r w:rsidR="000B2D34" w:rsidRPr="009B75DF" w:rsidDel="00623756">
            <w:delText xml:space="preserve">dependiendo de </w:delText>
          </w:r>
        </w:del>
        <w:r w:rsidR="000B2D34" w:rsidRPr="009B75DF">
          <w:t xml:space="preserve">las condiciones en que </w:t>
        </w:r>
        <w:del w:id="3549" w:author="IO" w:date="2011-07-21T14:39:00Z">
          <w:r w:rsidR="000B2D34" w:rsidRPr="009B75DF" w:rsidDel="00623756">
            <w:delText>se ha acabado dicho tramo</w:delText>
          </w:r>
        </w:del>
      </w:ins>
      <w:ins w:id="3550" w:author="IO" w:date="2011-07-21T14:39:00Z">
        <w:r w:rsidR="00623756">
          <w:t>terminó</w:t>
        </w:r>
      </w:ins>
      <w:ins w:id="3551" w:author="Orion" w:date="2011-06-20T18:22:00Z">
        <w:r w:rsidR="000B2D34" w:rsidRPr="009B75DF">
          <w:t>.</w:t>
        </w:r>
      </w:ins>
      <w:ins w:id="3552" w:author="Orion" w:date="2011-06-20T18:23:00Z">
        <w:del w:id="3553" w:author="IO" w:date="2011-07-21T14:40:00Z">
          <w:r w:rsidR="000B2D34" w:rsidRPr="009B75DF" w:rsidDel="00623756">
            <w:delText xml:space="preserve"> Así</w:delText>
          </w:r>
        </w:del>
        <w:r w:rsidR="000B2D34" w:rsidRPr="009B75DF">
          <w:t xml:space="preserve"> </w:t>
        </w:r>
      </w:ins>
      <w:ins w:id="3554" w:author="IO" w:date="2011-07-21T14:46:00Z">
        <w:r w:rsidR="00623756">
          <w:t>Aquí se pueden encontrar tres situaciones diferentes:</w:t>
        </w:r>
      </w:ins>
    </w:p>
    <w:p w14:paraId="43AA344B" w14:textId="54AF60B7" w:rsidR="00FA3A60" w:rsidRPr="009B75DF" w:rsidDel="00623756" w:rsidRDefault="000B2D34">
      <w:pPr>
        <w:spacing w:after="120"/>
        <w:jc w:val="both"/>
        <w:rPr>
          <w:ins w:id="3555" w:author="Orion" w:date="2011-06-20T18:44:00Z"/>
          <w:del w:id="3556" w:author="IO" w:date="2011-07-21T14:46:00Z"/>
        </w:rPr>
        <w:pPrChange w:id="3557" w:author="IO" w:date="2011-07-21T14:38:00Z">
          <w:pPr>
            <w:pStyle w:val="Caption"/>
            <w:jc w:val="both"/>
          </w:pPr>
        </w:pPrChange>
      </w:pPr>
      <w:ins w:id="3558" w:author="Orion" w:date="2011-06-20T18:23:00Z">
        <w:del w:id="3559" w:author="IO" w:date="2011-07-21T14:40:00Z">
          <w:r w:rsidRPr="009B75DF" w:rsidDel="00623756">
            <w:delText>p</w:delText>
          </w:r>
        </w:del>
        <w:del w:id="3560" w:author="IO" w:date="2011-07-21T14:46:00Z">
          <w:r w:rsidRPr="009B75DF" w:rsidDel="00623756">
            <w:delText>or e</w:delText>
          </w:r>
        </w:del>
      </w:ins>
      <w:ins w:id="3561" w:author="Orion" w:date="2011-06-20T18:24:00Z">
        <w:del w:id="3562" w:author="IO" w:date="2011-07-21T14:46:00Z">
          <w:r w:rsidRPr="009B75DF" w:rsidDel="00623756">
            <w:delText>j</w:delText>
          </w:r>
        </w:del>
      </w:ins>
      <w:ins w:id="3563" w:author="Orion" w:date="2011-06-20T18:23:00Z">
        <w:del w:id="3564" w:author="IO" w:date="2011-07-21T14:46:00Z">
          <w:r w:rsidRPr="009B75DF" w:rsidDel="00623756">
            <w:delText>emp</w:delText>
          </w:r>
        </w:del>
      </w:ins>
      <w:ins w:id="3565" w:author="Orion" w:date="2011-06-20T18:24:00Z">
        <w:del w:id="3566" w:author="IO" w:date="2011-07-21T14:46:00Z">
          <w:r w:rsidRPr="009B75DF" w:rsidDel="00623756">
            <w:delText>l</w:delText>
          </w:r>
        </w:del>
      </w:ins>
      <w:ins w:id="3567" w:author="Orion" w:date="2011-06-20T18:23:00Z">
        <w:del w:id="3568" w:author="IO" w:date="2011-07-21T14:46:00Z">
          <w:r w:rsidRPr="009B75DF" w:rsidDel="00623756">
            <w:delText xml:space="preserve">o, si el tramo </w:delText>
          </w:r>
        </w:del>
      </w:ins>
      <w:ins w:id="3569" w:author="Orion" w:date="2011-06-20T18:25:00Z">
        <w:del w:id="3570" w:author="IO" w:date="2011-07-21T14:46:00Z">
          <w:r w:rsidR="001D27C3" w:rsidRPr="009B75DF" w:rsidDel="00623756">
            <w:delText>fue</w:delText>
          </w:r>
        </w:del>
      </w:ins>
      <w:ins w:id="3571" w:author="Orion" w:date="2011-06-20T18:23:00Z">
        <w:del w:id="3572" w:author="IO" w:date="2011-07-21T14:46:00Z">
          <w:r w:rsidRPr="009B75DF" w:rsidDel="00623756">
            <w:delText xml:space="preserve"> generado como </w:delText>
          </w:r>
        </w:del>
      </w:ins>
      <w:ins w:id="3573" w:author="Orion" w:date="2011-06-20T18:25:00Z">
        <w:del w:id="3574" w:author="IO" w:date="2011-07-21T14:46:00Z">
          <w:r w:rsidR="001D27C3" w:rsidRPr="009B75DF" w:rsidDel="00623756">
            <w:delText>resultado de un conflicto entre aviones, o lo que es lo mismo a partir de una orden de un controlador</w:delText>
          </w:r>
        </w:del>
      </w:ins>
      <w:ins w:id="3575" w:author="Orion" w:date="2011-06-20T18:32:00Z">
        <w:del w:id="3576" w:author="IO" w:date="2011-07-21T14:46:00Z">
          <w:r w:rsidR="00C92613" w:rsidRPr="009B75DF" w:rsidDel="00623756">
            <w:delText xml:space="preserve">, </w:delText>
          </w:r>
        </w:del>
        <w:del w:id="3577" w:author="IO" w:date="2011-07-21T14:39:00Z">
          <w:r w:rsidR="00C92613" w:rsidRPr="009B75DF" w:rsidDel="00623756">
            <w:delText>posteriormente se comentará como se generan estos tipos de tramos</w:delText>
          </w:r>
        </w:del>
      </w:ins>
      <w:ins w:id="3578" w:author="Orion" w:date="2011-06-20T18:25:00Z">
        <w:del w:id="3579" w:author="IO" w:date="2011-07-21T14:39:00Z">
          <w:r w:rsidR="001D27C3" w:rsidRPr="009B75DF" w:rsidDel="00623756">
            <w:delText>,</w:delText>
          </w:r>
        </w:del>
      </w:ins>
      <w:ins w:id="3580" w:author="Orion" w:date="2011-06-20T18:26:00Z">
        <w:del w:id="3581" w:author="IO" w:date="2011-07-21T14:39:00Z">
          <w:r w:rsidR="001D27C3" w:rsidRPr="009B75DF" w:rsidDel="00623756">
            <w:delText xml:space="preserve"> </w:delText>
          </w:r>
        </w:del>
        <w:del w:id="3582" w:author="IO" w:date="2011-07-21T14:46:00Z">
          <w:r w:rsidR="001D27C3" w:rsidRPr="009B75DF" w:rsidDel="00623756">
            <w:delText>la tarea generará el hecho “</w:delText>
          </w:r>
        </w:del>
      </w:ins>
      <w:ins w:id="3583" w:author="Orion" w:date="2011-07-05T20:22:00Z">
        <w:del w:id="3584" w:author="IO" w:date="2011-07-21T14:46:00Z">
          <w:r w:rsidR="00295A33" w:rsidRPr="009B75DF" w:rsidDel="00623756">
            <w:delText>GoNextLegWithConflict</w:delText>
          </w:r>
        </w:del>
      </w:ins>
      <w:ins w:id="3585" w:author="Orion" w:date="2011-06-20T18:26:00Z">
        <w:del w:id="3586" w:author="IO" w:date="2011-07-21T14:46:00Z">
          <w:r w:rsidR="001D27C3" w:rsidRPr="009B75DF" w:rsidDel="00623756">
            <w:delText xml:space="preserve">” </w:delText>
          </w:r>
        </w:del>
      </w:ins>
      <w:ins w:id="3587" w:author="Orion" w:date="2011-07-05T20:22:00Z">
        <w:del w:id="3588" w:author="IO" w:date="2011-07-21T14:46:00Z">
          <w:r w:rsidR="00C53117" w:rsidRPr="009B75DF" w:rsidDel="00623756">
            <w:delText xml:space="preserve">que </w:delText>
          </w:r>
        </w:del>
        <w:del w:id="3589" w:author="IO" w:date="2011-07-21T14:40:00Z">
          <w:r w:rsidR="00C53117" w:rsidRPr="009B75DF" w:rsidDel="00623756">
            <w:delText>contendrá dentro</w:delText>
          </w:r>
        </w:del>
        <w:del w:id="3590" w:author="IO" w:date="2011-07-21T14:46:00Z">
          <w:r w:rsidR="00C53117" w:rsidRPr="009B75DF" w:rsidDel="00623756">
            <w:delText xml:space="preserve"> el tramo en cuestión</w:delText>
          </w:r>
        </w:del>
        <w:del w:id="3591" w:author="IO" w:date="2011-07-21T14:41:00Z">
          <w:r w:rsidR="00C53117" w:rsidRPr="009B75DF" w:rsidDel="00623756">
            <w:delText xml:space="preserve"> </w:delText>
          </w:r>
        </w:del>
      </w:ins>
      <w:ins w:id="3592" w:author="Orion" w:date="2011-07-05T20:23:00Z">
        <w:del w:id="3593" w:author="IO" w:date="2011-07-21T14:41:00Z">
          <w:r w:rsidR="00C53117" w:rsidRPr="009B75DF" w:rsidDel="00623756">
            <w:delText xml:space="preserve"> para saber las condiciones de vuelo en las que se estaba volando durante el conflicto y así</w:delText>
          </w:r>
        </w:del>
      </w:ins>
      <w:ins w:id="3594" w:author="Orion" w:date="2011-07-05T20:24:00Z">
        <w:del w:id="3595" w:author="IO" w:date="2011-07-21T14:41:00Z">
          <w:r w:rsidR="00C53117" w:rsidRPr="009B75DF" w:rsidDel="00623756">
            <w:delText xml:space="preserve"> poder</w:delText>
          </w:r>
        </w:del>
      </w:ins>
      <w:ins w:id="3596" w:author="Orion" w:date="2011-07-05T20:23:00Z">
        <w:del w:id="3597" w:author="IO" w:date="2011-07-21T14:46:00Z">
          <w:r w:rsidR="00C53117" w:rsidRPr="009B75DF" w:rsidDel="00623756">
            <w:delText xml:space="preserve"> construir el siguiente tramo</w:delText>
          </w:r>
        </w:del>
        <w:del w:id="3598" w:author="IO" w:date="2011-07-21T14:41:00Z">
          <w:r w:rsidR="00C53117" w:rsidRPr="009B75DF" w:rsidDel="00623756">
            <w:delText xml:space="preserve"> a partir de estar condicione</w:delText>
          </w:r>
        </w:del>
      </w:ins>
      <w:ins w:id="3599" w:author="Orion" w:date="2011-07-05T20:24:00Z">
        <w:del w:id="3600" w:author="IO" w:date="2011-07-21T14:41:00Z">
          <w:r w:rsidR="00C53117" w:rsidRPr="009B75DF" w:rsidDel="00623756">
            <w:delText>s</w:delText>
          </w:r>
        </w:del>
      </w:ins>
      <w:ins w:id="3601" w:author="Orion" w:date="2011-06-20T18:33:00Z">
        <w:del w:id="3602" w:author="IO" w:date="2011-07-21T14:46:00Z">
          <w:r w:rsidR="0077135C" w:rsidRPr="009B75DF" w:rsidDel="00623756">
            <w:delText>.</w:delText>
          </w:r>
          <w:r w:rsidR="00D76017" w:rsidRPr="009B75DF" w:rsidDel="00623756">
            <w:delText xml:space="preserve"> </w:delText>
          </w:r>
        </w:del>
      </w:ins>
      <w:ins w:id="3603" w:author="Orion" w:date="2011-06-20T18:39:00Z">
        <w:del w:id="3604" w:author="IO" w:date="2011-07-21T14:46:00Z">
          <w:r w:rsidR="00FA3A60" w:rsidRPr="009B75DF" w:rsidDel="00623756">
            <w:delText xml:space="preserve">Por otro lado, </w:delText>
          </w:r>
        </w:del>
      </w:ins>
      <w:ins w:id="3605" w:author="Orion" w:date="2011-06-20T18:43:00Z">
        <w:del w:id="3606" w:author="IO" w:date="2011-07-21T14:46:00Z">
          <w:r w:rsidR="00FA3A60" w:rsidRPr="009B75DF" w:rsidDel="00623756">
            <w:delText xml:space="preserve">y como se comentó anteriormente, </w:delText>
          </w:r>
        </w:del>
      </w:ins>
      <w:ins w:id="3607" w:author="Orion" w:date="2011-06-20T18:39:00Z">
        <w:del w:id="3608" w:author="IO" w:date="2011-07-21T14:46:00Z">
          <w:r w:rsidR="00FA3A60" w:rsidRPr="009B75DF" w:rsidDel="00623756">
            <w:delText xml:space="preserve">si </w:delText>
          </w:r>
        </w:del>
      </w:ins>
      <w:ins w:id="3609" w:author="Orion" w:date="2011-06-20T18:40:00Z">
        <w:del w:id="3610" w:author="IO" w:date="2011-07-21T14:46:00Z">
          <w:r w:rsidR="00FA3A60" w:rsidRPr="009B75DF" w:rsidDel="00623756">
            <w:delText xml:space="preserve">se trata de un tramo </w:delText>
          </w:r>
        </w:del>
      </w:ins>
      <w:ins w:id="3611" w:author="Orion" w:date="2011-06-20T18:42:00Z">
        <w:del w:id="3612" w:author="IO" w:date="2011-07-21T14:46:00Z">
          <w:r w:rsidR="00FA3A60" w:rsidRPr="009B75DF" w:rsidDel="00623756">
            <w:delText>descompuesto del plan de vuelo entonces pueden ocurri</w:delText>
          </w:r>
        </w:del>
      </w:ins>
      <w:ins w:id="3613" w:author="Orion" w:date="2011-06-20T18:43:00Z">
        <w:del w:id="3614" w:author="IO" w:date="2011-07-21T14:46:00Z">
          <w:r w:rsidR="00FA3A60" w:rsidRPr="009B75DF" w:rsidDel="00623756">
            <w:delText xml:space="preserve">r </w:delText>
          </w:r>
        </w:del>
      </w:ins>
      <w:ins w:id="3615" w:author="Orion" w:date="2011-06-20T18:44:00Z">
        <w:del w:id="3616" w:author="IO" w:date="2011-07-21T14:46:00Z">
          <w:r w:rsidR="00FA3A60" w:rsidRPr="009B75DF" w:rsidDel="00623756">
            <w:delText>dos</w:delText>
          </w:r>
        </w:del>
      </w:ins>
      <w:ins w:id="3617" w:author="Orion" w:date="2011-06-20T18:43:00Z">
        <w:del w:id="3618" w:author="IO" w:date="2011-07-21T14:46:00Z">
          <w:r w:rsidR="00FA3A60" w:rsidRPr="009B75DF" w:rsidDel="00623756">
            <w:delText xml:space="preserve"> cosas:</w:delText>
          </w:r>
        </w:del>
      </w:ins>
    </w:p>
    <w:p w14:paraId="73A4FB62" w14:textId="35A0A354" w:rsidR="00FA3A60" w:rsidRPr="009B75DF" w:rsidRDefault="00FA3A60">
      <w:pPr>
        <w:pStyle w:val="ListParagraph"/>
        <w:numPr>
          <w:ilvl w:val="0"/>
          <w:numId w:val="41"/>
        </w:numPr>
        <w:spacing w:before="120" w:after="120"/>
        <w:ind w:left="641" w:hanging="357"/>
        <w:jc w:val="both"/>
        <w:rPr>
          <w:ins w:id="3619" w:author="Orion" w:date="2011-06-20T18:44:00Z"/>
        </w:rPr>
        <w:pPrChange w:id="3620" w:author="IO" w:date="2011-07-21T11:43:00Z">
          <w:pPr>
            <w:pStyle w:val="Caption"/>
            <w:numPr>
              <w:numId w:val="31"/>
            </w:numPr>
            <w:ind w:left="720" w:hanging="360"/>
            <w:jc w:val="both"/>
          </w:pPr>
        </w:pPrChange>
      </w:pPr>
      <w:ins w:id="3621" w:author="Orion" w:date="2011-06-20T18:44:00Z">
        <w:r w:rsidRPr="009B75DF">
          <w:t>El tramo que se completó es el último del plan de vuelo</w:t>
        </w:r>
      </w:ins>
      <w:ins w:id="3622" w:author="IO" w:date="2011-07-21T14:46:00Z">
        <w:r w:rsidR="00623756">
          <w:t>. En este caso se ha llegado al destino</w:t>
        </w:r>
      </w:ins>
      <w:ins w:id="3623" w:author="IO" w:date="2011-07-21T14:47:00Z">
        <w:r w:rsidR="00623756">
          <w:t xml:space="preserve">. </w:t>
        </w:r>
      </w:ins>
      <w:ins w:id="3624" w:author="Orion" w:date="2011-06-20T18:44:00Z">
        <w:del w:id="3625" w:author="IO" w:date="2011-07-21T14:47:00Z">
          <w:r w:rsidRPr="009B75DF" w:rsidDel="00623756">
            <w:delText>, p</w:delText>
          </w:r>
        </w:del>
      </w:ins>
      <w:ins w:id="3626" w:author="IO" w:date="2011-07-21T14:47:00Z">
        <w:r w:rsidR="00623756">
          <w:t>S</w:t>
        </w:r>
      </w:ins>
      <w:ins w:id="3627" w:author="Orion" w:date="2011-06-20T18:44:00Z">
        <w:del w:id="3628" w:author="IO" w:date="2011-07-21T14:47:00Z">
          <w:r w:rsidRPr="009B75DF" w:rsidDel="00623756">
            <w:delText>or lo que s</w:delText>
          </w:r>
        </w:del>
        <w:r w:rsidRPr="009B75DF">
          <w:t>e satisface el objetivo de plan de vuelo completado y se procede</w:t>
        </w:r>
        <w:del w:id="3629" w:author="IO" w:date="2011-07-21T14:47:00Z">
          <w:r w:rsidRPr="009B75DF" w:rsidDel="00623756">
            <w:delText>rá</w:delText>
          </w:r>
        </w:del>
        <w:r w:rsidRPr="009B75DF">
          <w:t xml:space="preserve"> </w:t>
        </w:r>
      </w:ins>
      <w:ins w:id="3630" w:author="IO" w:date="2011-07-21T14:47:00Z">
        <w:r w:rsidR="00623756">
          <w:t xml:space="preserve">a </w:t>
        </w:r>
      </w:ins>
      <w:ins w:id="3631" w:author="Orion" w:date="2011-06-20T18:44:00Z">
        <w:r w:rsidRPr="009B75DF">
          <w:t>genera</w:t>
        </w:r>
      </w:ins>
      <w:ins w:id="3632" w:author="Orion" w:date="2011-06-20T18:45:00Z">
        <w:r w:rsidRPr="009B75DF">
          <w:t>r</w:t>
        </w:r>
      </w:ins>
      <w:ins w:id="3633" w:author="Orion" w:date="2011-06-20T18:44:00Z">
        <w:r w:rsidRPr="009B75DF">
          <w:t xml:space="preserve"> el hecho “</w:t>
        </w:r>
        <w:proofErr w:type="spellStart"/>
        <w:r w:rsidRPr="009B75DF">
          <w:t>AllLegsCompleted</w:t>
        </w:r>
        <w:proofErr w:type="spellEnd"/>
        <w:r w:rsidRPr="009B75DF">
          <w:t>” que posteriormente iniciará la tarea de parar el avi</w:t>
        </w:r>
      </w:ins>
      <w:ins w:id="3634" w:author="Orion" w:date="2011-06-20T18:45:00Z">
        <w:r w:rsidRPr="009B75DF">
          <w:t>ón</w:t>
        </w:r>
      </w:ins>
      <w:ins w:id="3635" w:author="Orion" w:date="2011-06-20T18:44:00Z">
        <w:r w:rsidRPr="009B75DF">
          <w:t xml:space="preserve"> (“Stop </w:t>
        </w:r>
        <w:proofErr w:type="spellStart"/>
        <w:r w:rsidRPr="009B75DF">
          <w:t>Plane</w:t>
        </w:r>
        <w:proofErr w:type="spellEnd"/>
        <w:r w:rsidRPr="009B75DF">
          <w:t>”).</w:t>
        </w:r>
      </w:ins>
    </w:p>
    <w:p w14:paraId="1B4CCC26" w14:textId="04E4FD79" w:rsidR="00FA3A60" w:rsidRDefault="00623756">
      <w:pPr>
        <w:pStyle w:val="ListParagraph"/>
        <w:numPr>
          <w:ilvl w:val="0"/>
          <w:numId w:val="41"/>
        </w:numPr>
        <w:spacing w:before="120" w:after="120"/>
        <w:ind w:left="641" w:hanging="357"/>
        <w:jc w:val="both"/>
        <w:rPr>
          <w:ins w:id="3636" w:author="IO" w:date="2011-07-21T14:46:00Z"/>
        </w:rPr>
        <w:pPrChange w:id="3637" w:author="IO" w:date="2011-07-21T11:43:00Z">
          <w:pPr>
            <w:pStyle w:val="Caption"/>
            <w:numPr>
              <w:numId w:val="31"/>
            </w:numPr>
            <w:ind w:left="720" w:hanging="360"/>
            <w:jc w:val="both"/>
          </w:pPr>
        </w:pPrChange>
      </w:pPr>
      <w:ins w:id="3638" w:author="IO" w:date="2011-07-21T14:47:00Z">
        <w:r>
          <w:t xml:space="preserve">El tramo completado </w:t>
        </w:r>
      </w:ins>
      <w:ins w:id="3639" w:author="IO" w:date="2011-07-21T14:48:00Z">
        <w:r w:rsidR="00686F69">
          <w:t xml:space="preserve">no </w:t>
        </w:r>
      </w:ins>
      <w:ins w:id="3640" w:author="IO" w:date="2011-07-21T14:47:00Z">
        <w:r>
          <w:t>es el último del plan de vuelo</w:t>
        </w:r>
      </w:ins>
      <w:ins w:id="3641" w:author="IO" w:date="2011-07-21T14:50:00Z">
        <w:r w:rsidR="00686F69">
          <w:t>, pero formaba parte de él</w:t>
        </w:r>
      </w:ins>
      <w:ins w:id="3642" w:author="IO" w:date="2011-07-21T14:48:00Z">
        <w:r w:rsidR="00686F69">
          <w:t>. En este caso s</w:t>
        </w:r>
      </w:ins>
      <w:ins w:id="3643" w:author="Orion" w:date="2011-06-20T18:44:00Z">
        <w:del w:id="3644" w:author="IO" w:date="2011-07-21T14:48:00Z">
          <w:r w:rsidR="00FA3A60" w:rsidRPr="009B75DF" w:rsidDel="00686F69">
            <w:delText>En caso contrario, s</w:delText>
          </w:r>
        </w:del>
        <w:r w:rsidR="00FA3A60" w:rsidRPr="009B75DF">
          <w:t xml:space="preserve">e </w:t>
        </w:r>
      </w:ins>
      <w:ins w:id="3645" w:author="Orion" w:date="2011-06-20T18:45:00Z">
        <w:r w:rsidR="00FA3A60" w:rsidRPr="009B75DF">
          <w:t>generará el hecho “</w:t>
        </w:r>
        <w:proofErr w:type="spellStart"/>
        <w:r w:rsidR="00FA3A60" w:rsidRPr="009B75DF">
          <w:t>GetNextLeg</w:t>
        </w:r>
        <w:proofErr w:type="spellEnd"/>
        <w:r w:rsidR="00FA3A60" w:rsidRPr="009B75DF">
          <w:t xml:space="preserve">” que permitirá que se </w:t>
        </w:r>
      </w:ins>
      <w:ins w:id="3646" w:author="Orion" w:date="2011-06-20T18:46:00Z">
        <w:r w:rsidR="00FA3A60" w:rsidRPr="009B75DF">
          <w:t>obtenga</w:t>
        </w:r>
      </w:ins>
      <w:ins w:id="3647" w:author="Orion" w:date="2011-06-20T18:45:00Z">
        <w:r w:rsidR="00FA3A60" w:rsidRPr="009B75DF">
          <w:t xml:space="preserve"> el</w:t>
        </w:r>
      </w:ins>
      <w:ins w:id="3648" w:author="Orion" w:date="2011-06-20T18:46:00Z">
        <w:r w:rsidR="00FA3A60" w:rsidRPr="009B75DF">
          <w:t xml:space="preserve"> </w:t>
        </w:r>
      </w:ins>
      <w:ins w:id="3649" w:author="Orion" w:date="2011-06-20T18:44:00Z">
        <w:r w:rsidR="00FA3A60" w:rsidRPr="009B75DF">
          <w:t>siguiente tramo</w:t>
        </w:r>
      </w:ins>
      <w:ins w:id="3650" w:author="Orion" w:date="2011-06-20T18:46:00Z">
        <w:r w:rsidR="00FA3A60" w:rsidRPr="009B75DF">
          <w:t xml:space="preserve"> del plan de vuelo</w:t>
        </w:r>
      </w:ins>
      <w:ins w:id="3651" w:author="Orion" w:date="2011-06-20T18:44:00Z">
        <w:r w:rsidR="00FA3A60" w:rsidRPr="009B75DF">
          <w:t>.</w:t>
        </w:r>
      </w:ins>
    </w:p>
    <w:p w14:paraId="47B2E051" w14:textId="756C0393" w:rsidR="00623756" w:rsidRPr="009B75DF" w:rsidRDefault="00686F69">
      <w:pPr>
        <w:pStyle w:val="ListParagraph"/>
        <w:numPr>
          <w:ilvl w:val="0"/>
          <w:numId w:val="41"/>
        </w:numPr>
        <w:spacing w:before="120" w:after="120"/>
        <w:ind w:left="641" w:hanging="357"/>
        <w:jc w:val="both"/>
        <w:rPr>
          <w:ins w:id="3652" w:author="Orion" w:date="2011-06-20T18:44:00Z"/>
        </w:rPr>
        <w:pPrChange w:id="3653" w:author="IO" w:date="2011-07-21T11:43:00Z">
          <w:pPr>
            <w:pStyle w:val="Caption"/>
            <w:numPr>
              <w:numId w:val="31"/>
            </w:numPr>
            <w:ind w:left="720" w:hanging="360"/>
            <w:jc w:val="both"/>
          </w:pPr>
        </w:pPrChange>
      </w:pPr>
      <w:ins w:id="3654" w:author="IO" w:date="2011-07-21T14:48:00Z">
        <w:r>
          <w:t>El tramo completado fue generado por orden de los controladores</w:t>
        </w:r>
      </w:ins>
      <w:ins w:id="3655" w:author="IO" w:date="2011-07-21T14:49:00Z">
        <w:r>
          <w:t xml:space="preserve"> para eliminar un conflicto entre aviones</w:t>
        </w:r>
      </w:ins>
      <w:ins w:id="3656" w:author="IO" w:date="2011-07-21T14:48:00Z">
        <w:r>
          <w:t xml:space="preserve">. </w:t>
        </w:r>
      </w:ins>
      <w:ins w:id="3657" w:author="IO" w:date="2011-07-21T14:49:00Z">
        <w:r>
          <w:t>En este caso la t</w:t>
        </w:r>
      </w:ins>
      <w:ins w:id="3658" w:author="IO" w:date="2011-07-21T14:46:00Z">
        <w:r w:rsidR="00623756" w:rsidRPr="009B75DF">
          <w:t>area generará el hecho “</w:t>
        </w:r>
        <w:proofErr w:type="spellStart"/>
        <w:r w:rsidR="00623756" w:rsidRPr="009B75DF">
          <w:t>GoNextLegWithConflict</w:t>
        </w:r>
        <w:proofErr w:type="spellEnd"/>
        <w:r w:rsidR="00623756" w:rsidRPr="009B75DF">
          <w:t xml:space="preserve">” que </w:t>
        </w:r>
        <w:r w:rsidR="00623756">
          <w:t>indicará</w:t>
        </w:r>
        <w:r w:rsidR="00623756" w:rsidRPr="009B75DF">
          <w:t xml:space="preserve"> el tramo </w:t>
        </w:r>
      </w:ins>
      <w:ins w:id="3659" w:author="IO" w:date="2011-07-21T14:49:00Z">
        <w:r>
          <w:t>que se encontraba en ejecuci</w:t>
        </w:r>
      </w:ins>
      <w:ins w:id="3660" w:author="IO" w:date="2011-07-21T14:50:00Z">
        <w:r>
          <w:t>ón cuando se abordó el conflicto</w:t>
        </w:r>
      </w:ins>
      <w:ins w:id="3661" w:author="IO" w:date="2011-07-21T14:46:00Z">
        <w:r w:rsidR="00623756">
          <w:t>. Esta información permitirá conocer cuáles eran las condiciones de vuelo previas al conflicto para retomarlas, es decir,</w:t>
        </w:r>
        <w:r w:rsidR="00623756" w:rsidRPr="009B75DF">
          <w:t xml:space="preserve"> construir el siguiente tramo.</w:t>
        </w:r>
      </w:ins>
      <w:ins w:id="3662" w:author="IO" w:date="2011-07-21T14:51:00Z">
        <w:r>
          <w:t xml:space="preserve"> Este tramo pasará a formar parte del plan de vuelo modificado.</w:t>
        </w:r>
      </w:ins>
    </w:p>
    <w:p w14:paraId="590F8A4F" w14:textId="7FEAE8D3" w:rsidR="00FA3A60" w:rsidRPr="009B75DF" w:rsidDel="005B28B6" w:rsidRDefault="00FA3A60">
      <w:pPr>
        <w:spacing w:before="240" w:after="120"/>
        <w:ind w:firstLine="284"/>
        <w:jc w:val="both"/>
        <w:rPr>
          <w:ins w:id="3663" w:author="Orion" w:date="2011-06-20T18:17:00Z"/>
          <w:del w:id="3664" w:author="IO" w:date="2011-07-21T13:45:00Z"/>
        </w:rPr>
        <w:pPrChange w:id="3665" w:author="IO" w:date="2011-07-21T11:43:00Z">
          <w:pPr/>
        </w:pPrChange>
      </w:pPr>
    </w:p>
    <w:p w14:paraId="594FDF3E" w14:textId="29219AA2" w:rsidR="00241E95" w:rsidRPr="009B75DF" w:rsidDel="005B28B6" w:rsidRDefault="00241E95">
      <w:pPr>
        <w:spacing w:before="240" w:after="120"/>
        <w:ind w:firstLine="284"/>
        <w:jc w:val="both"/>
        <w:rPr>
          <w:ins w:id="3666" w:author="Orion" w:date="2011-06-20T18:17:00Z"/>
          <w:del w:id="3667" w:author="IO" w:date="2011-07-21T13:45:00Z"/>
        </w:rPr>
        <w:pPrChange w:id="3668" w:author="IO" w:date="2011-07-21T11:43:00Z">
          <w:pPr/>
        </w:pPrChange>
      </w:pPr>
    </w:p>
    <w:p w14:paraId="1F41B45B" w14:textId="0E08FE30" w:rsidR="00241E95" w:rsidRDefault="009F675E">
      <w:pPr>
        <w:pStyle w:val="Caption"/>
        <w:rPr>
          <w:ins w:id="3669" w:author="Orion" w:date="2011-06-20T17:52:00Z"/>
          <w:rFonts w:cs="Times New Roman"/>
        </w:rPr>
        <w:pPrChange w:id="3670" w:author="Orion" w:date="2011-06-20T18:28:00Z">
          <w:pPr/>
        </w:pPrChange>
      </w:pPr>
      <w:bookmarkStart w:id="3671" w:name="_Ref296357868"/>
      <w:bookmarkStart w:id="3672" w:name="_Ref296357847"/>
      <w:bookmarkStart w:id="3673" w:name="_Toc299483443"/>
      <w:ins w:id="3674" w:author="Orion" w:date="2011-06-20T18:17:00Z">
        <w:r w:rsidRPr="0083518D">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3675" w:author="Orion" w:date="2011-06-20T18:28:00Z">
        <w:r w:rsidR="001D27C3">
          <w:t xml:space="preserve">Figura </w:t>
        </w:r>
        <w:r w:rsidR="001D27C3">
          <w:fldChar w:fldCharType="begin"/>
        </w:r>
        <w:r w:rsidR="001D27C3">
          <w:instrText xml:space="preserve"> SEQ Figura \* ARABIC </w:instrText>
        </w:r>
      </w:ins>
      <w:r w:rsidR="001D27C3">
        <w:fldChar w:fldCharType="separate"/>
      </w:r>
      <w:ins w:id="3676" w:author="Orion" w:date="2011-07-26T22:41:00Z">
        <w:r w:rsidR="000A487B">
          <w:rPr>
            <w:noProof/>
          </w:rPr>
          <w:t>16</w:t>
        </w:r>
      </w:ins>
      <w:ins w:id="3677" w:author="Orion" w:date="2011-06-20T18:28:00Z">
        <w:r w:rsidR="001D27C3">
          <w:fldChar w:fldCharType="end"/>
        </w:r>
        <w:bookmarkEnd w:id="3671"/>
        <w:r w:rsidR="001D27C3">
          <w:t xml:space="preserve">: </w:t>
        </w:r>
      </w:ins>
      <w:ins w:id="3678" w:author="Orion" w:date="2011-06-20T18:31:00Z">
        <w:r w:rsidR="00605BD5">
          <w:t>Aplicación</w:t>
        </w:r>
      </w:ins>
      <w:ins w:id="3679" w:author="Orion" w:date="2011-06-20T18:28:00Z">
        <w:r w:rsidR="001D27C3">
          <w:t xml:space="preserve"> que Comprueba la Finalización del Tramo</w:t>
        </w:r>
      </w:ins>
      <w:bookmarkEnd w:id="3672"/>
      <w:ins w:id="3680" w:author="IO" w:date="2011-07-21T13:45:00Z">
        <w:r w:rsidR="005B28B6">
          <w:t>.</w:t>
        </w:r>
      </w:ins>
      <w:bookmarkEnd w:id="3673"/>
    </w:p>
    <w:p w14:paraId="43CC74D6" w14:textId="3C303602" w:rsidR="00E47455" w:rsidDel="005B28B6" w:rsidRDefault="00E47455">
      <w:pPr>
        <w:jc w:val="both"/>
        <w:rPr>
          <w:ins w:id="3681" w:author="Orion" w:date="2011-07-05T19:19:00Z"/>
          <w:del w:id="3682" w:author="IO" w:date="2011-07-21T13:45:00Z"/>
          <w:rFonts w:cs="Times New Roman"/>
        </w:rPr>
        <w:pPrChange w:id="3683" w:author="Orion" w:date="2011-05-10T23:28:00Z">
          <w:pPr/>
        </w:pPrChange>
      </w:pPr>
    </w:p>
    <w:p w14:paraId="08A168D4" w14:textId="4C606CDD" w:rsidR="0080539F" w:rsidRDefault="00A73410">
      <w:pPr>
        <w:jc w:val="both"/>
        <w:rPr>
          <w:ins w:id="3684" w:author="Orion" w:date="2011-06-20T17:44:00Z"/>
          <w:rFonts w:cs="Times New Roman"/>
        </w:rPr>
        <w:pPrChange w:id="3685" w:author="Orion" w:date="2011-05-10T23:28:00Z">
          <w:pPr/>
        </w:pPrChange>
      </w:pPr>
      <w:ins w:id="3686" w:author="Orion" w:date="2011-07-05T20:17:00Z">
        <w:r w:rsidRPr="0083518D">
          <w:rPr>
            <w:rFonts w:cs="Times New Roman"/>
            <w:noProof/>
            <w:lang w:eastAsia="es-ES" w:bidi="ar-SA"/>
          </w:rPr>
          <w:lastRenderedPageBreak/>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40800" cy="2674800"/>
                      </a:xfrm>
                      <a:prstGeom prst="rect">
                        <a:avLst/>
                      </a:prstGeom>
                    </pic:spPr>
                  </pic:pic>
                </a:graphicData>
              </a:graphic>
            </wp:inline>
          </w:drawing>
        </w:r>
      </w:ins>
    </w:p>
    <w:p w14:paraId="707F54CD" w14:textId="77E7E930" w:rsidR="00A460F7" w:rsidDel="005B28B6" w:rsidRDefault="001D27C3">
      <w:pPr>
        <w:pStyle w:val="Caption"/>
        <w:rPr>
          <w:ins w:id="3687" w:author="Orion" w:date="2011-06-20T18:29:00Z"/>
          <w:del w:id="3688" w:author="IO" w:date="2011-07-21T13:45:00Z"/>
          <w:rFonts w:cs="Times New Roman"/>
        </w:rPr>
        <w:pPrChange w:id="3689" w:author="Orion" w:date="2011-06-20T18:29:00Z">
          <w:pPr/>
        </w:pPrChange>
      </w:pPr>
      <w:bookmarkStart w:id="3690" w:name="_Ref296357936"/>
      <w:ins w:id="3691" w:author="Orion" w:date="2011-06-20T18:29:00Z">
        <w:r>
          <w:t xml:space="preserve">Figura </w:t>
        </w:r>
        <w:r>
          <w:fldChar w:fldCharType="begin"/>
        </w:r>
        <w:r>
          <w:instrText xml:space="preserve"> SEQ Figura \* ARABIC </w:instrText>
        </w:r>
      </w:ins>
      <w:r>
        <w:fldChar w:fldCharType="separate"/>
      </w:r>
      <w:ins w:id="3692" w:author="Orion" w:date="2011-07-26T22:41:00Z">
        <w:r w:rsidR="000A487B">
          <w:rPr>
            <w:noProof/>
          </w:rPr>
          <w:t>17</w:t>
        </w:r>
      </w:ins>
      <w:ins w:id="3693" w:author="Orion" w:date="2011-06-20T18:29:00Z">
        <w:r>
          <w:fldChar w:fldCharType="end"/>
        </w:r>
        <w:bookmarkEnd w:id="3690"/>
        <w:r>
          <w:t>:</w:t>
        </w:r>
      </w:ins>
      <w:ins w:id="3694" w:author="Orion" w:date="2011-06-20T18:30:00Z">
        <w:r>
          <w:t xml:space="preserve"> </w:t>
        </w:r>
      </w:ins>
      <w:ins w:id="3695" w:author="Orion" w:date="2011-06-20T18:29:00Z">
        <w:r>
          <w:t>Diagrama para  Ir al Siguiente Tramo</w:t>
        </w:r>
      </w:ins>
      <w:ins w:id="3696" w:author="IO" w:date="2011-07-21T13:45:00Z">
        <w:r w:rsidR="005B28B6">
          <w:t>.</w:t>
        </w:r>
      </w:ins>
    </w:p>
    <w:p w14:paraId="3AEC9170" w14:textId="77777777" w:rsidR="00F50FDD" w:rsidRDefault="00F50FDD">
      <w:pPr>
        <w:pStyle w:val="Caption"/>
        <w:rPr>
          <w:ins w:id="3697" w:author="Orion" w:date="2011-06-22T19:04:00Z"/>
          <w:rFonts w:cs="Times New Roman"/>
        </w:rPr>
        <w:pPrChange w:id="3698" w:author="IO" w:date="2011-07-21T13:45:00Z">
          <w:pPr>
            <w:jc w:val="both"/>
          </w:pPr>
        </w:pPrChange>
      </w:pPr>
    </w:p>
    <w:p w14:paraId="4295E922" w14:textId="304444EA" w:rsidR="00B37CFC" w:rsidRPr="00686F69" w:rsidRDefault="00D96E41">
      <w:pPr>
        <w:pStyle w:val="Heading1"/>
        <w:numPr>
          <w:ilvl w:val="2"/>
          <w:numId w:val="40"/>
        </w:numPr>
        <w:rPr>
          <w:ins w:id="3699" w:author="Orion" w:date="2011-06-03T13:47:00Z"/>
          <w:sz w:val="36"/>
          <w:szCs w:val="52"/>
          <w:rPrChange w:id="3700" w:author="IO" w:date="2011-07-21T14:51:00Z">
            <w:rPr>
              <w:ins w:id="3701" w:author="Orion" w:date="2011-06-03T13:47:00Z"/>
            </w:rPr>
          </w:rPrChange>
        </w:rPr>
        <w:pPrChange w:id="3702" w:author="IO" w:date="2011-07-21T14:51:00Z">
          <w:pPr/>
        </w:pPrChange>
      </w:pPr>
      <w:bookmarkStart w:id="3703" w:name="_Ref298954408"/>
      <w:bookmarkStart w:id="3704" w:name="_Toc299721491"/>
      <w:ins w:id="3705" w:author="Orion" w:date="2011-06-22T19:03:00Z">
        <w:r w:rsidRPr="00D2330D">
          <w:rPr>
            <w:b w:val="0"/>
            <w:sz w:val="36"/>
            <w:szCs w:val="52"/>
            <w:rPrChange w:id="3706" w:author="IO" w:date="2011-07-20T19:26:00Z">
              <w:rPr>
                <w:b/>
                <w:bCs/>
              </w:rPr>
            </w:rPrChange>
          </w:rPr>
          <w:t>Gesti</w:t>
        </w:r>
      </w:ins>
      <w:ins w:id="3707" w:author="Orion" w:date="2011-06-22T19:05:00Z">
        <w:r w:rsidRPr="00D2330D">
          <w:rPr>
            <w:b w:val="0"/>
            <w:sz w:val="36"/>
            <w:szCs w:val="52"/>
            <w:rPrChange w:id="3708" w:author="IO" w:date="2011-07-20T19:26:00Z">
              <w:rPr>
                <w:b/>
                <w:bCs/>
              </w:rPr>
            </w:rPrChange>
          </w:rPr>
          <w:t>ó</w:t>
        </w:r>
      </w:ins>
      <w:ins w:id="3709" w:author="Orion" w:date="2011-06-22T19:03:00Z">
        <w:r w:rsidRPr="00D2330D">
          <w:rPr>
            <w:b w:val="0"/>
            <w:sz w:val="36"/>
            <w:szCs w:val="52"/>
            <w:rPrChange w:id="3710" w:author="IO" w:date="2011-07-20T19:26:00Z">
              <w:rPr>
                <w:b/>
                <w:bCs/>
              </w:rPr>
            </w:rPrChange>
          </w:rPr>
          <w:t>n de conflictos</w:t>
        </w:r>
      </w:ins>
      <w:bookmarkEnd w:id="3703"/>
      <w:bookmarkEnd w:id="3704"/>
    </w:p>
    <w:p w14:paraId="5835AF70" w14:textId="16E3D847" w:rsidR="005E18F7" w:rsidRDefault="005E18F7">
      <w:pPr>
        <w:spacing w:after="120"/>
        <w:jc w:val="both"/>
        <w:rPr>
          <w:ins w:id="3711" w:author="IO" w:date="2011-07-21T16:16:00Z"/>
        </w:rPr>
        <w:pPrChange w:id="3712" w:author="IO" w:date="2011-07-21T14:52:00Z">
          <w:pPr/>
        </w:pPrChange>
      </w:pPr>
      <w:ins w:id="3713" w:author="IO" w:date="2011-07-21T16:14:00Z">
        <w:r>
          <w:t xml:space="preserve">Como se comentó en la Sección </w:t>
        </w:r>
        <w:r>
          <w:fldChar w:fldCharType="begin"/>
        </w:r>
        <w:r>
          <w:instrText xml:space="preserve"> REF _Ref299028198 \r \h </w:instrText>
        </w:r>
      </w:ins>
      <w:r>
        <w:fldChar w:fldCharType="separate"/>
      </w:r>
      <w:ins w:id="3714" w:author="Orion" w:date="2011-07-26T22:30:00Z">
        <w:r w:rsidR="00503590">
          <w:t>4.1.4</w:t>
        </w:r>
      </w:ins>
      <w:ins w:id="3715" w:author="IO" w:date="2011-07-21T16:14:00Z">
        <w:r>
          <w:fldChar w:fldCharType="end"/>
        </w:r>
        <w:r>
          <w:t>, la resolución de conflictos es una tarea prioritaria para pilotos y controladores, ya que estos conflictos implican que existe un peligro potencial de colisi</w:t>
        </w:r>
      </w:ins>
      <w:ins w:id="3716" w:author="IO" w:date="2011-07-21T16:15:00Z">
        <w:r>
          <w:t>ón. L</w:t>
        </w:r>
      </w:ins>
      <w:ins w:id="3717" w:author="Orion" w:date="2011-06-22T19:05:00Z">
        <w:del w:id="3718" w:author="IO" w:date="2011-07-21T16:15:00Z">
          <w:r w:rsidR="00B22AA3" w:rsidRPr="00686F69" w:rsidDel="005E18F7">
            <w:delText>A continuación se pasar</w:delText>
          </w:r>
        </w:del>
      </w:ins>
      <w:ins w:id="3719" w:author="Orion" w:date="2011-06-22T19:06:00Z">
        <w:del w:id="3720" w:author="IO" w:date="2011-07-21T16:15:00Z">
          <w:r w:rsidR="002A4FEC" w:rsidRPr="00686F69" w:rsidDel="005E18F7">
            <w:delText>á</w:delText>
          </w:r>
        </w:del>
      </w:ins>
      <w:ins w:id="3721" w:author="Orion" w:date="2011-06-22T19:05:00Z">
        <w:del w:id="3722" w:author="IO" w:date="2011-07-21T16:15:00Z">
          <w:r w:rsidR="00B22AA3" w:rsidRPr="00686F69" w:rsidDel="005E18F7">
            <w:delText xml:space="preserve"> a hablar de</w:delText>
          </w:r>
        </w:del>
      </w:ins>
      <w:ins w:id="3723" w:author="Orion" w:date="2011-05-27T19:00:00Z">
        <w:del w:id="3724" w:author="IO" w:date="2011-07-21T16:15:00Z">
          <w:r w:rsidR="00F02BDA" w:rsidRPr="00686F69" w:rsidDel="005E18F7">
            <w:delText xml:space="preserve"> la actividad de tareas que se ejecutan cuando se lleva a</w:delText>
          </w:r>
        </w:del>
      </w:ins>
      <w:ins w:id="3725" w:author="Orion" w:date="2011-05-27T19:01:00Z">
        <w:del w:id="3726" w:author="IO" w:date="2011-07-21T16:15:00Z">
          <w:r w:rsidR="00F02BDA" w:rsidRPr="00686F69" w:rsidDel="005E18F7">
            <w:delText xml:space="preserve"> </w:delText>
          </w:r>
        </w:del>
      </w:ins>
      <w:ins w:id="3727" w:author="Orion" w:date="2011-05-27T19:00:00Z">
        <w:del w:id="3728" w:author="IO" w:date="2011-07-21T16:15:00Z">
          <w:r w:rsidR="00F02BDA" w:rsidRPr="00686F69" w:rsidDel="005E18F7">
            <w:delText>cabo una</w:delText>
          </w:r>
        </w:del>
      </w:ins>
      <w:ins w:id="3729" w:author="Orion" w:date="2011-05-27T19:01:00Z">
        <w:del w:id="3730" w:author="IO" w:date="2011-07-21T16:15:00Z">
          <w:r w:rsidR="00F02BDA" w:rsidRPr="00686F69" w:rsidDel="005E18F7">
            <w:delText xml:space="preserve"> </w:delText>
          </w:r>
        </w:del>
      </w:ins>
      <w:ins w:id="3731" w:author="Orion" w:date="2011-05-27T19:00:00Z">
        <w:del w:id="3732" w:author="IO" w:date="2011-07-21T16:15:00Z">
          <w:r w:rsidR="00F02BDA" w:rsidRPr="00686F69" w:rsidDel="005E18F7">
            <w:delText>detecci</w:delText>
          </w:r>
        </w:del>
      </w:ins>
      <w:ins w:id="3733" w:author="Orion" w:date="2011-05-27T19:01:00Z">
        <w:del w:id="3734" w:author="IO" w:date="2011-07-21T16:15:00Z">
          <w:r w:rsidR="00F02BDA" w:rsidRPr="00686F69" w:rsidDel="005E18F7">
            <w:delText>ón</w:delText>
          </w:r>
        </w:del>
      </w:ins>
      <w:ins w:id="3735" w:author="Orion" w:date="2011-05-28T18:58:00Z">
        <w:del w:id="3736" w:author="IO" w:date="2011-07-21T16:15:00Z">
          <w:r w:rsidR="00F14632" w:rsidRPr="00686F69" w:rsidDel="005E18F7">
            <w:delText xml:space="preserve"> de posible conflicto</w:delText>
          </w:r>
        </w:del>
      </w:ins>
      <w:ins w:id="3737" w:author="Orion" w:date="2011-05-27T19:01:00Z">
        <w:del w:id="3738" w:author="IO" w:date="2011-07-21T16:15:00Z">
          <w:r w:rsidR="00F02BDA" w:rsidRPr="00686F69" w:rsidDel="005E18F7">
            <w:delText xml:space="preserve"> entre dos o </w:delText>
          </w:r>
          <w:r w:rsidR="002537E1" w:rsidRPr="00686F69" w:rsidDel="005E18F7">
            <w:delText>más</w:delText>
          </w:r>
          <w:r w:rsidR="00F02BDA" w:rsidRPr="00686F69" w:rsidDel="005E18F7">
            <w:delText xml:space="preserve"> aeronaves.</w:delText>
          </w:r>
        </w:del>
      </w:ins>
      <w:ins w:id="3739" w:author="Orion" w:date="2011-05-27T19:04:00Z">
        <w:del w:id="3740" w:author="IO" w:date="2011-07-21T16:15:00Z">
          <w:r w:rsidR="00D313E7" w:rsidRPr="00686F69" w:rsidDel="005E18F7">
            <w:delText xml:space="preserve"> </w:delText>
          </w:r>
        </w:del>
      </w:ins>
      <w:ins w:id="3741" w:author="Orion" w:date="2011-05-28T18:58:00Z">
        <w:del w:id="3742" w:author="IO" w:date="2011-07-21T16:15:00Z">
          <w:r w:rsidR="00F14632" w:rsidRPr="00686F69" w:rsidDel="005E18F7">
            <w:delText>Como muestra l</w:delText>
          </w:r>
        </w:del>
        <w:r w:rsidR="00F14632" w:rsidRPr="00686F69">
          <w:t xml:space="preserve">a </w:t>
        </w:r>
      </w:ins>
      <w:ins w:id="3743" w:author="Orion" w:date="2011-06-22T19:06:00Z">
        <w:r w:rsidR="00B22AA3" w:rsidRPr="00686F69">
          <w:fldChar w:fldCharType="begin"/>
        </w:r>
        <w:r w:rsidR="00B22AA3" w:rsidRPr="00686F69">
          <w:instrText xml:space="preserve"> REF _Ref294392293 \h </w:instrText>
        </w:r>
      </w:ins>
      <w:r w:rsidR="00686F69">
        <w:instrText xml:space="preserve"> \* MERGEFORMAT </w:instrText>
      </w:r>
      <w:ins w:id="3744" w:author="Orion" w:date="2011-06-22T19:06:00Z">
        <w:r w:rsidR="00B22AA3" w:rsidRPr="00686F69">
          <w:fldChar w:fldCharType="separate"/>
        </w:r>
      </w:ins>
      <w:ins w:id="3745" w:author="Orion" w:date="2011-07-26T22:30:00Z">
        <w:r w:rsidR="00503590">
          <w:t>Figura 18</w:t>
        </w:r>
      </w:ins>
      <w:ins w:id="3746" w:author="IO" w:date="2011-07-22T13:16:00Z">
        <w:del w:id="3747" w:author="Orion" w:date="2011-07-26T22:30:00Z">
          <w:r w:rsidR="00416FF6" w:rsidDel="00503590">
            <w:delText>Figura 17</w:delText>
          </w:r>
        </w:del>
      </w:ins>
      <w:ins w:id="3748" w:author="Orion" w:date="2011-06-22T19:06:00Z">
        <w:r w:rsidR="00B22AA3" w:rsidRPr="00686F69">
          <w:fldChar w:fldCharType="end"/>
        </w:r>
      </w:ins>
      <w:ins w:id="3749" w:author="IO" w:date="2011-07-21T16:15:00Z">
        <w:r>
          <w:t xml:space="preserve"> muestra las actividades involucradas en este aspectos en nuestro trabajo.</w:t>
        </w:r>
      </w:ins>
      <w:ins w:id="3750" w:author="IO" w:date="2011-07-21T16:37:00Z">
        <w:r w:rsidR="00BF7E23">
          <w:t xml:space="preserve"> Estas actividades incluyen la detecci</w:t>
        </w:r>
      </w:ins>
      <w:ins w:id="3751" w:author="IO" w:date="2011-07-21T16:38:00Z">
        <w:r w:rsidR="00BF7E23">
          <w:t>ón de conflictos y la generación de órdenes, la ejecución de las mismas y la monitorización de la resolución.</w:t>
        </w:r>
      </w:ins>
    </w:p>
    <w:p w14:paraId="0C1D98EB" w14:textId="30EA44E7" w:rsidR="002C72A1" w:rsidRPr="00686F69" w:rsidDel="005E18F7" w:rsidRDefault="00F14632">
      <w:pPr>
        <w:spacing w:before="240" w:after="120"/>
        <w:ind w:firstLine="284"/>
        <w:jc w:val="both"/>
        <w:rPr>
          <w:ins w:id="3752" w:author="Orion" w:date="2011-06-02T18:19:00Z"/>
          <w:del w:id="3753" w:author="IO" w:date="2011-07-21T16:16:00Z"/>
        </w:rPr>
        <w:pPrChange w:id="3754" w:author="IO" w:date="2011-07-21T16:16:00Z">
          <w:pPr/>
        </w:pPrChange>
      </w:pPr>
      <w:ins w:id="3755" w:author="Orion" w:date="2011-05-28T18:58:00Z">
        <w:del w:id="3756" w:author="IO" w:date="2011-07-21T16:16:00Z">
          <w:r w:rsidRPr="00686F69" w:rsidDel="005E18F7">
            <w:delText>, e</w:delText>
          </w:r>
        </w:del>
      </w:ins>
      <w:ins w:id="3757" w:author="Orion" w:date="2011-05-27T19:04:00Z">
        <w:del w:id="3758" w:author="IO" w:date="2011-07-21T16:16:00Z">
          <w:r w:rsidR="00D313E7" w:rsidRPr="00686F69" w:rsidDel="005E18F7">
            <w:delText>n primer lugar los controladores</w:delText>
          </w:r>
        </w:del>
      </w:ins>
      <w:ins w:id="3759" w:author="Orion" w:date="2011-05-27T19:05:00Z">
        <w:del w:id="3760" w:author="IO" w:date="2011-07-21T16:16:00Z">
          <w:r w:rsidR="00D313E7" w:rsidRPr="00686F69" w:rsidDel="005E18F7">
            <w:delText xml:space="preserve"> aéreos encenderán los monitores que monitorizan los aviones y sus posiciones en cada momento</w:delText>
          </w:r>
        </w:del>
      </w:ins>
      <w:ins w:id="3761" w:author="Orion" w:date="2011-05-28T19:36:00Z">
        <w:del w:id="3762" w:author="IO" w:date="2011-07-21T16:16:00Z">
          <w:r w:rsidR="001F2F2D" w:rsidRPr="00686F69" w:rsidDel="005E18F7">
            <w:delText>, lo cu</w:delText>
          </w:r>
          <w:r w:rsidR="007D4BE4" w:rsidRPr="00686F69" w:rsidDel="005E18F7">
            <w:delText>al en nuestro sistema se tradu</w:delText>
          </w:r>
        </w:del>
      </w:ins>
      <w:ins w:id="3763" w:author="Orion" w:date="2011-05-29T00:17:00Z">
        <w:del w:id="3764" w:author="IO" w:date="2011-07-21T16:16:00Z">
          <w:r w:rsidR="007D4BE4" w:rsidRPr="00686F69" w:rsidDel="005E18F7">
            <w:delText>cirá</w:delText>
          </w:r>
        </w:del>
      </w:ins>
      <w:ins w:id="3765" w:author="Orion" w:date="2011-05-28T19:36:00Z">
        <w:del w:id="3766" w:author="IO" w:date="2011-07-21T16:16:00Z">
          <w:r w:rsidR="001F2F2D" w:rsidRPr="00686F69" w:rsidDel="005E18F7">
            <w:delText xml:space="preserve"> </w:delText>
          </w:r>
        </w:del>
      </w:ins>
      <w:ins w:id="3767" w:author="Orion" w:date="2011-05-29T00:17:00Z">
        <w:del w:id="3768" w:author="IO" w:date="2011-07-21T16:16:00Z">
          <w:r w:rsidR="007D4BE4" w:rsidRPr="00686F69" w:rsidDel="005E18F7">
            <w:delText>en</w:delText>
          </w:r>
        </w:del>
      </w:ins>
      <w:ins w:id="3769" w:author="Orion" w:date="2011-05-28T19:36:00Z">
        <w:del w:id="3770" w:author="IO" w:date="2011-07-21T16:16:00Z">
          <w:r w:rsidR="001F2F2D" w:rsidRPr="00686F69" w:rsidDel="005E18F7">
            <w:delText xml:space="preserve"> iniciar la aplicaci</w:delText>
          </w:r>
        </w:del>
      </w:ins>
      <w:ins w:id="3771" w:author="Orion" w:date="2011-05-28T19:37:00Z">
        <w:del w:id="3772" w:author="IO" w:date="2011-07-21T16:16:00Z">
          <w:r w:rsidR="001F2F2D" w:rsidRPr="00686F69" w:rsidDel="005E18F7">
            <w:delText>ón que detecta</w:delText>
          </w:r>
        </w:del>
      </w:ins>
      <w:ins w:id="3773" w:author="Orion" w:date="2011-06-02T18:48:00Z">
        <w:del w:id="3774" w:author="IO" w:date="2011-07-21T16:16:00Z">
          <w:r w:rsidR="00C95C87" w:rsidRPr="00686F69" w:rsidDel="005E18F7">
            <w:delText>rá</w:delText>
          </w:r>
        </w:del>
      </w:ins>
      <w:ins w:id="3775" w:author="Orion" w:date="2011-05-28T19:37:00Z">
        <w:del w:id="3776" w:author="IO" w:date="2011-07-21T16:16:00Z">
          <w:r w:rsidR="001F2F2D" w:rsidRPr="00686F69" w:rsidDel="005E18F7">
            <w:delText xml:space="preserve"> estos posibles conflictos </w:delText>
          </w:r>
        </w:del>
      </w:ins>
      <w:ins w:id="3777" w:author="Orion" w:date="2011-05-27T19:06:00Z">
        <w:del w:id="3778" w:author="IO" w:date="2011-07-21T16:16:00Z">
          <w:r w:rsidR="00D313E7" w:rsidRPr="00686F69" w:rsidDel="005E18F7">
            <w:delText>(“StartMonitorizeFlights”)</w:delText>
          </w:r>
        </w:del>
      </w:ins>
      <w:ins w:id="3779" w:author="Orion" w:date="2011-05-27T19:05:00Z">
        <w:del w:id="3780" w:author="IO" w:date="2011-07-21T16:16:00Z">
          <w:r w:rsidR="00D313E7" w:rsidRPr="00686F69" w:rsidDel="005E18F7">
            <w:delText>.</w:delText>
          </w:r>
        </w:del>
      </w:ins>
      <w:ins w:id="3781" w:author="Orion" w:date="2011-05-27T19:06:00Z">
        <w:del w:id="3782" w:author="IO" w:date="2011-07-21T16:16:00Z">
          <w:r w:rsidR="00D313E7" w:rsidRPr="00686F69" w:rsidDel="005E18F7">
            <w:delText xml:space="preserve"> Cuando </w:delText>
          </w:r>
        </w:del>
      </w:ins>
      <w:ins w:id="3783" w:author="Orion" w:date="2011-05-28T19:53:00Z">
        <w:del w:id="3784" w:author="IO" w:date="2011-07-21T16:16:00Z">
          <w:r w:rsidR="007D4BE4" w:rsidRPr="00686F69" w:rsidDel="005E18F7">
            <w:delText>la aplicación detect</w:delText>
          </w:r>
        </w:del>
      </w:ins>
      <w:ins w:id="3785" w:author="Orion" w:date="2011-05-29T00:16:00Z">
        <w:del w:id="3786" w:author="IO" w:date="2011-07-21T16:16:00Z">
          <w:r w:rsidR="007D4BE4" w:rsidRPr="00686F69" w:rsidDel="005E18F7">
            <w:delText>e</w:delText>
          </w:r>
        </w:del>
      </w:ins>
      <w:ins w:id="3787" w:author="Orion" w:date="2011-05-28T19:53:00Z">
        <w:del w:id="3788" w:author="IO" w:date="2011-07-21T16:16:00Z">
          <w:r w:rsidR="002C72A1" w:rsidRPr="00686F69" w:rsidDel="005E18F7">
            <w:delText xml:space="preserve"> una posible colisi</w:delText>
          </w:r>
        </w:del>
      </w:ins>
      <w:ins w:id="3789" w:author="Orion" w:date="2011-05-28T19:54:00Z">
        <w:del w:id="3790" w:author="IO" w:date="2011-07-21T16:16:00Z">
          <w:r w:rsidR="002C72A1" w:rsidRPr="00686F69" w:rsidDel="005E18F7">
            <w:delText>ón le informa</w:delText>
          </w:r>
        </w:del>
      </w:ins>
      <w:ins w:id="3791" w:author="Orion" w:date="2011-05-29T00:16:00Z">
        <w:del w:id="3792" w:author="IO" w:date="2011-07-21T16:16:00Z">
          <w:r w:rsidR="007D4BE4" w:rsidRPr="00686F69" w:rsidDel="005E18F7">
            <w:delText>rá</w:delText>
          </w:r>
        </w:del>
      </w:ins>
      <w:ins w:id="3793" w:author="Orion" w:date="2011-05-28T19:54:00Z">
        <w:del w:id="3794" w:author="IO" w:date="2011-07-21T16:16:00Z">
          <w:r w:rsidR="002C72A1" w:rsidRPr="00686F69" w:rsidDel="005E18F7">
            <w:delText xml:space="preserve"> al controlador</w:delText>
          </w:r>
        </w:del>
      </w:ins>
      <w:ins w:id="3795" w:author="Orion" w:date="2011-05-29T00:17:00Z">
        <w:del w:id="3796" w:author="IO" w:date="2011-07-21T16:16:00Z">
          <w:r w:rsidR="005E2F13" w:rsidRPr="00686F69" w:rsidDel="005E18F7">
            <w:delText xml:space="preserve">. </w:delText>
          </w:r>
        </w:del>
      </w:ins>
      <w:ins w:id="3797" w:author="Orion" w:date="2011-06-02T18:48:00Z">
        <w:del w:id="3798" w:author="IO" w:date="2011-07-21T16:16:00Z">
          <w:r w:rsidR="00C95C87" w:rsidRPr="00686F69" w:rsidDel="005E18F7">
            <w:delText xml:space="preserve">Dichos conflictos serán detectados cuando no se cumpla la separación mínima entre aviones que se describió anteriormente en los requisitos. </w:delText>
          </w:r>
        </w:del>
      </w:ins>
      <w:ins w:id="3799" w:author="Orion" w:date="2011-06-02T18:47:00Z">
        <w:del w:id="3800" w:author="IO" w:date="2011-07-21T16:16:00Z">
          <w:r w:rsidR="005E2F13" w:rsidRPr="00686F69" w:rsidDel="005E18F7">
            <w:delText xml:space="preserve">Seguidamente el </w:delText>
          </w:r>
        </w:del>
      </w:ins>
      <w:ins w:id="3801" w:author="Orion" w:date="2011-06-02T18:48:00Z">
        <w:del w:id="3802" w:author="IO" w:date="2011-07-21T16:16:00Z">
          <w:r w:rsidR="00C95C87" w:rsidRPr="00686F69" w:rsidDel="005E18F7">
            <w:delText>controlador</w:delText>
          </w:r>
        </w:del>
      </w:ins>
      <w:ins w:id="3803" w:author="Orion" w:date="2011-06-02T18:46:00Z">
        <w:del w:id="3804" w:author="IO" w:date="2011-07-21T16:16:00Z">
          <w:r w:rsidR="005E2F13" w:rsidRPr="00686F69" w:rsidDel="005E18F7">
            <w:delText xml:space="preserve"> comprobará </w:delText>
          </w:r>
        </w:del>
      </w:ins>
      <w:ins w:id="3805" w:author="Orion" w:date="2011-06-02T18:48:00Z">
        <w:del w:id="3806" w:author="IO" w:date="2011-07-21T16:16:00Z">
          <w:r w:rsidR="00C95C87" w:rsidRPr="00686F69" w:rsidDel="005E18F7">
            <w:delText>que</w:delText>
          </w:r>
        </w:del>
      </w:ins>
      <w:ins w:id="3807" w:author="Orion" w:date="2011-06-02T18:46:00Z">
        <w:del w:id="3808" w:author="IO" w:date="2011-07-21T16:16:00Z">
          <w:r w:rsidR="005E2F13" w:rsidRPr="00686F69" w:rsidDel="005E18F7">
            <w:delText xml:space="preserve"> este conflicto no está siendo gestionado actualmente (“IsANewC</w:delText>
          </w:r>
        </w:del>
      </w:ins>
      <w:ins w:id="3809" w:author="Orion" w:date="2011-06-02T18:47:00Z">
        <w:del w:id="3810" w:author="IO" w:date="2011-07-21T16:16:00Z">
          <w:r w:rsidR="005E2F13" w:rsidRPr="00686F69" w:rsidDel="005E18F7">
            <w:delText>onflict</w:delText>
          </w:r>
        </w:del>
      </w:ins>
      <w:ins w:id="3811" w:author="Orion" w:date="2011-06-02T18:46:00Z">
        <w:del w:id="3812" w:author="IO" w:date="2011-07-21T16:16:00Z">
          <w:r w:rsidR="005E2F13" w:rsidRPr="00686F69" w:rsidDel="005E18F7">
            <w:delText>Detected</w:delText>
          </w:r>
        </w:del>
      </w:ins>
      <w:ins w:id="3813" w:author="Orion" w:date="2011-06-02T18:47:00Z">
        <w:del w:id="3814" w:author="IO" w:date="2011-07-21T16:16:00Z">
          <w:r w:rsidR="005E2F13" w:rsidRPr="00686F69" w:rsidDel="005E18F7">
            <w:delText>”)</w:delText>
          </w:r>
        </w:del>
      </w:ins>
      <w:ins w:id="3815" w:author="Orion" w:date="2011-05-29T00:17:00Z">
        <w:del w:id="3816" w:author="IO" w:date="2011-07-21T16:16:00Z">
          <w:r w:rsidR="00BF6B9D" w:rsidRPr="00686F69" w:rsidDel="005E18F7">
            <w:delText>.</w:delText>
          </w:r>
        </w:del>
      </w:ins>
      <w:ins w:id="3817" w:author="Orion" w:date="2011-05-28T20:05:00Z">
        <w:del w:id="3818" w:author="IO" w:date="2011-07-21T16:16:00Z">
          <w:r w:rsidR="00BF6B9D" w:rsidRPr="00686F69" w:rsidDel="005E18F7">
            <w:delText xml:space="preserve"> </w:delText>
          </w:r>
        </w:del>
      </w:ins>
      <w:ins w:id="3819" w:author="Orion" w:date="2011-06-02T18:49:00Z">
        <w:del w:id="3820" w:author="IO" w:date="2011-07-21T16:16:00Z">
          <w:r w:rsidR="00C95C87" w:rsidRPr="00686F69" w:rsidDel="005E18F7">
            <w:delText>S</w:delText>
          </w:r>
        </w:del>
      </w:ins>
      <w:ins w:id="3821" w:author="Orion" w:date="2011-05-28T19:55:00Z">
        <w:del w:id="3822" w:author="IO" w:date="2011-07-21T16:16:00Z">
          <w:r w:rsidR="002C72A1" w:rsidRPr="00686F69" w:rsidDel="005E18F7">
            <w:delText>i</w:delText>
          </w:r>
        </w:del>
      </w:ins>
      <w:ins w:id="3823" w:author="Orion" w:date="2011-06-02T18:49:00Z">
        <w:del w:id="3824" w:author="IO" w:date="2011-07-21T16:16:00Z">
          <w:r w:rsidR="00C95C87" w:rsidRPr="00686F69" w:rsidDel="005E18F7">
            <w:delText xml:space="preserve"> la posible colisión ya fue gestionad</w:delText>
          </w:r>
        </w:del>
      </w:ins>
      <w:ins w:id="3825" w:author="Orion" w:date="2011-06-02T18:50:00Z">
        <w:del w:id="3826" w:author="IO" w:date="2011-07-21T16:16:00Z">
          <w:r w:rsidR="00C95C87" w:rsidRPr="00686F69" w:rsidDel="005E18F7">
            <w:delText>a</w:delText>
          </w:r>
        </w:del>
      </w:ins>
      <w:ins w:id="3827" w:author="Orion" w:date="2011-06-02T18:53:00Z">
        <w:del w:id="3828" w:author="IO" w:date="2011-07-21T16:16:00Z">
          <w:r w:rsidR="00C95C87" w:rsidRPr="00686F69" w:rsidDel="005E18F7">
            <w:delText xml:space="preserve"> entonces el controlador seguir</w:delText>
          </w:r>
        </w:del>
      </w:ins>
      <w:ins w:id="3829" w:author="Orion" w:date="2011-06-02T18:54:00Z">
        <w:del w:id="3830" w:author="IO" w:date="2011-07-21T16:16:00Z">
          <w:r w:rsidR="00C95C87" w:rsidRPr="00686F69" w:rsidDel="005E18F7">
            <w:delText>á monitorizando los vuelos como estaba haciendo antes</w:delText>
          </w:r>
        </w:del>
      </w:ins>
      <w:ins w:id="3831" w:author="Orion" w:date="2011-06-02T18:50:00Z">
        <w:del w:id="3832" w:author="IO" w:date="2011-07-21T16:16:00Z">
          <w:r w:rsidR="00C95C87" w:rsidRPr="00686F69" w:rsidDel="005E18F7">
            <w:delText xml:space="preserve">. Mientras que, si </w:delText>
          </w:r>
        </w:del>
      </w:ins>
      <w:ins w:id="3833" w:author="Orion" w:date="2011-05-28T19:55:00Z">
        <w:del w:id="3834" w:author="IO" w:date="2011-07-21T16:16:00Z">
          <w:r w:rsidR="002C72A1" w:rsidRPr="00686F69" w:rsidDel="005E18F7">
            <w:delText>por el contrario</w:delText>
          </w:r>
        </w:del>
      </w:ins>
      <w:ins w:id="3835" w:author="Orion" w:date="2011-05-28T20:07:00Z">
        <w:del w:id="3836" w:author="IO" w:date="2011-07-21T16:16:00Z">
          <w:r w:rsidR="00684A17" w:rsidRPr="00686F69" w:rsidDel="005E18F7">
            <w:delText>,</w:delText>
          </w:r>
        </w:del>
      </w:ins>
      <w:ins w:id="3837" w:author="Orion" w:date="2011-05-28T19:55:00Z">
        <w:del w:id="3838" w:author="IO" w:date="2011-07-21T16:16:00Z">
          <w:r w:rsidR="002C72A1" w:rsidRPr="00686F69" w:rsidDel="005E18F7">
            <w:delText xml:space="preserve"> </w:delText>
          </w:r>
        </w:del>
      </w:ins>
      <w:ins w:id="3839" w:author="Orion" w:date="2011-06-02T18:55:00Z">
        <w:del w:id="3840" w:author="IO" w:date="2011-07-21T16:16:00Z">
          <w:r w:rsidR="00877091" w:rsidRPr="00686F69" w:rsidDel="005E18F7">
            <w:delText>es</w:delText>
          </w:r>
        </w:del>
      </w:ins>
      <w:ins w:id="3841" w:author="Orion" w:date="2011-06-02T18:54:00Z">
        <w:del w:id="3842" w:author="IO" w:date="2011-07-21T16:16:00Z">
          <w:r w:rsidR="00877091" w:rsidRPr="00686F69" w:rsidDel="005E18F7">
            <w:delText xml:space="preserve"> un nuevo conflicto que </w:delText>
          </w:r>
        </w:del>
      </w:ins>
      <w:ins w:id="3843" w:author="Orion" w:date="2011-05-28T19:55:00Z">
        <w:del w:id="3844" w:author="IO" w:date="2011-07-21T16:16:00Z">
          <w:r w:rsidR="002C72A1" w:rsidRPr="00686F69" w:rsidDel="005E18F7">
            <w:delText>tiene que empezar a gestionar</w:delText>
          </w:r>
        </w:del>
      </w:ins>
      <w:ins w:id="3845" w:author="Orion" w:date="2011-06-02T18:56:00Z">
        <w:del w:id="3846" w:author="IO" w:date="2011-07-21T16:16:00Z">
          <w:r w:rsidR="00877091" w:rsidRPr="00686F69" w:rsidDel="005E18F7">
            <w:delText>,</w:delText>
          </w:r>
        </w:del>
      </w:ins>
      <w:ins w:id="3847" w:author="Orion" w:date="2011-06-02T18:54:00Z">
        <w:del w:id="3848" w:author="IO" w:date="2011-07-21T16:16:00Z">
          <w:r w:rsidR="00877091" w:rsidRPr="00686F69" w:rsidDel="005E18F7">
            <w:delText xml:space="preserve"> en primer lugar creará</w:delText>
          </w:r>
        </w:del>
      </w:ins>
      <w:ins w:id="3849" w:author="Orion" w:date="2011-06-02T18:55:00Z">
        <w:del w:id="3850" w:author="IO" w:date="2011-07-21T16:16:00Z">
          <w:r w:rsidR="00877091" w:rsidRPr="00686F69" w:rsidDel="005E18F7">
            <w:delText xml:space="preserve"> </w:delText>
          </w:r>
        </w:del>
      </w:ins>
      <w:ins w:id="3851" w:author="Orion" w:date="2011-05-28T19:55:00Z">
        <w:del w:id="3852" w:author="IO" w:date="2011-07-21T16:16:00Z">
          <w:r w:rsidR="009A63AE" w:rsidRPr="00686F69" w:rsidDel="005E18F7">
            <w:delText xml:space="preserve">la lista de </w:delText>
          </w:r>
        </w:del>
      </w:ins>
      <w:ins w:id="3853" w:author="Orion" w:date="2011-06-20T18:52:00Z">
        <w:del w:id="3854" w:author="IO" w:date="2011-07-21T16:16:00Z">
          <w:r w:rsidR="00581DB9" w:rsidRPr="00686F69" w:rsidDel="005E18F7">
            <w:delText>órdenes</w:delText>
          </w:r>
        </w:del>
      </w:ins>
      <w:ins w:id="3855" w:author="Orion" w:date="2011-06-02T19:02:00Z">
        <w:del w:id="3856" w:author="IO" w:date="2011-07-21T16:16:00Z">
          <w:r w:rsidR="009A63AE" w:rsidRPr="00686F69" w:rsidDel="005E18F7">
            <w:delText xml:space="preserve"> </w:delText>
          </w:r>
        </w:del>
      </w:ins>
      <w:ins w:id="3857" w:author="Orion" w:date="2011-06-02T19:03:00Z">
        <w:del w:id="3858" w:author="IO" w:date="2011-07-21T16:16:00Z">
          <w:r w:rsidR="009A63AE" w:rsidRPr="00686F69" w:rsidDel="005E18F7">
            <w:delText xml:space="preserve">correspondientes para cada uno de los pilotos </w:delText>
          </w:r>
        </w:del>
      </w:ins>
      <w:ins w:id="3859" w:author="Orion" w:date="2011-06-02T19:02:00Z">
        <w:del w:id="3860" w:author="IO" w:date="2011-07-21T16:16:00Z">
          <w:r w:rsidR="009A63AE" w:rsidRPr="00686F69" w:rsidDel="005E18F7">
            <w:delText>(“CreateNewOrders</w:delText>
          </w:r>
        </w:del>
      </w:ins>
      <w:ins w:id="3861" w:author="Orion" w:date="2011-06-02T19:03:00Z">
        <w:del w:id="3862" w:author="IO" w:date="2011-07-21T16:16:00Z">
          <w:r w:rsidR="009A63AE" w:rsidRPr="00686F69" w:rsidDel="005E18F7">
            <w:delText xml:space="preserve">”) y seguidamente se iniciará una comunicación </w:delText>
          </w:r>
        </w:del>
      </w:ins>
      <w:ins w:id="3863" w:author="Orion" w:date="2011-06-21T14:09:00Z">
        <w:del w:id="3864" w:author="IO" w:date="2011-07-21T16:16:00Z">
          <w:r w:rsidR="0099738E" w:rsidRPr="00686F69" w:rsidDel="005E18F7">
            <w:delText xml:space="preserve">con </w:delText>
          </w:r>
        </w:del>
      </w:ins>
      <w:ins w:id="3865" w:author="Orion" w:date="2011-06-02T19:03:00Z">
        <w:del w:id="3866" w:author="IO" w:date="2011-07-21T16:16:00Z">
          <w:r w:rsidR="009A63AE" w:rsidRPr="00686F69" w:rsidDel="005E18F7">
            <w:delText>estos pilotos para pasarles las ordenes que tienen que llevar a cabo (</w:delText>
          </w:r>
        </w:del>
      </w:ins>
      <w:ins w:id="3867" w:author="Orion" w:date="2011-06-02T19:04:00Z">
        <w:del w:id="3868" w:author="IO" w:date="2011-07-21T16:16:00Z">
          <w:r w:rsidR="009A63AE" w:rsidRPr="00686F69" w:rsidDel="005E18F7">
            <w:delText>“Start Interaction Controller-Pilot”)</w:delText>
          </w:r>
          <w:r w:rsidR="00AF60AF" w:rsidRPr="00686F69" w:rsidDel="005E18F7">
            <w:delText>.</w:delText>
          </w:r>
        </w:del>
      </w:ins>
      <w:ins w:id="3869" w:author="Orion" w:date="2011-05-28T19:55:00Z">
        <w:del w:id="3870" w:author="IO" w:date="2011-07-21T16:16:00Z">
          <w:r w:rsidR="002C72A1" w:rsidRPr="00686F69" w:rsidDel="005E18F7">
            <w:delText xml:space="preserve"> </w:delText>
          </w:r>
        </w:del>
      </w:ins>
      <w:ins w:id="3871" w:author="Orion" w:date="2011-05-28T20:02:00Z">
        <w:del w:id="3872" w:author="IO" w:date="2011-07-21T16:16:00Z">
          <w:r w:rsidR="00CB678B" w:rsidRPr="00686F69" w:rsidDel="005E18F7">
            <w:delText xml:space="preserve">Dichas </w:delText>
          </w:r>
        </w:del>
      </w:ins>
      <w:ins w:id="3873" w:author="Orion" w:date="2011-05-28T20:07:00Z">
        <w:del w:id="3874" w:author="IO" w:date="2011-07-21T16:16:00Z">
          <w:r w:rsidR="00CB678B" w:rsidRPr="00686F69" w:rsidDel="005E18F7">
            <w:delText>ó</w:delText>
          </w:r>
        </w:del>
      </w:ins>
      <w:ins w:id="3875" w:author="Orion" w:date="2011-05-28T20:02:00Z">
        <w:del w:id="3876" w:author="IO" w:date="2011-07-21T16:16:00Z">
          <w:r w:rsidR="002C72A1" w:rsidRPr="00686F69" w:rsidDel="005E18F7">
            <w:delText>rdenes normalmente se corresponden con cambios de altitud, ir a una posición determinada y/o reducir velocidad. Seguidamente</w:delText>
          </w:r>
        </w:del>
      </w:ins>
      <w:ins w:id="3877" w:author="Orion" w:date="2011-05-28T20:04:00Z">
        <w:del w:id="3878" w:author="IO" w:date="2011-07-21T16:16:00Z">
          <w:r w:rsidR="00684A17" w:rsidRPr="00686F69" w:rsidDel="005E18F7">
            <w:delText xml:space="preserve"> el piloto</w:delText>
          </w:r>
        </w:del>
      </w:ins>
      <w:ins w:id="3879" w:author="Orion" w:date="2011-06-02T19:05:00Z">
        <w:del w:id="3880" w:author="IO" w:date="2011-07-21T16:16:00Z">
          <w:r w:rsidR="00AF60AF" w:rsidRPr="00686F69" w:rsidDel="005E18F7">
            <w:delText>,</w:delText>
          </w:r>
        </w:del>
      </w:ins>
      <w:ins w:id="3881" w:author="Orion" w:date="2011-05-28T20:04:00Z">
        <w:del w:id="3882" w:author="IO" w:date="2011-07-21T16:16:00Z">
          <w:r w:rsidR="00684A17" w:rsidRPr="00686F69" w:rsidDel="005E18F7">
            <w:delText xml:space="preserve"> </w:delText>
          </w:r>
        </w:del>
      </w:ins>
      <w:ins w:id="3883" w:author="Orion" w:date="2011-06-02T19:05:00Z">
        <w:del w:id="3884" w:author="IO" w:date="2011-07-21T16:16:00Z">
          <w:r w:rsidR="00AF60AF" w:rsidRPr="00686F69" w:rsidDel="005E18F7">
            <w:delText xml:space="preserve">tras </w:delText>
          </w:r>
        </w:del>
      </w:ins>
      <w:ins w:id="3885" w:author="Orion" w:date="2011-05-28T20:04:00Z">
        <w:del w:id="3886" w:author="IO" w:date="2011-07-21T16:16:00Z">
          <w:r w:rsidR="00684A17" w:rsidRPr="00686F69" w:rsidDel="005E18F7">
            <w:delText>recibir la orden</w:delText>
          </w:r>
        </w:del>
      </w:ins>
      <w:ins w:id="3887" w:author="Orion" w:date="2011-06-02T19:05:00Z">
        <w:del w:id="3888" w:author="IO" w:date="2011-07-21T16:16:00Z">
          <w:r w:rsidR="00AF60AF" w:rsidRPr="00686F69" w:rsidDel="005E18F7">
            <w:delText>,</w:delText>
          </w:r>
        </w:del>
      </w:ins>
      <w:ins w:id="3889" w:author="Orion" w:date="2011-05-28T20:11:00Z">
        <w:del w:id="3890" w:author="IO" w:date="2011-07-21T16:16:00Z">
          <w:r w:rsidR="00AF60AF" w:rsidRPr="00686F69" w:rsidDel="005E18F7">
            <w:delText xml:space="preserve"> </w:delText>
          </w:r>
        </w:del>
      </w:ins>
      <w:ins w:id="3891" w:author="Orion" w:date="2011-05-28T20:04:00Z">
        <w:del w:id="3892" w:author="IO" w:date="2011-07-21T16:16:00Z">
          <w:r w:rsidR="00684A17" w:rsidRPr="00686F69" w:rsidDel="005E18F7">
            <w:delText xml:space="preserve">y, con el objetivo de </w:delText>
          </w:r>
          <w:r w:rsidR="00CB678B" w:rsidRPr="00686F69" w:rsidDel="005E18F7">
            <w:delText>reapro</w:delText>
          </w:r>
        </w:del>
      </w:ins>
      <w:ins w:id="3893" w:author="Orion" w:date="2011-05-28T20:08:00Z">
        <w:del w:id="3894" w:author="IO" w:date="2011-07-21T16:16:00Z">
          <w:r w:rsidR="00CB678B" w:rsidRPr="00686F69" w:rsidDel="005E18F7">
            <w:delText>v</w:delText>
          </w:r>
        </w:del>
      </w:ins>
      <w:ins w:id="3895" w:author="Orion" w:date="2011-05-28T20:04:00Z">
        <w:del w:id="3896" w:author="IO" w:date="2011-07-21T16:16:00Z">
          <w:r w:rsidR="00684A17" w:rsidRPr="00686F69" w:rsidDel="005E18F7">
            <w:delText>echar</w:delText>
          </w:r>
        </w:del>
      </w:ins>
      <w:ins w:id="3897" w:author="Orion" w:date="2011-05-28T20:08:00Z">
        <w:del w:id="3898" w:author="IO" w:date="2011-07-21T16:16:00Z">
          <w:r w:rsidR="00CB678B" w:rsidRPr="00686F69" w:rsidDel="005E18F7">
            <w:delText xml:space="preserve"> parte</w:delText>
          </w:r>
        </w:del>
      </w:ins>
      <w:ins w:id="3899" w:author="Orion" w:date="2011-05-28T20:04:00Z">
        <w:del w:id="3900" w:author="IO" w:date="2011-07-21T16:16:00Z">
          <w:r w:rsidR="00684A17" w:rsidRPr="00686F69" w:rsidDel="005E18F7">
            <w:delText xml:space="preserve"> </w:delText>
          </w:r>
        </w:del>
      </w:ins>
      <w:ins w:id="3901" w:author="Orion" w:date="2011-05-28T20:08:00Z">
        <w:del w:id="3902" w:author="IO" w:date="2011-07-21T16:16:00Z">
          <w:r w:rsidR="00CB678B" w:rsidRPr="00686F69" w:rsidDel="005E18F7">
            <w:delText>del desarrollo existente a la hora de pilotar los aviones</w:delText>
          </w:r>
        </w:del>
      </w:ins>
      <w:ins w:id="3903" w:author="Orion" w:date="2011-05-28T20:04:00Z">
        <w:del w:id="3904" w:author="IO" w:date="2011-07-21T16:16:00Z">
          <w:r w:rsidR="00684A17" w:rsidRPr="00686F69" w:rsidDel="005E18F7">
            <w:delText>, crear</w:delText>
          </w:r>
        </w:del>
      </w:ins>
      <w:ins w:id="3905" w:author="Orion" w:date="2011-05-28T20:05:00Z">
        <w:del w:id="3906" w:author="IO" w:date="2011-07-21T16:16:00Z">
          <w:r w:rsidR="00684A17" w:rsidRPr="00686F69" w:rsidDel="005E18F7">
            <w:delText>á un nuevo tramo “ficticio” con los datos de la posición, velocidad y altura que el controlador le haya indicado.</w:delText>
          </w:r>
        </w:del>
      </w:ins>
      <w:ins w:id="3907" w:author="Orion" w:date="2011-05-28T20:09:00Z">
        <w:del w:id="3908" w:author="IO" w:date="2011-07-21T16:16:00Z">
          <w:r w:rsidR="00CB678B" w:rsidRPr="00686F69" w:rsidDel="005E18F7">
            <w:delText xml:space="preserve"> Posteriormente, y parecido a como se indicó en la</w:delText>
          </w:r>
        </w:del>
      </w:ins>
      <w:ins w:id="3909" w:author="Orion" w:date="2011-06-20T18:57:00Z">
        <w:del w:id="3910" w:author="IO" w:date="2011-07-21T16:16:00Z">
          <w:r w:rsidR="00261083" w:rsidRPr="00686F69" w:rsidDel="005E18F7">
            <w:delText xml:space="preserve"> </w:delText>
          </w:r>
          <w:r w:rsidR="0000476B" w:rsidRPr="00686F69" w:rsidDel="005E18F7">
            <w:fldChar w:fldCharType="begin"/>
          </w:r>
          <w:r w:rsidR="0000476B" w:rsidRPr="00686F69" w:rsidDel="005E18F7">
            <w:delInstrText xml:space="preserve"> REF _Ref295124321 \h </w:delInstrText>
          </w:r>
        </w:del>
      </w:ins>
      <w:del w:id="3911" w:author="IO" w:date="2011-07-21T16:16:00Z">
        <w:r w:rsidR="00686F69" w:rsidDel="005E18F7">
          <w:delInstrText xml:space="preserve"> \* MERGEFORMAT </w:delInstrText>
        </w:r>
        <w:r w:rsidR="0000476B" w:rsidRPr="00686F69" w:rsidDel="005E18F7">
          <w:fldChar w:fldCharType="end"/>
        </w:r>
      </w:del>
      <w:ins w:id="3912" w:author="Orion" w:date="2011-05-28T20:09:00Z">
        <w:del w:id="3913" w:author="IO" w:date="2011-07-21T16:16:00Z">
          <w:r w:rsidR="00CB678B" w:rsidRPr="00686F69" w:rsidDel="005E18F7">
            <w:delText xml:space="preserve">, los </w:delText>
          </w:r>
        </w:del>
      </w:ins>
      <w:ins w:id="3914" w:author="Orion" w:date="2011-05-28T20:12:00Z">
        <w:del w:id="3915" w:author="IO" w:date="2011-07-21T16:16:00Z">
          <w:r w:rsidR="00A04527" w:rsidRPr="00686F69" w:rsidDel="005E18F7">
            <w:delText>pilotos</w:delText>
          </w:r>
        </w:del>
      </w:ins>
      <w:ins w:id="3916" w:author="Orion" w:date="2011-05-28T20:09:00Z">
        <w:del w:id="3917" w:author="IO" w:date="2011-07-21T16:16:00Z">
          <w:r w:rsidR="00CB678B" w:rsidRPr="00686F69" w:rsidDel="005E18F7">
            <w:delText xml:space="preserve"> irán tomando diferentes decisiones</w:delText>
          </w:r>
        </w:del>
      </w:ins>
      <w:ins w:id="3918" w:author="Orion" w:date="2011-05-28T20:12:00Z">
        <w:del w:id="3919" w:author="IO" w:date="2011-07-21T16:16:00Z">
          <w:r w:rsidR="00A04527" w:rsidRPr="00686F69" w:rsidDel="005E18F7">
            <w:delText xml:space="preserve"> (“Make Decisions”)</w:delText>
          </w:r>
        </w:del>
      </w:ins>
      <w:ins w:id="3920" w:author="Orion" w:date="2011-05-28T20:09:00Z">
        <w:del w:id="3921" w:author="IO" w:date="2011-07-21T16:16:00Z">
          <w:r w:rsidR="00CB678B" w:rsidRPr="00686F69" w:rsidDel="005E18F7">
            <w:delText xml:space="preserve"> hasta que este</w:delText>
          </w:r>
          <w:r w:rsidR="00A04527" w:rsidRPr="00686F69" w:rsidDel="005E18F7">
            <w:delText xml:space="preserve"> </w:delText>
          </w:r>
        </w:del>
      </w:ins>
      <w:ins w:id="3922" w:author="Orion" w:date="2011-07-05T21:05:00Z">
        <w:del w:id="3923" w:author="IO" w:date="2011-07-21T16:16:00Z">
          <w:r w:rsidR="006C274D" w:rsidRPr="00686F69" w:rsidDel="005E18F7">
            <w:delText xml:space="preserve">riesgo de conflicto </w:delText>
          </w:r>
        </w:del>
      </w:ins>
      <w:ins w:id="3924" w:author="Orion" w:date="2011-05-28T20:09:00Z">
        <w:del w:id="3925" w:author="IO" w:date="2011-07-21T16:16:00Z">
          <w:r w:rsidR="00A04527" w:rsidRPr="00686F69" w:rsidDel="005E18F7">
            <w:delText xml:space="preserve">haya </w:delText>
          </w:r>
        </w:del>
      </w:ins>
      <w:ins w:id="3926" w:author="Orion" w:date="2011-07-05T21:06:00Z">
        <w:del w:id="3927" w:author="IO" w:date="2011-07-21T16:16:00Z">
          <w:r w:rsidR="006C274D" w:rsidRPr="00686F69" w:rsidDel="005E18F7">
            <w:delText>desaparecido</w:delText>
          </w:r>
        </w:del>
      </w:ins>
      <w:ins w:id="3928" w:author="Orion" w:date="2011-05-28T20:09:00Z">
        <w:del w:id="3929" w:author="IO" w:date="2011-07-21T16:16:00Z">
          <w:r w:rsidR="00A04527" w:rsidRPr="00686F69" w:rsidDel="005E18F7">
            <w:delText xml:space="preserve"> p</w:delText>
          </w:r>
        </w:del>
      </w:ins>
      <w:ins w:id="3930" w:author="Orion" w:date="2011-05-28T20:12:00Z">
        <w:del w:id="3931" w:author="IO" w:date="2011-07-21T16:16:00Z">
          <w:r w:rsidR="00A04527" w:rsidRPr="00686F69" w:rsidDel="005E18F7">
            <w:delText>or</w:delText>
          </w:r>
        </w:del>
      </w:ins>
      <w:ins w:id="3932" w:author="Orion" w:date="2011-05-28T20:09:00Z">
        <w:del w:id="3933" w:author="IO" w:date="2011-07-21T16:16:00Z">
          <w:r w:rsidR="00CB678B" w:rsidRPr="00686F69" w:rsidDel="005E18F7">
            <w:delText xml:space="preserve"> completo</w:delText>
          </w:r>
        </w:del>
      </w:ins>
      <w:ins w:id="3934" w:author="Orion" w:date="2011-07-05T21:05:00Z">
        <w:del w:id="3935" w:author="IO" w:date="2011-07-21T16:16:00Z">
          <w:r w:rsidR="006C274D" w:rsidRPr="00686F69" w:rsidDel="005E18F7">
            <w:delText>. Esta última tarea la realizará la aplicación</w:delText>
          </w:r>
        </w:del>
      </w:ins>
      <w:ins w:id="3936" w:author="Orion" w:date="2011-05-28T20:12:00Z">
        <w:del w:id="3937" w:author="IO" w:date="2011-07-21T16:16:00Z">
          <w:r w:rsidR="006C274D" w:rsidRPr="00686F69" w:rsidDel="005E18F7">
            <w:delText xml:space="preserve"> </w:delText>
          </w:r>
        </w:del>
      </w:ins>
      <w:ins w:id="3938" w:author="Orion" w:date="2011-05-28T20:13:00Z">
        <w:del w:id="3939" w:author="IO" w:date="2011-07-21T16:16:00Z">
          <w:r w:rsidR="00A04527" w:rsidRPr="00686F69" w:rsidDel="005E18F7">
            <w:delText>“</w:delText>
          </w:r>
        </w:del>
      </w:ins>
      <w:ins w:id="3940" w:author="Orion" w:date="2011-05-28T20:12:00Z">
        <w:del w:id="3941" w:author="IO" w:date="2011-07-21T16:16:00Z">
          <w:r w:rsidR="00A04527" w:rsidRPr="00686F69" w:rsidDel="005E18F7">
            <w:delText>Check</w:delText>
          </w:r>
        </w:del>
      </w:ins>
      <w:ins w:id="3942" w:author="Orion" w:date="2011-07-05T21:05:00Z">
        <w:del w:id="3943" w:author="IO" w:date="2011-07-21T16:16:00Z">
          <w:r w:rsidR="006C274D" w:rsidRPr="00686F69" w:rsidDel="005E18F7">
            <w:delText>DistanceBeetweenPlanesInConflict</w:delText>
          </w:r>
        </w:del>
      </w:ins>
      <w:ins w:id="3944" w:author="Orion" w:date="2011-05-28T20:13:00Z">
        <w:del w:id="3945" w:author="IO" w:date="2011-07-21T16:16:00Z">
          <w:r w:rsidR="00A04527" w:rsidRPr="00686F69" w:rsidDel="005E18F7">
            <w:delText>”)</w:delText>
          </w:r>
        </w:del>
      </w:ins>
      <w:ins w:id="3946" w:author="Orion" w:date="2011-05-28T20:09:00Z">
        <w:del w:id="3947" w:author="IO" w:date="2011-07-21T16:16:00Z">
          <w:r w:rsidR="00CB678B" w:rsidRPr="00686F69" w:rsidDel="005E18F7">
            <w:delText xml:space="preserve">. </w:delText>
          </w:r>
        </w:del>
      </w:ins>
      <w:ins w:id="3948" w:author="Orion" w:date="2011-05-29T00:11:00Z">
        <w:del w:id="3949" w:author="IO" w:date="2011-07-21T16:16:00Z">
          <w:r w:rsidR="007D4BE4" w:rsidRPr="00686F69" w:rsidDel="005E18F7">
            <w:delText xml:space="preserve">Cuando </w:delText>
          </w:r>
        </w:del>
      </w:ins>
      <w:ins w:id="3950" w:author="Orion" w:date="2011-07-05T21:06:00Z">
        <w:del w:id="3951" w:author="IO" w:date="2011-07-21T16:16:00Z">
          <w:r w:rsidR="006C274D" w:rsidRPr="00686F69" w:rsidDel="005E18F7">
            <w:delText>este riesgo haya desaparecido</w:delText>
          </w:r>
        </w:del>
      </w:ins>
      <w:ins w:id="3952" w:author="Orion" w:date="2011-05-29T00:12:00Z">
        <w:del w:id="3953" w:author="IO" w:date="2011-07-21T16:16:00Z">
          <w:r w:rsidR="007D4BE4" w:rsidRPr="00686F69" w:rsidDel="005E18F7">
            <w:delText>, el piloto</w:delText>
          </w:r>
        </w:del>
      </w:ins>
      <w:ins w:id="3954" w:author="Orion" w:date="2011-07-05T21:07:00Z">
        <w:del w:id="3955" w:author="IO" w:date="2011-07-21T16:16:00Z">
          <w:r w:rsidR="00EA5D02" w:rsidRPr="00686F69" w:rsidDel="005E18F7">
            <w:delText xml:space="preserve"> suplantará el tramo con la orden que el controlador le envió con </w:delText>
          </w:r>
        </w:del>
      </w:ins>
      <w:ins w:id="3956" w:author="Orion" w:date="2011-05-29T00:13:00Z">
        <w:del w:id="3957" w:author="IO" w:date="2011-07-21T16:16:00Z">
          <w:r w:rsidR="00BF6B9D" w:rsidRPr="00686F69" w:rsidDel="005E18F7">
            <w:delText xml:space="preserve">el tramo que </w:delText>
          </w:r>
        </w:del>
      </w:ins>
      <w:ins w:id="3958" w:author="Orion" w:date="2011-05-29T00:19:00Z">
        <w:del w:id="3959" w:author="IO" w:date="2011-07-21T16:16:00Z">
          <w:r w:rsidR="00BF6B9D" w:rsidRPr="00686F69" w:rsidDel="005E18F7">
            <w:delText>se estaba</w:delText>
          </w:r>
        </w:del>
      </w:ins>
      <w:ins w:id="3960" w:author="Orion" w:date="2011-05-29T00:13:00Z">
        <w:del w:id="3961" w:author="IO" w:date="2011-07-21T16:16:00Z">
          <w:r w:rsidR="007D4BE4" w:rsidRPr="00686F69" w:rsidDel="005E18F7">
            <w:delText xml:space="preserve"> realizando antes de detectarse el conflicto.</w:delText>
          </w:r>
        </w:del>
      </w:ins>
      <w:ins w:id="3962" w:author="Orion" w:date="2011-05-29T00:14:00Z">
        <w:del w:id="3963" w:author="IO" w:date="2011-07-21T16:16:00Z">
          <w:r w:rsidR="007D4BE4" w:rsidRPr="00686F69" w:rsidDel="005E18F7">
            <w:delText xml:space="preserve"> Una vez se ha</w:delText>
          </w:r>
        </w:del>
      </w:ins>
      <w:ins w:id="3964" w:author="Orion" w:date="2011-05-29T00:16:00Z">
        <w:del w:id="3965" w:author="IO" w:date="2011-07-21T16:16:00Z">
          <w:r w:rsidR="007D4BE4" w:rsidRPr="00686F69" w:rsidDel="005E18F7">
            <w:delText>ya</w:delText>
          </w:r>
        </w:del>
      </w:ins>
      <w:ins w:id="3966" w:author="Orion" w:date="2011-05-29T00:14:00Z">
        <w:del w:id="3967" w:author="IO" w:date="2011-07-21T16:16:00Z">
          <w:r w:rsidR="007D4BE4" w:rsidRPr="00686F69" w:rsidDel="005E18F7">
            <w:delText xml:space="preserve"> </w:delText>
          </w:r>
        </w:del>
      </w:ins>
      <w:ins w:id="3968" w:author="Orion" w:date="2011-05-29T00:15:00Z">
        <w:del w:id="3969" w:author="IO" w:date="2011-07-21T16:16:00Z">
          <w:r w:rsidR="007D4BE4" w:rsidRPr="00686F69" w:rsidDel="005E18F7">
            <w:delText>restablecido</w:delText>
          </w:r>
        </w:del>
      </w:ins>
      <w:ins w:id="3970" w:author="Orion" w:date="2011-05-29T00:14:00Z">
        <w:del w:id="3971" w:author="IO" w:date="2011-07-21T16:16:00Z">
          <w:r w:rsidR="007D4BE4" w:rsidRPr="00686F69" w:rsidDel="005E18F7">
            <w:delText xml:space="preserve"> </w:delText>
          </w:r>
        </w:del>
      </w:ins>
      <w:ins w:id="3972" w:author="Orion" w:date="2011-05-29T00:19:00Z">
        <w:del w:id="3973" w:author="IO" w:date="2011-07-21T16:16:00Z">
          <w:r w:rsidR="00BF6B9D" w:rsidRPr="00686F69" w:rsidDel="005E18F7">
            <w:delText>este</w:delText>
          </w:r>
        </w:del>
      </w:ins>
      <w:ins w:id="3974" w:author="Orion" w:date="2011-05-29T00:14:00Z">
        <w:del w:id="3975" w:author="IO" w:date="2011-07-21T16:16:00Z">
          <w:r w:rsidR="007D4BE4" w:rsidRPr="00686F69" w:rsidDel="005E18F7">
            <w:delText xml:space="preserve"> tramo</w:delText>
          </w:r>
        </w:del>
      </w:ins>
      <w:ins w:id="3976" w:author="Orion" w:date="2011-05-29T00:19:00Z">
        <w:del w:id="3977" w:author="IO" w:date="2011-07-21T16:16:00Z">
          <w:r w:rsidR="00BF6B9D" w:rsidRPr="00686F69" w:rsidDel="005E18F7">
            <w:delText xml:space="preserve"> </w:delText>
          </w:r>
        </w:del>
      </w:ins>
      <w:ins w:id="3978" w:author="Orion" w:date="2011-05-29T00:15:00Z">
        <w:del w:id="3979" w:author="IO" w:date="2011-07-21T16:16:00Z">
          <w:r w:rsidR="007D4BE4" w:rsidRPr="00686F69" w:rsidDel="005E18F7">
            <w:delText>como el actual</w:delText>
          </w:r>
        </w:del>
      </w:ins>
      <w:ins w:id="3980" w:author="Orion" w:date="2011-06-02T19:07:00Z">
        <w:del w:id="3981" w:author="IO" w:date="2011-07-21T16:16:00Z">
          <w:r w:rsidR="00AF60AF" w:rsidRPr="00686F69" w:rsidDel="005E18F7">
            <w:delText>,</w:delText>
          </w:r>
        </w:del>
      </w:ins>
      <w:ins w:id="3982" w:author="Orion" w:date="2011-05-29T00:15:00Z">
        <w:del w:id="3983" w:author="IO" w:date="2011-07-21T16:16:00Z">
          <w:r w:rsidR="007D4BE4" w:rsidRPr="00686F69" w:rsidDel="005E18F7">
            <w:delText xml:space="preserve"> </w:delText>
          </w:r>
        </w:del>
      </w:ins>
      <w:ins w:id="3984" w:author="Orion" w:date="2011-05-29T00:19:00Z">
        <w:del w:id="3985" w:author="IO" w:date="2011-07-21T16:16:00Z">
          <w:r w:rsidR="00BF6B9D" w:rsidRPr="00686F69" w:rsidDel="005E18F7">
            <w:delText>el piloto comunicará al controlador que la orden que este le mand</w:delText>
          </w:r>
        </w:del>
      </w:ins>
      <w:ins w:id="3986" w:author="Orion" w:date="2011-05-29T00:20:00Z">
        <w:del w:id="3987" w:author="IO" w:date="2011-07-21T16:16:00Z">
          <w:r w:rsidR="00BF6B9D" w:rsidRPr="00686F69" w:rsidDel="005E18F7">
            <w:delText>ó se ha llevado a cabo con éxito. Por último</w:delText>
          </w:r>
        </w:del>
      </w:ins>
      <w:ins w:id="3988" w:author="Orion" w:date="2011-05-29T00:23:00Z">
        <w:del w:id="3989" w:author="IO" w:date="2011-07-21T16:16:00Z">
          <w:r w:rsidR="00562B75" w:rsidRPr="00686F69" w:rsidDel="005E18F7">
            <w:delText>,</w:delText>
          </w:r>
        </w:del>
      </w:ins>
      <w:ins w:id="3990" w:author="Orion" w:date="2011-05-29T00:20:00Z">
        <w:del w:id="3991" w:author="IO" w:date="2011-07-21T16:16:00Z">
          <w:r w:rsidR="00BF6B9D" w:rsidRPr="00686F69" w:rsidDel="005E18F7">
            <w:delText xml:space="preserve"> el controla</w:delText>
          </w:r>
          <w:r w:rsidR="00562B75" w:rsidRPr="00686F69" w:rsidDel="005E18F7">
            <w:delText xml:space="preserve">dor marcará </w:delText>
          </w:r>
        </w:del>
      </w:ins>
      <w:ins w:id="3992" w:author="Orion" w:date="2011-05-29T00:25:00Z">
        <w:del w:id="3993" w:author="IO" w:date="2011-07-21T16:16:00Z">
          <w:r w:rsidR="00DF497A" w:rsidRPr="00686F69" w:rsidDel="005E18F7">
            <w:delText>que</w:delText>
          </w:r>
        </w:del>
      </w:ins>
      <w:ins w:id="3994" w:author="Orion" w:date="2011-07-05T21:08:00Z">
        <w:del w:id="3995" w:author="IO" w:date="2011-07-21T16:16:00Z">
          <w:r w:rsidR="00EA5D02" w:rsidRPr="00686F69" w:rsidDel="005E18F7">
            <w:delText xml:space="preserve"> el</w:delText>
          </w:r>
        </w:del>
      </w:ins>
      <w:ins w:id="3996" w:author="Orion" w:date="2011-05-29T00:21:00Z">
        <w:del w:id="3997" w:author="IO" w:date="2011-07-21T16:16:00Z">
          <w:r w:rsidR="00562B75" w:rsidRPr="00686F69" w:rsidDel="005E18F7">
            <w:delText xml:space="preserve"> </w:delText>
          </w:r>
        </w:del>
      </w:ins>
      <w:ins w:id="3998" w:author="Orion" w:date="2011-05-29T00:22:00Z">
        <w:del w:id="3999" w:author="IO" w:date="2011-07-21T16:16:00Z">
          <w:r w:rsidR="00562B75" w:rsidRPr="00686F69" w:rsidDel="005E18F7">
            <w:delText>acatamiento</w:delText>
          </w:r>
        </w:del>
      </w:ins>
      <w:ins w:id="4000" w:author="Orion" w:date="2011-05-29T00:21:00Z">
        <w:del w:id="4001" w:author="IO" w:date="2011-07-21T16:16:00Z">
          <w:r w:rsidR="00562B75" w:rsidRPr="00686F69" w:rsidDel="005E18F7">
            <w:delText xml:space="preserve"> de las </w:delText>
          </w:r>
        </w:del>
      </w:ins>
      <w:ins w:id="4002" w:author="Orion" w:date="2011-05-29T00:22:00Z">
        <w:del w:id="4003" w:author="IO" w:date="2011-07-21T16:16:00Z">
          <w:r w:rsidR="00562B75" w:rsidRPr="00686F69" w:rsidDel="005E18F7">
            <w:delText xml:space="preserve">órdenes </w:delText>
          </w:r>
        </w:del>
      </w:ins>
      <w:ins w:id="4004" w:author="Orion" w:date="2011-05-29T00:25:00Z">
        <w:del w:id="4005" w:author="IO" w:date="2011-07-21T16:16:00Z">
          <w:r w:rsidR="00DF497A" w:rsidRPr="00686F69" w:rsidDel="005E18F7">
            <w:delText>se ha llevado a cabo</w:delText>
          </w:r>
        </w:del>
      </w:ins>
      <w:ins w:id="4006" w:author="Orion" w:date="2011-05-29T00:22:00Z">
        <w:del w:id="4007" w:author="IO" w:date="2011-07-21T16:16:00Z">
          <w:r w:rsidR="00562B75" w:rsidRPr="00686F69" w:rsidDel="005E18F7">
            <w:delText xml:space="preserve"> y </w:delText>
          </w:r>
        </w:del>
      </w:ins>
      <w:ins w:id="4008" w:author="Orion" w:date="2011-05-29T00:25:00Z">
        <w:del w:id="4009" w:author="IO" w:date="2011-07-21T16:16:00Z">
          <w:r w:rsidR="00DF497A" w:rsidRPr="00686F69" w:rsidDel="005E18F7">
            <w:delText xml:space="preserve">que </w:delText>
          </w:r>
        </w:del>
      </w:ins>
      <w:ins w:id="4010" w:author="Orion" w:date="2011-05-29T00:22:00Z">
        <w:del w:id="4011" w:author="IO" w:date="2011-07-21T16:16:00Z">
          <w:r w:rsidR="00562B75" w:rsidRPr="00686F69" w:rsidDel="005E18F7">
            <w:delText>la gesti</w:delText>
          </w:r>
        </w:del>
      </w:ins>
      <w:ins w:id="4012" w:author="Orion" w:date="2011-05-29T00:23:00Z">
        <w:del w:id="4013" w:author="IO" w:date="2011-07-21T16:16:00Z">
          <w:r w:rsidR="00562B75" w:rsidRPr="00686F69" w:rsidDel="005E18F7">
            <w:delText>ón</w:delText>
          </w:r>
        </w:del>
      </w:ins>
      <w:ins w:id="4014" w:author="Orion" w:date="2011-05-29T00:21:00Z">
        <w:del w:id="4015" w:author="IO" w:date="2011-07-21T16:16:00Z">
          <w:r w:rsidR="00562B75" w:rsidRPr="00686F69" w:rsidDel="005E18F7">
            <w:delText xml:space="preserve"> para evitar que este conflicto</w:delText>
          </w:r>
        </w:del>
      </w:ins>
      <w:ins w:id="4016" w:author="Orion" w:date="2011-05-29T00:23:00Z">
        <w:del w:id="4017" w:author="IO" w:date="2011-07-21T16:16:00Z">
          <w:r w:rsidR="00562B75" w:rsidRPr="00686F69" w:rsidDel="005E18F7">
            <w:delText xml:space="preserve"> ha concluido</w:delText>
          </w:r>
        </w:del>
      </w:ins>
      <w:ins w:id="4018" w:author="Orion" w:date="2011-05-29T00:25:00Z">
        <w:del w:id="4019" w:author="IO" w:date="2011-07-21T16:16:00Z">
          <w:r w:rsidR="00DF497A" w:rsidRPr="00686F69" w:rsidDel="005E18F7">
            <w:delText xml:space="preserve"> </w:delText>
          </w:r>
        </w:del>
      </w:ins>
      <w:ins w:id="4020" w:author="Orion" w:date="2011-06-02T19:07:00Z">
        <w:del w:id="4021" w:author="IO" w:date="2011-07-21T16:16:00Z">
          <w:r w:rsidR="00AF60AF" w:rsidRPr="00686F69" w:rsidDel="005E18F7">
            <w:delText xml:space="preserve">(“End Interaction </w:delText>
          </w:r>
          <w:r w:rsidR="00AF60AF" w:rsidRPr="00686F69" w:rsidDel="005E18F7">
            <w:lastRenderedPageBreak/>
            <w:delText>Controller-Pilot”).</w:delText>
          </w:r>
        </w:del>
      </w:ins>
    </w:p>
    <w:p w14:paraId="6680217F" w14:textId="266228B0" w:rsidR="007A77E9" w:rsidRPr="005E18F7" w:rsidDel="005E18F7" w:rsidRDefault="007A77E9">
      <w:pPr>
        <w:spacing w:before="240" w:after="120"/>
        <w:ind w:firstLine="284"/>
        <w:jc w:val="both"/>
        <w:rPr>
          <w:ins w:id="4022" w:author="Orion" w:date="2011-05-27T18:48:00Z"/>
          <w:del w:id="4023" w:author="IO" w:date="2011-07-21T16:16:00Z"/>
        </w:rPr>
        <w:pPrChange w:id="4024" w:author="IO" w:date="2011-07-21T16:16:00Z">
          <w:pPr/>
        </w:pPrChange>
      </w:pPr>
    </w:p>
    <w:p w14:paraId="5C91F2D5" w14:textId="2ADEDEA8" w:rsidR="00B612F3" w:rsidRDefault="00AD7847">
      <w:pPr>
        <w:pStyle w:val="Caption"/>
        <w:rPr>
          <w:ins w:id="4025" w:author="Orion" w:date="2011-05-27T18:59:00Z"/>
          <w:rFonts w:cs="Times New Roman"/>
        </w:rPr>
        <w:pPrChange w:id="4026" w:author="Orion" w:date="2011-05-29T23:50:00Z">
          <w:pPr/>
        </w:pPrChange>
      </w:pPr>
      <w:bookmarkStart w:id="4027" w:name="_Ref294392293"/>
      <w:bookmarkStart w:id="4028" w:name="_Toc295124207"/>
      <w:bookmarkStart w:id="4029" w:name="_Toc299483444"/>
      <w:ins w:id="4030" w:author="Orion" w:date="2011-07-05T20:56:00Z">
        <w:r w:rsidRPr="0083518D">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4031" w:author="Orion" w:date="2011-05-29T00:28:00Z">
        <w:r w:rsidR="00A874D0">
          <w:t xml:space="preserve">Figura </w:t>
        </w:r>
        <w:r w:rsidR="00A874D0">
          <w:fldChar w:fldCharType="begin"/>
        </w:r>
        <w:r w:rsidR="00A874D0">
          <w:instrText xml:space="preserve"> SEQ Figura \* ARABIC </w:instrText>
        </w:r>
      </w:ins>
      <w:r w:rsidR="00A874D0">
        <w:fldChar w:fldCharType="separate"/>
      </w:r>
      <w:ins w:id="4032" w:author="Orion" w:date="2011-07-26T22:41:00Z">
        <w:r w:rsidR="000A487B">
          <w:rPr>
            <w:noProof/>
          </w:rPr>
          <w:t>18</w:t>
        </w:r>
      </w:ins>
      <w:ins w:id="4033" w:author="IO" w:date="2011-07-22T13:16:00Z">
        <w:del w:id="4034" w:author="Orion" w:date="2011-07-24T21:36:00Z">
          <w:r w:rsidR="00416FF6" w:rsidDel="00587D28">
            <w:rPr>
              <w:noProof/>
            </w:rPr>
            <w:delText>17</w:delText>
          </w:r>
        </w:del>
      </w:ins>
      <w:del w:id="4035" w:author="Orion" w:date="2011-07-24T21:36:00Z">
        <w:r w:rsidR="003037BE" w:rsidDel="00587D28">
          <w:rPr>
            <w:noProof/>
          </w:rPr>
          <w:delText>14</w:delText>
        </w:r>
      </w:del>
      <w:ins w:id="4036" w:author="Orion" w:date="2011-05-29T00:28:00Z">
        <w:r w:rsidR="00A874D0">
          <w:fldChar w:fldCharType="end"/>
        </w:r>
        <w:bookmarkEnd w:id="4027"/>
        <w:r w:rsidR="00A874D0">
          <w:t>: Diagrama de Actividad Evitar Conflicto</w:t>
        </w:r>
      </w:ins>
      <w:bookmarkEnd w:id="4028"/>
      <w:bookmarkEnd w:id="4029"/>
    </w:p>
    <w:p w14:paraId="40B8BD29" w14:textId="77777777" w:rsidR="00BF7E23" w:rsidRDefault="005E18F7">
      <w:pPr>
        <w:spacing w:before="240" w:after="120"/>
        <w:ind w:firstLine="284"/>
        <w:jc w:val="both"/>
        <w:rPr>
          <w:ins w:id="4037" w:author="IO" w:date="2011-07-21T16:38:00Z"/>
        </w:rPr>
        <w:pPrChange w:id="4038" w:author="IO" w:date="2011-07-21T14:52:00Z">
          <w:pPr/>
        </w:pPrChange>
      </w:pPr>
      <w:ins w:id="4039" w:author="IO" w:date="2011-07-21T16:17:00Z">
        <w:r>
          <w:t xml:space="preserve">Estas actividades comienzan </w:t>
        </w:r>
      </w:ins>
      <w:ins w:id="4040" w:author="IO" w:date="2011-07-21T16:18:00Z">
        <w:r w:rsidR="000753FB">
          <w:t>con los controladores iniciando la monitorización de los vuelos.</w:t>
        </w:r>
      </w:ins>
      <w:ins w:id="4041" w:author="IO" w:date="2011-07-21T16:22:00Z">
        <w:r w:rsidR="000753FB">
          <w:t xml:space="preserve"> Se trata de la actividad </w:t>
        </w:r>
        <w:r w:rsidR="000753FB" w:rsidRPr="00686F69">
          <w:t>“</w:t>
        </w:r>
        <w:commentRangeStart w:id="4042"/>
        <w:proofErr w:type="spellStart"/>
        <w:r w:rsidR="000753FB" w:rsidRPr="00686F69">
          <w:t>StartMonitorizeFlights</w:t>
        </w:r>
        <w:commentRangeEnd w:id="4042"/>
        <w:proofErr w:type="spellEnd"/>
        <w:r w:rsidR="000753FB">
          <w:rPr>
            <w:rStyle w:val="CommentReference"/>
          </w:rPr>
          <w:commentReference w:id="4042"/>
        </w:r>
        <w:r w:rsidR="000753FB" w:rsidRPr="00686F69">
          <w:t>”</w:t>
        </w:r>
        <w:r w:rsidR="000753FB">
          <w:t>.</w:t>
        </w:r>
      </w:ins>
      <w:ins w:id="4043" w:author="IO" w:date="2011-07-21T16:18:00Z">
        <w:r w:rsidR="000753FB">
          <w:t xml:space="preserve"> </w:t>
        </w:r>
      </w:ins>
      <w:ins w:id="4044" w:author="IO" w:date="2011-07-21T16:19:00Z">
        <w:r w:rsidR="000753FB">
          <w:t xml:space="preserve">Para esta </w:t>
        </w:r>
      </w:ins>
      <w:ins w:id="4045" w:author="IO" w:date="2011-07-21T16:22:00Z">
        <w:r w:rsidR="000753FB">
          <w:t>labor, los controladores</w:t>
        </w:r>
      </w:ins>
      <w:ins w:id="4046" w:author="IO" w:date="2011-07-21T16:19:00Z">
        <w:r w:rsidR="000753FB">
          <w:t xml:space="preserve"> cuentan con sistemas de ap</w:t>
        </w:r>
      </w:ins>
      <w:ins w:id="4047" w:author="IO" w:date="2011-07-21T16:20:00Z">
        <w:r w:rsidR="000753FB">
          <w:t>o</w:t>
        </w:r>
      </w:ins>
      <w:ins w:id="4048" w:author="IO" w:date="2011-07-21T16:19:00Z">
        <w:r w:rsidR="000753FB">
          <w:t xml:space="preserve">yo </w:t>
        </w:r>
      </w:ins>
      <w:ins w:id="4049" w:author="IO" w:date="2011-07-21T16:20:00Z">
        <w:r w:rsidR="000753FB">
          <w:t xml:space="preserve">que comprueban las distancias </w:t>
        </w:r>
      </w:ins>
      <w:ins w:id="4050" w:author="IO" w:date="2011-07-21T16:23:00Z">
        <w:r w:rsidR="000753FB">
          <w:t>entre</w:t>
        </w:r>
      </w:ins>
      <w:ins w:id="4051" w:author="IO" w:date="2011-07-21T16:20:00Z">
        <w:r w:rsidR="000753FB">
          <w:t xml:space="preserve"> los vuelos en su </w:t>
        </w:r>
      </w:ins>
      <w:ins w:id="4052" w:author="IO" w:date="2011-07-21T16:21:00Z">
        <w:r w:rsidR="000753FB">
          <w:t xml:space="preserve">área de control. </w:t>
        </w:r>
      </w:ins>
      <w:ins w:id="4053" w:author="IO" w:date="2011-07-21T16:23:00Z">
        <w:r w:rsidR="000753FB">
          <w:t>E</w:t>
        </w:r>
      </w:ins>
      <w:ins w:id="4054" w:author="IO" w:date="2011-07-21T16:21:00Z">
        <w:r w:rsidR="000753FB">
          <w:t>stos sistemas con aplicaciones del entorno</w:t>
        </w:r>
      </w:ins>
      <w:ins w:id="4055" w:author="IO" w:date="2011-07-21T16:16:00Z">
        <w:r w:rsidR="000753FB">
          <w:t>. Cuando la aplicación detect</w:t>
        </w:r>
      </w:ins>
      <w:ins w:id="4056" w:author="IO" w:date="2011-07-21T16:23:00Z">
        <w:r w:rsidR="000753FB">
          <w:t>a</w:t>
        </w:r>
      </w:ins>
      <w:ins w:id="4057" w:author="IO" w:date="2011-07-21T16:16:00Z">
        <w:r w:rsidRPr="00686F69">
          <w:t xml:space="preserve"> un</w:t>
        </w:r>
      </w:ins>
      <w:ins w:id="4058" w:author="IO" w:date="2011-07-21T16:23:00Z">
        <w:r w:rsidR="000753FB">
          <w:t xml:space="preserve"> conflicto</w:t>
        </w:r>
      </w:ins>
      <w:ins w:id="4059" w:author="IO" w:date="2011-07-21T16:16:00Z">
        <w:r w:rsidRPr="00686F69">
          <w:t xml:space="preserve"> informa al controlador</w:t>
        </w:r>
      </w:ins>
      <w:ins w:id="4060" w:author="IO" w:date="2011-07-21T16:23:00Z">
        <w:r w:rsidR="000753FB">
          <w:t xml:space="preserve"> con un evento</w:t>
        </w:r>
      </w:ins>
      <w:ins w:id="4061" w:author="IO" w:date="2011-07-21T16:16:00Z">
        <w:r w:rsidRPr="00686F69">
          <w:t xml:space="preserve">. Dichos conflictos </w:t>
        </w:r>
      </w:ins>
      <w:ins w:id="4062" w:author="IO" w:date="2011-07-21T16:34:00Z">
        <w:r w:rsidR="00BF7E23">
          <w:t>se producen</w:t>
        </w:r>
      </w:ins>
      <w:ins w:id="4063" w:author="IO" w:date="2011-07-21T16:16:00Z">
        <w:r w:rsidRPr="00686F69">
          <w:t xml:space="preserve"> cuando no se </w:t>
        </w:r>
      </w:ins>
      <w:ins w:id="4064" w:author="IO" w:date="2011-07-21T16:26:00Z">
        <w:r w:rsidR="000753FB">
          <w:t>r</w:t>
        </w:r>
        <w:r w:rsidR="00BF7E23">
          <w:t>espet</w:t>
        </w:r>
      </w:ins>
      <w:ins w:id="4065" w:author="IO" w:date="2011-07-21T16:34:00Z">
        <w:r w:rsidR="00BF7E23">
          <w:t>a</w:t>
        </w:r>
      </w:ins>
      <w:ins w:id="4066" w:author="IO" w:date="2011-07-21T16:16:00Z">
        <w:r w:rsidRPr="00686F69">
          <w:t xml:space="preserve"> la separación mínima </w:t>
        </w:r>
      </w:ins>
      <w:ins w:id="4067" w:author="IO" w:date="2011-07-21T16:26:00Z">
        <w:r w:rsidR="000753FB">
          <w:t xml:space="preserve">de seguridad </w:t>
        </w:r>
      </w:ins>
      <w:ins w:id="4068" w:author="IO" w:date="2011-07-21T16:16:00Z">
        <w:r w:rsidRPr="00686F69">
          <w:t xml:space="preserve">entre aviones. </w:t>
        </w:r>
      </w:ins>
      <w:ins w:id="4069" w:author="IO" w:date="2011-07-21T16:27:00Z">
        <w:r w:rsidR="000753FB">
          <w:t>Tras ser avisado de</w:t>
        </w:r>
      </w:ins>
      <w:ins w:id="4070" w:author="IO" w:date="2011-07-21T16:35:00Z">
        <w:r w:rsidR="00BF7E23">
          <w:t xml:space="preserve"> un</w:t>
        </w:r>
      </w:ins>
      <w:ins w:id="4071" w:author="IO" w:date="2011-07-21T16:27:00Z">
        <w:r w:rsidR="000753FB">
          <w:t xml:space="preserve"> conflicto, </w:t>
        </w:r>
      </w:ins>
      <w:ins w:id="4072" w:author="IO" w:date="2011-07-21T16:16:00Z">
        <w:r w:rsidRPr="00686F69">
          <w:t>el controlador compr</w:t>
        </w:r>
      </w:ins>
      <w:ins w:id="4073" w:author="IO" w:date="2011-07-21T16:35:00Z">
        <w:r w:rsidR="00BF7E23">
          <w:t>ueba</w:t>
        </w:r>
      </w:ins>
      <w:ins w:id="4074" w:author="IO" w:date="2011-07-21T16:16:00Z">
        <w:r w:rsidRPr="00686F69">
          <w:t xml:space="preserve"> que </w:t>
        </w:r>
      </w:ins>
      <w:ins w:id="4075" w:author="IO" w:date="2011-07-21T16:35:00Z">
        <w:r w:rsidR="00BF7E23">
          <w:t xml:space="preserve">si </w:t>
        </w:r>
      </w:ins>
      <w:ins w:id="4076" w:author="IO" w:date="2011-07-21T16:16:00Z">
        <w:r w:rsidRPr="00686F69">
          <w:t>está</w:t>
        </w:r>
      </w:ins>
      <w:ins w:id="4077" w:author="IO" w:date="2011-07-21T16:27:00Z">
        <w:r w:rsidR="000753FB">
          <w:t xml:space="preserve"> o no</w:t>
        </w:r>
      </w:ins>
      <w:ins w:id="4078" w:author="IO" w:date="2011-07-21T16:16:00Z">
        <w:r w:rsidRPr="00686F69">
          <w:t xml:space="preserve"> siendo gestionado actualmente (“</w:t>
        </w:r>
        <w:proofErr w:type="spellStart"/>
        <w:r w:rsidRPr="00686F69">
          <w:t>IsANewConflictDetected</w:t>
        </w:r>
        <w:proofErr w:type="spellEnd"/>
        <w:r w:rsidRPr="00686F69">
          <w:t xml:space="preserve">”). Si </w:t>
        </w:r>
      </w:ins>
      <w:ins w:id="4079" w:author="IO" w:date="2011-07-21T16:35:00Z">
        <w:r w:rsidR="00BF7E23">
          <w:t>el conflicto</w:t>
        </w:r>
      </w:ins>
      <w:ins w:id="4080" w:author="IO" w:date="2011-07-21T16:16:00Z">
        <w:r w:rsidRPr="00686F69">
          <w:t xml:space="preserve"> ya fue gestionad</w:t>
        </w:r>
      </w:ins>
      <w:ins w:id="4081" w:author="IO" w:date="2011-07-21T16:35:00Z">
        <w:r w:rsidR="00BF7E23">
          <w:t>o</w:t>
        </w:r>
      </w:ins>
      <w:ins w:id="4082" w:author="IO" w:date="2011-07-21T16:27:00Z">
        <w:r w:rsidR="000753FB">
          <w:t>,</w:t>
        </w:r>
      </w:ins>
      <w:ins w:id="4083" w:author="IO" w:date="2011-07-21T16:16:00Z">
        <w:r w:rsidRPr="00686F69">
          <w:t xml:space="preserve"> entonces el controlador </w:t>
        </w:r>
      </w:ins>
      <w:ins w:id="4084" w:author="IO" w:date="2011-07-21T16:27:00Z">
        <w:r w:rsidR="000753FB">
          <w:t xml:space="preserve">cursó a los pilotos las órdenes </w:t>
        </w:r>
      </w:ins>
      <w:ins w:id="4085" w:author="IO" w:date="2011-07-21T16:28:00Z">
        <w:r w:rsidR="000753FB">
          <w:t xml:space="preserve">para resolverlo y </w:t>
        </w:r>
      </w:ins>
      <w:ins w:id="4086" w:author="IO" w:date="2011-07-21T16:16:00Z">
        <w:r w:rsidRPr="00686F69">
          <w:t xml:space="preserve">seguirá monitorizando los vuelos </w:t>
        </w:r>
      </w:ins>
      <w:ins w:id="4087" w:author="IO" w:date="2011-07-21T16:28:00Z">
        <w:r w:rsidR="00BF7E23">
          <w:t>para comprobar la situación</w:t>
        </w:r>
      </w:ins>
      <w:ins w:id="4088" w:author="IO" w:date="2011-07-21T16:16:00Z">
        <w:r w:rsidRPr="00686F69">
          <w:t xml:space="preserve">. </w:t>
        </w:r>
      </w:ins>
      <w:ins w:id="4089" w:author="IO" w:date="2011-07-21T16:28:00Z">
        <w:r w:rsidR="00BF7E23">
          <w:t>S</w:t>
        </w:r>
      </w:ins>
      <w:ins w:id="4090" w:author="IO" w:date="2011-07-21T16:16:00Z">
        <w:r w:rsidRPr="00686F69">
          <w:t>i por el contrario es un nuevo conflicto</w:t>
        </w:r>
      </w:ins>
      <w:ins w:id="4091" w:author="IO" w:date="2011-07-21T16:28:00Z">
        <w:r w:rsidR="00BF7E23">
          <w:t xml:space="preserve">, será necesario </w:t>
        </w:r>
      </w:ins>
      <w:ins w:id="4092" w:author="IO" w:date="2011-07-21T16:29:00Z">
        <w:r w:rsidR="00BF7E23">
          <w:t>iniciar su resolución</w:t>
        </w:r>
      </w:ins>
      <w:ins w:id="4093" w:author="IO" w:date="2011-07-21T16:28:00Z">
        <w:r w:rsidR="00BF7E23">
          <w:t>.</w:t>
        </w:r>
      </w:ins>
    </w:p>
    <w:p w14:paraId="7EC9E8BA" w14:textId="763F252D" w:rsidR="00BF7E23" w:rsidRDefault="00BF7E23">
      <w:pPr>
        <w:spacing w:before="240" w:after="120"/>
        <w:ind w:firstLine="284"/>
        <w:jc w:val="both"/>
        <w:rPr>
          <w:ins w:id="4094" w:author="IO" w:date="2011-07-21T16:37:00Z"/>
        </w:rPr>
        <w:pPrChange w:id="4095" w:author="IO" w:date="2011-07-21T14:52:00Z">
          <w:pPr/>
        </w:pPrChange>
      </w:pPr>
      <w:ins w:id="4096" w:author="IO" w:date="2011-07-21T16:29:00Z">
        <w:r>
          <w:t xml:space="preserve">Para </w:t>
        </w:r>
      </w:ins>
      <w:ins w:id="4097" w:author="IO" w:date="2011-07-21T16:39:00Z">
        <w:r>
          <w:t>resolver el conflicto</w:t>
        </w:r>
      </w:ins>
      <w:ins w:id="4098" w:author="IO" w:date="2011-07-21T16:29:00Z">
        <w:r>
          <w:t xml:space="preserve"> el controlador</w:t>
        </w:r>
      </w:ins>
      <w:ins w:id="4099" w:author="IO" w:date="2011-07-21T16:16:00Z">
        <w:r w:rsidR="005E18F7" w:rsidRPr="00686F69">
          <w:t xml:space="preserve"> crea la lista de órdenes correspondientes para cada uno de los pilotos </w:t>
        </w:r>
      </w:ins>
      <w:ins w:id="4100" w:author="IO" w:date="2011-07-21T16:29:00Z">
        <w:r>
          <w:t xml:space="preserve">involucrados </w:t>
        </w:r>
      </w:ins>
      <w:ins w:id="4101" w:author="IO" w:date="2011-07-21T16:16:00Z">
        <w:r w:rsidR="005E18F7" w:rsidRPr="00686F69">
          <w:t>(“</w:t>
        </w:r>
        <w:proofErr w:type="spellStart"/>
        <w:r w:rsidR="005E18F7" w:rsidRPr="00686F69">
          <w:t>CreateNewOrders</w:t>
        </w:r>
        <w:proofErr w:type="spellEnd"/>
        <w:r w:rsidR="005E18F7" w:rsidRPr="00686F69">
          <w:t>”)</w:t>
        </w:r>
      </w:ins>
      <w:ins w:id="4102" w:author="IO" w:date="2011-07-21T16:29:00Z">
        <w:r>
          <w:t>,</w:t>
        </w:r>
      </w:ins>
      <w:ins w:id="4103" w:author="IO" w:date="2011-07-21T16:16:00Z">
        <w:r w:rsidR="005E18F7" w:rsidRPr="00686F69">
          <w:t xml:space="preserve"> y seguidamente se </w:t>
        </w:r>
      </w:ins>
      <w:ins w:id="4104" w:author="IO" w:date="2011-07-21T16:30:00Z">
        <w:r>
          <w:t>las comunica mediante interacciones</w:t>
        </w:r>
      </w:ins>
      <w:ins w:id="4105" w:author="IO" w:date="2011-07-21T16:16:00Z">
        <w:r w:rsidR="005E18F7" w:rsidRPr="00686F69">
          <w:t xml:space="preserve"> (“</w:t>
        </w:r>
        <w:proofErr w:type="spellStart"/>
        <w:r w:rsidR="005E18F7" w:rsidRPr="00686F69">
          <w:t>Start</w:t>
        </w:r>
        <w:proofErr w:type="spellEnd"/>
        <w:r w:rsidR="005E18F7" w:rsidRPr="00686F69">
          <w:t xml:space="preserve"> </w:t>
        </w:r>
        <w:proofErr w:type="spellStart"/>
        <w:r w:rsidR="005E18F7" w:rsidRPr="00686F69">
          <w:t>Interaction</w:t>
        </w:r>
        <w:proofErr w:type="spellEnd"/>
        <w:r w:rsidR="005E18F7" w:rsidRPr="00686F69">
          <w:t xml:space="preserve"> </w:t>
        </w:r>
        <w:proofErr w:type="spellStart"/>
        <w:r w:rsidR="005E18F7" w:rsidRPr="00686F69">
          <w:t>Controller-Pilot</w:t>
        </w:r>
        <w:proofErr w:type="spellEnd"/>
        <w:r w:rsidR="005E18F7" w:rsidRPr="00686F69">
          <w:t xml:space="preserve">”). </w:t>
        </w:r>
      </w:ins>
      <w:ins w:id="4106" w:author="IO" w:date="2011-07-21T16:30:00Z">
        <w:r>
          <w:t>L</w:t>
        </w:r>
      </w:ins>
      <w:ins w:id="4107" w:author="IO" w:date="2011-07-21T16:16:00Z">
        <w:r w:rsidR="005E18F7" w:rsidRPr="00686F69">
          <w:t xml:space="preserve">as órdenes normalmente se corresponden con cambios de altitud, </w:t>
        </w:r>
      </w:ins>
      <w:ins w:id="4108" w:author="IO" w:date="2011-07-21T16:30:00Z">
        <w:r>
          <w:t>cambios en el rumbo,</w:t>
        </w:r>
      </w:ins>
      <w:ins w:id="4109" w:author="IO" w:date="2011-07-21T16:16:00Z">
        <w:r w:rsidR="005E18F7" w:rsidRPr="00686F69">
          <w:t xml:space="preserve"> reducir velocidad</w:t>
        </w:r>
      </w:ins>
      <w:ins w:id="4110" w:author="IO" w:date="2011-07-21T16:30:00Z">
        <w:r>
          <w:t xml:space="preserve"> o combinaciones de las </w:t>
        </w:r>
      </w:ins>
      <w:ins w:id="4111" w:author="IO" w:date="2011-07-21T16:31:00Z">
        <w:r>
          <w:t>anteriores</w:t>
        </w:r>
      </w:ins>
      <w:ins w:id="4112" w:author="IO" w:date="2011-07-21T16:16:00Z">
        <w:r w:rsidR="005E18F7" w:rsidRPr="00686F69">
          <w:t>.</w:t>
        </w:r>
      </w:ins>
      <w:ins w:id="4113" w:author="IO" w:date="2011-07-21T16:39:00Z">
        <w:r w:rsidR="00D0624F">
          <w:t xml:space="preserve"> </w:t>
        </w:r>
      </w:ins>
      <w:ins w:id="4114" w:author="IO" w:date="2011-07-21T16:31:00Z">
        <w:r>
          <w:t>T</w:t>
        </w:r>
      </w:ins>
      <w:ins w:id="4115" w:author="IO" w:date="2011-07-21T16:16:00Z">
        <w:r w:rsidR="005E18F7" w:rsidRPr="00686F69">
          <w:t>ras recibir la</w:t>
        </w:r>
      </w:ins>
      <w:ins w:id="4116" w:author="IO" w:date="2011-07-21T16:31:00Z">
        <w:r>
          <w:t>s</w:t>
        </w:r>
      </w:ins>
      <w:ins w:id="4117" w:author="IO" w:date="2011-07-21T16:16:00Z">
        <w:r w:rsidR="005E18F7" w:rsidRPr="00686F69">
          <w:t xml:space="preserve"> </w:t>
        </w:r>
      </w:ins>
      <w:ins w:id="4118" w:author="IO" w:date="2011-07-21T16:31:00Z">
        <w:r>
          <w:t>ó</w:t>
        </w:r>
      </w:ins>
      <w:ins w:id="4119" w:author="IO" w:date="2011-07-21T16:16:00Z">
        <w:r w:rsidR="005E18F7" w:rsidRPr="00686F69">
          <w:t>rden</w:t>
        </w:r>
      </w:ins>
      <w:ins w:id="4120" w:author="IO" w:date="2011-07-21T16:31:00Z">
        <w:r>
          <w:t>es</w:t>
        </w:r>
      </w:ins>
      <w:ins w:id="4121" w:author="IO" w:date="2011-07-21T16:16:00Z">
        <w:r w:rsidR="005E18F7" w:rsidRPr="00686F69">
          <w:t xml:space="preserve">, </w:t>
        </w:r>
      </w:ins>
      <w:ins w:id="4122" w:author="IO" w:date="2011-07-21T16:31:00Z">
        <w:r>
          <w:t>el piloto las procesa como un nuevo tramo ad hoc de su plan de vuelo. Esta elección pretende reaprovechar las tareas ya desa</w:t>
        </w:r>
      </w:ins>
      <w:ins w:id="4123" w:author="IO" w:date="2011-07-21T16:32:00Z">
        <w:r>
          <w:t xml:space="preserve">rrolladas para la gestión de tramos que se vieron en las secciones anteriores. </w:t>
        </w:r>
      </w:ins>
      <w:ins w:id="4124" w:author="IO" w:date="2011-07-21T16:36:00Z">
        <w:r>
          <w:t xml:space="preserve">Mientras, el controlador sigue monitorizando las distancias </w:t>
        </w:r>
      </w:ins>
      <w:ins w:id="4125" w:author="IO" w:date="2011-07-21T16:37:00Z">
        <w:r>
          <w:t xml:space="preserve">con la aplicación </w:t>
        </w:r>
      </w:ins>
      <w:ins w:id="4126" w:author="IO" w:date="2011-07-21T16:16:00Z">
        <w:r w:rsidR="005E18F7" w:rsidRPr="00686F69">
          <w:t>“</w:t>
        </w:r>
        <w:proofErr w:type="spellStart"/>
        <w:r w:rsidR="005E18F7" w:rsidRPr="00686F69">
          <w:t>CheckDistanceBeetweenPlanesInConflict</w:t>
        </w:r>
        <w:proofErr w:type="spellEnd"/>
        <w:r w:rsidR="005E18F7" w:rsidRPr="00686F69">
          <w:t>”</w:t>
        </w:r>
      </w:ins>
      <w:ins w:id="4127" w:author="IO" w:date="2011-07-21T16:37:00Z">
        <w:r>
          <w:t>, que mide la separación de las aeronaves</w:t>
        </w:r>
      </w:ins>
      <w:ins w:id="4128" w:author="IO" w:date="2011-07-21T16:16:00Z">
        <w:r w:rsidR="005E18F7" w:rsidRPr="00686F69">
          <w:t>.</w:t>
        </w:r>
      </w:ins>
    </w:p>
    <w:p w14:paraId="661DAC38" w14:textId="0E07FF99" w:rsidR="009744F0" w:rsidRDefault="005E18F7">
      <w:pPr>
        <w:spacing w:before="240" w:after="120"/>
        <w:ind w:firstLine="284"/>
        <w:jc w:val="both"/>
        <w:rPr>
          <w:ins w:id="4129" w:author="IO" w:date="2011-07-21T16:46:00Z"/>
        </w:rPr>
        <w:pPrChange w:id="4130" w:author="IO" w:date="2011-07-21T14:52:00Z">
          <w:pPr/>
        </w:pPrChange>
      </w:pPr>
      <w:ins w:id="4131" w:author="IO" w:date="2011-07-21T16:16:00Z">
        <w:r w:rsidRPr="00686F69">
          <w:lastRenderedPageBreak/>
          <w:t>Cuando e</w:t>
        </w:r>
      </w:ins>
      <w:ins w:id="4132" w:author="IO" w:date="2011-07-21T16:39:00Z">
        <w:r w:rsidR="00D0624F">
          <w:t>l</w:t>
        </w:r>
      </w:ins>
      <w:ins w:id="4133" w:author="IO" w:date="2011-07-21T16:16:00Z">
        <w:r w:rsidRPr="00686F69">
          <w:t xml:space="preserve"> piloto </w:t>
        </w:r>
      </w:ins>
      <w:ins w:id="4134" w:author="IO" w:date="2011-07-21T16:41:00Z">
        <w:r w:rsidR="00D0624F">
          <w:t>termina</w:t>
        </w:r>
      </w:ins>
      <w:ins w:id="4135" w:author="IO" w:date="2011-07-21T16:16:00Z">
        <w:r w:rsidRPr="00686F69">
          <w:t xml:space="preserve"> el tramo con la orden </w:t>
        </w:r>
      </w:ins>
      <w:ins w:id="4136" w:author="IO" w:date="2011-07-21T16:41:00Z">
        <w:r w:rsidR="00D0624F">
          <w:t>d</w:t>
        </w:r>
      </w:ins>
      <w:ins w:id="4137" w:author="IO" w:date="2011-07-21T16:16:00Z">
        <w:r w:rsidRPr="00686F69">
          <w:t>el controlador</w:t>
        </w:r>
      </w:ins>
      <w:ins w:id="4138" w:author="IO" w:date="2011-07-21T16:43:00Z">
        <w:r w:rsidR="00D0624F">
          <w:t>, comunica a éste</w:t>
        </w:r>
      </w:ins>
      <w:ins w:id="4139" w:author="IO" w:date="2011-07-21T16:44:00Z">
        <w:r w:rsidR="00D0624F">
          <w:t xml:space="preserve"> que ha finalizado</w:t>
        </w:r>
      </w:ins>
      <w:ins w:id="4140" w:author="IO" w:date="2011-07-21T16:16:00Z">
        <w:r w:rsidRPr="00686F69">
          <w:t xml:space="preserve"> con éxito</w:t>
        </w:r>
      </w:ins>
      <w:ins w:id="4141" w:author="IO" w:date="2011-07-21T16:44:00Z">
        <w:r w:rsidR="00D0624F">
          <w:t xml:space="preserve"> sus órdenes y retoma su plan de vuelo</w:t>
        </w:r>
      </w:ins>
      <w:ins w:id="4142" w:author="IO" w:date="2011-07-21T16:16:00Z">
        <w:r w:rsidRPr="00686F69">
          <w:t xml:space="preserve">. </w:t>
        </w:r>
      </w:ins>
      <w:ins w:id="4143" w:author="IO" w:date="2011-07-21T16:44:00Z">
        <w:r w:rsidR="00D0624F">
          <w:t xml:space="preserve">Tras la notificación </w:t>
        </w:r>
      </w:ins>
      <w:ins w:id="4144" w:author="IO" w:date="2011-07-21T16:16:00Z">
        <w:r w:rsidR="00D0624F">
          <w:t>el controlador marca</w:t>
        </w:r>
        <w:r w:rsidRPr="00686F69">
          <w:t xml:space="preserve"> que las órdenes se ha</w:t>
        </w:r>
      </w:ins>
      <w:ins w:id="4145" w:author="IO" w:date="2011-07-21T16:45:00Z">
        <w:r w:rsidR="00D0624F">
          <w:t>n realizado</w:t>
        </w:r>
      </w:ins>
      <w:ins w:id="4146" w:author="IO" w:date="2011-07-21T16:16:00Z">
        <w:r w:rsidRPr="00686F69">
          <w:t xml:space="preserve"> y que la gestión </w:t>
        </w:r>
      </w:ins>
      <w:ins w:id="4147" w:author="IO" w:date="2011-07-21T16:45:00Z">
        <w:r w:rsidR="00D0624F">
          <w:t>del</w:t>
        </w:r>
      </w:ins>
      <w:ins w:id="4148" w:author="IO" w:date="2011-07-21T16:16:00Z">
        <w:r w:rsidRPr="00686F69">
          <w:t xml:space="preserve"> conflicto ha concluido (“</w:t>
        </w:r>
        <w:proofErr w:type="spellStart"/>
        <w:r w:rsidRPr="00686F69">
          <w:t>End</w:t>
        </w:r>
        <w:proofErr w:type="spellEnd"/>
        <w:r w:rsidRPr="00686F69">
          <w:t xml:space="preserve"> </w:t>
        </w:r>
        <w:proofErr w:type="spellStart"/>
        <w:r w:rsidRPr="00686F69">
          <w:t>Interaction</w:t>
        </w:r>
        <w:proofErr w:type="spellEnd"/>
        <w:r w:rsidRPr="00686F69">
          <w:t xml:space="preserve"> </w:t>
        </w:r>
        <w:proofErr w:type="spellStart"/>
        <w:r w:rsidRPr="00686F69">
          <w:t>Controller-Pilot</w:t>
        </w:r>
        <w:proofErr w:type="spellEnd"/>
        <w:r w:rsidRPr="00686F69">
          <w:t>”).</w:t>
        </w:r>
      </w:ins>
      <w:ins w:id="4149" w:author="IO" w:date="2011-07-21T16:45:00Z">
        <w:r w:rsidR="00D0624F">
          <w:t xml:space="preserve"> En caso de que prosiga el conflicto, la aplicación “</w:t>
        </w:r>
        <w:commentRangeStart w:id="4150"/>
        <w:proofErr w:type="spellStart"/>
        <w:r w:rsidR="00D0624F" w:rsidRPr="00686F69">
          <w:t>StartMonitorizeFlights</w:t>
        </w:r>
        <w:commentRangeEnd w:id="4150"/>
        <w:proofErr w:type="spellEnd"/>
        <w:r w:rsidR="00D0624F">
          <w:rPr>
            <w:rStyle w:val="CommentReference"/>
          </w:rPr>
          <w:commentReference w:id="4150"/>
        </w:r>
        <w:r w:rsidR="00D0624F" w:rsidRPr="00686F69">
          <w:t>”</w:t>
        </w:r>
        <w:r w:rsidR="00D0624F">
          <w:t xml:space="preserve"> disparará una nueva alarma</w:t>
        </w:r>
      </w:ins>
      <w:ins w:id="4151" w:author="IO" w:date="2011-07-21T16:46:00Z">
        <w:r w:rsidR="00D0624F">
          <w:t>.</w:t>
        </w:r>
      </w:ins>
    </w:p>
    <w:p w14:paraId="63E550CB" w14:textId="2F6900FA" w:rsidR="00D0624F" w:rsidRPr="00686F69" w:rsidRDefault="00D0624F">
      <w:pPr>
        <w:spacing w:before="240" w:after="120"/>
        <w:ind w:firstLine="284"/>
        <w:jc w:val="both"/>
        <w:rPr>
          <w:ins w:id="4152" w:author="Orion" w:date="2011-06-21T17:17:00Z"/>
        </w:rPr>
        <w:pPrChange w:id="4153" w:author="IO" w:date="2011-07-21T14:52:00Z">
          <w:pPr/>
        </w:pPrChange>
      </w:pPr>
      <w:ins w:id="4154" w:author="IO" w:date="2011-07-21T16:47:00Z">
        <w:r>
          <w:t>Las siguientes secciones</w:t>
        </w:r>
      </w:ins>
      <w:ins w:id="4155" w:author="IO" w:date="2011-07-21T16:46:00Z">
        <w:r>
          <w:t xml:space="preserve"> explican con mayor detalle algunas de las actividades involucradas en la gestión de conflictos.</w:t>
        </w:r>
      </w:ins>
      <w:ins w:id="4156" w:author="IO" w:date="2011-07-21T16:47:00Z">
        <w:r>
          <w:t xml:space="preserve"> </w:t>
        </w:r>
        <w:commentRangeStart w:id="4157"/>
        <w:r>
          <w:t xml:space="preserve">En concreto </w:t>
        </w:r>
        <w:commentRangeEnd w:id="4157"/>
        <w:r>
          <w:rPr>
            <w:rStyle w:val="CommentReference"/>
          </w:rPr>
          <w:commentReference w:id="4157"/>
        </w:r>
      </w:ins>
    </w:p>
    <w:p w14:paraId="6620CA06" w14:textId="12AB7401" w:rsidR="00D0624F" w:rsidRPr="00B0777E" w:rsidRDefault="00D0624F" w:rsidP="00D0624F">
      <w:pPr>
        <w:pStyle w:val="Heading1"/>
        <w:numPr>
          <w:ilvl w:val="3"/>
          <w:numId w:val="40"/>
        </w:numPr>
        <w:rPr>
          <w:ins w:id="4158" w:author="IO" w:date="2011-07-21T16:47:00Z"/>
          <w:b w:val="0"/>
          <w:sz w:val="28"/>
          <w:szCs w:val="52"/>
        </w:rPr>
      </w:pPr>
      <w:bookmarkStart w:id="4159" w:name="_Toc299721492"/>
      <w:ins w:id="4160" w:author="IO" w:date="2011-07-21T16:48:00Z">
        <w:r>
          <w:rPr>
            <w:b w:val="0"/>
            <w:sz w:val="28"/>
            <w:szCs w:val="52"/>
          </w:rPr>
          <w:t>Detección de conflictos</w:t>
        </w:r>
      </w:ins>
      <w:bookmarkEnd w:id="4159"/>
    </w:p>
    <w:p w14:paraId="61B1E9FC" w14:textId="3594CA1D" w:rsidR="00DC4615" w:rsidRPr="00686F69" w:rsidDel="00D0624F" w:rsidRDefault="00D0624F">
      <w:pPr>
        <w:spacing w:after="120"/>
        <w:jc w:val="both"/>
        <w:rPr>
          <w:ins w:id="4161" w:author="Orion" w:date="2011-06-21T17:15:00Z"/>
          <w:del w:id="4162" w:author="IO" w:date="2011-07-21T16:48:00Z"/>
        </w:rPr>
        <w:pPrChange w:id="4163" w:author="IO" w:date="2011-07-21T16:48:00Z">
          <w:pPr/>
        </w:pPrChange>
      </w:pPr>
      <w:ins w:id="4164" w:author="IO" w:date="2011-07-21T16:48:00Z">
        <w:r>
          <w:t>Cuando la aplicación “</w:t>
        </w:r>
        <w:commentRangeStart w:id="4165"/>
        <w:proofErr w:type="spellStart"/>
        <w:r w:rsidRPr="00686F69">
          <w:t>StartMonitorizeFlights</w:t>
        </w:r>
        <w:commentRangeEnd w:id="4165"/>
        <w:proofErr w:type="spellEnd"/>
        <w:r>
          <w:t>” lanza una alarma de conflicto</w:t>
        </w:r>
      </w:ins>
      <w:ins w:id="4166" w:author="IO" w:date="2011-07-21T16:50:00Z">
        <w:r w:rsidR="006F5FC4">
          <w:t xml:space="preserve"> </w:t>
        </w:r>
        <w:r w:rsidR="006F5FC4" w:rsidRPr="00686F69">
          <w:t>(evento “</w:t>
        </w:r>
        <w:proofErr w:type="spellStart"/>
        <w:r w:rsidR="006F5FC4" w:rsidRPr="00686F69">
          <w:t>PlanesInConflict</w:t>
        </w:r>
        <w:proofErr w:type="spellEnd"/>
        <w:r w:rsidR="006F5FC4" w:rsidRPr="00686F69">
          <w:t>”)</w:t>
        </w:r>
      </w:ins>
      <w:ins w:id="4167" w:author="IO" w:date="2011-07-21T16:48:00Z">
        <w:r>
          <w:t>, el controlador comprueba con</w:t>
        </w:r>
        <w:r>
          <w:rPr>
            <w:rStyle w:val="CommentReference"/>
          </w:rPr>
          <w:commentReference w:id="4165"/>
        </w:r>
      </w:ins>
      <w:ins w:id="4168" w:author="Orion" w:date="2011-06-21T17:19:00Z">
        <w:del w:id="4169" w:author="IO" w:date="2011-07-21T16:49:00Z">
          <w:r w:rsidR="003C15F1" w:rsidRPr="00686F69" w:rsidDel="00D0624F">
            <w:delText>Como se comentó previamente</w:delText>
          </w:r>
        </w:del>
        <w:r w:rsidR="003C15F1" w:rsidRPr="00686F69">
          <w:t xml:space="preserve"> la tarea “</w:t>
        </w:r>
        <w:proofErr w:type="spellStart"/>
        <w:r w:rsidR="003C15F1" w:rsidRPr="00686F69">
          <w:t>IsANewConflic</w:t>
        </w:r>
      </w:ins>
      <w:ins w:id="4170" w:author="Orion" w:date="2011-06-21T17:20:00Z">
        <w:r w:rsidR="003C15F1" w:rsidRPr="00686F69">
          <w:t>t</w:t>
        </w:r>
      </w:ins>
      <w:ins w:id="4171" w:author="Orion" w:date="2011-06-21T17:19:00Z">
        <w:r w:rsidR="003C15F1" w:rsidRPr="00686F69">
          <w:t>Detected</w:t>
        </w:r>
        <w:proofErr w:type="spellEnd"/>
        <w:r w:rsidR="003C15F1" w:rsidRPr="00686F69">
          <w:t xml:space="preserve">” </w:t>
        </w:r>
      </w:ins>
      <w:ins w:id="4172" w:author="IO" w:date="2011-07-21T16:49:00Z">
        <w:r w:rsidR="006F5FC4">
          <w:t xml:space="preserve">si se trata realmente de un nuevo conflicto o es uno que ya se está abordando. </w:t>
        </w:r>
      </w:ins>
      <w:ins w:id="4173" w:author="Orion" w:date="2011-06-21T17:19:00Z">
        <w:del w:id="4174" w:author="IO" w:date="2011-07-21T16:50:00Z">
          <w:r w:rsidR="003C15F1" w:rsidRPr="00686F69" w:rsidDel="0065518F">
            <w:delText xml:space="preserve">comprobará que </w:delText>
          </w:r>
        </w:del>
      </w:ins>
      <w:ins w:id="4175" w:author="Orion" w:date="2011-06-21T17:20:00Z">
        <w:del w:id="4176" w:author="IO" w:date="2011-07-21T16:50:00Z">
          <w:r w:rsidR="00D62F55" w:rsidRPr="00686F69" w:rsidDel="0065518F">
            <w:delText xml:space="preserve">el nuevo conflicto detectado </w:delText>
          </w:r>
          <w:r w:rsidR="00D62F55" w:rsidRPr="00686F69" w:rsidDel="006F5FC4">
            <w:delText>(evento “PlanesInConflict”)</w:delText>
          </w:r>
        </w:del>
      </w:ins>
      <w:ins w:id="4177" w:author="Orion" w:date="2011-06-21T17:19:00Z">
        <w:del w:id="4178" w:author="IO" w:date="2011-07-21T16:50:00Z">
          <w:r w:rsidR="003C15F1" w:rsidRPr="00686F69" w:rsidDel="0065518F">
            <w:delText xml:space="preserve"> </w:delText>
          </w:r>
        </w:del>
      </w:ins>
      <w:ins w:id="4179" w:author="Orion" w:date="2011-06-21T17:21:00Z">
        <w:del w:id="4180" w:author="IO" w:date="2011-07-21T16:50:00Z">
          <w:r w:rsidR="00A3163B" w:rsidRPr="00686F69" w:rsidDel="0065518F">
            <w:delText>no ha sido gestionado anteriormente</w:delText>
          </w:r>
        </w:del>
      </w:ins>
      <w:ins w:id="4181" w:author="Orion" w:date="2011-06-21T17:34:00Z">
        <w:del w:id="4182" w:author="IO" w:date="2011-07-21T16:50:00Z">
          <w:r w:rsidR="00286F25" w:rsidRPr="00686F69" w:rsidDel="0065518F">
            <w:delText xml:space="preserve"> (</w:delText>
          </w:r>
        </w:del>
      </w:ins>
      <w:ins w:id="4183" w:author="IO" w:date="2011-07-21T16:50:00Z">
        <w:r w:rsidR="0065518F">
          <w:t xml:space="preserve">La </w:t>
        </w:r>
      </w:ins>
      <w:ins w:id="4184" w:author="Orion" w:date="2011-06-21T17:36:00Z">
        <w:r w:rsidR="001A69E9" w:rsidRPr="00686F69">
          <w:fldChar w:fldCharType="begin"/>
        </w:r>
        <w:r w:rsidR="001A69E9" w:rsidRPr="00686F69">
          <w:instrText xml:space="preserve"> REF _Ref296441117 \h </w:instrText>
        </w:r>
      </w:ins>
      <w:r w:rsidR="00686F69">
        <w:instrText xml:space="preserve"> \* MERGEFORMAT </w:instrText>
      </w:r>
      <w:r w:rsidR="001A69E9" w:rsidRPr="00686F69">
        <w:fldChar w:fldCharType="separate"/>
      </w:r>
      <w:ins w:id="4185" w:author="Orion" w:date="2011-07-26T22:30:00Z">
        <w:r w:rsidR="00503590">
          <w:t>Figura 19</w:t>
        </w:r>
      </w:ins>
      <w:ins w:id="4186" w:author="IO" w:date="2011-07-22T13:16:00Z">
        <w:del w:id="4187" w:author="Orion" w:date="2011-07-26T22:30:00Z">
          <w:r w:rsidR="00416FF6" w:rsidDel="00503590">
            <w:delText>Figura 18</w:delText>
          </w:r>
        </w:del>
      </w:ins>
      <w:ins w:id="4188" w:author="Orion" w:date="2011-06-21T17:36:00Z">
        <w:r w:rsidR="001A69E9" w:rsidRPr="00686F69">
          <w:fldChar w:fldCharType="end"/>
        </w:r>
      </w:ins>
      <w:ins w:id="4189" w:author="IO" w:date="2011-07-21T16:50:00Z">
        <w:r w:rsidR="0065518F">
          <w:t xml:space="preserve"> muestra esta tarea. </w:t>
        </w:r>
      </w:ins>
      <w:ins w:id="4190" w:author="Orion" w:date="2011-06-21T17:34:00Z">
        <w:del w:id="4191" w:author="IO" w:date="2011-07-21T16:50:00Z">
          <w:r w:rsidR="00286F25" w:rsidRPr="00686F69" w:rsidDel="0065518F">
            <w:delText>)</w:delText>
          </w:r>
        </w:del>
      </w:ins>
      <w:ins w:id="4192" w:author="Orion" w:date="2011-06-21T17:32:00Z">
        <w:del w:id="4193" w:author="IO" w:date="2011-07-21T16:50:00Z">
          <w:r w:rsidR="002C0495" w:rsidRPr="00686F69" w:rsidDel="0065518F">
            <w:delText>. P</w:delText>
          </w:r>
        </w:del>
      </w:ins>
      <w:ins w:id="4194" w:author="Orion" w:date="2011-06-21T17:21:00Z">
        <w:del w:id="4195" w:author="IO" w:date="2011-07-21T16:50:00Z">
          <w:r w:rsidR="00A3163B" w:rsidRPr="00686F69" w:rsidDel="0065518F">
            <w:delText>ara ello accederá</w:delText>
          </w:r>
        </w:del>
      </w:ins>
      <w:ins w:id="4196" w:author="IO" w:date="2011-07-21T16:50:00Z">
        <w:r w:rsidR="0065518F">
          <w:t>El controlador accede</w:t>
        </w:r>
      </w:ins>
      <w:ins w:id="4197" w:author="Orion" w:date="2011-06-21T17:21:00Z">
        <w:r w:rsidR="00A3163B" w:rsidRPr="00686F69">
          <w:t xml:space="preserve"> a su estado mental “</w:t>
        </w:r>
        <w:proofErr w:type="spellStart"/>
        <w:r w:rsidR="00A3163B" w:rsidRPr="00686F69">
          <w:t>ControllerMind</w:t>
        </w:r>
        <w:proofErr w:type="spellEnd"/>
        <w:r w:rsidR="00A3163B" w:rsidRPr="00686F69">
          <w:t>”</w:t>
        </w:r>
      </w:ins>
      <w:ins w:id="4198" w:author="IO" w:date="2011-07-21T16:50:00Z">
        <w:r w:rsidR="0065518F">
          <w:t xml:space="preserve"> para consultar</w:t>
        </w:r>
      </w:ins>
      <w:ins w:id="4199" w:author="Orion" w:date="2011-06-21T17:21:00Z">
        <w:del w:id="4200" w:author="IO" w:date="2011-07-21T16:50:00Z">
          <w:r w:rsidR="00A3163B" w:rsidRPr="00686F69" w:rsidDel="0065518F">
            <w:delText xml:space="preserve">, donde se </w:delText>
          </w:r>
        </w:del>
      </w:ins>
      <w:ins w:id="4201" w:author="Orion" w:date="2011-06-21T17:33:00Z">
        <w:del w:id="4202" w:author="IO" w:date="2011-07-21T16:50:00Z">
          <w:r w:rsidR="00CE22CE" w:rsidRPr="00686F69" w:rsidDel="0065518F">
            <w:delText>encuentra</w:delText>
          </w:r>
        </w:del>
      </w:ins>
      <w:ins w:id="4203" w:author="Orion" w:date="2011-06-21T17:21:00Z">
        <w:r w:rsidR="00A3163B" w:rsidRPr="00686F69">
          <w:t xml:space="preserve"> la lista de todos los conflictos gestionados hasta la fecha.</w:t>
        </w:r>
      </w:ins>
      <w:ins w:id="4204" w:author="Orion" w:date="2011-06-21T17:23:00Z">
        <w:r w:rsidR="00AB391E" w:rsidRPr="00686F69">
          <w:t xml:space="preserve"> </w:t>
        </w:r>
      </w:ins>
      <w:ins w:id="4205" w:author="IO" w:date="2011-07-21T16:52:00Z">
        <w:r w:rsidR="00894CAC">
          <w:t xml:space="preserve">Si se trata de un nuevo conflicto, la tarea genera </w:t>
        </w:r>
      </w:ins>
      <w:ins w:id="4206" w:author="Orion" w:date="2011-06-21T17:23:00Z">
        <w:del w:id="4207" w:author="IO" w:date="2011-07-21T16:52:00Z">
          <w:r w:rsidR="00AB391E" w:rsidRPr="00686F69" w:rsidDel="00894CAC">
            <w:delText xml:space="preserve">A parte de producir </w:delText>
          </w:r>
        </w:del>
        <w:r w:rsidR="00AB391E" w:rsidRPr="00686F69">
          <w:t xml:space="preserve">el hecho </w:t>
        </w:r>
      </w:ins>
      <w:ins w:id="4208" w:author="IO" w:date="2011-07-21T16:53:00Z">
        <w:r w:rsidR="00894CAC">
          <w:t>“</w:t>
        </w:r>
        <w:proofErr w:type="spellStart"/>
        <w:r w:rsidR="00894CAC">
          <w:t>CanStartSendOrder</w:t>
        </w:r>
        <w:proofErr w:type="spellEnd"/>
        <w:r w:rsidR="00894CAC">
          <w:t xml:space="preserve">” </w:t>
        </w:r>
      </w:ins>
      <w:ins w:id="4209" w:author="Orion" w:date="2011-06-21T17:23:00Z">
        <w:r w:rsidR="00AB391E" w:rsidRPr="00686F69">
          <w:t xml:space="preserve">que </w:t>
        </w:r>
        <w:del w:id="4210" w:author="IO" w:date="2011-07-21T16:53:00Z">
          <w:r w:rsidR="00AB391E" w:rsidRPr="00686F69" w:rsidDel="00894CAC">
            <w:delText>transmite que se pued</w:delText>
          </w:r>
        </w:del>
      </w:ins>
      <w:ins w:id="4211" w:author="Orion" w:date="2011-06-21T17:24:00Z">
        <w:del w:id="4212" w:author="IO" w:date="2011-07-21T16:53:00Z">
          <w:r w:rsidR="00AB391E" w:rsidRPr="00686F69" w:rsidDel="00894CAC">
            <w:delText>e</w:delText>
          </w:r>
        </w:del>
      </w:ins>
      <w:ins w:id="4213" w:author="IO" w:date="2011-07-21T16:53:00Z">
        <w:r w:rsidR="00894CAC">
          <w:t>indica que hay que</w:t>
        </w:r>
      </w:ins>
      <w:ins w:id="4214" w:author="Orion" w:date="2011-06-21T17:23:00Z">
        <w:r w:rsidR="00AB391E" w:rsidRPr="00686F69">
          <w:t xml:space="preserve"> iniciar la </w:t>
        </w:r>
      </w:ins>
      <w:ins w:id="4215" w:author="Orion" w:date="2011-06-21T17:24:00Z">
        <w:r w:rsidR="00AB391E" w:rsidRPr="00686F69">
          <w:t>creación</w:t>
        </w:r>
      </w:ins>
      <w:ins w:id="4216" w:author="Orion" w:date="2011-06-21T17:23:00Z">
        <w:r w:rsidR="00AB391E" w:rsidRPr="00686F69">
          <w:t xml:space="preserve"> </w:t>
        </w:r>
      </w:ins>
      <w:ins w:id="4217" w:author="Orion" w:date="2011-06-21T17:24:00Z">
        <w:r w:rsidR="00AB391E" w:rsidRPr="00686F69">
          <w:t>de las órdenes</w:t>
        </w:r>
      </w:ins>
      <w:ins w:id="4218" w:author="IO" w:date="2011-07-21T16:53:00Z">
        <w:r w:rsidR="00894CAC">
          <w:t xml:space="preserve"> de resolución. Estas serán las órdenes </w:t>
        </w:r>
      </w:ins>
      <w:ins w:id="4219" w:author="Orion" w:date="2011-06-21T17:24:00Z">
        <w:del w:id="4220" w:author="IO" w:date="2011-07-21T16:53:00Z">
          <w:r w:rsidR="00AB391E" w:rsidRPr="00686F69" w:rsidDel="00894CAC">
            <w:delText xml:space="preserve">, donde se </w:delText>
          </w:r>
        </w:del>
      </w:ins>
      <w:ins w:id="4221" w:author="Orion" w:date="2011-06-21T17:25:00Z">
        <w:del w:id="4222" w:author="IO" w:date="2011-07-21T16:53:00Z">
          <w:r w:rsidR="00AB391E" w:rsidRPr="00686F69" w:rsidDel="00894CAC">
            <w:delText>traspasan a su vez</w:delText>
          </w:r>
        </w:del>
      </w:ins>
      <w:ins w:id="4223" w:author="IO" w:date="2011-07-21T16:53:00Z">
        <w:r w:rsidR="00894CAC">
          <w:t xml:space="preserve">que se </w:t>
        </w:r>
      </w:ins>
      <w:ins w:id="4224" w:author="IO" w:date="2011-07-21T16:54:00Z">
        <w:r w:rsidR="00894CAC">
          <w:t>envíen</w:t>
        </w:r>
      </w:ins>
      <w:ins w:id="4225" w:author="IO" w:date="2011-07-21T16:53:00Z">
        <w:r w:rsidR="00894CAC">
          <w:t xml:space="preserve"> </w:t>
        </w:r>
      </w:ins>
      <w:ins w:id="4226" w:author="IO" w:date="2011-07-21T16:54:00Z">
        <w:r w:rsidR="00894CAC">
          <w:t>a</w:t>
        </w:r>
      </w:ins>
      <w:ins w:id="4227" w:author="Orion" w:date="2011-06-21T17:24:00Z">
        <w:r w:rsidR="00AB391E" w:rsidRPr="00686F69">
          <w:t xml:space="preserve"> los a</w:t>
        </w:r>
      </w:ins>
      <w:ins w:id="4228" w:author="Orion" w:date="2011-06-21T17:25:00Z">
        <w:r w:rsidR="00AB391E" w:rsidRPr="00686F69">
          <w:t>viones</w:t>
        </w:r>
      </w:ins>
      <w:ins w:id="4229" w:author="Orion" w:date="2011-06-21T17:24:00Z">
        <w:r w:rsidR="00AB391E" w:rsidRPr="00686F69">
          <w:t xml:space="preserve"> en conflicto</w:t>
        </w:r>
      </w:ins>
      <w:ins w:id="4230" w:author="IO" w:date="2011-07-21T16:54:00Z">
        <w:r w:rsidR="00894CAC">
          <w:t xml:space="preserve">. Esta </w:t>
        </w:r>
      </w:ins>
      <w:ins w:id="4231" w:author="Orion" w:date="2011-06-21T17:25:00Z">
        <w:del w:id="4232" w:author="IO" w:date="2011-07-21T16:54:00Z">
          <w:r w:rsidR="00AB391E" w:rsidRPr="00686F69" w:rsidDel="00894CAC">
            <w:delText xml:space="preserve">, </w:delText>
          </w:r>
          <w:r w:rsidR="00EA6361" w:rsidRPr="00686F69" w:rsidDel="00894CAC">
            <w:delText xml:space="preserve">esta </w:delText>
          </w:r>
        </w:del>
        <w:r w:rsidR="00EA6361" w:rsidRPr="00686F69">
          <w:t>tarea también tiene la funci</w:t>
        </w:r>
      </w:ins>
      <w:ins w:id="4233" w:author="Orion" w:date="2011-06-21T17:26:00Z">
        <w:r w:rsidR="00EA6361" w:rsidRPr="00686F69">
          <w:t xml:space="preserve">ón de iniciar </w:t>
        </w:r>
      </w:ins>
      <w:ins w:id="4234" w:author="Orion" w:date="2011-06-21T17:31:00Z">
        <w:r w:rsidR="00C47587" w:rsidRPr="00686F69">
          <w:t>una</w:t>
        </w:r>
      </w:ins>
      <w:ins w:id="4235" w:author="Orion" w:date="2011-06-21T17:26:00Z">
        <w:r w:rsidR="00EA6361" w:rsidRPr="00686F69">
          <w:t xml:space="preserve"> aplicación interna</w:t>
        </w:r>
      </w:ins>
      <w:ins w:id="4236" w:author="Orion" w:date="2011-06-21T17:31:00Z">
        <w:r w:rsidR="00C47587" w:rsidRPr="00686F69">
          <w:t xml:space="preserve"> de comprobación de distancias entre aviones en conflicto</w:t>
        </w:r>
      </w:ins>
      <w:ins w:id="4237" w:author="Orion" w:date="2011-06-23T12:21:00Z">
        <w:r w:rsidR="00B351E6" w:rsidRPr="00686F69">
          <w:t xml:space="preserve"> “</w:t>
        </w:r>
        <w:proofErr w:type="spellStart"/>
        <w:r w:rsidR="00B351E6" w:rsidRPr="00686F69">
          <w:t>CheckDistanceBetweenPlanesInConflict</w:t>
        </w:r>
        <w:proofErr w:type="spellEnd"/>
        <w:r w:rsidR="00B351E6" w:rsidRPr="00686F69">
          <w:t>”</w:t>
        </w:r>
      </w:ins>
      <w:ins w:id="4238" w:author="Orion" w:date="2011-06-21T17:31:00Z">
        <w:r w:rsidR="00C47587" w:rsidRPr="00686F69">
          <w:t>. Esta aplicación</w:t>
        </w:r>
      </w:ins>
      <w:ins w:id="4239" w:author="Orion" w:date="2011-06-21T17:26:00Z">
        <w:r w:rsidR="00EA6361" w:rsidRPr="00686F69">
          <w:t xml:space="preserve"> </w:t>
        </w:r>
      </w:ins>
      <w:ins w:id="4240" w:author="Orion" w:date="2011-06-21T17:27:00Z">
        <w:r w:rsidR="007A314F" w:rsidRPr="00686F69">
          <w:t xml:space="preserve">tendrá por objeto determinar si el </w:t>
        </w:r>
      </w:ins>
      <w:ins w:id="4241" w:author="Orion" w:date="2011-06-21T17:30:00Z">
        <w:r w:rsidR="00C47587" w:rsidRPr="00686F69">
          <w:t xml:space="preserve">riesgo de posibilidad de </w:t>
        </w:r>
      </w:ins>
      <w:ins w:id="4242" w:author="Orion" w:date="2011-06-21T17:27:00Z">
        <w:r w:rsidR="007A314F" w:rsidRPr="00686F69">
          <w:t>conflicto</w:t>
        </w:r>
      </w:ins>
      <w:ins w:id="4243" w:author="Orion" w:date="2011-06-21T17:31:00Z">
        <w:r w:rsidR="00C47587" w:rsidRPr="00686F69">
          <w:t xml:space="preserve"> entre los aviones</w:t>
        </w:r>
      </w:ins>
      <w:ins w:id="4244" w:author="Orion" w:date="2011-06-21T17:27:00Z">
        <w:r w:rsidR="007A314F" w:rsidRPr="00686F69">
          <w:t xml:space="preserve"> </w:t>
        </w:r>
      </w:ins>
      <w:ins w:id="4245" w:author="Orion" w:date="2011-06-21T17:30:00Z">
        <w:r w:rsidR="00C47587" w:rsidRPr="00686F69">
          <w:t>ha desaparecido antes de que estos cumplan o completen la orden transmitida por el controlador.</w:t>
        </w:r>
      </w:ins>
      <w:ins w:id="4246" w:author="Orion" w:date="2011-06-21T17:33:00Z">
        <w:r w:rsidR="00286F25" w:rsidRPr="00686F69">
          <w:t xml:space="preserve"> En tal caso </w:t>
        </w:r>
      </w:ins>
      <w:ins w:id="4247" w:author="Orion" w:date="2011-06-21T17:35:00Z">
        <w:r w:rsidR="00286F25" w:rsidRPr="00686F69">
          <w:t>se procederá como en el diagrama de la</w:t>
        </w:r>
      </w:ins>
      <w:ins w:id="4248" w:author="Orion" w:date="2011-06-21T17:48:00Z">
        <w:r w:rsidR="00245BA7" w:rsidRPr="00686F69">
          <w:t xml:space="preserve"> </w:t>
        </w:r>
        <w:r w:rsidR="00245BA7" w:rsidRPr="00686F69">
          <w:fldChar w:fldCharType="begin"/>
        </w:r>
        <w:r w:rsidR="00245BA7" w:rsidRPr="00686F69">
          <w:instrText xml:space="preserve"> REF _Ref296441855 \h </w:instrText>
        </w:r>
      </w:ins>
      <w:r w:rsidR="00686F69">
        <w:instrText xml:space="preserve"> \* MERGEFORMAT </w:instrText>
      </w:r>
      <w:r w:rsidR="00245BA7" w:rsidRPr="00686F69">
        <w:fldChar w:fldCharType="separate"/>
      </w:r>
      <w:ins w:id="4249" w:author="Orion" w:date="2011-07-26T22:30:00Z">
        <w:r w:rsidR="00503590">
          <w:t>Figura 23</w:t>
        </w:r>
      </w:ins>
      <w:ins w:id="4250" w:author="IO" w:date="2011-07-22T13:16:00Z">
        <w:del w:id="4251" w:author="Orion" w:date="2011-07-26T22:30:00Z">
          <w:r w:rsidR="00416FF6" w:rsidDel="00503590">
            <w:delText>Figura 22</w:delText>
          </w:r>
        </w:del>
      </w:ins>
      <w:ins w:id="4252" w:author="Orion" w:date="2011-06-21T17:48:00Z">
        <w:r w:rsidR="00245BA7" w:rsidRPr="00686F69">
          <w:fldChar w:fldCharType="end"/>
        </w:r>
      </w:ins>
      <w:ins w:id="4253" w:author="Orion" w:date="2011-06-21T17:49:00Z">
        <w:r w:rsidR="00725F63" w:rsidRPr="00686F69">
          <w:t xml:space="preserve"> y se marcará la orden como finalizada</w:t>
        </w:r>
      </w:ins>
      <w:ins w:id="4254" w:author="Orion" w:date="2011-06-21T17:35:00Z">
        <w:r w:rsidR="00286F25" w:rsidRPr="00686F69">
          <w:t>.</w:t>
        </w:r>
      </w:ins>
    </w:p>
    <w:p w14:paraId="487E2FCA" w14:textId="3122B0C7" w:rsidR="00DD02EE" w:rsidRPr="00686F69" w:rsidRDefault="00DD02EE">
      <w:pPr>
        <w:spacing w:after="120"/>
        <w:jc w:val="both"/>
        <w:rPr>
          <w:ins w:id="4255" w:author="Orion" w:date="2011-06-21T17:15:00Z"/>
        </w:rPr>
        <w:pPrChange w:id="4256" w:author="IO" w:date="2011-07-21T16:48:00Z">
          <w:pPr/>
        </w:pPrChange>
      </w:pPr>
    </w:p>
    <w:p w14:paraId="179D4871" w14:textId="5278F0E1" w:rsidR="00F721A6" w:rsidRDefault="009F675E">
      <w:pPr>
        <w:pStyle w:val="Caption"/>
        <w:rPr>
          <w:ins w:id="4257" w:author="Orion" w:date="2011-06-21T17:23:00Z"/>
          <w:rFonts w:cs="Times New Roman"/>
        </w:rPr>
        <w:pPrChange w:id="4258" w:author="Orion" w:date="2011-06-22T20:01:00Z">
          <w:pPr/>
        </w:pPrChange>
      </w:pPr>
      <w:bookmarkStart w:id="4259" w:name="_Ref296441117"/>
      <w:bookmarkStart w:id="4260" w:name="_Toc299483445"/>
      <w:ins w:id="4261" w:author="Orion" w:date="2011-06-21T17:16:00Z">
        <w:r w:rsidRPr="0083518D">
          <w:rPr>
            <w:rFonts w:cs="Times New Roman"/>
            <w:noProof/>
            <w:lang w:eastAsia="es-ES" w:bidi="ar-SA"/>
          </w:rPr>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4262" w:author="Orion" w:date="2011-06-21T17:35:00Z">
        <w:r w:rsidR="00C84177">
          <w:t xml:space="preserve">Figura </w:t>
        </w:r>
        <w:r w:rsidR="00C84177">
          <w:fldChar w:fldCharType="begin"/>
        </w:r>
        <w:r w:rsidR="00C84177">
          <w:instrText xml:space="preserve"> SEQ Figura \* ARABIC </w:instrText>
        </w:r>
      </w:ins>
      <w:r w:rsidR="00C84177">
        <w:fldChar w:fldCharType="separate"/>
      </w:r>
      <w:ins w:id="4263" w:author="Orion" w:date="2011-07-26T22:41:00Z">
        <w:r w:rsidR="000A487B">
          <w:rPr>
            <w:noProof/>
          </w:rPr>
          <w:t>19</w:t>
        </w:r>
      </w:ins>
      <w:ins w:id="4264" w:author="Orion" w:date="2011-06-21T17:35:00Z">
        <w:r w:rsidR="00C84177">
          <w:fldChar w:fldCharType="end"/>
        </w:r>
        <w:bookmarkEnd w:id="4259"/>
        <w:r w:rsidR="00C84177">
          <w:t>: Comprobación de Nuevo Conflicto</w:t>
        </w:r>
      </w:ins>
      <w:ins w:id="4265" w:author="IO" w:date="2011-07-21T16:56:00Z">
        <w:r w:rsidR="00894CAC">
          <w:t>.</w:t>
        </w:r>
      </w:ins>
      <w:bookmarkEnd w:id="4260"/>
    </w:p>
    <w:p w14:paraId="25B90027" w14:textId="036B152C" w:rsidR="00894CAC" w:rsidRPr="00B0777E" w:rsidRDefault="00894CAC">
      <w:pPr>
        <w:pStyle w:val="Heading1"/>
        <w:numPr>
          <w:ilvl w:val="3"/>
          <w:numId w:val="40"/>
        </w:numPr>
        <w:rPr>
          <w:ins w:id="4266" w:author="IO" w:date="2011-07-21T16:57:00Z"/>
          <w:b w:val="0"/>
          <w:sz w:val="28"/>
          <w:szCs w:val="52"/>
        </w:rPr>
        <w:pPrChange w:id="4267" w:author="IO" w:date="2011-07-21T16:57:00Z">
          <w:pPr>
            <w:pStyle w:val="Heading1"/>
            <w:numPr>
              <w:ilvl w:val="3"/>
              <w:numId w:val="53"/>
            </w:numPr>
            <w:tabs>
              <w:tab w:val="clear" w:pos="0"/>
            </w:tabs>
            <w:ind w:left="1728" w:hanging="648"/>
          </w:pPr>
        </w:pPrChange>
      </w:pPr>
      <w:bookmarkStart w:id="4268" w:name="_Toc299721493"/>
      <w:ins w:id="4269" w:author="IO" w:date="2011-07-21T16:57:00Z">
        <w:r>
          <w:rPr>
            <w:b w:val="0"/>
            <w:sz w:val="28"/>
            <w:szCs w:val="52"/>
          </w:rPr>
          <w:t>Generación y comunicación de órdenes</w:t>
        </w:r>
        <w:bookmarkEnd w:id="4268"/>
      </w:ins>
    </w:p>
    <w:p w14:paraId="3BF968B2" w14:textId="689FDA85" w:rsidR="00A3163B" w:rsidRPr="00686F69" w:rsidDel="00894CAC" w:rsidRDefault="00A3163B">
      <w:pPr>
        <w:spacing w:after="120"/>
        <w:jc w:val="both"/>
        <w:rPr>
          <w:ins w:id="4270" w:author="Orion" w:date="2011-06-21T16:30:00Z"/>
          <w:del w:id="4271" w:author="IO" w:date="2011-07-21T16:57:00Z"/>
        </w:rPr>
        <w:pPrChange w:id="4272" w:author="IO" w:date="2011-07-21T16:57:00Z">
          <w:pPr/>
        </w:pPrChange>
      </w:pPr>
    </w:p>
    <w:p w14:paraId="123AFBF6" w14:textId="77777777" w:rsidR="006A53B9" w:rsidRDefault="005C0686">
      <w:pPr>
        <w:spacing w:after="120"/>
        <w:jc w:val="both"/>
        <w:rPr>
          <w:ins w:id="4273" w:author="IO" w:date="2011-07-21T17:01:00Z"/>
        </w:rPr>
        <w:pPrChange w:id="4274" w:author="IO" w:date="2011-07-21T16:57:00Z">
          <w:pPr/>
        </w:pPrChange>
      </w:pPr>
      <w:ins w:id="4275" w:author="Orion" w:date="2011-06-21T16:48:00Z">
        <w:r w:rsidRPr="00686F69">
          <w:t xml:space="preserve">Una vez </w:t>
        </w:r>
      </w:ins>
      <w:ins w:id="4276" w:author="Orion" w:date="2011-06-21T16:49:00Z">
        <w:r w:rsidRPr="00686F69">
          <w:t>el conflicto se ha detectado y confirmado</w:t>
        </w:r>
      </w:ins>
      <w:ins w:id="4277" w:author="IO" w:date="2011-07-21T16:57:00Z">
        <w:r w:rsidR="00894CAC">
          <w:t>,</w:t>
        </w:r>
      </w:ins>
      <w:ins w:id="4278" w:author="Orion" w:date="2011-06-21T16:50:00Z">
        <w:del w:id="4279" w:author="IO" w:date="2011-07-21T16:57:00Z">
          <w:r w:rsidRPr="00686F69" w:rsidDel="00894CAC">
            <w:delText xml:space="preserve"> como no existente anteriormente</w:delText>
          </w:r>
        </w:del>
        <w:r w:rsidRPr="00686F69">
          <w:t xml:space="preserve"> se procede a crear </w:t>
        </w:r>
      </w:ins>
      <w:ins w:id="4280" w:author="Orion" w:date="2011-06-21T16:53:00Z">
        <w:del w:id="4281" w:author="IO" w:date="2011-07-21T16:57:00Z">
          <w:r w:rsidRPr="00686F69" w:rsidDel="00894CAC">
            <w:delText xml:space="preserve">cada una de </w:delText>
          </w:r>
        </w:del>
        <w:r w:rsidRPr="00686F69">
          <w:t>las</w:t>
        </w:r>
      </w:ins>
      <w:ins w:id="4282" w:author="Orion" w:date="2011-06-21T16:50:00Z">
        <w:r w:rsidRPr="00686F69">
          <w:t xml:space="preserve"> </w:t>
        </w:r>
      </w:ins>
      <w:ins w:id="4283" w:author="Orion" w:date="2011-06-21T16:53:00Z">
        <w:r w:rsidRPr="00686F69">
          <w:t>órdenes</w:t>
        </w:r>
      </w:ins>
      <w:ins w:id="4284" w:author="Orion" w:date="2011-06-21T16:50:00Z">
        <w:r w:rsidRPr="00686F69">
          <w:t xml:space="preserve"> que se </w:t>
        </w:r>
      </w:ins>
      <w:ins w:id="4285" w:author="Orion" w:date="2011-06-21T16:52:00Z">
        <w:r w:rsidRPr="00686F69">
          <w:t>transmitirán</w:t>
        </w:r>
      </w:ins>
      <w:ins w:id="4286" w:author="Orion" w:date="2011-06-21T16:50:00Z">
        <w:r w:rsidRPr="00686F69">
          <w:t xml:space="preserve"> </w:t>
        </w:r>
      </w:ins>
      <w:ins w:id="4287" w:author="Orion" w:date="2011-06-21T16:52:00Z">
        <w:r w:rsidRPr="00686F69">
          <w:t xml:space="preserve">a </w:t>
        </w:r>
        <w:del w:id="4288" w:author="IO" w:date="2011-07-21T16:58:00Z">
          <w:r w:rsidRPr="00686F69" w:rsidDel="00894CAC">
            <w:delText xml:space="preserve">cada uno de </w:delText>
          </w:r>
        </w:del>
        <w:r w:rsidRPr="00686F69">
          <w:t xml:space="preserve">los pilotos de </w:t>
        </w:r>
        <w:del w:id="4289" w:author="IO" w:date="2011-07-21T16:58:00Z">
          <w:r w:rsidRPr="00686F69" w:rsidDel="00894CAC">
            <w:delText>est</w:delText>
          </w:r>
        </w:del>
      </w:ins>
      <w:ins w:id="4290" w:author="IO" w:date="2011-07-21T16:58:00Z">
        <w:r w:rsidR="00894CAC">
          <w:t>l</w:t>
        </w:r>
      </w:ins>
      <w:ins w:id="4291" w:author="Orion" w:date="2011-06-21T16:52:00Z">
        <w:r w:rsidRPr="00686F69">
          <w:t xml:space="preserve">os aviones </w:t>
        </w:r>
      </w:ins>
      <w:ins w:id="4292" w:author="Orion" w:date="2011-06-21T17:44:00Z">
        <w:r w:rsidR="00E11899" w:rsidRPr="00686F69">
          <w:t>en c</w:t>
        </w:r>
      </w:ins>
      <w:ins w:id="4293" w:author="Orion" w:date="2011-06-21T16:52:00Z">
        <w:r w:rsidRPr="00686F69">
          <w:t xml:space="preserve">onflicto. </w:t>
        </w:r>
      </w:ins>
      <w:ins w:id="4294" w:author="Orion" w:date="2011-06-21T16:53:00Z">
        <w:r w:rsidRPr="00686F69">
          <w:t xml:space="preserve">Esto </w:t>
        </w:r>
        <w:del w:id="4295" w:author="IO" w:date="2011-07-21T16:58:00Z">
          <w:r w:rsidRPr="00686F69" w:rsidDel="00894CAC">
            <w:delText xml:space="preserve">se </w:delText>
          </w:r>
        </w:del>
      </w:ins>
      <w:ins w:id="4296" w:author="Orion" w:date="2011-06-21T17:45:00Z">
        <w:del w:id="4297" w:author="IO" w:date="2011-07-21T16:58:00Z">
          <w:r w:rsidR="0020494C" w:rsidRPr="00686F69" w:rsidDel="00894CAC">
            <w:delText>realizará</w:delText>
          </w:r>
        </w:del>
      </w:ins>
      <w:ins w:id="4298" w:author="Orion" w:date="2011-06-21T16:53:00Z">
        <w:del w:id="4299" w:author="IO" w:date="2011-07-21T16:58:00Z">
          <w:r w:rsidRPr="00686F69" w:rsidDel="00894CAC">
            <w:delText xml:space="preserve"> con la tarea “CreateNewOrders”</w:delText>
          </w:r>
        </w:del>
      </w:ins>
      <w:ins w:id="4300" w:author="Orion" w:date="2011-06-21T17:17:00Z">
        <w:del w:id="4301" w:author="IO" w:date="2011-07-21T16:58:00Z">
          <w:r w:rsidR="00DC4615" w:rsidRPr="00686F69" w:rsidDel="00894CAC">
            <w:delText xml:space="preserve"> </w:delText>
          </w:r>
        </w:del>
      </w:ins>
      <w:ins w:id="4302" w:author="IO" w:date="2011-07-21T16:58:00Z">
        <w:r w:rsidR="00894CAC">
          <w:t xml:space="preserve">actividad se muestra en la </w:t>
        </w:r>
      </w:ins>
      <w:ins w:id="4303" w:author="Orion" w:date="2011-06-21T17:17:00Z">
        <w:del w:id="4304" w:author="IO" w:date="2011-07-21T16:58:00Z">
          <w:r w:rsidR="00DC4615" w:rsidRPr="00686F69" w:rsidDel="00894CAC">
            <w:delText>(</w:delText>
          </w:r>
        </w:del>
      </w:ins>
      <w:ins w:id="4305" w:author="Orion" w:date="2011-06-21T17:45:00Z">
        <w:r w:rsidR="00FF04F8" w:rsidRPr="00686F69">
          <w:fldChar w:fldCharType="begin"/>
        </w:r>
        <w:r w:rsidR="00FF04F8" w:rsidRPr="00686F69">
          <w:instrText xml:space="preserve"> REF _Ref296441630 \h </w:instrText>
        </w:r>
      </w:ins>
      <w:r w:rsidR="00686F69">
        <w:instrText xml:space="preserve"> \* MERGEFORMAT </w:instrText>
      </w:r>
      <w:r w:rsidR="00FF04F8" w:rsidRPr="00686F69">
        <w:fldChar w:fldCharType="separate"/>
      </w:r>
      <w:ins w:id="4306" w:author="Orion" w:date="2011-07-26T22:30:00Z">
        <w:r w:rsidR="00503590">
          <w:t>Figura 20</w:t>
        </w:r>
      </w:ins>
      <w:ins w:id="4307" w:author="IO" w:date="2011-07-22T13:16:00Z">
        <w:del w:id="4308" w:author="Orion" w:date="2011-07-26T22:30:00Z">
          <w:r w:rsidR="00416FF6" w:rsidDel="00503590">
            <w:delText>Figura 19</w:delText>
          </w:r>
        </w:del>
      </w:ins>
      <w:ins w:id="4309" w:author="Orion" w:date="2011-06-21T17:45:00Z">
        <w:r w:rsidR="00FF04F8" w:rsidRPr="00686F69">
          <w:fldChar w:fldCharType="end"/>
        </w:r>
      </w:ins>
      <w:ins w:id="4310" w:author="IO" w:date="2011-07-21T16:58:00Z">
        <w:r w:rsidR="00894CAC">
          <w:t xml:space="preserve">. La </w:t>
        </w:r>
        <w:r w:rsidR="00894CAC" w:rsidRPr="00686F69">
          <w:t>tarea “</w:t>
        </w:r>
        <w:proofErr w:type="spellStart"/>
        <w:r w:rsidR="00894CAC" w:rsidRPr="00686F69">
          <w:t>CreateNewOrders</w:t>
        </w:r>
        <w:proofErr w:type="spellEnd"/>
        <w:r w:rsidR="00894CAC" w:rsidRPr="00686F69">
          <w:t>”</w:t>
        </w:r>
      </w:ins>
      <w:ins w:id="4311" w:author="Orion" w:date="2011-06-21T17:17:00Z">
        <w:del w:id="4312" w:author="IO" w:date="2011-07-21T16:58:00Z">
          <w:r w:rsidR="00DC4615" w:rsidRPr="00686F69" w:rsidDel="00894CAC">
            <w:delText>)</w:delText>
          </w:r>
        </w:del>
      </w:ins>
      <w:ins w:id="4313" w:author="Orion" w:date="2011-06-21T16:57:00Z">
        <w:del w:id="4314" w:author="IO" w:date="2011-07-21T16:58:00Z">
          <w:r w:rsidR="009C4D15" w:rsidRPr="00686F69" w:rsidDel="00894CAC">
            <w:delText>, que</w:delText>
          </w:r>
        </w:del>
        <w:r w:rsidR="009C4D15" w:rsidRPr="00686F69">
          <w:t xml:space="preserve"> encapsula</w:t>
        </w:r>
        <w:del w:id="4315" w:author="IO" w:date="2011-07-21T16:58:00Z">
          <w:r w:rsidR="009C4D15" w:rsidRPr="00686F69" w:rsidDel="00894CAC">
            <w:delText>rá</w:delText>
          </w:r>
        </w:del>
        <w:r w:rsidR="009C4D15" w:rsidRPr="00686F69">
          <w:t xml:space="preserve"> en </w:t>
        </w:r>
      </w:ins>
      <w:ins w:id="4316" w:author="Orion" w:date="2011-06-21T17:56:00Z">
        <w:r w:rsidR="00F36065" w:rsidRPr="00686F69">
          <w:t>los</w:t>
        </w:r>
      </w:ins>
      <w:ins w:id="4317" w:author="Orion" w:date="2011-06-21T16:57:00Z">
        <w:r w:rsidR="009C4D15" w:rsidRPr="00686F69">
          <w:t xml:space="preserve"> hecho</w:t>
        </w:r>
      </w:ins>
      <w:ins w:id="4318" w:author="Orion" w:date="2011-06-21T17:56:00Z">
        <w:r w:rsidR="00F36065" w:rsidRPr="00686F69">
          <w:t>s</w:t>
        </w:r>
      </w:ins>
      <w:ins w:id="4319" w:author="Orion" w:date="2011-06-21T16:57:00Z">
        <w:r w:rsidR="009C4D15" w:rsidRPr="00686F69">
          <w:t xml:space="preserve"> “</w:t>
        </w:r>
        <w:proofErr w:type="spellStart"/>
        <w:r w:rsidR="009C4D15" w:rsidRPr="00686F69">
          <w:t>StartAvoidCollision</w:t>
        </w:r>
      </w:ins>
      <w:proofErr w:type="spellEnd"/>
      <w:ins w:id="4320" w:author="Orion" w:date="2011-06-21T16:58:00Z">
        <w:r w:rsidR="009C4D15" w:rsidRPr="00686F69">
          <w:t xml:space="preserve">” </w:t>
        </w:r>
        <w:del w:id="4321" w:author="IO" w:date="2011-07-21T16:59:00Z">
          <w:r w:rsidR="009C4D15" w:rsidRPr="00686F69" w:rsidDel="00894CAC">
            <w:delText>por un lado el id</w:delText>
          </w:r>
        </w:del>
      </w:ins>
      <w:ins w:id="4322" w:author="IO" w:date="2011-07-21T16:59:00Z">
        <w:r w:rsidR="00894CAC">
          <w:t>la identificación</w:t>
        </w:r>
      </w:ins>
      <w:ins w:id="4323" w:author="Orion" w:date="2011-06-21T16:58:00Z">
        <w:r w:rsidR="009C4D15" w:rsidRPr="00686F69">
          <w:t xml:space="preserve"> del piloto</w:t>
        </w:r>
      </w:ins>
      <w:ins w:id="4324" w:author="Orion" w:date="2011-06-21T17:57:00Z">
        <w:r w:rsidR="00F36065" w:rsidRPr="00686F69">
          <w:t xml:space="preserve"> al que va destinada la orden</w:t>
        </w:r>
      </w:ins>
      <w:ins w:id="4325" w:author="IO" w:date="2011-07-21T16:59:00Z">
        <w:r w:rsidR="00894CAC">
          <w:t xml:space="preserve"> y un nuevo tramo que recoge las órdenes a</w:t>
        </w:r>
      </w:ins>
      <w:ins w:id="4326" w:author="Orion" w:date="2011-06-21T17:56:00Z">
        <w:r w:rsidR="00F36065" w:rsidRPr="00686F69">
          <w:t xml:space="preserve"> </w:t>
        </w:r>
      </w:ins>
      <w:ins w:id="4327" w:author="IO" w:date="2011-07-21T16:59:00Z">
        <w:r w:rsidR="00894CAC">
          <w:t xml:space="preserve">realizar. Por tanto, </w:t>
        </w:r>
      </w:ins>
      <w:ins w:id="4328" w:author="Orion" w:date="2011-06-21T17:57:00Z">
        <w:del w:id="4329" w:author="IO" w:date="2011-07-21T16:59:00Z">
          <w:r w:rsidR="00F36065" w:rsidRPr="00686F69" w:rsidDel="00894CAC">
            <w:delText>(</w:delText>
          </w:r>
        </w:del>
      </w:ins>
      <w:ins w:id="4330" w:author="Orion" w:date="2011-06-21T17:56:00Z">
        <w:r w:rsidR="00F36065" w:rsidRPr="00686F69">
          <w:t>se generará un hecho de este tipo por cada avión en conflicto</w:t>
        </w:r>
      </w:ins>
      <w:ins w:id="4331" w:author="Orion" w:date="2011-06-21T17:57:00Z">
        <w:del w:id="4332" w:author="IO" w:date="2011-07-21T16:59:00Z">
          <w:r w:rsidR="00F36065" w:rsidRPr="00686F69" w:rsidDel="00894CAC">
            <w:delText>)</w:delText>
          </w:r>
        </w:del>
      </w:ins>
      <w:ins w:id="4333" w:author="Orion" w:date="2011-06-21T16:58:00Z">
        <w:del w:id="4334" w:author="IO" w:date="2011-07-21T16:59:00Z">
          <w:r w:rsidR="009C4D15" w:rsidRPr="00686F69" w:rsidDel="00894CAC">
            <w:delText xml:space="preserve"> y por otro lado, el nuevo tramo</w:delText>
          </w:r>
        </w:del>
      </w:ins>
      <w:ins w:id="4335" w:author="Orion" w:date="2011-06-21T17:57:00Z">
        <w:r w:rsidR="00F36065" w:rsidRPr="00686F69">
          <w:t>. Este tramo</w:t>
        </w:r>
      </w:ins>
      <w:ins w:id="4336" w:author="Orion" w:date="2011-06-21T16:59:00Z">
        <w:r w:rsidR="009C4D15" w:rsidRPr="00686F69">
          <w:t>,</w:t>
        </w:r>
      </w:ins>
      <w:ins w:id="4337" w:author="Orion" w:date="2011-06-21T16:58:00Z">
        <w:r w:rsidR="009C4D15" w:rsidRPr="00686F69">
          <w:t xml:space="preserve"> como se ha comentad</w:t>
        </w:r>
      </w:ins>
      <w:ins w:id="4338" w:author="Orion" w:date="2011-06-21T16:59:00Z">
        <w:r w:rsidR="009C4D15" w:rsidRPr="00686F69">
          <w:t>o</w:t>
        </w:r>
      </w:ins>
      <w:ins w:id="4339" w:author="Orion" w:date="2011-06-21T16:58:00Z">
        <w:r w:rsidR="009C4D15" w:rsidRPr="00686F69">
          <w:t xml:space="preserve"> </w:t>
        </w:r>
      </w:ins>
      <w:ins w:id="4340" w:author="Orion" w:date="2011-06-21T16:59:00Z">
        <w:r w:rsidR="009C4D15" w:rsidRPr="00686F69">
          <w:t xml:space="preserve">anteriormente, será un </w:t>
        </w:r>
        <w:r w:rsidR="009C4D15" w:rsidRPr="00686F69">
          <w:lastRenderedPageBreak/>
          <w:t>tramo adicional “ficticio” que los aviones deberán completar</w:t>
        </w:r>
      </w:ins>
      <w:ins w:id="4341" w:author="Orion" w:date="2011-06-21T17:58:00Z">
        <w:r w:rsidR="009350CD" w:rsidRPr="00686F69">
          <w:t xml:space="preserve"> antes de seguir con el procedimiento normal del plan de vuelo</w:t>
        </w:r>
      </w:ins>
      <w:ins w:id="4342" w:author="Orion" w:date="2011-06-21T17:01:00Z">
        <w:r w:rsidR="009C4D15" w:rsidRPr="00686F69">
          <w:t xml:space="preserve">. </w:t>
        </w:r>
        <w:del w:id="4343" w:author="IO" w:date="2011-07-21T17:01:00Z">
          <w:r w:rsidR="009C4D15" w:rsidRPr="00686F69" w:rsidDel="006A53B9">
            <w:delText>Se ha</w:delText>
          </w:r>
        </w:del>
      </w:ins>
      <w:ins w:id="4344" w:author="Orion" w:date="2011-06-21T17:58:00Z">
        <w:del w:id="4345" w:author="IO" w:date="2011-07-21T17:01:00Z">
          <w:r w:rsidR="003357FA" w:rsidRPr="00686F69" w:rsidDel="006A53B9">
            <w:delText>n</w:delText>
          </w:r>
        </w:del>
      </w:ins>
      <w:ins w:id="4346" w:author="Orion" w:date="2011-06-21T17:01:00Z">
        <w:del w:id="4347" w:author="IO" w:date="2011-07-21T17:01:00Z">
          <w:r w:rsidR="009C4D15" w:rsidRPr="00686F69" w:rsidDel="006A53B9">
            <w:delText xml:space="preserve"> traducido l</w:delText>
          </w:r>
        </w:del>
      </w:ins>
      <w:ins w:id="4348" w:author="IO" w:date="2011-07-21T17:01:00Z">
        <w:r w:rsidR="006A53B9">
          <w:t>L</w:t>
        </w:r>
      </w:ins>
      <w:ins w:id="4349" w:author="Orion" w:date="2011-06-21T17:01:00Z">
        <w:r w:rsidR="009C4D15" w:rsidRPr="00686F69">
          <w:t xml:space="preserve">as </w:t>
        </w:r>
      </w:ins>
      <w:ins w:id="4350" w:author="Orion" w:date="2011-06-21T17:06:00Z">
        <w:r w:rsidR="00415F96" w:rsidRPr="00686F69">
          <w:t>órdenes</w:t>
        </w:r>
      </w:ins>
      <w:ins w:id="4351" w:author="Orion" w:date="2011-06-21T17:01:00Z">
        <w:r w:rsidR="009C4D15" w:rsidRPr="00686F69">
          <w:t xml:space="preserve"> </w:t>
        </w:r>
      </w:ins>
      <w:ins w:id="4352" w:author="IO" w:date="2011-07-21T17:01:00Z">
        <w:r w:rsidR="006A53B9">
          <w:t xml:space="preserve">se han traducido </w:t>
        </w:r>
      </w:ins>
      <w:ins w:id="4353" w:author="Orion" w:date="2011-06-21T17:01:00Z">
        <w:r w:rsidR="009C4D15" w:rsidRPr="00686F69">
          <w:t>a nuevos tramos para</w:t>
        </w:r>
      </w:ins>
      <w:ins w:id="4354" w:author="Orion" w:date="2011-06-21T17:07:00Z">
        <w:r w:rsidR="00526298" w:rsidRPr="00686F69">
          <w:t xml:space="preserve"> que los pilotos puedan</w:t>
        </w:r>
      </w:ins>
      <w:ins w:id="4355" w:author="Orion" w:date="2011-06-21T17:02:00Z">
        <w:r w:rsidR="009C4D15" w:rsidRPr="00686F69">
          <w:t xml:space="preserve"> así seguir</w:t>
        </w:r>
      </w:ins>
      <w:ins w:id="4356" w:author="Orion" w:date="2011-06-21T17:04:00Z">
        <w:r w:rsidR="00586820" w:rsidRPr="00686F69">
          <w:t>, en cierto modo,</w:t>
        </w:r>
      </w:ins>
      <w:ins w:id="4357" w:author="Orion" w:date="2011-06-21T17:02:00Z">
        <w:r w:rsidR="009C4D15" w:rsidRPr="00686F69">
          <w:t xml:space="preserve"> la estructura de </w:t>
        </w:r>
      </w:ins>
      <w:ins w:id="4358" w:author="Orion" w:date="2011-06-21T17:05:00Z">
        <w:r w:rsidR="00415F96" w:rsidRPr="00686F69">
          <w:t xml:space="preserve">generación de decisiones e instrucciones que </w:t>
        </w:r>
      </w:ins>
      <w:ins w:id="4359" w:author="Orion" w:date="2011-06-21T17:59:00Z">
        <w:del w:id="4360" w:author="IO" w:date="2011-07-21T17:01:00Z">
          <w:r w:rsidR="00D366D5" w:rsidRPr="00686F69" w:rsidDel="006A53B9">
            <w:delText xml:space="preserve">los pilotos </w:delText>
          </w:r>
        </w:del>
      </w:ins>
      <w:ins w:id="4361" w:author="Orion" w:date="2011-06-21T17:05:00Z">
        <w:r w:rsidR="00415F96" w:rsidRPr="00686F69">
          <w:t xml:space="preserve">llevan a cabo </w:t>
        </w:r>
        <w:del w:id="4362" w:author="IO" w:date="2011-07-21T17:01:00Z">
          <w:r w:rsidR="00415F96" w:rsidRPr="00686F69" w:rsidDel="006A53B9">
            <w:delText xml:space="preserve">en </w:delText>
          </w:r>
        </w:del>
      </w:ins>
      <w:ins w:id="4363" w:author="Orion" w:date="2011-06-21T17:07:00Z">
        <w:del w:id="4364" w:author="IO" w:date="2011-07-21T17:01:00Z">
          <w:r w:rsidR="009F10B9" w:rsidRPr="00686F69" w:rsidDel="006A53B9">
            <w:delText xml:space="preserve">el cuerpo central </w:delText>
          </w:r>
        </w:del>
      </w:ins>
      <w:ins w:id="4365" w:author="Orion" w:date="2011-06-21T17:05:00Z">
        <w:del w:id="4366" w:author="IO" w:date="2011-07-21T17:01:00Z">
          <w:r w:rsidR="00415F96" w:rsidRPr="00686F69" w:rsidDel="006A53B9">
            <w:delText>del sistema</w:delText>
          </w:r>
        </w:del>
      </w:ins>
      <w:ins w:id="4367" w:author="IO" w:date="2011-07-21T17:01:00Z">
        <w:r w:rsidR="006A53B9">
          <w:t>para seguir el plan de vuelo</w:t>
        </w:r>
      </w:ins>
      <w:ins w:id="4368" w:author="Orion" w:date="2011-06-21T17:05:00Z">
        <w:r w:rsidR="00415F96" w:rsidRPr="00686F69">
          <w:t>.</w:t>
        </w:r>
      </w:ins>
      <w:ins w:id="4369" w:author="Orion" w:date="2011-06-21T17:08:00Z">
        <w:del w:id="4370" w:author="IO" w:date="2011-07-21T17:01:00Z">
          <w:r w:rsidR="003B5356" w:rsidRPr="00686F69" w:rsidDel="006A53B9">
            <w:delText xml:space="preserve"> Para </w:delText>
          </w:r>
        </w:del>
      </w:ins>
    </w:p>
    <w:p w14:paraId="2FAE4C50" w14:textId="3777C549" w:rsidR="00001A1C" w:rsidRPr="00686F69" w:rsidDel="006A53B9" w:rsidRDefault="006A53B9">
      <w:pPr>
        <w:spacing w:before="240" w:after="120"/>
        <w:ind w:firstLine="284"/>
        <w:jc w:val="both"/>
        <w:rPr>
          <w:ins w:id="4371" w:author="Orion" w:date="2011-05-27T18:59:00Z"/>
          <w:del w:id="4372" w:author="IO" w:date="2011-07-21T17:05:00Z"/>
        </w:rPr>
        <w:pPrChange w:id="4373" w:author="IO" w:date="2011-07-21T17:01:00Z">
          <w:pPr/>
        </w:pPrChange>
      </w:pPr>
      <w:ins w:id="4374" w:author="IO" w:date="2011-07-21T17:01:00Z">
        <w:r>
          <w:t>Para generar las órdenes que resu</w:t>
        </w:r>
      </w:ins>
      <w:ins w:id="4375" w:author="IO" w:date="2011-07-21T17:02:00Z">
        <w:r>
          <w:t>e</w:t>
        </w:r>
      </w:ins>
      <w:ins w:id="4376" w:author="IO" w:date="2011-07-21T17:01:00Z">
        <w:r>
          <w:t>lven el con</w:t>
        </w:r>
      </w:ins>
      <w:ins w:id="4377" w:author="IO" w:date="2011-07-21T17:02:00Z">
        <w:r>
          <w:t>flicto, los controladores recurren a cambios de altitud, velocidad y rumbo de</w:t>
        </w:r>
      </w:ins>
      <w:ins w:id="4378" w:author="IO" w:date="2011-07-21T17:03:00Z">
        <w:r>
          <w:t xml:space="preserve"> </w:t>
        </w:r>
      </w:ins>
      <w:ins w:id="4379" w:author="IO" w:date="2011-07-21T17:02:00Z">
        <w:r>
          <w:t xml:space="preserve">las aeronaves. </w:t>
        </w:r>
      </w:ins>
      <w:ins w:id="4380" w:author="IO" w:date="2011-07-21T17:04:00Z">
        <w:r>
          <w:t>La heurística para generar estas órdenes es muy simple en este momento: generar</w:t>
        </w:r>
      </w:ins>
      <w:ins w:id="4381" w:author="IO" w:date="2011-07-21T17:03:00Z">
        <w:r>
          <w:t xml:space="preserve"> cambios aleatorios </w:t>
        </w:r>
      </w:ins>
      <w:ins w:id="4382" w:author="IO" w:date="2011-07-21T17:04:00Z">
        <w:r>
          <w:t xml:space="preserve">de estos parámetros </w:t>
        </w:r>
      </w:ins>
      <w:ins w:id="4383" w:author="IO" w:date="2011-07-21T17:03:00Z">
        <w:r>
          <w:t>dentro de los valores permitidos</w:t>
        </w:r>
      </w:ins>
      <w:ins w:id="4384" w:author="IO" w:date="2011-07-21T17:05:00Z">
        <w:r>
          <w:t xml:space="preserve"> por l</w:t>
        </w:r>
      </w:ins>
      <w:ins w:id="4385" w:author="IO" w:date="2011-07-21T17:06:00Z">
        <w:r>
          <w:t>o</w:t>
        </w:r>
      </w:ins>
      <w:ins w:id="4386" w:author="IO" w:date="2011-07-21T17:05:00Z">
        <w:r>
          <w:t xml:space="preserve">s </w:t>
        </w:r>
      </w:ins>
      <w:ins w:id="4387" w:author="IO" w:date="2011-07-21T17:06:00Z">
        <w:r>
          <w:t xml:space="preserve">tipos de </w:t>
        </w:r>
      </w:ins>
      <w:ins w:id="4388" w:author="IO" w:date="2011-07-21T17:05:00Z">
        <w:r>
          <w:t>aeronaves</w:t>
        </w:r>
      </w:ins>
      <w:ins w:id="4389" w:author="IO" w:date="2011-07-21T17:06:00Z">
        <w:r>
          <w:t xml:space="preserve"> (ver Sección </w:t>
        </w:r>
        <w:r>
          <w:fldChar w:fldCharType="begin"/>
        </w:r>
        <w:r>
          <w:instrText xml:space="preserve"> REF _Ref299031320 \r \h </w:instrText>
        </w:r>
      </w:ins>
      <w:r>
        <w:fldChar w:fldCharType="separate"/>
      </w:r>
      <w:ins w:id="4390" w:author="Orion" w:date="2011-07-26T22:30:00Z">
        <w:r w:rsidR="00503590">
          <w:t>4.1.2</w:t>
        </w:r>
      </w:ins>
      <w:ins w:id="4391" w:author="IO" w:date="2011-07-21T17:06:00Z">
        <w:r>
          <w:fldChar w:fldCharType="end"/>
        </w:r>
        <w:r>
          <w:t xml:space="preserve">) y las normas de vuelo (ver Sección </w:t>
        </w:r>
        <w:r>
          <w:fldChar w:fldCharType="begin"/>
        </w:r>
        <w:r>
          <w:instrText xml:space="preserve"> REF _Ref299031333 \r \h </w:instrText>
        </w:r>
      </w:ins>
      <w:r>
        <w:fldChar w:fldCharType="separate"/>
      </w:r>
      <w:ins w:id="4392" w:author="Orion" w:date="2011-07-26T22:30:00Z">
        <w:r w:rsidR="00503590">
          <w:t>4.1.4</w:t>
        </w:r>
      </w:ins>
      <w:ins w:id="4393" w:author="IO" w:date="2011-07-21T17:06:00Z">
        <w:r>
          <w:fldChar w:fldCharType="end"/>
        </w:r>
        <w:r>
          <w:t>)</w:t>
        </w:r>
      </w:ins>
      <w:ins w:id="4394" w:author="IO" w:date="2011-07-21T17:04:00Z">
        <w:r>
          <w:t>. Con estas modificaciones se</w:t>
        </w:r>
      </w:ins>
      <w:ins w:id="4395" w:author="IO" w:date="2011-07-21T17:03:00Z">
        <w:r>
          <w:t xml:space="preserve"> trata de recuperar las distancias de seguridad</w:t>
        </w:r>
      </w:ins>
      <w:ins w:id="4396" w:author="IO" w:date="2011-07-21T17:02:00Z">
        <w:r>
          <w:t xml:space="preserve"> </w:t>
        </w:r>
      </w:ins>
      <w:ins w:id="4397" w:author="IO" w:date="2011-07-21T17:05:00Z">
        <w:r>
          <w:t xml:space="preserve">y </w:t>
        </w:r>
      </w:ins>
      <w:ins w:id="4398" w:author="Orion" w:date="2011-06-21T17:08:00Z">
        <w:del w:id="4399" w:author="IO" w:date="2011-07-21T17:01:00Z">
          <w:r w:rsidR="003B5356" w:rsidRPr="00686F69" w:rsidDel="006A53B9">
            <w:delText>l</w:delText>
          </w:r>
        </w:del>
      </w:ins>
      <w:ins w:id="4400" w:author="IO" w:date="2011-07-21T17:05:00Z">
        <w:r>
          <w:t>alejar la posibilidad de</w:t>
        </w:r>
      </w:ins>
      <w:ins w:id="4401" w:author="Orion" w:date="2011-06-21T17:08:00Z">
        <w:del w:id="4402" w:author="IO" w:date="2011-07-21T17:05:00Z">
          <w:r w:rsidR="003B5356" w:rsidRPr="00686F69" w:rsidDel="006A53B9">
            <w:delText xml:space="preserve">a generación de estas nuevas órdenes </w:delText>
          </w:r>
        </w:del>
      </w:ins>
      <w:ins w:id="4403" w:author="Orion" w:date="2011-06-21T17:51:00Z">
        <w:del w:id="4404" w:author="IO" w:date="2011-07-21T17:05:00Z">
          <w:r w:rsidR="006806F8" w:rsidRPr="00686F69" w:rsidDel="006A53B9">
            <w:delText>se tienen en cuenta las restricciones de los controladores de las que se habló en la sección de Requisitos</w:delText>
          </w:r>
          <w:r w:rsidR="00EB0885" w:rsidRPr="00686F69" w:rsidDel="006A53B9">
            <w:delText xml:space="preserve">. </w:delText>
          </w:r>
        </w:del>
      </w:ins>
      <w:ins w:id="4405" w:author="Orion" w:date="2011-06-21T18:00:00Z">
        <w:del w:id="4406" w:author="IO" w:date="2011-07-21T17:05:00Z">
          <w:r w:rsidR="00F80E57" w:rsidRPr="00686F69" w:rsidDel="006A53B9">
            <w:delText>Estas órdenes se l</w:delText>
          </w:r>
        </w:del>
      </w:ins>
      <w:ins w:id="4407" w:author="Orion" w:date="2011-06-21T17:52:00Z">
        <w:del w:id="4408" w:author="IO" w:date="2011-07-21T17:05:00Z">
          <w:r w:rsidR="00F80E57" w:rsidRPr="00686F69" w:rsidDel="006A53B9">
            <w:delText>imit</w:delText>
          </w:r>
        </w:del>
      </w:ins>
      <w:ins w:id="4409" w:author="Orion" w:date="2011-06-21T18:00:00Z">
        <w:del w:id="4410" w:author="IO" w:date="2011-07-21T17:05:00Z">
          <w:r w:rsidR="00F80E57" w:rsidRPr="00686F69" w:rsidDel="006A53B9">
            <w:delText>arán</w:delText>
          </w:r>
        </w:del>
      </w:ins>
      <w:ins w:id="4411" w:author="Orion" w:date="2011-06-21T17:52:00Z">
        <w:del w:id="4412" w:author="IO" w:date="2011-07-21T17:05:00Z">
          <w:r w:rsidR="00EB0885" w:rsidRPr="00686F69" w:rsidDel="006A53B9">
            <w:delText>, en un principio,</w:delText>
          </w:r>
        </w:del>
      </w:ins>
      <w:ins w:id="4413" w:author="Orion" w:date="2011-06-21T17:53:00Z">
        <w:del w:id="4414" w:author="IO" w:date="2011-07-21T17:05:00Z">
          <w:r w:rsidR="00EB0885" w:rsidRPr="00686F69" w:rsidDel="006A53B9">
            <w:delText xml:space="preserve"> a transmitir cambios de altura y velocidad aleatorias dentro de los valores permitido</w:delText>
          </w:r>
        </w:del>
      </w:ins>
      <w:ins w:id="4415" w:author="Orion" w:date="2011-06-21T17:54:00Z">
        <w:del w:id="4416" w:author="IO" w:date="2011-07-21T17:05:00Z">
          <w:r w:rsidR="00EB0885" w:rsidRPr="00686F69" w:rsidDel="006A53B9">
            <w:delText>s</w:delText>
          </w:r>
        </w:del>
      </w:ins>
      <w:ins w:id="4417" w:author="Orion" w:date="2011-06-21T17:53:00Z">
        <w:del w:id="4418" w:author="IO" w:date="2011-07-21T17:05:00Z">
          <w:r w:rsidR="00EB0885" w:rsidRPr="00686F69" w:rsidDel="006A53B9">
            <w:delText xml:space="preserve"> y que eviten la</w:delText>
          </w:r>
        </w:del>
        <w:r w:rsidR="00EB0885" w:rsidRPr="00686F69">
          <w:t xml:space="preserve"> colisión</w:t>
        </w:r>
        <w:del w:id="4419" w:author="IO" w:date="2011-07-21T17:05:00Z">
          <w:r w:rsidR="00EB0885" w:rsidRPr="00686F69" w:rsidDel="006A53B9">
            <w:delText xml:space="preserve"> en caso de cruce cercano</w:delText>
          </w:r>
        </w:del>
        <w:r w:rsidR="00EB0885" w:rsidRPr="00686F69">
          <w:t>.</w:t>
        </w:r>
      </w:ins>
    </w:p>
    <w:p w14:paraId="3CFED013" w14:textId="4F78CCDC" w:rsidR="00640527" w:rsidRPr="00686F69" w:rsidRDefault="00640527">
      <w:pPr>
        <w:spacing w:before="240" w:after="120"/>
        <w:ind w:firstLine="284"/>
        <w:jc w:val="both"/>
        <w:rPr>
          <w:ins w:id="4420" w:author="Orion" w:date="2011-05-27T18:18:00Z"/>
        </w:rPr>
        <w:pPrChange w:id="4421" w:author="IO" w:date="2011-07-21T14:52:00Z">
          <w:pPr/>
        </w:pPrChange>
      </w:pPr>
    </w:p>
    <w:p w14:paraId="394058FF" w14:textId="08D84F13" w:rsidR="0053403E" w:rsidRDefault="009F675E">
      <w:pPr>
        <w:pStyle w:val="Caption"/>
        <w:rPr>
          <w:ins w:id="4422" w:author="Orion" w:date="2011-07-05T21:00:00Z"/>
          <w:rFonts w:cs="Times New Roman"/>
        </w:rPr>
        <w:pPrChange w:id="4423" w:author="Orion" w:date="2011-07-05T21:01:00Z">
          <w:pPr/>
        </w:pPrChange>
      </w:pPr>
      <w:bookmarkStart w:id="4424" w:name="_Ref296441630"/>
      <w:bookmarkStart w:id="4425" w:name="_Toc299483446"/>
      <w:ins w:id="4426" w:author="Orion" w:date="2011-06-21T16:57:00Z">
        <w:r w:rsidRPr="0083518D">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4427" w:author="Orion" w:date="2011-06-21T16:47:00Z">
        <w:r w:rsidR="00001A1C">
          <w:t xml:space="preserve">Figura </w:t>
        </w:r>
        <w:r w:rsidR="00001A1C">
          <w:fldChar w:fldCharType="begin"/>
        </w:r>
        <w:r w:rsidR="00001A1C">
          <w:instrText xml:space="preserve"> SEQ Figura \* ARABIC </w:instrText>
        </w:r>
      </w:ins>
      <w:r w:rsidR="00001A1C">
        <w:fldChar w:fldCharType="separate"/>
      </w:r>
      <w:ins w:id="4428" w:author="Orion" w:date="2011-07-26T22:41:00Z">
        <w:r w:rsidR="000A487B">
          <w:rPr>
            <w:noProof/>
          </w:rPr>
          <w:t>20</w:t>
        </w:r>
      </w:ins>
      <w:ins w:id="4429" w:author="Orion" w:date="2011-06-21T16:47:00Z">
        <w:r w:rsidR="00001A1C">
          <w:fldChar w:fldCharType="end"/>
        </w:r>
        <w:bookmarkEnd w:id="4424"/>
        <w:r w:rsidR="00001A1C">
          <w:t>: Creación de las Ordenes</w:t>
        </w:r>
      </w:ins>
      <w:ins w:id="4430" w:author="IO" w:date="2011-07-21T17:06:00Z">
        <w:r w:rsidR="006A53B9">
          <w:t>.</w:t>
        </w:r>
      </w:ins>
      <w:bookmarkEnd w:id="4425"/>
    </w:p>
    <w:p w14:paraId="5DBCED8A" w14:textId="61A425DA" w:rsidR="00A7471E" w:rsidRPr="00686F69" w:rsidDel="006A53B9" w:rsidRDefault="006A53B9">
      <w:pPr>
        <w:spacing w:before="240" w:after="120"/>
        <w:ind w:firstLine="284"/>
        <w:jc w:val="both"/>
        <w:rPr>
          <w:ins w:id="4431" w:author="Orion" w:date="2011-06-21T17:39:00Z"/>
          <w:del w:id="4432" w:author="IO" w:date="2011-07-21T17:08:00Z"/>
        </w:rPr>
        <w:pPrChange w:id="4433" w:author="IO" w:date="2011-07-21T17:08:00Z">
          <w:pPr/>
        </w:pPrChange>
      </w:pPr>
      <w:ins w:id="4434" w:author="IO" w:date="2011-07-21T17:08:00Z">
        <w:r>
          <w:t xml:space="preserve">Una vez generadas las órdenes, los </w:t>
        </w:r>
      </w:ins>
      <w:ins w:id="4435" w:author="IO" w:date="2011-07-21T20:49:00Z">
        <w:r w:rsidR="004C462F">
          <w:t>controladores</w:t>
        </w:r>
      </w:ins>
      <w:ins w:id="4436" w:author="IO" w:date="2011-07-21T17:08:00Z">
        <w:r>
          <w:t xml:space="preserve"> proceden a transmitirlas a los pilotos como se muestra en </w:t>
        </w:r>
      </w:ins>
    </w:p>
    <w:p w14:paraId="7085C0D0" w14:textId="4FB00A7B" w:rsidR="004C462F" w:rsidRDefault="00F36065">
      <w:pPr>
        <w:spacing w:before="240" w:after="120"/>
        <w:ind w:firstLine="284"/>
        <w:jc w:val="both"/>
        <w:rPr>
          <w:ins w:id="4437" w:author="IO" w:date="2011-07-21T20:50:00Z"/>
        </w:rPr>
        <w:pPrChange w:id="4438" w:author="IO" w:date="2011-07-21T20:50:00Z">
          <w:pPr/>
        </w:pPrChange>
      </w:pPr>
      <w:ins w:id="4439" w:author="Orion" w:date="2011-06-21T17:54:00Z">
        <w:del w:id="4440" w:author="IO" w:date="2011-07-21T17:08:00Z">
          <w:r w:rsidDel="006A53B9">
            <w:delText xml:space="preserve">A continuación se </w:delText>
          </w:r>
        </w:del>
      </w:ins>
      <w:ins w:id="4441" w:author="Orion" w:date="2011-06-21T17:55:00Z">
        <w:del w:id="4442" w:author="IO" w:date="2011-07-21T17:08:00Z">
          <w:r w:rsidDel="006A53B9">
            <w:delText>procede</w:delText>
          </w:r>
        </w:del>
      </w:ins>
      <w:ins w:id="4443" w:author="Orion" w:date="2011-06-21T17:54:00Z">
        <w:del w:id="4444" w:author="IO" w:date="2011-07-21T17:08:00Z">
          <w:r w:rsidDel="006A53B9">
            <w:delText xml:space="preserve"> a </w:delText>
          </w:r>
        </w:del>
      </w:ins>
      <w:ins w:id="4445" w:author="Orion" w:date="2011-06-21T17:55:00Z">
        <w:del w:id="4446" w:author="IO" w:date="2011-07-21T17:08:00Z">
          <w:r w:rsidDel="006A53B9">
            <w:delText>explicar</w:delText>
          </w:r>
        </w:del>
      </w:ins>
      <w:ins w:id="4447" w:author="Orion" w:date="2011-06-21T17:54:00Z">
        <w:del w:id="4448" w:author="IO" w:date="2011-07-21T17:08:00Z">
          <w:r w:rsidDel="006A53B9">
            <w:delText xml:space="preserve"> </w:delText>
          </w:r>
        </w:del>
      </w:ins>
      <w:ins w:id="4449" w:author="Orion" w:date="2011-06-21T17:55:00Z">
        <w:del w:id="4450" w:author="IO" w:date="2011-07-21T17:08:00Z">
          <w:r w:rsidDel="006A53B9">
            <w:delText>cómo</w:delText>
          </w:r>
        </w:del>
      </w:ins>
      <w:ins w:id="4451" w:author="Orion" w:date="2011-06-21T17:54:00Z">
        <w:del w:id="4452" w:author="IO" w:date="2011-07-21T17:08:00Z">
          <w:r w:rsidDel="006A53B9">
            <w:delText xml:space="preserve"> los controladores </w:delText>
          </w:r>
        </w:del>
      </w:ins>
      <w:ins w:id="4453" w:author="Orion" w:date="2011-06-21T17:55:00Z">
        <w:del w:id="4454" w:author="IO" w:date="2011-07-21T17:08:00Z">
          <w:r w:rsidDel="006A53B9">
            <w:delText>transmitirán</w:delText>
          </w:r>
        </w:del>
      </w:ins>
      <w:ins w:id="4455" w:author="Orion" w:date="2011-06-21T17:54:00Z">
        <w:del w:id="4456" w:author="IO" w:date="2011-07-21T17:08:00Z">
          <w:r w:rsidDel="006A53B9">
            <w:delText xml:space="preserve"> estas </w:delText>
          </w:r>
        </w:del>
      </w:ins>
      <w:ins w:id="4457" w:author="Orion" w:date="2011-06-21T17:55:00Z">
        <w:del w:id="4458" w:author="IO" w:date="2011-07-21T17:08:00Z">
          <w:r w:rsidDel="006A53B9">
            <w:delText>órdenes</w:delText>
          </w:r>
        </w:del>
      </w:ins>
      <w:ins w:id="4459" w:author="Orion" w:date="2011-06-21T17:54:00Z">
        <w:del w:id="4460" w:author="IO" w:date="2011-07-21T17:08:00Z">
          <w:r w:rsidDel="006A53B9">
            <w:delText xml:space="preserve"> a los pilotos.</w:delText>
          </w:r>
        </w:del>
      </w:ins>
      <w:ins w:id="4461" w:author="Orion" w:date="2011-06-21T17:55:00Z">
        <w:del w:id="4462" w:author="IO" w:date="2011-07-21T17:08:00Z">
          <w:r w:rsidDel="006A53B9">
            <w:delText xml:space="preserve"> Par ello primeramente, como podemos ver </w:delText>
          </w:r>
        </w:del>
        <w:proofErr w:type="spellStart"/>
        <w:proofErr w:type="gramStart"/>
        <w:r>
          <w:t>en</w:t>
        </w:r>
        <w:proofErr w:type="spellEnd"/>
        <w:proofErr w:type="gramEnd"/>
        <w:r>
          <w:t xml:space="preserve"> </w:t>
        </w:r>
      </w:ins>
      <w:ins w:id="4463" w:author="IO" w:date="2011-07-21T17:08:00Z">
        <w:r w:rsidR="006A53B9">
          <w:t xml:space="preserve">la </w:t>
        </w:r>
      </w:ins>
      <w:ins w:id="4464" w:author="Orion" w:date="2011-06-21T17:55:00Z">
        <w:r>
          <w:fldChar w:fldCharType="begin"/>
        </w:r>
        <w:r>
          <w:instrText xml:space="preserve"> REF _Ref296442261 \h </w:instrText>
        </w:r>
      </w:ins>
      <w:r w:rsidR="00A7471E">
        <w:instrText xml:space="preserve"> \* MERGEFORMAT </w:instrText>
      </w:r>
      <w:r>
        <w:fldChar w:fldCharType="separate"/>
      </w:r>
      <w:ins w:id="4465" w:author="Orion" w:date="2011-07-26T22:30:00Z">
        <w:r w:rsidR="00503590">
          <w:t>Figura 21</w:t>
        </w:r>
      </w:ins>
      <w:ins w:id="4466" w:author="IO" w:date="2011-07-22T13:16:00Z">
        <w:del w:id="4467" w:author="Orion" w:date="2011-07-26T22:30:00Z">
          <w:r w:rsidR="00416FF6" w:rsidDel="00503590">
            <w:delText>Figura 20</w:delText>
          </w:r>
        </w:del>
      </w:ins>
      <w:ins w:id="4468" w:author="Orion" w:date="2011-06-21T17:55:00Z">
        <w:r>
          <w:fldChar w:fldCharType="end"/>
        </w:r>
      </w:ins>
      <w:ins w:id="4469" w:author="IO" w:date="2011-07-21T17:09:00Z">
        <w:r w:rsidR="006A53B9">
          <w:t xml:space="preserve">. </w:t>
        </w:r>
      </w:ins>
      <w:ins w:id="4470" w:author="IO" w:date="2011-07-21T17:11:00Z">
        <w:r w:rsidR="00421237">
          <w:t>El</w:t>
        </w:r>
      </w:ins>
      <w:ins w:id="4471" w:author="Orion" w:date="2011-06-21T17:55:00Z">
        <w:del w:id="4472" w:author="IO" w:date="2011-07-21T17:09:00Z">
          <w:r w:rsidDel="006A53B9">
            <w:delText>, l</w:delText>
          </w:r>
        </w:del>
        <w:del w:id="4473" w:author="IO" w:date="2011-07-21T17:11:00Z">
          <w:r w:rsidDel="00421237">
            <w:delText>os</w:delText>
          </w:r>
        </w:del>
        <w:r>
          <w:t xml:space="preserve"> controlador</w:t>
        </w:r>
        <w:del w:id="4474" w:author="IO" w:date="2011-07-21T17:11:00Z">
          <w:r w:rsidDel="00421237">
            <w:delText>es</w:delText>
          </w:r>
        </w:del>
        <w:r>
          <w:t xml:space="preserve"> crea</w:t>
        </w:r>
        <w:del w:id="4475" w:author="IO" w:date="2011-07-21T17:09:00Z">
          <w:r w:rsidDel="006A53B9">
            <w:delText>rá</w:delText>
          </w:r>
        </w:del>
        <w:del w:id="4476" w:author="IO" w:date="2011-07-21T17:11:00Z">
          <w:r w:rsidDel="00421237">
            <w:delText>n</w:delText>
          </w:r>
        </w:del>
        <w:r>
          <w:t xml:space="preserve"> </w:t>
        </w:r>
      </w:ins>
      <w:ins w:id="4477" w:author="Orion" w:date="2011-06-21T18:00:00Z">
        <w:r w:rsidR="00CF38F1">
          <w:t>una</w:t>
        </w:r>
      </w:ins>
      <w:ins w:id="4478" w:author="Orion" w:date="2011-06-21T17:55:00Z">
        <w:r>
          <w:t xml:space="preserve"> nueva interacción</w:t>
        </w:r>
      </w:ins>
      <w:ins w:id="4479" w:author="Orion" w:date="2011-06-21T18:00:00Z">
        <w:r w:rsidR="00CF38F1">
          <w:t xml:space="preserve"> cuyo colaborador </w:t>
        </w:r>
        <w:del w:id="4480" w:author="IO" w:date="2011-07-21T17:09:00Z">
          <w:r w:rsidR="00CF38F1" w:rsidDel="006A53B9">
            <w:delText>ser</w:delText>
          </w:r>
        </w:del>
      </w:ins>
      <w:ins w:id="4481" w:author="Orion" w:date="2011-06-21T18:01:00Z">
        <w:del w:id="4482" w:author="IO" w:date="2011-07-21T17:09:00Z">
          <w:r w:rsidR="00CF38F1" w:rsidDel="006A53B9">
            <w:delText>á</w:delText>
          </w:r>
        </w:del>
      </w:ins>
      <w:ins w:id="4483" w:author="IO" w:date="2011-07-21T17:09:00Z">
        <w:r w:rsidR="006A53B9">
          <w:t>es</w:t>
        </w:r>
      </w:ins>
      <w:ins w:id="4484" w:author="Orion" w:date="2011-06-21T18:01:00Z">
        <w:r w:rsidR="00CF38F1">
          <w:t xml:space="preserve"> el piloto identificado </w:t>
        </w:r>
      </w:ins>
      <w:ins w:id="4485" w:author="Orion" w:date="2011-06-22T19:21:00Z">
        <w:r w:rsidR="009D4F68">
          <w:t>dentro d</w:t>
        </w:r>
      </w:ins>
      <w:ins w:id="4486" w:author="Orion" w:date="2011-06-21T18:01:00Z">
        <w:r w:rsidR="00CF38F1">
          <w:t>el hecho “</w:t>
        </w:r>
        <w:proofErr w:type="spellStart"/>
        <w:r w:rsidR="00CF38F1">
          <w:t>StartAvoidCollision</w:t>
        </w:r>
        <w:proofErr w:type="spellEnd"/>
        <w:r w:rsidR="00CF38F1">
          <w:t xml:space="preserve">”. </w:t>
        </w:r>
      </w:ins>
      <w:ins w:id="4487" w:author="IO" w:date="2011-07-21T17:12:00Z">
        <w:r w:rsidR="00421237">
          <w:t xml:space="preserve">El controlador </w:t>
        </w:r>
      </w:ins>
      <w:ins w:id="4488" w:author="Orion" w:date="2011-06-21T18:01:00Z">
        <w:del w:id="4489" w:author="IO" w:date="2011-07-21T17:12:00Z">
          <w:r w:rsidR="00CF38F1" w:rsidDel="00421237">
            <w:delText xml:space="preserve">Por otro lado se </w:delText>
          </w:r>
        </w:del>
        <w:r w:rsidR="00CF38F1">
          <w:t>genera</w:t>
        </w:r>
        <w:del w:id="4490" w:author="IO" w:date="2011-07-21T17:10:00Z">
          <w:r w:rsidR="00CF38F1" w:rsidDel="006A53B9">
            <w:delText>rá</w:delText>
          </w:r>
        </w:del>
        <w:r w:rsidR="00CF38F1">
          <w:t xml:space="preserve"> un hecho que </w:t>
        </w:r>
        <w:del w:id="4491" w:author="IO" w:date="2011-07-21T17:10:00Z">
          <w:r w:rsidR="00CF38F1" w:rsidDel="006A53B9">
            <w:delText>representamos como</w:delText>
          </w:r>
        </w:del>
      </w:ins>
      <w:ins w:id="4492" w:author="IO" w:date="2011-07-21T17:10:00Z">
        <w:r w:rsidR="006A53B9">
          <w:t>contiene</w:t>
        </w:r>
      </w:ins>
      <w:ins w:id="4493" w:author="Orion" w:date="2011-06-21T18:01:00Z">
        <w:r w:rsidR="00CF38F1">
          <w:t xml:space="preserve"> la orden </w:t>
        </w:r>
        <w:del w:id="4494" w:author="IO" w:date="2011-07-21T17:12:00Z">
          <w:r w:rsidR="00CF38F1" w:rsidDel="00421237">
            <w:delText>que se</w:delText>
          </w:r>
        </w:del>
        <w:del w:id="4495" w:author="IO" w:date="2011-07-21T17:10:00Z">
          <w:r w:rsidR="00CF38F1" w:rsidDel="006A53B9">
            <w:delText xml:space="preserve"> le</w:delText>
          </w:r>
        </w:del>
        <w:del w:id="4496" w:author="IO" w:date="2011-07-21T17:12:00Z">
          <w:r w:rsidR="00CF38F1" w:rsidDel="00421237">
            <w:delText xml:space="preserve"> va a </w:delText>
          </w:r>
        </w:del>
      </w:ins>
      <w:ins w:id="4497" w:author="Orion" w:date="2011-06-21T18:02:00Z">
        <w:del w:id="4498" w:author="IO" w:date="2011-07-21T17:12:00Z">
          <w:r w:rsidR="00CF38F1" w:rsidDel="00421237">
            <w:delText>trasmitir al</w:delText>
          </w:r>
        </w:del>
      </w:ins>
      <w:ins w:id="4499" w:author="IO" w:date="2011-07-21T17:12:00Z">
        <w:r w:rsidR="00421237">
          <w:t>para el</w:t>
        </w:r>
      </w:ins>
      <w:ins w:id="4500" w:author="Orion" w:date="2011-06-21T18:02:00Z">
        <w:r w:rsidR="00CF38F1">
          <w:t xml:space="preserve"> piloto</w:t>
        </w:r>
        <w:del w:id="4501" w:author="IO" w:date="2011-07-21T17:12:00Z">
          <w:r w:rsidR="00CF38F1" w:rsidDel="00421237">
            <w:delText xml:space="preserve"> y</w:delText>
          </w:r>
        </w:del>
        <w:r w:rsidR="00CF38F1">
          <w:t xml:space="preserve"> que </w:t>
        </w:r>
        <w:del w:id="4502" w:author="IO" w:date="2011-07-21T17:11:00Z">
          <w:r w:rsidR="00CF38F1" w:rsidDel="00421237">
            <w:delText>contendrá el nuevo tramo ge</w:delText>
          </w:r>
        </w:del>
      </w:ins>
      <w:ins w:id="4503" w:author="Orion" w:date="2011-06-21T18:03:00Z">
        <w:del w:id="4504" w:author="IO" w:date="2011-07-21T17:11:00Z">
          <w:r w:rsidR="00CF38F1" w:rsidDel="00421237">
            <w:delText>n</w:delText>
          </w:r>
        </w:del>
      </w:ins>
      <w:ins w:id="4505" w:author="Orion" w:date="2011-06-21T18:02:00Z">
        <w:del w:id="4506" w:author="IO" w:date="2011-07-21T17:11:00Z">
          <w:r w:rsidR="00CF38F1" w:rsidDel="00421237">
            <w:delText xml:space="preserve">erado en la </w:delText>
          </w:r>
        </w:del>
      </w:ins>
      <w:ins w:id="4507" w:author="Orion" w:date="2011-06-21T18:03:00Z">
        <w:del w:id="4508" w:author="IO" w:date="2011-07-21T17:11:00Z">
          <w:r w:rsidR="00CF38F1" w:rsidDel="00421237">
            <w:delText>tarea anterior</w:delText>
          </w:r>
        </w:del>
      </w:ins>
      <w:ins w:id="4509" w:author="IO" w:date="2011-07-21T17:11:00Z">
        <w:r w:rsidR="00421237">
          <w:t>fue producida en</w:t>
        </w:r>
      </w:ins>
      <w:ins w:id="4510" w:author="Orion" w:date="2011-06-21T18:03:00Z">
        <w:r w:rsidR="00CF38F1">
          <w:t xml:space="preserve"> “</w:t>
        </w:r>
        <w:proofErr w:type="spellStart"/>
        <w:r w:rsidR="00CF38F1">
          <w:t>CreateNewsOrders</w:t>
        </w:r>
        <w:proofErr w:type="spellEnd"/>
        <w:r w:rsidR="00CF38F1">
          <w:t>”.</w:t>
        </w:r>
      </w:ins>
      <w:ins w:id="4511" w:author="Orion" w:date="2011-06-22T19:21:00Z">
        <w:r w:rsidR="00BF232A">
          <w:t xml:space="preserve"> </w:t>
        </w:r>
        <w:del w:id="4512" w:author="IO" w:date="2011-07-21T17:12:00Z">
          <w:r w:rsidR="00BF232A" w:rsidDel="00421237">
            <w:delText>De e</w:delText>
          </w:r>
        </w:del>
      </w:ins>
      <w:ins w:id="4513" w:author="IO" w:date="2011-07-21T17:12:00Z">
        <w:r w:rsidR="00421237">
          <w:t>E</w:t>
        </w:r>
      </w:ins>
      <w:ins w:id="4514" w:author="Orion" w:date="2011-06-22T19:21:00Z">
        <w:del w:id="4515" w:author="IO" w:date="2011-07-21T17:12:00Z">
          <w:r w:rsidR="00BF232A" w:rsidDel="00421237">
            <w:delText xml:space="preserve">sta forma </w:delText>
          </w:r>
        </w:del>
      </w:ins>
      <w:ins w:id="4516" w:author="Orion" w:date="2011-06-22T19:22:00Z">
        <w:del w:id="4517" w:author="IO" w:date="2011-07-21T17:12:00Z">
          <w:r w:rsidR="00BF232A" w:rsidDel="00421237">
            <w:delText>e</w:delText>
          </w:r>
        </w:del>
        <w:r w:rsidR="00BF232A">
          <w:t>l piloto</w:t>
        </w:r>
      </w:ins>
      <w:ins w:id="4518" w:author="IO" w:date="2011-07-21T17:12:00Z">
        <w:r w:rsidR="00421237">
          <w:t xml:space="preserve"> accede a ese hecho en la interacción </w:t>
        </w:r>
      </w:ins>
      <w:ins w:id="4519" w:author="Orion" w:date="2011-06-22T19:22:00Z">
        <w:del w:id="4520" w:author="IO" w:date="2011-07-21T17:12:00Z">
          <w:r w:rsidR="00BF232A" w:rsidDel="00421237">
            <w:delText>, en el rol de colaborador, accederá a la interacción y a la información relacionada con ella, como puede ser la orden</w:delText>
          </w:r>
        </w:del>
      </w:ins>
      <w:ins w:id="4521" w:author="Orion" w:date="2011-06-22T19:25:00Z">
        <w:del w:id="4522" w:author="IO" w:date="2011-07-21T17:12:00Z">
          <w:r w:rsidR="00A06D1A" w:rsidDel="00421237">
            <w:delText xml:space="preserve"> del controlador</w:delText>
          </w:r>
        </w:del>
      </w:ins>
      <w:ins w:id="4523" w:author="Orion" w:date="2011-06-22T19:22:00Z">
        <w:del w:id="4524" w:author="IO" w:date="2011-07-21T17:12:00Z">
          <w:r w:rsidR="00BF232A" w:rsidDel="00421237">
            <w:delText>.</w:delText>
          </w:r>
        </w:del>
      </w:ins>
      <w:ins w:id="4525" w:author="Orion" w:date="2011-06-22T19:23:00Z">
        <w:del w:id="4526" w:author="IO" w:date="2011-07-21T17:12:00Z">
          <w:r w:rsidR="00BF232A" w:rsidDel="00421237">
            <w:delText xml:space="preserve"> </w:delText>
          </w:r>
        </w:del>
      </w:ins>
      <w:ins w:id="4527" w:author="Orion" w:date="2011-06-22T19:25:00Z">
        <w:del w:id="4528" w:author="IO" w:date="2011-07-21T17:12:00Z">
          <w:r w:rsidR="00BF232A" w:rsidDel="00421237">
            <w:delText>En esta</w:delText>
          </w:r>
        </w:del>
      </w:ins>
      <w:ins w:id="4529" w:author="IO" w:date="2011-07-21T17:12:00Z">
        <w:r w:rsidR="00421237">
          <w:t>con la</w:t>
        </w:r>
      </w:ins>
      <w:ins w:id="4530" w:author="Orion" w:date="2011-06-22T19:25:00Z">
        <w:r w:rsidR="00BF232A">
          <w:t xml:space="preserve"> tarea</w:t>
        </w:r>
        <w:del w:id="4531" w:author="IO" w:date="2011-07-21T17:12:00Z">
          <w:r w:rsidR="00BF232A" w:rsidDel="00421237">
            <w:delText>,</w:delText>
          </w:r>
        </w:del>
        <w:r w:rsidR="00BF232A">
          <w:t xml:space="preserve"> “</w:t>
        </w:r>
        <w:proofErr w:type="spellStart"/>
        <w:r w:rsidR="00BF232A">
          <w:t>TakeOrder</w:t>
        </w:r>
        <w:proofErr w:type="spellEnd"/>
        <w:r w:rsidR="00BF232A">
          <w:t>”</w:t>
        </w:r>
      </w:ins>
      <w:ins w:id="4532" w:author="IO" w:date="2011-07-21T17:13:00Z">
        <w:r w:rsidR="00421237">
          <w:t>. De ese hecho</w:t>
        </w:r>
      </w:ins>
      <w:ins w:id="4533" w:author="Orion" w:date="2011-06-22T19:25:00Z">
        <w:del w:id="4534" w:author="IO" w:date="2011-07-21T17:12:00Z">
          <w:r w:rsidR="00BF232A" w:rsidDel="00421237">
            <w:delText>, e</w:delText>
          </w:r>
        </w:del>
      </w:ins>
      <w:ins w:id="4535" w:author="Orion" w:date="2011-06-22T19:23:00Z">
        <w:del w:id="4536" w:author="IO" w:date="2011-07-21T17:12:00Z">
          <w:r w:rsidR="00BF232A" w:rsidDel="00421237">
            <w:delText>l piloto coge</w:delText>
          </w:r>
        </w:del>
      </w:ins>
      <w:ins w:id="4537" w:author="Orion" w:date="2011-06-22T19:24:00Z">
        <w:del w:id="4538" w:author="IO" w:date="2011-07-21T17:12:00Z">
          <w:r w:rsidR="00BF232A" w:rsidDel="00421237">
            <w:delText>rá</w:delText>
          </w:r>
        </w:del>
      </w:ins>
      <w:ins w:id="4539" w:author="Orion" w:date="2011-06-22T19:23:00Z">
        <w:del w:id="4540" w:author="IO" w:date="2011-07-21T17:12:00Z">
          <w:r w:rsidR="00BF232A" w:rsidDel="00421237">
            <w:delText xml:space="preserve"> esta orden</w:delText>
          </w:r>
        </w:del>
        <w:del w:id="4541" w:author="IO" w:date="2011-07-21T17:13:00Z">
          <w:r w:rsidR="00BF232A" w:rsidDel="00421237">
            <w:delText xml:space="preserve"> y</w:delText>
          </w:r>
        </w:del>
        <w:r w:rsidR="00BF232A">
          <w:t xml:space="preserve"> </w:t>
        </w:r>
      </w:ins>
      <w:ins w:id="4542" w:author="IO" w:date="2011-07-21T17:13:00Z">
        <w:r w:rsidR="00421237">
          <w:t xml:space="preserve">el piloto </w:t>
        </w:r>
      </w:ins>
      <w:ins w:id="4543" w:author="Orion" w:date="2011-06-22T19:23:00Z">
        <w:r w:rsidR="00BF232A">
          <w:t>extr</w:t>
        </w:r>
      </w:ins>
      <w:ins w:id="4544" w:author="Orion" w:date="2011-06-22T19:24:00Z">
        <w:r w:rsidR="00BF232A">
          <w:t>ae</w:t>
        </w:r>
        <w:del w:id="4545" w:author="IO" w:date="2011-07-21T17:13:00Z">
          <w:r w:rsidR="00BF232A" w:rsidDel="00421237">
            <w:delText>rá</w:delText>
          </w:r>
        </w:del>
        <w:r w:rsidR="00BF232A">
          <w:t xml:space="preserve"> el tramo </w:t>
        </w:r>
        <w:del w:id="4546" w:author="IO" w:date="2011-07-21T17:13:00Z">
          <w:r w:rsidR="00BF232A" w:rsidDel="00421237">
            <w:delText>que le manda</w:delText>
          </w:r>
        </w:del>
      </w:ins>
      <w:ins w:id="4547" w:author="IO" w:date="2011-07-21T17:13:00Z">
        <w:r w:rsidR="00421237">
          <w:t>ordenado por</w:t>
        </w:r>
      </w:ins>
      <w:ins w:id="4548" w:author="Orion" w:date="2011-06-22T19:24:00Z">
        <w:r w:rsidR="00BF232A">
          <w:t xml:space="preserve"> e</w:t>
        </w:r>
        <w:r w:rsidR="004D7BB7">
          <w:t>l controlador</w:t>
        </w:r>
      </w:ins>
      <w:ins w:id="4549" w:author="IO" w:date="2011-07-21T17:14:00Z">
        <w:r w:rsidR="00421237">
          <w:t xml:space="preserve"> y</w:t>
        </w:r>
      </w:ins>
      <w:ins w:id="4550" w:author="Orion" w:date="2011-06-22T19:24:00Z">
        <w:del w:id="4551" w:author="IO" w:date="2011-07-21T17:13:00Z">
          <w:r w:rsidR="004D7BB7" w:rsidDel="00421237">
            <w:delText xml:space="preserve"> para</w:delText>
          </w:r>
        </w:del>
      </w:ins>
      <w:ins w:id="4552" w:author="IO" w:date="2011-07-21T17:13:00Z">
        <w:r w:rsidR="00421237">
          <w:t xml:space="preserve"> lo</w:t>
        </w:r>
      </w:ins>
      <w:ins w:id="4553" w:author="Orion" w:date="2011-06-22T19:24:00Z">
        <w:r w:rsidR="004D7BB7">
          <w:t xml:space="preserve"> encapsula</w:t>
        </w:r>
        <w:del w:id="4554" w:author="IO" w:date="2011-07-21T17:13:00Z">
          <w:r w:rsidR="004D7BB7" w:rsidDel="00421237">
            <w:delText>rlo</w:delText>
          </w:r>
        </w:del>
      </w:ins>
      <w:ins w:id="4555" w:author="Orion" w:date="2011-06-22T19:25:00Z">
        <w:r w:rsidR="004D7BB7">
          <w:t xml:space="preserve"> en </w:t>
        </w:r>
        <w:del w:id="4556" w:author="IO" w:date="2011-07-21T17:14:00Z">
          <w:r w:rsidR="004D7BB7" w:rsidDel="00421237">
            <w:delText>un nuevo</w:delText>
          </w:r>
        </w:del>
      </w:ins>
      <w:ins w:id="4557" w:author="IO" w:date="2011-07-21T17:14:00Z">
        <w:r w:rsidR="00421237">
          <w:t>el</w:t>
        </w:r>
      </w:ins>
      <w:ins w:id="4558" w:author="Orion" w:date="2011-06-22T19:25:00Z">
        <w:r w:rsidR="004D7BB7">
          <w:t xml:space="preserve"> hecho</w:t>
        </w:r>
      </w:ins>
      <w:ins w:id="4559" w:author="Orion" w:date="2011-06-22T19:27:00Z">
        <w:r w:rsidR="00733F52">
          <w:t xml:space="preserve"> “</w:t>
        </w:r>
        <w:proofErr w:type="spellStart"/>
        <w:r w:rsidR="00733F52">
          <w:t>OrderNewLeg</w:t>
        </w:r>
        <w:proofErr w:type="spellEnd"/>
        <w:r w:rsidR="00733F52">
          <w:t>”</w:t>
        </w:r>
      </w:ins>
      <w:ins w:id="4560" w:author="IO" w:date="2011-07-21T17:14:00Z">
        <w:r w:rsidR="00421237">
          <w:t xml:space="preserve">. Este hecho es la base del tramo ad-hoc </w:t>
        </w:r>
      </w:ins>
      <w:ins w:id="4561" w:author="Orion" w:date="2011-06-22T19:25:00Z">
        <w:del w:id="4562" w:author="IO" w:date="2011-07-21T17:14:00Z">
          <w:r w:rsidR="004D7BB7" w:rsidDel="00421237">
            <w:delText xml:space="preserve"> que luego ser</w:delText>
          </w:r>
          <w:r w:rsidR="00733F52" w:rsidDel="00421237">
            <w:delText>á tratado</w:delText>
          </w:r>
          <w:r w:rsidR="004D7BB7" w:rsidDel="00421237">
            <w:delText xml:space="preserve"> en otra tarea</w:delText>
          </w:r>
        </w:del>
      </w:ins>
      <w:ins w:id="4563" w:author="Orion" w:date="2011-06-22T19:26:00Z">
        <w:del w:id="4564" w:author="IO" w:date="2011-07-21T17:14:00Z">
          <w:r w:rsidR="004D7BB7" w:rsidDel="00421237">
            <w:delText xml:space="preserve"> de otro diagrama (</w:delText>
          </w:r>
        </w:del>
      </w:ins>
      <w:ins w:id="4565" w:author="IO" w:date="2011-07-21T17:14:00Z">
        <w:r w:rsidR="00421237">
          <w:t>que ejecutará el piloto para resolver el conflicto.</w:t>
        </w:r>
      </w:ins>
      <w:ins w:id="4566" w:author="Orion" w:date="2011-06-22T19:26:00Z">
        <w:del w:id="4567" w:author="IO" w:date="2011-07-21T20:50:00Z">
          <w:r w:rsidR="004D7BB7" w:rsidDel="004C462F">
            <w:fldChar w:fldCharType="begin"/>
          </w:r>
          <w:r w:rsidR="004D7BB7" w:rsidDel="004C462F">
            <w:delInstrText xml:space="preserve"> REF _Ref296534126 \h </w:delInstrText>
          </w:r>
        </w:del>
      </w:ins>
      <w:del w:id="4568" w:author="IO" w:date="2011-07-21T20:50:00Z">
        <w:r w:rsidR="00A7471E" w:rsidDel="004C462F">
          <w:delInstrText xml:space="preserve"> \* MERGEFORMAT </w:delInstrText>
        </w:r>
        <w:r w:rsidR="004D7BB7" w:rsidDel="004C462F">
          <w:fldChar w:fldCharType="separate"/>
        </w:r>
      </w:del>
      <w:ins w:id="4569" w:author="Orion" w:date="2011-07-05T20:58:00Z">
        <w:del w:id="4570" w:author="IO" w:date="2011-07-12T12:37:00Z">
          <w:r w:rsidR="00760DD2" w:rsidDel="00545B0D">
            <w:delText>Figura 21</w:delText>
          </w:r>
        </w:del>
      </w:ins>
      <w:ins w:id="4571" w:author="Orion" w:date="2011-06-22T19:26:00Z">
        <w:del w:id="4572" w:author="IO" w:date="2011-07-21T20:50:00Z">
          <w:r w:rsidR="004D7BB7" w:rsidDel="004C462F">
            <w:fldChar w:fldCharType="end"/>
          </w:r>
        </w:del>
      </w:ins>
    </w:p>
    <w:p w14:paraId="6AE10122" w14:textId="14C95689" w:rsidR="004C462F" w:rsidRPr="00B0777E" w:rsidRDefault="004C462F">
      <w:pPr>
        <w:pStyle w:val="Heading1"/>
        <w:numPr>
          <w:ilvl w:val="3"/>
          <w:numId w:val="40"/>
        </w:numPr>
        <w:rPr>
          <w:ins w:id="4573" w:author="IO" w:date="2011-07-21T20:50:00Z"/>
          <w:b w:val="0"/>
          <w:sz w:val="28"/>
          <w:szCs w:val="52"/>
        </w:rPr>
        <w:pPrChange w:id="4574" w:author="IO" w:date="2011-07-21T20:50:00Z">
          <w:pPr>
            <w:pStyle w:val="Heading1"/>
            <w:numPr>
              <w:ilvl w:val="3"/>
              <w:numId w:val="54"/>
            </w:numPr>
            <w:tabs>
              <w:tab w:val="clear" w:pos="0"/>
            </w:tabs>
            <w:ind w:left="1728" w:hanging="648"/>
          </w:pPr>
        </w:pPrChange>
      </w:pPr>
      <w:bookmarkStart w:id="4575" w:name="_Toc299721494"/>
      <w:ins w:id="4576" w:author="IO" w:date="2011-07-21T20:50:00Z">
        <w:r>
          <w:rPr>
            <w:b w:val="0"/>
            <w:sz w:val="28"/>
            <w:szCs w:val="52"/>
          </w:rPr>
          <w:t>Ejecución de órdenes</w:t>
        </w:r>
        <w:bookmarkEnd w:id="4575"/>
      </w:ins>
    </w:p>
    <w:p w14:paraId="76F1C13F" w14:textId="1C8EA491" w:rsidR="000251CD" w:rsidRPr="00686F69" w:rsidRDefault="004C462F">
      <w:pPr>
        <w:spacing w:after="120"/>
        <w:jc w:val="both"/>
        <w:rPr>
          <w:ins w:id="4577" w:author="IO" w:date="2011-07-21T21:21:00Z"/>
        </w:rPr>
        <w:pPrChange w:id="4578" w:author="IO" w:date="2011-07-21T21:23:00Z">
          <w:pPr>
            <w:spacing w:before="240" w:after="120"/>
            <w:ind w:firstLine="284"/>
            <w:jc w:val="both"/>
          </w:pPr>
        </w:pPrChange>
      </w:pPr>
      <w:ins w:id="4579" w:author="IO" w:date="2011-07-21T20:51:00Z">
        <w:r>
          <w:t>Cuando el piloto recibe la orden del controlador suspende la ejecuci</w:t>
        </w:r>
      </w:ins>
      <w:ins w:id="4580" w:author="IO" w:date="2011-07-21T20:52:00Z">
        <w:r>
          <w:t>ón del tramo actual</w:t>
        </w:r>
      </w:ins>
      <w:ins w:id="4581" w:author="Orion" w:date="2011-06-22T19:26:00Z">
        <w:del w:id="4582" w:author="IO" w:date="2011-07-21T20:52:00Z">
          <w:r w:rsidR="004D7BB7" w:rsidDel="004C462F">
            <w:delText>)</w:delText>
          </w:r>
        </w:del>
      </w:ins>
      <w:ins w:id="4583" w:author="Orion" w:date="2011-06-22T19:33:00Z">
        <w:del w:id="4584" w:author="IO" w:date="2011-07-21T20:52:00Z">
          <w:r w:rsidR="00EB0845" w:rsidDel="004C462F">
            <w:delText>,</w:delText>
          </w:r>
        </w:del>
      </w:ins>
      <w:ins w:id="4585" w:author="Orion" w:date="2011-06-22T19:26:00Z">
        <w:del w:id="4586" w:author="IO" w:date="2011-07-21T20:52:00Z">
          <w:r w:rsidR="0068438C" w:rsidDel="004C462F">
            <w:delText xml:space="preserve"> que se pasará a explicar m</w:delText>
          </w:r>
        </w:del>
      </w:ins>
      <w:ins w:id="4587" w:author="Orion" w:date="2011-06-22T19:27:00Z">
        <w:del w:id="4588" w:author="IO" w:date="2011-07-21T20:52:00Z">
          <w:r w:rsidR="0068438C" w:rsidDel="004C462F">
            <w:delText>ás adelante</w:delText>
          </w:r>
        </w:del>
      </w:ins>
      <w:ins w:id="4589" w:author="Orion" w:date="2011-06-22T19:26:00Z">
        <w:del w:id="4590" w:author="IO" w:date="2011-07-21T20:52:00Z">
          <w:r w:rsidR="0068438C" w:rsidDel="004C462F">
            <w:delText>.</w:delText>
          </w:r>
        </w:del>
      </w:ins>
      <w:ins w:id="4591" w:author="Orion" w:date="2011-06-22T19:27:00Z">
        <w:del w:id="4592" w:author="IO" w:date="2011-07-21T20:52:00Z">
          <w:r w:rsidR="007E68F3" w:rsidDel="004C462F">
            <w:delText xml:space="preserve"> E</w:delText>
          </w:r>
        </w:del>
      </w:ins>
      <w:ins w:id="4593" w:author="Orion" w:date="2011-06-22T19:28:00Z">
        <w:del w:id="4594" w:author="IO" w:date="2011-07-21T20:52:00Z">
          <w:r w:rsidR="007E68F3" w:rsidDel="004C462F">
            <w:delText xml:space="preserve">l piloto también </w:delText>
          </w:r>
          <w:r w:rsidR="00BB78C3" w:rsidDel="004C462F">
            <w:delText>s</w:delText>
          </w:r>
        </w:del>
        <w:del w:id="4595" w:author="IO" w:date="2011-07-21T20:53:00Z">
          <w:r w:rsidR="00BB78C3" w:rsidDel="004C462F">
            <w:delText>e encargar</w:delText>
          </w:r>
        </w:del>
      </w:ins>
      <w:ins w:id="4596" w:author="Orion" w:date="2011-06-22T19:31:00Z">
        <w:del w:id="4597" w:author="IO" w:date="2011-07-21T20:53:00Z">
          <w:r w:rsidR="00BB78C3" w:rsidDel="004C462F">
            <w:delText>á</w:delText>
          </w:r>
        </w:del>
      </w:ins>
      <w:ins w:id="4598" w:author="Orion" w:date="2011-06-22T19:28:00Z">
        <w:del w:id="4599" w:author="IO" w:date="2011-07-21T20:53:00Z">
          <w:r w:rsidR="007E68F3" w:rsidDel="004C462F">
            <w:delText xml:space="preserve"> de consumir el tramo</w:delText>
          </w:r>
        </w:del>
        <w:r w:rsidR="007E68F3">
          <w:t xml:space="preserve"> </w:t>
        </w:r>
      </w:ins>
      <w:ins w:id="4600" w:author="Orion" w:date="2011-06-22T19:29:00Z">
        <w:r w:rsidR="007E68F3">
          <w:t xml:space="preserve">“Flight </w:t>
        </w:r>
        <w:proofErr w:type="spellStart"/>
        <w:r w:rsidR="007E68F3">
          <w:t>Leg</w:t>
        </w:r>
        <w:proofErr w:type="spellEnd"/>
        <w:r w:rsidR="007E68F3">
          <w:t>”</w:t>
        </w:r>
      </w:ins>
      <w:ins w:id="4601" w:author="IO" w:date="2011-07-21T20:53:00Z">
        <w:r>
          <w:t xml:space="preserve">. Éste se preserva </w:t>
        </w:r>
      </w:ins>
      <w:ins w:id="4602" w:author="Orion" w:date="2011-06-22T19:29:00Z">
        <w:del w:id="4603" w:author="IO" w:date="2011-07-21T20:53:00Z">
          <w:r w:rsidR="007E68F3" w:rsidDel="004C462F">
            <w:delText xml:space="preserve"> </w:delText>
          </w:r>
        </w:del>
      </w:ins>
      <w:ins w:id="4604" w:author="Orion" w:date="2011-06-22T19:28:00Z">
        <w:del w:id="4605" w:author="IO" w:date="2011-07-21T20:53:00Z">
          <w:r w:rsidR="007E68F3" w:rsidDel="004C462F">
            <w:delText>que estaba realizando</w:delText>
          </w:r>
        </w:del>
      </w:ins>
      <w:ins w:id="4606" w:author="Orion" w:date="2011-06-22T19:31:00Z">
        <w:del w:id="4607" w:author="IO" w:date="2011-07-21T20:53:00Z">
          <w:r w:rsidR="00BB78C3" w:rsidDel="004C462F">
            <w:delText xml:space="preserve"> y almacenarlo </w:delText>
          </w:r>
        </w:del>
        <w:r w:rsidR="00BB78C3">
          <w:t>en el hecho “</w:t>
        </w:r>
        <w:proofErr w:type="spellStart"/>
        <w:r w:rsidR="00BB78C3">
          <w:t>OrderOldLeg</w:t>
        </w:r>
        <w:proofErr w:type="spellEnd"/>
        <w:r w:rsidR="00BB78C3">
          <w:t xml:space="preserve">” para así poder retomarlo cuando </w:t>
        </w:r>
        <w:del w:id="4608" w:author="IO" w:date="2011-07-21T20:53:00Z">
          <w:r w:rsidR="00BB78C3" w:rsidDel="004C462F">
            <w:delText>finalice</w:delText>
          </w:r>
        </w:del>
      </w:ins>
      <w:ins w:id="4609" w:author="IO" w:date="2011-07-21T20:53:00Z">
        <w:r>
          <w:t>se termine</w:t>
        </w:r>
      </w:ins>
      <w:ins w:id="4610" w:author="Orion" w:date="2011-06-22T19:31:00Z">
        <w:r w:rsidR="00BB78C3">
          <w:t xml:space="preserve"> de comple</w:t>
        </w:r>
        <w:r w:rsidR="00750D72">
          <w:t>tar la orde</w:t>
        </w:r>
      </w:ins>
      <w:ins w:id="4611" w:author="Orion" w:date="2011-06-22T19:32:00Z">
        <w:r w:rsidR="00750D72">
          <w:t>n</w:t>
        </w:r>
      </w:ins>
      <w:ins w:id="4612" w:author="IO" w:date="2011-07-21T20:54:00Z">
        <w:r>
          <w:t xml:space="preserve"> del controlador</w:t>
        </w:r>
      </w:ins>
      <w:ins w:id="4613" w:author="Orion" w:date="2011-06-22T19:31:00Z">
        <w:r w:rsidR="00BB78C3">
          <w:t>.</w:t>
        </w:r>
      </w:ins>
      <w:ins w:id="4614" w:author="Orion" w:date="2011-06-22T19:32:00Z">
        <w:r w:rsidR="00EB0845">
          <w:t xml:space="preserve"> </w:t>
        </w:r>
      </w:ins>
      <w:ins w:id="4615" w:author="IO" w:date="2011-07-21T20:58:00Z">
        <w:r>
          <w:t>Además, genera un nuevo tramo “</w:t>
        </w:r>
        <w:proofErr w:type="spellStart"/>
        <w:r>
          <w:t>OrderNewLeg</w:t>
        </w:r>
        <w:proofErr w:type="spellEnd"/>
        <w:r>
          <w:t xml:space="preserve">” con la orden del controlador. </w:t>
        </w:r>
      </w:ins>
      <w:ins w:id="4616" w:author="IO" w:date="2011-07-21T21:21:00Z">
        <w:r w:rsidR="000251CD">
          <w:t>Para ello, el piloto ejecuta la tarea</w:t>
        </w:r>
        <w:r w:rsidR="000251CD" w:rsidRPr="00686F69">
          <w:t xml:space="preserve"> “</w:t>
        </w:r>
        <w:proofErr w:type="spellStart"/>
        <w:r w:rsidR="000251CD" w:rsidRPr="00686F69">
          <w:t>CreateNewLegForOrder</w:t>
        </w:r>
        <w:proofErr w:type="spellEnd"/>
        <w:r w:rsidR="000251CD" w:rsidRPr="00686F69">
          <w:t xml:space="preserve">” </w:t>
        </w:r>
      </w:ins>
      <w:ins w:id="4617" w:author="IO" w:date="2011-07-21T21:22:00Z">
        <w:r w:rsidR="000251CD">
          <w:t xml:space="preserve">donde </w:t>
        </w:r>
      </w:ins>
      <w:ins w:id="4618" w:author="IO" w:date="2011-07-21T21:21:00Z">
        <w:r w:rsidR="000251CD" w:rsidRPr="00686F69">
          <w:t>crea como tramo actual el que el controlador le mando en el hecho “</w:t>
        </w:r>
        <w:proofErr w:type="spellStart"/>
        <w:r w:rsidR="000251CD" w:rsidRPr="00686F69">
          <w:t>OrderNewLeg</w:t>
        </w:r>
        <w:proofErr w:type="spellEnd"/>
        <w:r w:rsidR="000251CD" w:rsidRPr="00686F69">
          <w:t>” (</w:t>
        </w:r>
      </w:ins>
      <w:ins w:id="4619" w:author="IO" w:date="2011-07-21T21:22:00Z">
        <w:r w:rsidR="000251CD">
          <w:t xml:space="preserve">ver </w:t>
        </w:r>
      </w:ins>
      <w:ins w:id="4620" w:author="IO" w:date="2011-07-21T21:21:00Z">
        <w:r w:rsidR="000251CD" w:rsidRPr="00686F69">
          <w:fldChar w:fldCharType="begin"/>
        </w:r>
        <w:r w:rsidR="000251CD" w:rsidRPr="00686F69">
          <w:instrText xml:space="preserve"> REF _Ref296536077 \h </w:instrText>
        </w:r>
        <w:r w:rsidR="000251CD">
          <w:instrText xml:space="preserve"> \* MERGEFORMAT </w:instrText>
        </w:r>
      </w:ins>
      <w:ins w:id="4621" w:author="IO" w:date="2011-07-21T21:21:00Z">
        <w:r w:rsidR="000251CD" w:rsidRPr="00686F69">
          <w:fldChar w:fldCharType="separate"/>
        </w:r>
      </w:ins>
      <w:ins w:id="4622" w:author="Orion" w:date="2011-07-26T22:30:00Z">
        <w:r w:rsidR="00503590">
          <w:t>Figura 22</w:t>
        </w:r>
      </w:ins>
      <w:ins w:id="4623" w:author="IO" w:date="2011-07-22T13:16:00Z">
        <w:del w:id="4624" w:author="Orion" w:date="2011-07-26T22:30:00Z">
          <w:r w:rsidR="00416FF6" w:rsidDel="00503590">
            <w:delText>Figura 21</w:delText>
          </w:r>
        </w:del>
      </w:ins>
      <w:ins w:id="4625" w:author="IO" w:date="2011-07-21T21:21:00Z">
        <w:r w:rsidR="000251CD" w:rsidRPr="00686F69">
          <w:fldChar w:fldCharType="end"/>
        </w:r>
        <w:r w:rsidR="000251CD" w:rsidRPr="00686F69">
          <w:t>). A</w:t>
        </w:r>
      </w:ins>
      <w:ins w:id="4626" w:author="IO" w:date="2011-07-21T21:22:00Z">
        <w:r w:rsidR="000251CD">
          <w:t>demás,</w:t>
        </w:r>
      </w:ins>
      <w:ins w:id="4627" w:author="IO" w:date="2011-07-21T21:21:00Z">
        <w:r w:rsidR="000251CD" w:rsidRPr="00686F69">
          <w:t xml:space="preserve"> el piloto tendrá que iniciar también la aplicación </w:t>
        </w:r>
      </w:ins>
      <w:ins w:id="4628" w:author="IO" w:date="2011-07-21T21:22:00Z">
        <w:r w:rsidR="000251CD">
          <w:t>que comprueba la</w:t>
        </w:r>
      </w:ins>
      <w:ins w:id="4629" w:author="IO" w:date="2011-07-21T21:21:00Z">
        <w:r w:rsidR="000251CD" w:rsidRPr="00686F69">
          <w:t xml:space="preserve"> finalización de </w:t>
        </w:r>
      </w:ins>
      <w:ins w:id="4630" w:author="IO" w:date="2011-07-21T21:22:00Z">
        <w:r w:rsidR="000251CD">
          <w:t xml:space="preserve">los </w:t>
        </w:r>
      </w:ins>
      <w:ins w:id="4631" w:author="IO" w:date="2011-07-21T21:21:00Z">
        <w:r w:rsidR="000251CD" w:rsidRPr="00686F69">
          <w:t>tramo</w:t>
        </w:r>
      </w:ins>
      <w:ins w:id="4632" w:author="IO" w:date="2011-07-21T21:22:00Z">
        <w:r w:rsidR="000251CD">
          <w:t>s</w:t>
        </w:r>
      </w:ins>
      <w:ins w:id="4633" w:author="IO" w:date="2011-07-21T21:21:00Z">
        <w:r w:rsidR="000251CD" w:rsidRPr="00686F69">
          <w:t xml:space="preserve"> </w:t>
        </w:r>
      </w:ins>
      <w:ins w:id="4634" w:author="IO" w:date="2011-07-21T21:22:00Z">
        <w:r w:rsidR="000251CD">
          <w:t>mediante</w:t>
        </w:r>
      </w:ins>
      <w:ins w:id="4635" w:author="IO" w:date="2011-07-21T21:21:00Z">
        <w:r w:rsidR="000251CD" w:rsidRPr="00686F69">
          <w:t xml:space="preserve"> el hecho “</w:t>
        </w:r>
        <w:proofErr w:type="spellStart"/>
        <w:r w:rsidR="000251CD" w:rsidRPr="00686F69">
          <w:t>StartLegChecker</w:t>
        </w:r>
        <w:proofErr w:type="spellEnd"/>
        <w:r w:rsidR="000251CD" w:rsidRPr="00686F69">
          <w:t xml:space="preserve">”. A </w:t>
        </w:r>
        <w:r w:rsidR="000251CD" w:rsidRPr="00686F69">
          <w:lastRenderedPageBreak/>
          <w:t>partir de ent</w:t>
        </w:r>
        <w:r w:rsidR="000251CD">
          <w:t>onces</w:t>
        </w:r>
      </w:ins>
      <w:ins w:id="4636" w:author="IO" w:date="2011-07-21T21:23:00Z">
        <w:r w:rsidR="000251CD">
          <w:t>,</w:t>
        </w:r>
      </w:ins>
      <w:ins w:id="4637" w:author="IO" w:date="2011-07-21T21:21:00Z">
        <w:r w:rsidR="000251CD">
          <w:t xml:space="preserve"> este nuevo tramo se </w:t>
        </w:r>
      </w:ins>
      <w:ins w:id="4638" w:author="IO" w:date="2011-07-21T21:23:00Z">
        <w:r w:rsidR="000251CD">
          <w:t>procesa</w:t>
        </w:r>
      </w:ins>
      <w:ins w:id="4639" w:author="IO" w:date="2011-07-21T21:21:00Z">
        <w:r w:rsidR="000251CD" w:rsidRPr="00686F69">
          <w:t xml:space="preserve"> como cualquier otro tramo del plan de vuelo.</w:t>
        </w:r>
      </w:ins>
    </w:p>
    <w:p w14:paraId="1FA8F742" w14:textId="5E637697" w:rsidR="00FC0552" w:rsidRDefault="00601BC9">
      <w:pPr>
        <w:spacing w:before="240" w:after="120"/>
        <w:ind w:firstLine="284"/>
        <w:jc w:val="both"/>
        <w:rPr>
          <w:ins w:id="4640" w:author="Orion" w:date="2011-06-22T19:39:00Z"/>
        </w:rPr>
        <w:pPrChange w:id="4641" w:author="IO" w:date="2011-07-21T20:59:00Z">
          <w:pPr/>
        </w:pPrChange>
      </w:pPr>
      <w:ins w:id="4642" w:author="IO" w:date="2011-07-21T21:06:00Z">
        <w:r>
          <w:t>Aunque el nuevo tramo se ejecuta como otro cualquiera, las acciones a realizar cuando se termina no son las mismas: el piloto ha de notific</w:t>
        </w:r>
      </w:ins>
      <w:ins w:id="4643" w:author="IO" w:date="2011-07-21T21:07:00Z">
        <w:r>
          <w:t xml:space="preserve">árselo al controlador. A fin de comprobar que este tramo ad hoc ha terminado se emplea la tarea </w:t>
        </w:r>
      </w:ins>
      <w:ins w:id="4644" w:author="Orion" w:date="2011-06-22T19:33:00Z">
        <w:del w:id="4645" w:author="IO" w:date="2011-07-21T21:07:00Z">
          <w:r w:rsidR="0095784C" w:rsidDel="00601BC9">
            <w:delText xml:space="preserve">La siguiente tarea que se explicará, y que se encuentra en el mismo diagrama de la interacción, es </w:delText>
          </w:r>
        </w:del>
        <w:r w:rsidR="0095784C">
          <w:t>“</w:t>
        </w:r>
        <w:proofErr w:type="spellStart"/>
        <w:r w:rsidR="0095784C">
          <w:t>ObeyOrderCheck</w:t>
        </w:r>
      </w:ins>
      <w:proofErr w:type="spellEnd"/>
      <w:ins w:id="4646" w:author="Orion" w:date="2011-06-22T19:34:00Z">
        <w:r w:rsidR="0095784C">
          <w:t>”.</w:t>
        </w:r>
      </w:ins>
      <w:ins w:id="4647" w:author="Orion" w:date="2011-06-22T19:37:00Z">
        <w:r w:rsidR="00E24358">
          <w:t xml:space="preserve"> </w:t>
        </w:r>
        <w:del w:id="4648" w:author="IO" w:date="2011-07-21T21:08:00Z">
          <w:r w:rsidR="00E24358" w:rsidDel="00601BC9">
            <w:delText>Dicha</w:delText>
          </w:r>
        </w:del>
      </w:ins>
      <w:ins w:id="4649" w:author="IO" w:date="2011-07-21T21:08:00Z">
        <w:r>
          <w:t>Esta</w:t>
        </w:r>
      </w:ins>
      <w:ins w:id="4650" w:author="Orion" w:date="2011-06-22T19:37:00Z">
        <w:r w:rsidR="00E24358">
          <w:t xml:space="preserve"> tarea se </w:t>
        </w:r>
        <w:del w:id="4651" w:author="IO" w:date="2011-07-21T21:08:00Z">
          <w:r w:rsidR="00E24358" w:rsidDel="00601BC9">
            <w:delText>ejecutará</w:delText>
          </w:r>
        </w:del>
      </w:ins>
      <w:ins w:id="4652" w:author="IO" w:date="2011-07-21T21:08:00Z">
        <w:r>
          <w:t>completa</w:t>
        </w:r>
      </w:ins>
      <w:ins w:id="4653" w:author="Orion" w:date="2011-06-22T19:37:00Z">
        <w:r w:rsidR="00E24358">
          <w:t xml:space="preserve"> cuando se </w:t>
        </w:r>
        <w:del w:id="4654" w:author="IO" w:date="2011-07-21T21:09:00Z">
          <w:r w:rsidR="00E24358" w:rsidDel="00601BC9">
            <w:delText>entienda</w:delText>
          </w:r>
        </w:del>
      </w:ins>
      <w:ins w:id="4655" w:author="IO" w:date="2011-07-21T21:09:00Z">
        <w:r>
          <w:t>considera</w:t>
        </w:r>
      </w:ins>
      <w:ins w:id="4656" w:author="Orion" w:date="2011-06-22T19:37:00Z">
        <w:r w:rsidR="00E24358">
          <w:t xml:space="preserve"> que </w:t>
        </w:r>
      </w:ins>
      <w:ins w:id="4657" w:author="Orion" w:date="2011-06-22T19:40:00Z">
        <w:r w:rsidR="00B83D06">
          <w:t>el cumplimiento de la</w:t>
        </w:r>
      </w:ins>
      <w:ins w:id="4658" w:author="Orion" w:date="2011-06-22T19:37:00Z">
        <w:r w:rsidR="00E24358">
          <w:t xml:space="preserve"> orden </w:t>
        </w:r>
      </w:ins>
      <w:ins w:id="4659" w:author="Orion" w:date="2011-06-22T19:40:00Z">
        <w:r w:rsidR="00B83D06">
          <w:t>ha finalizado</w:t>
        </w:r>
      </w:ins>
      <w:ins w:id="4660" w:author="IO" w:date="2011-07-21T21:10:00Z">
        <w:r w:rsidR="00B35374">
          <w:t xml:space="preserve">, </w:t>
        </w:r>
      </w:ins>
      <w:ins w:id="4661" w:author="Orion" w:date="2011-06-22T19:37:00Z">
        <w:del w:id="4662" w:author="IO" w:date="2011-07-21T21:10:00Z">
          <w:r w:rsidR="00E24358" w:rsidDel="00B35374">
            <w:delText xml:space="preserve"> y por tanto se ha </w:delText>
          </w:r>
        </w:del>
        <w:r w:rsidR="00E24358">
          <w:t>genera</w:t>
        </w:r>
      </w:ins>
      <w:ins w:id="4663" w:author="IO" w:date="2011-07-21T21:10:00Z">
        <w:r w:rsidR="00B35374">
          <w:t>n</w:t>
        </w:r>
      </w:ins>
      <w:ins w:id="4664" w:author="Orion" w:date="2011-06-22T19:37:00Z">
        <w:r w:rsidR="00E24358">
          <w:t>do</w:t>
        </w:r>
      </w:ins>
      <w:ins w:id="4665" w:author="IO" w:date="2011-07-21T21:10:00Z">
        <w:r w:rsidR="00B35374">
          <w:t xml:space="preserve"> entonces</w:t>
        </w:r>
      </w:ins>
      <w:ins w:id="4666" w:author="Orion" w:date="2011-06-22T19:37:00Z">
        <w:r w:rsidR="00E24358">
          <w:t xml:space="preserve"> </w:t>
        </w:r>
      </w:ins>
      <w:ins w:id="4667" w:author="Orion" w:date="2011-06-22T19:38:00Z">
        <w:r w:rsidR="00E24358">
          <w:t>el hecho “</w:t>
        </w:r>
        <w:proofErr w:type="spellStart"/>
        <w:r w:rsidR="00E24358">
          <w:t>OrderFinished</w:t>
        </w:r>
        <w:proofErr w:type="spellEnd"/>
        <w:r w:rsidR="00E24358">
          <w:t>”.</w:t>
        </w:r>
      </w:ins>
      <w:ins w:id="4668" w:author="Orion" w:date="2011-06-22T19:39:00Z">
        <w:r w:rsidR="00B83D06">
          <w:t xml:space="preserve"> </w:t>
        </w:r>
      </w:ins>
      <w:ins w:id="4669" w:author="IO" w:date="2011-07-21T21:17:00Z">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w:t>
        </w:r>
        <w:proofErr w:type="spellStart"/>
        <w:r w:rsidR="00B35374" w:rsidRPr="00686F69">
          <w:t>OrderDone</w:t>
        </w:r>
        <w:proofErr w:type="spellEnd"/>
        <w:r w:rsidR="00B35374" w:rsidRPr="00686F69">
          <w:t>”).</w:t>
        </w:r>
        <w:r w:rsidR="00B35374">
          <w:t xml:space="preserve"> </w:t>
        </w:r>
      </w:ins>
      <w:ins w:id="4670" w:author="Orion" w:date="2011-06-22T19:39:00Z">
        <w:del w:id="4671" w:author="IO" w:date="2011-07-21T21:10:00Z">
          <w:r w:rsidR="00B83D06" w:rsidDel="00B35374">
            <w:delText>Esto puede</w:delText>
          </w:r>
        </w:del>
      </w:ins>
      <w:ins w:id="4672" w:author="IO" w:date="2011-07-21T21:10:00Z">
        <w:r w:rsidR="00B35374">
          <w:t xml:space="preserve">El cumplimiento de la orden se puede </w:t>
        </w:r>
      </w:ins>
      <w:ins w:id="4673" w:author="IO" w:date="2011-07-21T21:15:00Z">
        <w:r w:rsidR="00B35374">
          <w:t>considerar</w:t>
        </w:r>
      </w:ins>
      <w:ins w:id="4674" w:author="IO" w:date="2011-07-21T21:11:00Z">
        <w:r w:rsidR="00B35374">
          <w:t xml:space="preserve"> completado por alguno de los siguientes</w:t>
        </w:r>
      </w:ins>
      <w:ins w:id="4675" w:author="Orion" w:date="2011-06-22T19:39:00Z">
        <w:del w:id="4676" w:author="IO" w:date="2011-07-21T21:11:00Z">
          <w:r w:rsidR="00B83D06" w:rsidDel="00B35374">
            <w:delText xml:space="preserve"> suceder por</w:delText>
          </w:r>
        </w:del>
        <w:r w:rsidR="00B83D06">
          <w:t xml:space="preserve"> </w:t>
        </w:r>
      </w:ins>
      <w:ins w:id="4677" w:author="Orion" w:date="2011-06-23T12:24:00Z">
        <w:r w:rsidR="007B2F50">
          <w:t>tres</w:t>
        </w:r>
      </w:ins>
      <w:ins w:id="4678" w:author="Orion" w:date="2011-06-22T19:39:00Z">
        <w:r w:rsidR="00B83D06">
          <w:t xml:space="preserve"> motivos:</w:t>
        </w:r>
      </w:ins>
    </w:p>
    <w:p w14:paraId="609E3FC9" w14:textId="667B38D2" w:rsidR="00B83D06" w:rsidRPr="00686F69" w:rsidRDefault="00B83D06">
      <w:pPr>
        <w:pStyle w:val="ListParagraph"/>
        <w:numPr>
          <w:ilvl w:val="0"/>
          <w:numId w:val="41"/>
        </w:numPr>
        <w:spacing w:before="120" w:after="120"/>
        <w:ind w:left="641" w:hanging="357"/>
        <w:jc w:val="both"/>
        <w:rPr>
          <w:ins w:id="4679" w:author="Orion" w:date="2011-06-23T12:25:00Z"/>
        </w:rPr>
        <w:pPrChange w:id="4680" w:author="IO" w:date="2011-07-21T14:53:00Z">
          <w:pPr/>
        </w:pPrChange>
      </w:pPr>
      <w:ins w:id="4681" w:author="Orion" w:date="2011-06-22T19:39:00Z">
        <w:del w:id="4682" w:author="IO" w:date="2011-07-21T21:11:00Z">
          <w:r w:rsidRPr="00B35374" w:rsidDel="00B35374">
            <w:rPr>
              <w:i/>
              <w:rPrChange w:id="4683" w:author="IO" w:date="2011-07-21T21:11:00Z">
                <w:rPr/>
              </w:rPrChange>
            </w:rPr>
            <w:delText xml:space="preserve">Que </w:delText>
          </w:r>
        </w:del>
      </w:ins>
      <w:ins w:id="4684" w:author="Orion" w:date="2011-06-22T19:40:00Z">
        <w:del w:id="4685" w:author="IO" w:date="2011-07-21T21:11:00Z">
          <w:r w:rsidRPr="00B35374" w:rsidDel="00B35374">
            <w:rPr>
              <w:i/>
              <w:rPrChange w:id="4686" w:author="IO" w:date="2011-07-21T21:11:00Z">
                <w:rPr/>
              </w:rPrChange>
            </w:rPr>
            <w:delText>e</w:delText>
          </w:r>
        </w:del>
      </w:ins>
      <w:ins w:id="4687" w:author="IO" w:date="2011-07-21T21:11:00Z">
        <w:r w:rsidR="00B35374" w:rsidRPr="00B35374">
          <w:rPr>
            <w:i/>
            <w:rPrChange w:id="4688" w:author="IO" w:date="2011-07-21T21:11:00Z">
              <w:rPr/>
            </w:rPrChange>
          </w:rPr>
          <w:t>E</w:t>
        </w:r>
      </w:ins>
      <w:ins w:id="4689" w:author="Orion" w:date="2011-06-22T19:40:00Z">
        <w:r w:rsidRPr="00B35374">
          <w:rPr>
            <w:i/>
            <w:rPrChange w:id="4690" w:author="IO" w:date="2011-07-21T21:11:00Z">
              <w:rPr/>
            </w:rPrChange>
          </w:rPr>
          <w:t>l piloto ha</w:t>
        </w:r>
        <w:del w:id="4691" w:author="IO" w:date="2011-07-21T21:11:00Z">
          <w:r w:rsidRPr="00B35374" w:rsidDel="00B35374">
            <w:rPr>
              <w:i/>
              <w:rPrChange w:id="4692" w:author="IO" w:date="2011-07-21T21:11:00Z">
                <w:rPr/>
              </w:rPrChange>
            </w:rPr>
            <w:delText>ya</w:delText>
          </w:r>
        </w:del>
        <w:r w:rsidRPr="00B35374">
          <w:rPr>
            <w:i/>
            <w:rPrChange w:id="4693" w:author="IO" w:date="2011-07-21T21:11:00Z">
              <w:rPr/>
            </w:rPrChange>
          </w:rPr>
          <w:t xml:space="preserve"> completado entero el tramo solicitado por el controlador</w:t>
        </w:r>
        <w:r w:rsidRPr="00686F69">
          <w:t xml:space="preserve">. </w:t>
        </w:r>
      </w:ins>
      <w:ins w:id="4694" w:author="Orion" w:date="2011-06-22T19:41:00Z">
        <w:r w:rsidRPr="00686F69">
          <w:t>En este caso se proceder</w:t>
        </w:r>
      </w:ins>
      <w:ins w:id="4695" w:author="Orion" w:date="2011-06-22T19:42:00Z">
        <w:r w:rsidR="00BF39F4" w:rsidRPr="00686F69">
          <w:t>á</w:t>
        </w:r>
      </w:ins>
      <w:ins w:id="4696" w:author="Orion" w:date="2011-06-22T19:41:00Z">
        <w:r w:rsidRPr="00686F69">
          <w:t xml:space="preserve"> a establecer como siguiente tramo</w:t>
        </w:r>
      </w:ins>
      <w:ins w:id="4697" w:author="Orion" w:date="2011-06-22T19:42:00Z">
        <w:r w:rsidR="00517C4B" w:rsidRPr="00686F69">
          <w:t>, “Fl</w:t>
        </w:r>
      </w:ins>
      <w:ins w:id="4698" w:author="Orion" w:date="2011-06-22T19:43:00Z">
        <w:r w:rsidR="00534D79" w:rsidRPr="00686F69">
          <w:t>i</w:t>
        </w:r>
      </w:ins>
      <w:ins w:id="4699" w:author="Orion" w:date="2011-06-22T19:42:00Z">
        <w:r w:rsidR="00517C4B" w:rsidRPr="00686F69">
          <w:t xml:space="preserve">ght </w:t>
        </w:r>
        <w:proofErr w:type="spellStart"/>
        <w:r w:rsidR="00517C4B" w:rsidRPr="00686F69">
          <w:t>Leg</w:t>
        </w:r>
        <w:proofErr w:type="spellEnd"/>
        <w:r w:rsidR="00517C4B" w:rsidRPr="00686F69">
          <w:t>”,</w:t>
        </w:r>
      </w:ins>
      <w:ins w:id="4700" w:author="Orion" w:date="2011-06-22T19:41:00Z">
        <w:r w:rsidRPr="00686F69">
          <w:t xml:space="preserve"> el que se estaba llevando a cabo antes de que se detectara el conflicto</w:t>
        </w:r>
      </w:ins>
      <w:ins w:id="4701" w:author="IO" w:date="2011-07-21T21:12:00Z">
        <w:r w:rsidR="00B35374">
          <w:t>. Éste fue almacenado en el hecho</w:t>
        </w:r>
      </w:ins>
      <w:ins w:id="4702" w:author="Orion" w:date="2011-06-22T19:42:00Z">
        <w:r w:rsidR="00517C4B" w:rsidRPr="00686F69">
          <w:t xml:space="preserve"> “</w:t>
        </w:r>
        <w:proofErr w:type="spellStart"/>
        <w:r w:rsidR="00517C4B" w:rsidRPr="00686F69">
          <w:t>OrderOldLeg</w:t>
        </w:r>
        <w:proofErr w:type="spellEnd"/>
        <w:r w:rsidR="00517C4B" w:rsidRPr="00686F69">
          <w:t>”</w:t>
        </w:r>
      </w:ins>
      <w:ins w:id="4703" w:author="Orion" w:date="2011-06-22T19:41:00Z">
        <w:r w:rsidRPr="00686F69">
          <w:t>.</w:t>
        </w:r>
      </w:ins>
      <w:ins w:id="4704" w:author="Orion" w:date="2011-06-22T19:46:00Z">
        <w:r w:rsidR="00656399" w:rsidRPr="00686F69">
          <w:t xml:space="preserve"> </w:t>
        </w:r>
      </w:ins>
      <w:ins w:id="4705" w:author="IO" w:date="2011-07-21T21:12:00Z">
        <w:r w:rsidR="00B35374">
          <w:t>El piloto tambi</w:t>
        </w:r>
      </w:ins>
      <w:ins w:id="4706" w:author="IO" w:date="2011-07-21T21:13:00Z">
        <w:r w:rsidR="00B35374">
          <w:t xml:space="preserve">én </w:t>
        </w:r>
      </w:ins>
      <w:ins w:id="4707" w:author="Orion" w:date="2011-06-22T19:46:00Z">
        <w:del w:id="4708" w:author="IO" w:date="2011-07-21T21:13:00Z">
          <w:r w:rsidR="00656399" w:rsidRPr="00686F69" w:rsidDel="00B35374">
            <w:delText>A su vez el piloto se encargará de</w:delText>
          </w:r>
        </w:del>
      </w:ins>
      <w:ins w:id="4709" w:author="IO" w:date="2011-07-21T21:13:00Z">
        <w:r w:rsidR="00B35374">
          <w:t xml:space="preserve">genera la indicación </w:t>
        </w:r>
        <w:r w:rsidR="00B35374" w:rsidRPr="00686F69">
          <w:t>“</w:t>
        </w:r>
        <w:proofErr w:type="spellStart"/>
        <w:r w:rsidR="00B35374" w:rsidRPr="00686F69">
          <w:t>StartLegChecker</w:t>
        </w:r>
        <w:proofErr w:type="spellEnd"/>
        <w:r w:rsidR="00B35374" w:rsidRPr="00686F69">
          <w:t>”</w:t>
        </w:r>
      </w:ins>
      <w:ins w:id="4710" w:author="IO" w:date="2011-07-21T21:23:00Z">
        <w:r w:rsidR="000251CD">
          <w:t xml:space="preserve"> para que se reinicie</w:t>
        </w:r>
      </w:ins>
      <w:ins w:id="4711" w:author="Orion" w:date="2011-06-22T19:46:00Z">
        <w:del w:id="4712" w:author="IO" w:date="2011-07-21T21:24:00Z">
          <w:r w:rsidR="00656399" w:rsidRPr="00686F69" w:rsidDel="000251CD">
            <w:delText xml:space="preserve"> iniciar</w:delText>
          </w:r>
        </w:del>
        <w:r w:rsidR="00656399" w:rsidRPr="00686F69">
          <w:t xml:space="preserve"> la aplicación </w:t>
        </w:r>
      </w:ins>
      <w:ins w:id="4713" w:author="IO" w:date="2011-07-21T21:24:00Z">
        <w:r w:rsidR="000251CD">
          <w:t>de</w:t>
        </w:r>
      </w:ins>
      <w:ins w:id="4714" w:author="Orion" w:date="2011-06-22T19:46:00Z">
        <w:del w:id="4715" w:author="IO" w:date="2011-07-21T21:13:00Z">
          <w:r w:rsidR="00656399" w:rsidRPr="00686F69" w:rsidDel="00B35374">
            <w:delText xml:space="preserve">para </w:delText>
          </w:r>
        </w:del>
        <w:del w:id="4716" w:author="IO" w:date="2011-07-21T21:24:00Z">
          <w:r w:rsidR="00656399" w:rsidRPr="00686F69" w:rsidDel="000251CD">
            <w:delText>que</w:delText>
          </w:r>
        </w:del>
        <w:r w:rsidR="00656399" w:rsidRPr="00686F69">
          <w:t xml:space="preserve"> </w:t>
        </w:r>
        <w:del w:id="4717" w:author="IO" w:date="2011-07-21T21:13:00Z">
          <w:r w:rsidR="00656399" w:rsidRPr="00686F69" w:rsidDel="00B35374">
            <w:delText xml:space="preserve">se vaya </w:delText>
          </w:r>
        </w:del>
        <w:r w:rsidR="00656399" w:rsidRPr="00686F69">
          <w:t>compr</w:t>
        </w:r>
      </w:ins>
      <w:ins w:id="4718" w:author="IO" w:date="2011-07-21T21:24:00Z">
        <w:r w:rsidR="000251CD">
          <w:t>o</w:t>
        </w:r>
      </w:ins>
      <w:ins w:id="4719" w:author="Orion" w:date="2011-06-22T19:46:00Z">
        <w:del w:id="4720" w:author="IO" w:date="2011-07-21T21:13:00Z">
          <w:r w:rsidR="00656399" w:rsidRPr="00686F69" w:rsidDel="00B35374">
            <w:delText>o</w:delText>
          </w:r>
        </w:del>
        <w:r w:rsidR="00656399" w:rsidRPr="00686F69">
          <w:t>ba</w:t>
        </w:r>
      </w:ins>
      <w:ins w:id="4721" w:author="IO" w:date="2011-07-21T21:24:00Z">
        <w:r w:rsidR="000251CD">
          <w:t xml:space="preserve">ción de tramos </w:t>
        </w:r>
      </w:ins>
      <w:ins w:id="4722" w:author="Orion" w:date="2011-06-22T19:46:00Z">
        <w:del w:id="4723" w:author="IO" w:date="2011-07-21T21:13:00Z">
          <w:r w:rsidR="00656399" w:rsidRPr="00686F69" w:rsidDel="00B35374">
            <w:delText>ndo</w:delText>
          </w:r>
        </w:del>
        <w:del w:id="4724" w:author="IO" w:date="2011-07-21T21:24:00Z">
          <w:r w:rsidR="00656399" w:rsidRPr="00686F69" w:rsidDel="000251CD">
            <w:delText xml:space="preserve"> cuando se ha completado</w:delText>
          </w:r>
        </w:del>
      </w:ins>
      <w:ins w:id="4725" w:author="IO" w:date="2011-07-21T21:24:00Z">
        <w:r w:rsidR="000251CD">
          <w:t>con</w:t>
        </w:r>
      </w:ins>
      <w:ins w:id="4726" w:author="Orion" w:date="2011-06-22T19:46:00Z">
        <w:r w:rsidR="00656399" w:rsidRPr="00686F69">
          <w:t xml:space="preserve"> el nuevo tramo</w:t>
        </w:r>
        <w:del w:id="4727" w:author="IO" w:date="2011-07-21T21:13:00Z">
          <w:r w:rsidR="00656399" w:rsidRPr="00686F69" w:rsidDel="00B35374">
            <w:delText xml:space="preserve"> </w:delText>
          </w:r>
        </w:del>
      </w:ins>
      <w:ins w:id="4728" w:author="Orion" w:date="2011-06-22T19:47:00Z">
        <w:del w:id="4729" w:author="IO" w:date="2011-07-21T21:13:00Z">
          <w:r w:rsidR="00656399" w:rsidRPr="00686F69" w:rsidDel="00B35374">
            <w:delText>“StartLegChecker”</w:delText>
          </w:r>
        </w:del>
        <w:r w:rsidR="00656399" w:rsidRPr="00686F69">
          <w:t>.</w:t>
        </w:r>
      </w:ins>
    </w:p>
    <w:p w14:paraId="31660BD3" w14:textId="5EA1CC13" w:rsidR="007B2F50" w:rsidRPr="00686F69" w:rsidRDefault="00B35374">
      <w:pPr>
        <w:pStyle w:val="ListParagraph"/>
        <w:numPr>
          <w:ilvl w:val="0"/>
          <w:numId w:val="41"/>
        </w:numPr>
        <w:spacing w:before="120" w:after="120"/>
        <w:ind w:left="641" w:hanging="357"/>
        <w:jc w:val="both"/>
        <w:rPr>
          <w:ins w:id="4730" w:author="Orion" w:date="2011-06-22T19:41:00Z"/>
        </w:rPr>
        <w:pPrChange w:id="4731" w:author="IO" w:date="2011-07-21T14:53:00Z">
          <w:pPr/>
        </w:pPrChange>
      </w:pPr>
      <w:ins w:id="4732" w:author="IO" w:date="2011-07-21T21:13:00Z">
        <w:r w:rsidRPr="00B35374">
          <w:rPr>
            <w:i/>
            <w:rPrChange w:id="4733" w:author="IO" w:date="2011-07-21T21:13:00Z">
              <w:rPr/>
            </w:rPrChange>
          </w:rPr>
          <w:t>E</w:t>
        </w:r>
      </w:ins>
      <w:ins w:id="4734" w:author="Orion" w:date="2011-06-23T12:25:00Z">
        <w:del w:id="4735" w:author="IO" w:date="2011-07-21T21:13:00Z">
          <w:r w:rsidR="007B2F50" w:rsidRPr="00B35374" w:rsidDel="00B35374">
            <w:rPr>
              <w:i/>
              <w:rPrChange w:id="4736" w:author="IO" w:date="2011-07-21T21:13:00Z">
                <w:rPr/>
              </w:rPrChange>
            </w:rPr>
            <w:delText>Que e</w:delText>
          </w:r>
        </w:del>
        <w:r w:rsidR="007B2F50" w:rsidRPr="00B35374">
          <w:rPr>
            <w:i/>
            <w:rPrChange w:id="4737" w:author="IO" w:date="2011-07-21T21:13:00Z">
              <w:rPr/>
            </w:rPrChange>
          </w:rPr>
          <w:t>l conflicto ha</w:t>
        </w:r>
        <w:del w:id="4738" w:author="IO" w:date="2011-07-21T21:13:00Z">
          <w:r w:rsidR="007B2F50" w:rsidRPr="00B35374" w:rsidDel="00B35374">
            <w:rPr>
              <w:i/>
              <w:rPrChange w:id="4739" w:author="IO" w:date="2011-07-21T21:13:00Z">
                <w:rPr/>
              </w:rPrChange>
            </w:rPr>
            <w:delText>ya</w:delText>
          </w:r>
        </w:del>
        <w:r w:rsidR="007B2F50" w:rsidRPr="00B35374">
          <w:rPr>
            <w:i/>
            <w:rPrChange w:id="4740" w:author="IO" w:date="2011-07-21T21:13:00Z">
              <w:rPr/>
            </w:rPrChange>
          </w:rPr>
          <w:t xml:space="preserve"> desaparecido</w:t>
        </w:r>
      </w:ins>
      <w:ins w:id="4741" w:author="IO" w:date="2011-07-21T21:13:00Z">
        <w:r>
          <w:t>.</w:t>
        </w:r>
      </w:ins>
      <w:ins w:id="4742" w:author="IO" w:date="2011-07-21T21:14:00Z">
        <w:r>
          <w:t xml:space="preserve"> Es</w:t>
        </w:r>
      </w:ins>
      <w:ins w:id="4743" w:author="IO" w:date="2011-07-21T21:18:00Z">
        <w:r>
          <w:t xml:space="preserve"> </w:t>
        </w:r>
      </w:ins>
      <w:ins w:id="4744" w:author="IO" w:date="2011-07-21T21:14:00Z">
        <w:r>
          <w:t>posible que el avión deje de estar en peligro antes de completar la maniobra que se le ha solicitado</w:t>
        </w:r>
      </w:ins>
      <w:ins w:id="4745" w:author="Orion" w:date="2011-06-23T12:25:00Z">
        <w:del w:id="4746" w:author="IO" w:date="2011-07-21T21:14:00Z">
          <w:r w:rsidR="007B2F50" w:rsidRPr="00686F69" w:rsidDel="00B35374">
            <w:delText>, es decir, que el avión ya no esté en riesgo con ningún otro avión</w:delText>
          </w:r>
        </w:del>
        <w:r w:rsidR="007B2F50" w:rsidRPr="00686F69">
          <w:t>. E</w:t>
        </w:r>
        <w:del w:id="4747" w:author="IO" w:date="2011-07-21T21:14:00Z">
          <w:r w:rsidR="007B2F50" w:rsidRPr="00686F69" w:rsidDel="00B35374">
            <w:delText xml:space="preserve">l trato de </w:delText>
          </w:r>
        </w:del>
      </w:ins>
      <w:ins w:id="4748" w:author="Orion" w:date="2011-06-23T12:27:00Z">
        <w:del w:id="4749" w:author="IO" w:date="2011-07-21T21:14:00Z">
          <w:r w:rsidR="00E9193E" w:rsidRPr="00686F69" w:rsidDel="00B35374">
            <w:delText>e</w:delText>
          </w:r>
        </w:del>
        <w:r w:rsidR="00E9193E" w:rsidRPr="00686F69">
          <w:t>ste</w:t>
        </w:r>
      </w:ins>
      <w:ins w:id="4750" w:author="Orion" w:date="2011-06-23T12:25:00Z">
        <w:r w:rsidR="007B2F50" w:rsidRPr="00686F69">
          <w:t xml:space="preserve"> caso </w:t>
        </w:r>
      </w:ins>
      <w:ins w:id="4751" w:author="IO" w:date="2011-07-21T21:14:00Z">
        <w:r>
          <w:t>se trata</w:t>
        </w:r>
      </w:ins>
      <w:ins w:id="4752" w:author="Orion" w:date="2011-06-23T12:25:00Z">
        <w:del w:id="4753" w:author="IO" w:date="2011-07-21T21:14:00Z">
          <w:r w:rsidR="007B2F50" w:rsidRPr="00686F69" w:rsidDel="00B35374">
            <w:delText>ser</w:delText>
          </w:r>
        </w:del>
      </w:ins>
      <w:ins w:id="4754" w:author="Orion" w:date="2011-06-23T12:26:00Z">
        <w:del w:id="4755" w:author="IO" w:date="2011-07-21T21:14:00Z">
          <w:r w:rsidR="007B2F50" w:rsidRPr="00686F69" w:rsidDel="00B35374">
            <w:delText>á</w:delText>
          </w:r>
        </w:del>
        <w:r w:rsidR="007B2F50" w:rsidRPr="00686F69">
          <w:t xml:space="preserve"> como </w:t>
        </w:r>
        <w:del w:id="4756" w:author="IO" w:date="2011-07-21T21:14:00Z">
          <w:r w:rsidR="007B2F50" w:rsidRPr="00686F69" w:rsidDel="00B35374">
            <w:delText xml:space="preserve">en </w:delText>
          </w:r>
        </w:del>
        <w:r w:rsidR="007B2F50" w:rsidRPr="00686F69">
          <w:t>el</w:t>
        </w:r>
        <w:del w:id="4757" w:author="IO" w:date="2011-07-21T21:14:00Z">
          <w:r w:rsidR="007B2F50" w:rsidRPr="00686F69" w:rsidDel="00B35374">
            <w:delText xml:space="preserve"> caso</w:delText>
          </w:r>
        </w:del>
        <w:r w:rsidR="007B2F50" w:rsidRPr="00686F69">
          <w:t xml:space="preserve"> anterior, </w:t>
        </w:r>
        <w:del w:id="4758" w:author="IO" w:date="2011-07-21T21:14:00Z">
          <w:r w:rsidR="007B2F50" w:rsidRPr="00686F69" w:rsidDel="00B35374">
            <w:delText>donde se restablecerá</w:delText>
          </w:r>
        </w:del>
      </w:ins>
      <w:ins w:id="4759" w:author="IO" w:date="2011-07-21T21:14:00Z">
        <w:r>
          <w:t>restableciendo</w:t>
        </w:r>
      </w:ins>
      <w:ins w:id="4760" w:author="Orion" w:date="2011-06-23T12:26:00Z">
        <w:r w:rsidR="007B2F50" w:rsidRPr="00686F69">
          <w:t xml:space="preserve"> el tramo que </w:t>
        </w:r>
        <w:del w:id="4761" w:author="IO" w:date="2011-07-21T21:14:00Z">
          <w:r w:rsidR="007B2F50" w:rsidRPr="00686F69" w:rsidDel="00B35374">
            <w:delText>llevado a cabo</w:delText>
          </w:r>
        </w:del>
      </w:ins>
      <w:ins w:id="4762" w:author="IO" w:date="2011-07-21T21:14:00Z">
        <w:r>
          <w:t>se estaba ejecutando</w:t>
        </w:r>
      </w:ins>
      <w:ins w:id="4763" w:author="Orion" w:date="2011-06-23T12:26:00Z">
        <w:r w:rsidR="007B2F50" w:rsidRPr="00686F69">
          <w:t xml:space="preserve"> antes del conflicto.</w:t>
        </w:r>
      </w:ins>
    </w:p>
    <w:p w14:paraId="2BB7F95E" w14:textId="48D5A5E4" w:rsidR="00B83D06" w:rsidRPr="00686F69" w:rsidRDefault="00534D79">
      <w:pPr>
        <w:pStyle w:val="ListParagraph"/>
        <w:numPr>
          <w:ilvl w:val="0"/>
          <w:numId w:val="41"/>
        </w:numPr>
        <w:spacing w:before="120" w:after="120"/>
        <w:ind w:left="641" w:hanging="357"/>
        <w:jc w:val="both"/>
        <w:rPr>
          <w:ins w:id="4764" w:author="Orion" w:date="2011-06-21T17:39:00Z"/>
        </w:rPr>
        <w:pPrChange w:id="4765" w:author="IO" w:date="2011-07-21T14:53:00Z">
          <w:pPr/>
        </w:pPrChange>
      </w:pPr>
      <w:ins w:id="4766" w:author="Orion" w:date="2011-06-22T19:42:00Z">
        <w:del w:id="4767" w:author="IO" w:date="2011-07-21T21:15:00Z">
          <w:r w:rsidRPr="00B35374" w:rsidDel="00B35374">
            <w:rPr>
              <w:i/>
              <w:rPrChange w:id="4768" w:author="IO" w:date="2011-07-21T21:15:00Z">
                <w:rPr/>
              </w:rPrChange>
            </w:rPr>
            <w:delText>Que</w:delText>
          </w:r>
        </w:del>
      </w:ins>
      <w:ins w:id="4769" w:author="IO" w:date="2011-07-21T21:15:00Z">
        <w:r w:rsidR="00B35374" w:rsidRPr="00B35374">
          <w:rPr>
            <w:i/>
            <w:rPrChange w:id="4770" w:author="IO" w:date="2011-07-21T21:15:00Z">
              <w:rPr/>
            </w:rPrChange>
          </w:rPr>
          <w:t>Se</w:t>
        </w:r>
      </w:ins>
      <w:ins w:id="4771" w:author="Orion" w:date="2011-06-22T19:42:00Z">
        <w:del w:id="4772" w:author="IO" w:date="2011-07-21T21:15:00Z">
          <w:r w:rsidRPr="00B35374" w:rsidDel="00B35374">
            <w:rPr>
              <w:i/>
              <w:rPrChange w:id="4773" w:author="IO" w:date="2011-07-21T21:15:00Z">
                <w:rPr/>
              </w:rPrChange>
            </w:rPr>
            <w:delText xml:space="preserve"> se</w:delText>
          </w:r>
        </w:del>
        <w:r w:rsidRPr="00B35374">
          <w:rPr>
            <w:i/>
            <w:rPrChange w:id="4774" w:author="IO" w:date="2011-07-21T21:15:00Z">
              <w:rPr/>
            </w:rPrChange>
          </w:rPr>
          <w:t xml:space="preserve"> ha</w:t>
        </w:r>
        <w:del w:id="4775" w:author="IO" w:date="2011-07-21T21:15:00Z">
          <w:r w:rsidRPr="00B35374" w:rsidDel="00B35374">
            <w:rPr>
              <w:i/>
              <w:rPrChange w:id="4776" w:author="IO" w:date="2011-07-21T21:15:00Z">
                <w:rPr/>
              </w:rPrChange>
            </w:rPr>
            <w:delText>ya</w:delText>
          </w:r>
        </w:del>
        <w:r w:rsidRPr="00B35374">
          <w:rPr>
            <w:i/>
            <w:rPrChange w:id="4777" w:author="IO" w:date="2011-07-21T21:15:00Z">
              <w:rPr/>
            </w:rPrChange>
          </w:rPr>
          <w:t xml:space="preserve"> detectado un nuevo conflicto</w:t>
        </w:r>
        <w:r w:rsidRPr="00686F69">
          <w:t xml:space="preserve">. </w:t>
        </w:r>
      </w:ins>
      <w:ins w:id="4778" w:author="Orion" w:date="2011-06-22T19:43:00Z">
        <w:r w:rsidRPr="00686F69">
          <w:t>En este caso no se genera</w:t>
        </w:r>
        <w:del w:id="4779" w:author="IO" w:date="2011-07-21T21:15:00Z">
          <w:r w:rsidRPr="00686F69" w:rsidDel="00B35374">
            <w:delText>rá</w:delText>
          </w:r>
        </w:del>
        <w:r w:rsidRPr="00686F69">
          <w:t xml:space="preserve"> el siguiente tramo</w:t>
        </w:r>
        <w:del w:id="4780" w:author="IO" w:date="2011-07-21T21:15:00Z">
          <w:r w:rsidRPr="00686F69" w:rsidDel="00B35374">
            <w:delText>,</w:delText>
          </w:r>
        </w:del>
        <w:r w:rsidRPr="00686F69">
          <w:t xml:space="preserve"> “Flight </w:t>
        </w:r>
        <w:proofErr w:type="spellStart"/>
        <w:r w:rsidRPr="00686F69">
          <w:t>Leg</w:t>
        </w:r>
        <w:proofErr w:type="spellEnd"/>
        <w:r w:rsidRPr="00686F69">
          <w:t>”</w:t>
        </w:r>
        <w:del w:id="4781" w:author="IO" w:date="2011-07-21T21:15:00Z">
          <w:r w:rsidRPr="00686F69" w:rsidDel="00B35374">
            <w:delText>,</w:delText>
          </w:r>
        </w:del>
        <w:r w:rsidRPr="00686F69">
          <w:t xml:space="preserve"> puesto que </w:t>
        </w:r>
      </w:ins>
      <w:ins w:id="4782" w:author="IO" w:date="2011-07-21T21:15:00Z">
        <w:r w:rsidR="00B35374">
          <w:t>é</w:t>
        </w:r>
      </w:ins>
      <w:ins w:id="4783" w:author="Orion" w:date="2011-06-22T19:43:00Z">
        <w:del w:id="4784" w:author="IO" w:date="2011-07-21T21:15:00Z">
          <w:r w:rsidRPr="00686F69" w:rsidDel="00B35374">
            <w:delText>e</w:delText>
          </w:r>
        </w:del>
        <w:r w:rsidRPr="00686F69">
          <w:t>ste habr</w:t>
        </w:r>
        <w:del w:id="4785" w:author="IO" w:date="2011-07-21T21:15:00Z">
          <w:r w:rsidRPr="00686F69" w:rsidDel="00B35374">
            <w:delText>ía</w:delText>
          </w:r>
        </w:del>
      </w:ins>
      <w:ins w:id="4786" w:author="IO" w:date="2011-07-21T21:15:00Z">
        <w:r w:rsidR="00B35374">
          <w:t>á</w:t>
        </w:r>
      </w:ins>
      <w:ins w:id="4787" w:author="Orion" w:date="2011-06-22T19:43:00Z">
        <w:r w:rsidRPr="00686F69">
          <w:t xml:space="preserve"> sido </w:t>
        </w:r>
      </w:ins>
      <w:ins w:id="4788" w:author="Orion" w:date="2011-06-22T19:44:00Z">
        <w:r w:rsidRPr="00686F69">
          <w:t>establecido</w:t>
        </w:r>
      </w:ins>
      <w:ins w:id="4789" w:author="Orion" w:date="2011-06-22T19:43:00Z">
        <w:r w:rsidRPr="00686F69">
          <w:t xml:space="preserve"> por el nuevo conflicto.</w:t>
        </w:r>
      </w:ins>
    </w:p>
    <w:p w14:paraId="30225321" w14:textId="2AD7EEC3" w:rsidR="00FC0552" w:rsidRPr="00686F69" w:rsidDel="00B35374" w:rsidRDefault="00FC716B">
      <w:pPr>
        <w:spacing w:before="240" w:after="120"/>
        <w:ind w:firstLine="284"/>
        <w:jc w:val="both"/>
        <w:rPr>
          <w:ins w:id="4790" w:author="Orion" w:date="2011-06-21T17:39:00Z"/>
          <w:del w:id="4791" w:author="IO" w:date="2011-07-21T21:17:00Z"/>
        </w:rPr>
        <w:pPrChange w:id="4792" w:author="IO" w:date="2011-07-21T14:52:00Z">
          <w:pPr/>
        </w:pPrChange>
      </w:pPr>
      <w:ins w:id="4793" w:author="Orion" w:date="2011-06-22T19:44:00Z">
        <w:del w:id="4794" w:author="IO" w:date="2011-07-21T21:16:00Z">
          <w:r w:rsidRPr="00686F69" w:rsidDel="00B35374">
            <w:delText>Seguidamente e</w:delText>
          </w:r>
        </w:del>
        <w:del w:id="4795" w:author="IO" w:date="2011-07-21T21:17:00Z">
          <w:r w:rsidRPr="00686F69" w:rsidDel="00B35374">
            <w:delText>sta tarea se encargará de comunicar al controlador que las tareas</w:delText>
          </w:r>
        </w:del>
      </w:ins>
      <w:ins w:id="4796" w:author="Orion" w:date="2011-06-22T19:45:00Z">
        <w:del w:id="4797" w:author="IO" w:date="2011-07-21T21:17:00Z">
          <w:r w:rsidR="004E01F8" w:rsidRPr="00686F69" w:rsidDel="00B35374">
            <w:delText xml:space="preserve"> que tenía que realizar </w:delText>
          </w:r>
        </w:del>
      </w:ins>
      <w:ins w:id="4798" w:author="Orion" w:date="2011-06-22T19:44:00Z">
        <w:del w:id="4799" w:author="IO" w:date="2011-07-21T21:17:00Z">
          <w:r w:rsidR="004E01F8" w:rsidRPr="00686F69" w:rsidDel="00B35374">
            <w:delText xml:space="preserve">el piloto </w:delText>
          </w:r>
        </w:del>
      </w:ins>
      <w:ins w:id="4800" w:author="Orion" w:date="2011-06-22T19:45:00Z">
        <w:del w:id="4801" w:author="IO" w:date="2011-07-21T21:17:00Z">
          <w:r w:rsidR="004E01F8" w:rsidRPr="00686F69" w:rsidDel="00B35374">
            <w:delText xml:space="preserve">para </w:delText>
          </w:r>
        </w:del>
      </w:ins>
      <w:ins w:id="4802" w:author="Orion" w:date="2011-06-22T19:44:00Z">
        <w:del w:id="4803" w:author="IO" w:date="2011-07-21T21:17:00Z">
          <w:r w:rsidRPr="00686F69" w:rsidDel="00B35374">
            <w:delText>acatar la orden han finalizado (</w:delText>
          </w:r>
        </w:del>
      </w:ins>
      <w:ins w:id="4804" w:author="Orion" w:date="2011-06-22T19:45:00Z">
        <w:del w:id="4805" w:author="IO" w:date="2011-07-21T21:17:00Z">
          <w:r w:rsidRPr="00686F69" w:rsidDel="00B35374">
            <w:delText>“</w:delText>
          </w:r>
          <w:r w:rsidR="00AC1FF1" w:rsidRPr="00686F69" w:rsidDel="00B35374">
            <w:delText>OrderDone</w:delText>
          </w:r>
          <w:r w:rsidRPr="00686F69" w:rsidDel="00B35374">
            <w:delText>”).</w:delText>
          </w:r>
        </w:del>
      </w:ins>
    </w:p>
    <w:p w14:paraId="2FDBDCA6" w14:textId="278C0E93" w:rsidR="00FC0552" w:rsidRPr="00686F69" w:rsidDel="000251CD" w:rsidRDefault="003838FA">
      <w:pPr>
        <w:spacing w:before="240" w:after="120"/>
        <w:ind w:firstLine="284"/>
        <w:jc w:val="both"/>
        <w:rPr>
          <w:ins w:id="4806" w:author="Orion" w:date="2011-06-21T17:38:00Z"/>
          <w:del w:id="4807" w:author="IO" w:date="2011-07-21T21:19:00Z"/>
        </w:rPr>
        <w:pPrChange w:id="4808" w:author="IO" w:date="2011-07-21T14:52:00Z">
          <w:pPr/>
        </w:pPrChange>
      </w:pPr>
      <w:ins w:id="4809" w:author="Orion" w:date="2011-06-22T19:48:00Z">
        <w:del w:id="4810" w:author="IO" w:date="2011-07-21T21:25:00Z">
          <w:r w:rsidRPr="00686F69" w:rsidDel="000251CD">
            <w:delText>Co</w:delText>
          </w:r>
        </w:del>
        <w:del w:id="4811" w:author="IO" w:date="2011-07-21T21:18:00Z">
          <w:r w:rsidRPr="00686F69" w:rsidDel="00B35374">
            <w:delText>mo</w:delText>
          </w:r>
        </w:del>
        <w:del w:id="4812" w:author="IO" w:date="2011-07-21T21:25:00Z">
          <w:r w:rsidRPr="00686F69" w:rsidDel="000251CD">
            <w:delText xml:space="preserve"> última tarea de la interacción “ObeyOrderCompleted”</w:delText>
          </w:r>
        </w:del>
      </w:ins>
      <w:ins w:id="4813" w:author="Orion" w:date="2011-06-22T19:49:00Z">
        <w:del w:id="4814" w:author="IO" w:date="2011-07-21T21:25:00Z">
          <w:r w:rsidR="009101E6" w:rsidRPr="00686F69" w:rsidDel="000251CD">
            <w:delText xml:space="preserve">, el controlador </w:delText>
          </w:r>
        </w:del>
        <w:del w:id="4815" w:author="IO" w:date="2011-07-21T21:18:00Z">
          <w:r w:rsidR="009101E6" w:rsidRPr="00686F69" w:rsidDel="00B35374">
            <w:delText>se encargar</w:delText>
          </w:r>
        </w:del>
      </w:ins>
      <w:ins w:id="4816" w:author="Orion" w:date="2011-06-22T19:50:00Z">
        <w:del w:id="4817" w:author="IO" w:date="2011-07-21T21:18:00Z">
          <w:r w:rsidR="009101E6" w:rsidRPr="00686F69" w:rsidDel="00B35374">
            <w:delText xml:space="preserve">á de </w:delText>
          </w:r>
        </w:del>
        <w:del w:id="4818" w:author="IO" w:date="2011-07-21T21:25:00Z">
          <w:r w:rsidR="009101E6" w:rsidRPr="00686F69" w:rsidDel="000251CD">
            <w:delText>elimina</w:delText>
          </w:r>
        </w:del>
        <w:del w:id="4819" w:author="IO" w:date="2011-07-21T21:18:00Z">
          <w:r w:rsidR="009101E6" w:rsidRPr="00686F69" w:rsidDel="00B35374">
            <w:delText>r</w:delText>
          </w:r>
        </w:del>
        <w:del w:id="4820" w:author="IO" w:date="2011-07-21T21:25:00Z">
          <w:r w:rsidR="009101E6" w:rsidRPr="00686F69" w:rsidDel="000251CD">
            <w:delText xml:space="preserve"> </w:delText>
          </w:r>
        </w:del>
        <w:del w:id="4821" w:author="IO" w:date="2011-07-21T21:18:00Z">
          <w:r w:rsidR="009101E6" w:rsidRPr="00686F69" w:rsidDel="00B35374">
            <w:delText>este</w:delText>
          </w:r>
        </w:del>
        <w:del w:id="4822" w:author="IO" w:date="2011-07-21T21:25:00Z">
          <w:r w:rsidR="009101E6" w:rsidRPr="00686F69" w:rsidDel="000251CD">
            <w:delText xml:space="preserve"> conflicto del listado</w:delText>
          </w:r>
        </w:del>
      </w:ins>
      <w:ins w:id="4823" w:author="Orion" w:date="2011-06-22T19:52:00Z">
        <w:del w:id="4824" w:author="IO" w:date="2011-07-21T21:25:00Z">
          <w:r w:rsidR="002415A2" w:rsidRPr="00686F69" w:rsidDel="000251CD">
            <w:delText xml:space="preserve"> de conflictos actuales que gestiona</w:delText>
          </w:r>
        </w:del>
      </w:ins>
      <w:ins w:id="4825" w:author="Orion" w:date="2011-06-22T19:50:00Z">
        <w:del w:id="4826" w:author="IO" w:date="2011-07-21T21:25:00Z">
          <w:r w:rsidR="009101E6" w:rsidRPr="00686F69" w:rsidDel="000251CD">
            <w:delText xml:space="preserve"> dentro de su</w:delText>
          </w:r>
          <w:r w:rsidR="002415A2" w:rsidRPr="00686F69" w:rsidDel="000251CD">
            <w:delText xml:space="preserve"> estado menta</w:delText>
          </w:r>
        </w:del>
      </w:ins>
      <w:ins w:id="4827" w:author="Orion" w:date="2011-06-22T19:52:00Z">
        <w:del w:id="4828" w:author="IO" w:date="2011-07-21T21:25:00Z">
          <w:r w:rsidR="002415A2" w:rsidRPr="00686F69" w:rsidDel="000251CD">
            <w:delText>l</w:delText>
          </w:r>
          <w:r w:rsidR="009101E6" w:rsidRPr="00686F69" w:rsidDel="000251CD">
            <w:delText>.</w:delText>
          </w:r>
        </w:del>
      </w:ins>
      <w:ins w:id="4829" w:author="Orion" w:date="2011-06-22T19:50:00Z">
        <w:del w:id="4830" w:author="IO" w:date="2011-07-21T21:18:00Z">
          <w:r w:rsidR="009101E6" w:rsidRPr="00686F69" w:rsidDel="00B35374">
            <w:delText xml:space="preserve"> </w:delText>
          </w:r>
        </w:del>
      </w:ins>
    </w:p>
    <w:p w14:paraId="1C4BB69A" w14:textId="471AE951" w:rsidR="00FC0552" w:rsidRPr="00686F69" w:rsidDel="000251CD" w:rsidRDefault="00FC0552">
      <w:pPr>
        <w:spacing w:before="240" w:after="120"/>
        <w:ind w:firstLine="284"/>
        <w:jc w:val="both"/>
        <w:rPr>
          <w:ins w:id="4831" w:author="Orion" w:date="2011-06-21T17:39:00Z"/>
          <w:del w:id="4832" w:author="IO" w:date="2011-07-21T21:21:00Z"/>
        </w:rPr>
        <w:pPrChange w:id="4833" w:author="IO" w:date="2011-07-21T14:52:00Z">
          <w:pPr/>
        </w:pPrChange>
      </w:pPr>
    </w:p>
    <w:p w14:paraId="6D556227" w14:textId="44D1A85A" w:rsidR="00FC0552" w:rsidDel="000251CD" w:rsidRDefault="00973F4A">
      <w:pPr>
        <w:pStyle w:val="Caption"/>
        <w:rPr>
          <w:ins w:id="4834" w:author="Orion" w:date="2011-06-21T17:39:00Z"/>
          <w:del w:id="4835" w:author="IO" w:date="2011-07-21T21:19:00Z"/>
          <w:rFonts w:cs="Times New Roman"/>
        </w:rPr>
        <w:pPrChange w:id="4836" w:author="Orion" w:date="2011-06-21T17:46:00Z">
          <w:pPr/>
        </w:pPrChange>
      </w:pPr>
      <w:bookmarkStart w:id="4837" w:name="_Ref296442261"/>
      <w:bookmarkStart w:id="4838" w:name="_Ref297129914"/>
      <w:bookmarkStart w:id="4839" w:name="_Toc299483447"/>
      <w:ins w:id="4840" w:author="Orion" w:date="2011-06-21T17:39:00Z">
        <w:r w:rsidRPr="0083518D">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4841" w:author="Orion" w:date="2011-06-21T17:46:00Z">
        <w:r w:rsidR="00011CB0">
          <w:t xml:space="preserve">Figura </w:t>
        </w:r>
        <w:r w:rsidR="00011CB0">
          <w:fldChar w:fldCharType="begin"/>
        </w:r>
        <w:r w:rsidR="00011CB0">
          <w:instrText xml:space="preserve"> SEQ Figura \* ARABIC </w:instrText>
        </w:r>
      </w:ins>
      <w:r w:rsidR="00011CB0">
        <w:fldChar w:fldCharType="separate"/>
      </w:r>
      <w:ins w:id="4842" w:author="Orion" w:date="2011-07-26T22:41:00Z">
        <w:r w:rsidR="000A487B">
          <w:rPr>
            <w:noProof/>
          </w:rPr>
          <w:t>21</w:t>
        </w:r>
      </w:ins>
      <w:ins w:id="4843" w:author="Orion" w:date="2011-06-21T17:46:00Z">
        <w:r w:rsidR="00011CB0">
          <w:fldChar w:fldCharType="end"/>
        </w:r>
        <w:bookmarkEnd w:id="4837"/>
        <w:r w:rsidR="00011CB0">
          <w:t>: Interacción Controlador-Piloto</w:t>
        </w:r>
      </w:ins>
      <w:ins w:id="4844" w:author="Orion" w:date="2011-06-21T17:47:00Z">
        <w:r w:rsidR="00EC5D9F">
          <w:t xml:space="preserve"> traspaso de Ordenes</w:t>
        </w:r>
      </w:ins>
      <w:bookmarkEnd w:id="4838"/>
      <w:ins w:id="4845" w:author="IO" w:date="2011-07-21T21:19:00Z">
        <w:r w:rsidR="000251CD">
          <w:t>.</w:t>
        </w:r>
      </w:ins>
      <w:bookmarkEnd w:id="4839"/>
    </w:p>
    <w:p w14:paraId="7FA3640E" w14:textId="3A346547" w:rsidR="00FC0552" w:rsidRPr="00686F69" w:rsidRDefault="00FC0552">
      <w:pPr>
        <w:pStyle w:val="Caption"/>
        <w:rPr>
          <w:ins w:id="4846" w:author="Orion" w:date="2011-06-21T17:40:00Z"/>
        </w:rPr>
        <w:pPrChange w:id="4847" w:author="IO" w:date="2011-07-21T21:19:00Z">
          <w:pPr/>
        </w:pPrChange>
      </w:pPr>
    </w:p>
    <w:p w14:paraId="51DDFA35" w14:textId="17A18666" w:rsidR="00A7256D" w:rsidRPr="00686F69" w:rsidDel="000251CD" w:rsidRDefault="00163557">
      <w:pPr>
        <w:spacing w:before="240" w:after="120"/>
        <w:ind w:firstLine="284"/>
        <w:jc w:val="both"/>
        <w:rPr>
          <w:ins w:id="4848" w:author="Orion" w:date="2011-07-05T21:04:00Z"/>
          <w:del w:id="4849" w:author="IO" w:date="2011-07-21T21:19:00Z"/>
        </w:rPr>
        <w:pPrChange w:id="4850" w:author="IO" w:date="2011-07-21T14:53:00Z">
          <w:pPr/>
        </w:pPrChange>
      </w:pPr>
      <w:ins w:id="4851" w:author="Orion" w:date="2011-06-22T19:53:00Z">
        <w:del w:id="4852" w:author="IO" w:date="2011-07-21T21:19:00Z">
          <w:r w:rsidRPr="00686F69" w:rsidDel="000251CD">
            <w:delText xml:space="preserve">Como comentamos anteriormente, una de las partes importantes en la gestión de conflictos es como el piloto pasa a realizar el nuevo tramo que el controlador le ordena. </w:delText>
          </w:r>
        </w:del>
      </w:ins>
      <w:ins w:id="4853" w:author="Orion" w:date="2011-06-22T19:57:00Z">
        <w:del w:id="4854" w:author="IO" w:date="2011-07-21T21:19:00Z">
          <w:r w:rsidR="00974AB5" w:rsidRPr="00686F69" w:rsidDel="000251CD">
            <w:delText>Lo que</w:delText>
          </w:r>
        </w:del>
      </w:ins>
      <w:ins w:id="4855" w:author="Orion" w:date="2011-06-22T19:58:00Z">
        <w:del w:id="4856" w:author="IO" w:date="2011-07-21T21:19:00Z">
          <w:r w:rsidR="00974AB5" w:rsidRPr="00686F69" w:rsidDel="000251CD">
            <w:delText xml:space="preserve"> el piloto</w:delText>
          </w:r>
        </w:del>
      </w:ins>
      <w:ins w:id="4857" w:author="Orion" w:date="2011-06-22T19:57:00Z">
        <w:del w:id="4858" w:author="IO" w:date="2011-07-21T21:19:00Z">
          <w:r w:rsidR="00974AB5" w:rsidRPr="00686F69" w:rsidDel="000251CD">
            <w:delText xml:space="preserve"> </w:delText>
          </w:r>
        </w:del>
      </w:ins>
      <w:ins w:id="4859" w:author="Orion" w:date="2011-06-23T12:16:00Z">
        <w:del w:id="4860" w:author="IO" w:date="2011-07-21T21:19:00Z">
          <w:r w:rsidR="00082449" w:rsidRPr="00686F69" w:rsidDel="000251CD">
            <w:delText>har</w:delText>
          </w:r>
        </w:del>
      </w:ins>
      <w:ins w:id="4861" w:author="Orion" w:date="2011-06-23T12:17:00Z">
        <w:del w:id="4862" w:author="IO" w:date="2011-07-21T21:19:00Z">
          <w:r w:rsidR="00082449" w:rsidRPr="00686F69" w:rsidDel="000251CD">
            <w:delText>á</w:delText>
          </w:r>
        </w:del>
      </w:ins>
      <w:ins w:id="4863" w:author="Orion" w:date="2011-06-22T19:57:00Z">
        <w:del w:id="4864" w:author="IO" w:date="2011-07-21T21:19:00Z">
          <w:r w:rsidR="00974AB5" w:rsidRPr="00686F69" w:rsidDel="000251CD">
            <w:delText xml:space="preserve"> en</w:delText>
          </w:r>
        </w:del>
      </w:ins>
      <w:ins w:id="4865" w:author="Orion" w:date="2011-06-22T19:58:00Z">
        <w:del w:id="4866" w:author="IO" w:date="2011-07-21T21:19:00Z">
          <w:r w:rsidR="00974AB5" w:rsidRPr="00686F69" w:rsidDel="000251CD">
            <w:delText xml:space="preserve"> </w:delText>
          </w:r>
        </w:del>
      </w:ins>
      <w:ins w:id="4867" w:author="Orion" w:date="2011-06-22T19:57:00Z">
        <w:del w:id="4868" w:author="IO" w:date="2011-07-21T21:19:00Z">
          <w:r w:rsidR="00974AB5" w:rsidRPr="00686F69" w:rsidDel="000251CD">
            <w:delText>esta</w:delText>
          </w:r>
        </w:del>
      </w:ins>
      <w:ins w:id="4869" w:author="Orion" w:date="2011-06-22T19:56:00Z">
        <w:del w:id="4870" w:author="IO" w:date="2011-07-21T21:19:00Z">
          <w:r w:rsidR="00974AB5" w:rsidRPr="00686F69" w:rsidDel="000251CD">
            <w:delText xml:space="preserve"> tarea (“CreateNewLegForOrder</w:delText>
          </w:r>
        </w:del>
      </w:ins>
      <w:ins w:id="4871" w:author="Orion" w:date="2011-06-22T19:57:00Z">
        <w:del w:id="4872" w:author="IO" w:date="2011-07-21T21:19:00Z">
          <w:r w:rsidR="00974AB5" w:rsidRPr="00686F69" w:rsidDel="000251CD">
            <w:delText>”) es tan simple</w:delText>
          </w:r>
        </w:del>
      </w:ins>
      <w:ins w:id="4873" w:author="Orion" w:date="2011-06-22T19:58:00Z">
        <w:del w:id="4874" w:author="IO" w:date="2011-07-21T21:19:00Z">
          <w:r w:rsidR="00974AB5" w:rsidRPr="00686F69" w:rsidDel="000251CD">
            <w:delText xml:space="preserve"> como crear</w:delText>
          </w:r>
        </w:del>
      </w:ins>
      <w:ins w:id="4875" w:author="Orion" w:date="2011-06-22T19:57:00Z">
        <w:del w:id="4876" w:author="IO" w:date="2011-07-21T21:19:00Z">
          <w:r w:rsidR="00974AB5" w:rsidRPr="00686F69" w:rsidDel="000251CD">
            <w:delText xml:space="preserve"> </w:delText>
          </w:r>
        </w:del>
      </w:ins>
      <w:ins w:id="4877" w:author="Orion" w:date="2011-06-22T19:54:00Z">
        <w:del w:id="4878" w:author="IO" w:date="2011-07-21T21:19:00Z">
          <w:r w:rsidR="00082449" w:rsidRPr="00686F69" w:rsidDel="000251CD">
            <w:delText>como tramo</w:delText>
          </w:r>
          <w:r w:rsidRPr="00686F69" w:rsidDel="000251CD">
            <w:delText xml:space="preserve"> actual el que </w:delText>
          </w:r>
        </w:del>
      </w:ins>
      <w:ins w:id="4879" w:author="Orion" w:date="2011-06-22T19:58:00Z">
        <w:del w:id="4880" w:author="IO" w:date="2011-07-21T21:19:00Z">
          <w:r w:rsidR="00974AB5" w:rsidRPr="00686F69" w:rsidDel="000251CD">
            <w:delText>el controlador le mando en el hecho “OrderNewLeg”</w:delText>
          </w:r>
        </w:del>
      </w:ins>
      <w:ins w:id="4881" w:author="Orion" w:date="2011-06-22T19:59:00Z">
        <w:del w:id="4882" w:author="IO" w:date="2011-07-21T21:19:00Z">
          <w:r w:rsidR="00974AB5" w:rsidRPr="00686F69" w:rsidDel="000251CD">
            <w:delText xml:space="preserve"> (</w:delText>
          </w:r>
          <w:r w:rsidR="00974AB5" w:rsidRPr="00686F69" w:rsidDel="000251CD">
            <w:fldChar w:fldCharType="begin"/>
          </w:r>
          <w:r w:rsidR="00974AB5" w:rsidRPr="00686F69" w:rsidDel="000251CD">
            <w:delInstrText xml:space="preserve"> REF _Ref296536077 \h </w:delInstrText>
          </w:r>
        </w:del>
      </w:ins>
      <w:del w:id="4883" w:author="IO" w:date="2011-07-21T21:19:00Z">
        <w:r w:rsidR="00686F69" w:rsidDel="000251CD">
          <w:delInstrText xml:space="preserve"> \* MERGEFORMAT </w:delInstrText>
        </w:r>
        <w:r w:rsidR="00974AB5" w:rsidRPr="00686F69" w:rsidDel="000251CD">
          <w:fldChar w:fldCharType="end"/>
        </w:r>
      </w:del>
      <w:ins w:id="4884" w:author="Orion" w:date="2011-06-22T19:59:00Z">
        <w:del w:id="4885" w:author="IO" w:date="2011-07-21T21:19:00Z">
          <w:r w:rsidR="00974AB5" w:rsidRPr="00686F69" w:rsidDel="000251CD">
            <w:delText>)</w:delText>
          </w:r>
        </w:del>
      </w:ins>
      <w:ins w:id="4886" w:author="Orion" w:date="2011-06-22T19:58:00Z">
        <w:del w:id="4887" w:author="IO" w:date="2011-07-21T21:19:00Z">
          <w:r w:rsidR="00974AB5" w:rsidRPr="00686F69" w:rsidDel="000251CD">
            <w:delText>.</w:delText>
          </w:r>
        </w:del>
      </w:ins>
      <w:ins w:id="4888" w:author="Orion" w:date="2011-06-22T19:59:00Z">
        <w:del w:id="4889" w:author="IO" w:date="2011-07-21T21:19:00Z">
          <w:r w:rsidR="00DE6965" w:rsidRPr="00686F69" w:rsidDel="000251CD">
            <w:delText xml:space="preserve"> A su vez el piloto tendrá que iniciar también la aplicación </w:delText>
          </w:r>
        </w:del>
      </w:ins>
      <w:ins w:id="4890" w:author="Orion" w:date="2011-06-22T20:00:00Z">
        <w:del w:id="4891" w:author="IO" w:date="2011-07-21T21:19:00Z">
          <w:r w:rsidR="00DE6965" w:rsidRPr="00686F69" w:rsidDel="000251CD">
            <w:delText>de finalización de tramo con el hecho “StartLegChecker”.</w:delText>
          </w:r>
        </w:del>
      </w:ins>
      <w:ins w:id="4892" w:author="Orion" w:date="2011-06-23T12:17:00Z">
        <w:del w:id="4893" w:author="IO" w:date="2011-07-21T21:19:00Z">
          <w:r w:rsidR="00082449" w:rsidRPr="00686F69" w:rsidDel="000251CD">
            <w:delText xml:space="preserve"> A partir de entonces este </w:delText>
          </w:r>
          <w:r w:rsidR="00082449" w:rsidRPr="00686F69" w:rsidDel="000251CD">
            <w:lastRenderedPageBreak/>
            <w:delText>nuevo tramo se tratara como cualquier otro tramo del plan de vuelo.</w:delText>
          </w:r>
        </w:del>
      </w:ins>
      <w:bookmarkStart w:id="4894" w:name="_Ref296534126"/>
    </w:p>
    <w:p w14:paraId="1320C8F1" w14:textId="62CD4E86" w:rsidR="00A7256D" w:rsidRPr="00686F69" w:rsidDel="000251CD" w:rsidRDefault="00A7256D">
      <w:pPr>
        <w:spacing w:before="240" w:after="120"/>
        <w:ind w:firstLine="284"/>
        <w:jc w:val="both"/>
        <w:rPr>
          <w:ins w:id="4895" w:author="Orion" w:date="2011-07-05T21:04:00Z"/>
          <w:del w:id="4896" w:author="IO" w:date="2011-07-21T21:19:00Z"/>
          <w:rPrChange w:id="4897" w:author="IO" w:date="2011-07-21T14:53:00Z">
            <w:rPr>
              <w:ins w:id="4898" w:author="Orion" w:date="2011-07-05T21:04:00Z"/>
              <w:del w:id="4899" w:author="IO" w:date="2011-07-21T21:19:00Z"/>
              <w:rFonts w:cs="Times New Roman"/>
              <w:i/>
              <w:iCs/>
            </w:rPr>
          </w:rPrChange>
        </w:rPr>
        <w:pPrChange w:id="4900" w:author="IO" w:date="2011-07-21T14:53:00Z">
          <w:pPr/>
        </w:pPrChange>
      </w:pPr>
    </w:p>
    <w:p w14:paraId="7D91C005" w14:textId="33559B6B" w:rsidR="00163557" w:rsidDel="000251CD" w:rsidRDefault="00163557">
      <w:pPr>
        <w:pStyle w:val="Caption"/>
        <w:rPr>
          <w:ins w:id="4901" w:author="Orion" w:date="2011-06-22T19:56:00Z"/>
          <w:del w:id="4902" w:author="IO" w:date="2011-07-21T21:20:00Z"/>
        </w:rPr>
        <w:pPrChange w:id="4903" w:author="Orion" w:date="2011-06-21T17:46:00Z">
          <w:pPr/>
        </w:pPrChange>
      </w:pPr>
      <w:ins w:id="4904" w:author="Orion" w:date="2011-06-22T19:56:00Z">
        <w:del w:id="4905" w:author="IO" w:date="2011-07-21T21:19:00Z">
          <w:r w:rsidRPr="00163557" w:rsidDel="000251CD">
            <w:delText xml:space="preserve"> </w:delText>
          </w:r>
        </w:del>
      </w:ins>
    </w:p>
    <w:p w14:paraId="5ED11A0A" w14:textId="626B00B9" w:rsidR="00FC0552" w:rsidRDefault="00A7256D">
      <w:pPr>
        <w:pStyle w:val="Caption"/>
        <w:rPr>
          <w:ins w:id="4906" w:author="Orion" w:date="2011-06-21T17:40:00Z"/>
          <w:rFonts w:cs="Times New Roman"/>
        </w:rPr>
        <w:pPrChange w:id="4907" w:author="Orion" w:date="2011-06-21T17:46:00Z">
          <w:pPr/>
        </w:pPrChange>
      </w:pPr>
      <w:bookmarkStart w:id="4908" w:name="_Ref296536077"/>
      <w:bookmarkStart w:id="4909" w:name="_Toc299483448"/>
      <w:ins w:id="4910" w:author="Orion" w:date="2011-06-22T19:56:00Z">
        <w:r w:rsidRPr="0083518D">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4911" w:author="Orion" w:date="2011-06-21T17:46:00Z">
        <w:r w:rsidR="00011CB0">
          <w:t xml:space="preserve">Figura </w:t>
        </w:r>
        <w:r w:rsidR="00011CB0">
          <w:fldChar w:fldCharType="begin"/>
        </w:r>
        <w:r w:rsidR="00011CB0">
          <w:instrText xml:space="preserve"> SEQ Figura \* ARABIC </w:instrText>
        </w:r>
      </w:ins>
      <w:r w:rsidR="00011CB0">
        <w:fldChar w:fldCharType="separate"/>
      </w:r>
      <w:ins w:id="4912" w:author="Orion" w:date="2011-07-26T22:41:00Z">
        <w:r w:rsidR="000A487B">
          <w:rPr>
            <w:noProof/>
          </w:rPr>
          <w:t>22</w:t>
        </w:r>
      </w:ins>
      <w:ins w:id="4913" w:author="Orion" w:date="2011-06-21T17:46:00Z">
        <w:r w:rsidR="00011CB0">
          <w:fldChar w:fldCharType="end"/>
        </w:r>
        <w:bookmarkEnd w:id="4894"/>
        <w:bookmarkEnd w:id="4908"/>
        <w:r w:rsidR="00011CB0">
          <w:t>: Piloto Obedeciendo una Orden</w:t>
        </w:r>
      </w:ins>
      <w:ins w:id="4914" w:author="IO" w:date="2011-07-21T21:20:00Z">
        <w:r w:rsidR="000251CD">
          <w:t>.</w:t>
        </w:r>
      </w:ins>
      <w:bookmarkEnd w:id="4909"/>
    </w:p>
    <w:p w14:paraId="16E0E33A" w14:textId="15643BEF" w:rsidR="00FC0552" w:rsidRPr="00686F69" w:rsidDel="000251CD" w:rsidRDefault="00FC0552">
      <w:pPr>
        <w:spacing w:before="240" w:after="120"/>
        <w:ind w:firstLine="284"/>
        <w:jc w:val="both"/>
        <w:rPr>
          <w:ins w:id="4915" w:author="Orion" w:date="2011-06-21T17:39:00Z"/>
          <w:del w:id="4916" w:author="IO" w:date="2011-07-21T21:20:00Z"/>
        </w:rPr>
        <w:pPrChange w:id="4917" w:author="IO" w:date="2011-07-21T14:53:00Z">
          <w:pPr/>
        </w:pPrChange>
      </w:pPr>
    </w:p>
    <w:p w14:paraId="394F3292" w14:textId="7001D900" w:rsidR="007B2F50" w:rsidRPr="00686F69" w:rsidDel="000251CD" w:rsidRDefault="004D2204">
      <w:pPr>
        <w:spacing w:before="240" w:after="120"/>
        <w:ind w:firstLine="284"/>
        <w:jc w:val="both"/>
        <w:rPr>
          <w:ins w:id="4918" w:author="Orion" w:date="2011-06-23T12:22:00Z"/>
          <w:del w:id="4919" w:author="IO" w:date="2011-07-21T21:29:00Z"/>
        </w:rPr>
        <w:pPrChange w:id="4920" w:author="IO" w:date="2011-07-21T14:53:00Z">
          <w:pPr/>
        </w:pPrChange>
      </w:pPr>
      <w:ins w:id="4921" w:author="Orion" w:date="2011-06-23T12:17:00Z">
        <w:del w:id="4922" w:author="IO" w:date="2011-07-21T21:29:00Z">
          <w:r w:rsidRPr="00686F69" w:rsidDel="000251CD">
            <w:delText>Tambi</w:delText>
          </w:r>
        </w:del>
      </w:ins>
      <w:ins w:id="4923" w:author="Orion" w:date="2011-06-23T12:18:00Z">
        <w:del w:id="4924" w:author="IO" w:date="2011-07-21T21:29:00Z">
          <w:r w:rsidRPr="00686F69" w:rsidDel="000251CD">
            <w:delText>én es posible que el conflicto desaparezca antes de que se complete la orden que el controlador mando al piloto cuando este se detectó</w:delText>
          </w:r>
        </w:del>
      </w:ins>
      <w:ins w:id="4925" w:author="Orion" w:date="2011-06-23T12:33:00Z">
        <w:del w:id="4926" w:author="IO" w:date="2011-07-21T21:29:00Z">
          <w:r w:rsidR="007B1C6E" w:rsidRPr="00686F69" w:rsidDel="000251CD">
            <w:delText xml:space="preserve"> (</w:delText>
          </w:r>
          <w:r w:rsidR="007B1C6E" w:rsidRPr="00686F69" w:rsidDel="000251CD">
            <w:fldChar w:fldCharType="begin"/>
          </w:r>
          <w:r w:rsidR="007B1C6E" w:rsidRPr="00686F69" w:rsidDel="000251CD">
            <w:delInstrText xml:space="preserve"> REF _Ref296441855 \h </w:delInstrText>
          </w:r>
        </w:del>
      </w:ins>
      <w:del w:id="4927" w:author="IO" w:date="2011-07-21T21:29:00Z">
        <w:r w:rsidR="00686F69" w:rsidDel="000251CD">
          <w:delInstrText xml:space="preserve"> \* MERGEFORMAT </w:delInstrText>
        </w:r>
        <w:r w:rsidR="007B1C6E" w:rsidRPr="00686F69" w:rsidDel="000251CD">
          <w:fldChar w:fldCharType="end"/>
        </w:r>
      </w:del>
      <w:ins w:id="4928" w:author="Orion" w:date="2011-06-23T12:33:00Z">
        <w:del w:id="4929" w:author="IO" w:date="2011-07-21T21:29:00Z">
          <w:r w:rsidR="007B1C6E" w:rsidRPr="00686F69" w:rsidDel="000251CD">
            <w:delText>)</w:delText>
          </w:r>
        </w:del>
      </w:ins>
      <w:ins w:id="4930" w:author="Orion" w:date="2011-06-23T12:18:00Z">
        <w:del w:id="4931" w:author="IO" w:date="2011-07-21T21:29:00Z">
          <w:r w:rsidRPr="00686F69" w:rsidDel="000251CD">
            <w:delText>.</w:delText>
          </w:r>
        </w:del>
      </w:ins>
      <w:ins w:id="4932" w:author="Orion" w:date="2011-06-23T12:19:00Z">
        <w:del w:id="4933" w:author="IO" w:date="2011-07-21T21:29:00Z">
          <w:r w:rsidR="00B351E6" w:rsidRPr="00686F69" w:rsidDel="000251CD">
            <w:delText xml:space="preserve"> </w:delText>
          </w:r>
        </w:del>
      </w:ins>
      <w:ins w:id="4934" w:author="Orion" w:date="2011-06-23T12:20:00Z">
        <w:del w:id="4935" w:author="IO" w:date="2011-07-21T21:29:00Z">
          <w:r w:rsidR="00B351E6" w:rsidRPr="00686F69" w:rsidDel="000251CD">
            <w:delText xml:space="preserve">Para detectar estos casos se inició la aplicación </w:delText>
          </w:r>
        </w:del>
      </w:ins>
      <w:ins w:id="4936" w:author="Orion" w:date="2011-06-23T12:21:00Z">
        <w:del w:id="4937" w:author="IO" w:date="2011-07-21T21:29:00Z">
          <w:r w:rsidR="00B351E6" w:rsidRPr="00686F69" w:rsidDel="000251CD">
            <w:delText xml:space="preserve">“CheckDistanceBetweenPlanesInConflict” de la </w:delText>
          </w:r>
        </w:del>
      </w:ins>
      <w:ins w:id="4938" w:author="Orion" w:date="2011-06-23T12:22:00Z">
        <w:del w:id="4939" w:author="IO" w:date="2011-07-21T21:29:00Z">
          <w:r w:rsidR="00B351E6" w:rsidRPr="00686F69" w:rsidDel="000251CD">
            <w:fldChar w:fldCharType="begin"/>
          </w:r>
          <w:r w:rsidR="00B351E6" w:rsidRPr="00686F69" w:rsidDel="000251CD">
            <w:delInstrText xml:space="preserve"> REF _Ref296441117 \h </w:delInstrText>
          </w:r>
        </w:del>
      </w:ins>
      <w:del w:id="4940" w:author="IO" w:date="2011-07-21T21:29:00Z">
        <w:r w:rsidR="00686F69" w:rsidDel="000251CD">
          <w:delInstrText xml:space="preserve"> \* MERGEFORMAT </w:delInstrText>
        </w:r>
        <w:r w:rsidR="00B351E6" w:rsidRPr="00686F69" w:rsidDel="000251CD">
          <w:fldChar w:fldCharType="end"/>
        </w:r>
      </w:del>
      <w:ins w:id="4941" w:author="Orion" w:date="2011-06-23T12:22:00Z">
        <w:del w:id="4942" w:author="IO" w:date="2011-07-21T21:29:00Z">
          <w:r w:rsidR="00B351E6" w:rsidRPr="00686F69" w:rsidDel="000251CD">
            <w:delText>.</w:delText>
          </w:r>
          <w:r w:rsidR="007B2F50" w:rsidRPr="00686F69" w:rsidDel="000251CD">
            <w:delText xml:space="preserve"> Esta </w:delText>
          </w:r>
        </w:del>
      </w:ins>
      <w:ins w:id="4943" w:author="Orion" w:date="2011-06-23T12:23:00Z">
        <w:del w:id="4944" w:author="IO" w:date="2011-07-21T21:29:00Z">
          <w:r w:rsidR="007B2F50" w:rsidRPr="00686F69" w:rsidDel="000251CD">
            <w:delText xml:space="preserve">aplicación lanzará un evento cuando detecte que para un determinado avión ya no hay riesgo de conflicto. </w:delText>
          </w:r>
        </w:del>
      </w:ins>
      <w:ins w:id="4945" w:author="Orion" w:date="2011-06-23T12:24:00Z">
        <w:del w:id="4946" w:author="IO" w:date="2011-07-21T21:29:00Z">
          <w:r w:rsidR="007B2F50" w:rsidRPr="00686F69" w:rsidDel="000251CD">
            <w:delText>D</w:delText>
          </w:r>
        </w:del>
      </w:ins>
      <w:ins w:id="4947" w:author="Orion" w:date="2011-06-23T12:27:00Z">
        <w:del w:id="4948" w:author="IO" w:date="2011-07-21T21:29:00Z">
          <w:r w:rsidR="00A41695" w:rsidRPr="00686F69" w:rsidDel="000251CD">
            <w:delText xml:space="preserve">icho evento producirá que el controlador inicie una interacción con el piloto del avión para comunicarle el suceso </w:delText>
          </w:r>
        </w:del>
      </w:ins>
      <w:ins w:id="4949" w:author="Orion" w:date="2011-06-23T12:28:00Z">
        <w:del w:id="4950" w:author="IO" w:date="2011-07-21T21:29:00Z">
          <w:r w:rsidR="00A41695" w:rsidRPr="00686F69" w:rsidDel="000251CD">
            <w:delText xml:space="preserve">“ConflictFinished”. </w:delText>
          </w:r>
        </w:del>
      </w:ins>
      <w:ins w:id="4951" w:author="Orion" w:date="2011-06-23T12:29:00Z">
        <w:del w:id="4952" w:author="IO" w:date="2011-07-21T21:29:00Z">
          <w:r w:rsidR="00A41695" w:rsidRPr="00686F69" w:rsidDel="000251CD">
            <w:delText xml:space="preserve">Será entonces cuando el piloto creará un hecho interno para interpretar que </w:delText>
          </w:r>
        </w:del>
      </w:ins>
      <w:ins w:id="4953" w:author="Orion" w:date="2011-06-23T12:31:00Z">
        <w:del w:id="4954" w:author="IO" w:date="2011-07-21T21:29:00Z">
          <w:r w:rsidR="00A41695" w:rsidRPr="00686F69" w:rsidDel="000251CD">
            <w:delText>esta situación equivale a haber finalizado la orden “OrderFinished”</w:delText>
          </w:r>
        </w:del>
      </w:ins>
      <w:ins w:id="4955" w:author="Orion" w:date="2011-06-25T18:11:00Z">
        <w:del w:id="4956" w:author="IO" w:date="2011-07-21T21:29:00Z">
          <w:r w:rsidR="00DE2930" w:rsidRPr="00686F69" w:rsidDel="000251CD">
            <w:delText xml:space="preserve"> y consumirá el tramo que correspond</w:delText>
          </w:r>
        </w:del>
      </w:ins>
      <w:ins w:id="4957" w:author="Orion" w:date="2011-06-25T18:12:00Z">
        <w:del w:id="4958" w:author="IO" w:date="2011-07-21T21:29:00Z">
          <w:r w:rsidR="00DE2930" w:rsidRPr="00686F69" w:rsidDel="000251CD">
            <w:delText>ía a la orden mandada por el controlador “Flight Leg”</w:delText>
          </w:r>
        </w:del>
      </w:ins>
      <w:ins w:id="4959" w:author="Orion" w:date="2011-06-23T12:31:00Z">
        <w:del w:id="4960" w:author="IO" w:date="2011-07-21T21:29:00Z">
          <w:r w:rsidR="00A41695" w:rsidRPr="00686F69" w:rsidDel="000251CD">
            <w:delText>. A partir de este momento se procederá como en la</w:delText>
          </w:r>
        </w:del>
      </w:ins>
      <w:ins w:id="4961" w:author="Orion" w:date="2011-06-23T12:32:00Z">
        <w:del w:id="4962" w:author="IO" w:date="2011-07-21T21:29:00Z">
          <w:r w:rsidR="00A41695" w:rsidRPr="00686F69" w:rsidDel="000251CD">
            <w:delText xml:space="preserve"> </w:delText>
          </w:r>
          <w:r w:rsidR="00A41695" w:rsidRPr="00686F69" w:rsidDel="000251CD">
            <w:fldChar w:fldCharType="begin"/>
          </w:r>
          <w:r w:rsidR="00A41695" w:rsidRPr="00686F69" w:rsidDel="000251CD">
            <w:delInstrText xml:space="preserve"> REF _Ref296442261 \h </w:delInstrText>
          </w:r>
        </w:del>
      </w:ins>
      <w:del w:id="4963" w:author="IO" w:date="2011-07-21T21:29:00Z">
        <w:r w:rsidR="00686F69" w:rsidDel="000251CD">
          <w:delInstrText xml:space="preserve"> \* MERGEFORMAT </w:delInstrText>
        </w:r>
        <w:r w:rsidR="00A41695" w:rsidRPr="00686F69" w:rsidDel="000251CD">
          <w:fldChar w:fldCharType="end"/>
        </w:r>
      </w:del>
      <w:ins w:id="4964" w:author="Orion" w:date="2011-06-23T12:31:00Z">
        <w:del w:id="4965" w:author="IO" w:date="2011-07-21T21:29:00Z">
          <w:r w:rsidR="00A41695" w:rsidRPr="00686F69" w:rsidDel="000251CD">
            <w:delText xml:space="preserve"> donde se </w:delText>
          </w:r>
        </w:del>
      </w:ins>
      <w:ins w:id="4966" w:author="Orion" w:date="2011-06-23T12:32:00Z">
        <w:del w:id="4967" w:author="IO" w:date="2011-07-21T21:29:00Z">
          <w:r w:rsidR="00A41695" w:rsidRPr="00686F69" w:rsidDel="000251CD">
            <w:delText>realizarán</w:delText>
          </w:r>
        </w:del>
      </w:ins>
      <w:ins w:id="4968" w:author="Orion" w:date="2011-06-23T12:31:00Z">
        <w:del w:id="4969" w:author="IO" w:date="2011-07-21T21:29:00Z">
          <w:r w:rsidR="00A41695" w:rsidRPr="00686F69" w:rsidDel="000251CD">
            <w:delText xml:space="preserve"> todas las tareas para la confirmaci</w:delText>
          </w:r>
        </w:del>
      </w:ins>
      <w:ins w:id="4970" w:author="Orion" w:date="2011-06-23T12:32:00Z">
        <w:del w:id="4971" w:author="IO" w:date="2011-07-21T21:29:00Z">
          <w:r w:rsidR="00A41695" w:rsidRPr="00686F69" w:rsidDel="000251CD">
            <w:delText>ón de la finalización de la tarea.</w:delText>
          </w:r>
        </w:del>
      </w:ins>
    </w:p>
    <w:p w14:paraId="099EAC3C" w14:textId="35328DCA" w:rsidR="004D2204" w:rsidRPr="00686F69" w:rsidDel="000251CD" w:rsidRDefault="004D2204">
      <w:pPr>
        <w:spacing w:before="240" w:after="120"/>
        <w:ind w:firstLine="284"/>
        <w:jc w:val="both"/>
        <w:rPr>
          <w:ins w:id="4972" w:author="Orion" w:date="2011-06-21T17:39:00Z"/>
          <w:del w:id="4973" w:author="IO" w:date="2011-07-21T21:26:00Z"/>
        </w:rPr>
        <w:pPrChange w:id="4974" w:author="IO" w:date="2011-07-21T14:53:00Z">
          <w:pPr/>
        </w:pPrChange>
      </w:pPr>
    </w:p>
    <w:p w14:paraId="7322EE47" w14:textId="7E73BAE0" w:rsidR="00001A1C" w:rsidRDefault="00B57D77">
      <w:pPr>
        <w:pStyle w:val="Caption"/>
        <w:rPr>
          <w:ins w:id="4975" w:author="Orion" w:date="2011-06-21T17:47:00Z"/>
          <w:rFonts w:cs="Times New Roman"/>
        </w:rPr>
        <w:pPrChange w:id="4976" w:author="Orion" w:date="2011-06-21T17:47:00Z">
          <w:pPr/>
        </w:pPrChange>
      </w:pPr>
      <w:bookmarkStart w:id="4977" w:name="_Ref296441855"/>
      <w:ins w:id="4978" w:author="Orion" w:date="2011-06-24T01:51:00Z">
        <w:r w:rsidRPr="0083518D">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4979" w:author="Orion" w:date="2011-06-21T17:47:00Z">
        <w:r w:rsidR="009D224A">
          <w:t xml:space="preserve">Figura </w:t>
        </w:r>
        <w:r w:rsidR="009D224A">
          <w:fldChar w:fldCharType="begin"/>
        </w:r>
        <w:r w:rsidR="009D224A">
          <w:instrText xml:space="preserve"> SEQ Figura \* ARABIC </w:instrText>
        </w:r>
      </w:ins>
      <w:r w:rsidR="009D224A">
        <w:fldChar w:fldCharType="separate"/>
      </w:r>
      <w:ins w:id="4980" w:author="Orion" w:date="2011-07-26T22:41:00Z">
        <w:r w:rsidR="000A487B">
          <w:rPr>
            <w:noProof/>
          </w:rPr>
          <w:t>23</w:t>
        </w:r>
      </w:ins>
      <w:ins w:id="4981" w:author="Orion" w:date="2011-06-21T17:47:00Z">
        <w:r w:rsidR="009D224A">
          <w:fldChar w:fldCharType="end"/>
        </w:r>
        <w:bookmarkEnd w:id="4977"/>
        <w:r w:rsidR="009D224A">
          <w:t>: Conflicto Finalizado por Lejanía entre Aviones</w:t>
        </w:r>
      </w:ins>
      <w:ins w:id="4982" w:author="IO" w:date="2011-07-22T13:09:00Z">
        <w:r w:rsidR="006B1111">
          <w:t>.</w:t>
        </w:r>
      </w:ins>
    </w:p>
    <w:p w14:paraId="11EECF83" w14:textId="3D4D6382" w:rsidR="000251CD" w:rsidRPr="00686F69" w:rsidRDefault="000251CD" w:rsidP="000251CD">
      <w:pPr>
        <w:spacing w:before="240" w:after="120"/>
        <w:ind w:firstLine="284"/>
        <w:jc w:val="both"/>
        <w:rPr>
          <w:ins w:id="4983" w:author="IO" w:date="2011-07-21T21:29:00Z"/>
        </w:rPr>
      </w:pPr>
      <w:ins w:id="4984" w:author="IO" w:date="2011-07-21T21:29:00Z">
        <w:r>
          <w:lastRenderedPageBreak/>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ins>
      <w:ins w:id="4985" w:author="IO" w:date="2011-07-21T21:29:00Z">
        <w:r w:rsidRPr="00686F69">
          <w:fldChar w:fldCharType="separate"/>
        </w:r>
      </w:ins>
      <w:ins w:id="4986" w:author="Orion" w:date="2011-07-26T22:30:00Z">
        <w:r w:rsidR="00503590">
          <w:t>Figura 23</w:t>
        </w:r>
      </w:ins>
      <w:ins w:id="4987" w:author="IO" w:date="2011-07-22T13:16:00Z">
        <w:del w:id="4988" w:author="Orion" w:date="2011-07-26T22:30:00Z">
          <w:r w:rsidR="00416FF6" w:rsidDel="00503590">
            <w:delText>Figura 22</w:delText>
          </w:r>
        </w:del>
      </w:ins>
      <w:ins w:id="4989" w:author="IO" w:date="2011-07-21T21:29:00Z">
        <w:r w:rsidRPr="00686F69">
          <w:fldChar w:fldCharType="end"/>
        </w:r>
        <w:r w:rsidRPr="00686F69">
          <w:t>. Para detectar estos casos se inició la aplicación “</w:t>
        </w:r>
        <w:proofErr w:type="spellStart"/>
        <w:r w:rsidRPr="00686F69">
          <w:t>CheckDistanceBetweenPlanesInConflict</w:t>
        </w:r>
        <w:proofErr w:type="spellEnd"/>
        <w:r w:rsidRPr="00686F69">
          <w:t xml:space="preserve">” de la </w:t>
        </w:r>
        <w:r w:rsidRPr="00686F69">
          <w:fldChar w:fldCharType="begin"/>
        </w:r>
        <w:r w:rsidRPr="00686F69">
          <w:instrText xml:space="preserve"> REF _Ref296441117 \h </w:instrText>
        </w:r>
        <w:r>
          <w:instrText xml:space="preserve"> \* MERGEFORMAT </w:instrText>
        </w:r>
      </w:ins>
      <w:ins w:id="4990" w:author="IO" w:date="2011-07-21T21:29:00Z">
        <w:r w:rsidRPr="00686F69">
          <w:fldChar w:fldCharType="separate"/>
        </w:r>
      </w:ins>
      <w:ins w:id="4991" w:author="Orion" w:date="2011-07-26T22:30:00Z">
        <w:r w:rsidR="00503590">
          <w:t>Figura 19</w:t>
        </w:r>
      </w:ins>
      <w:ins w:id="4992" w:author="IO" w:date="2011-07-22T13:16:00Z">
        <w:del w:id="4993" w:author="Orion" w:date="2011-07-26T22:30:00Z">
          <w:r w:rsidR="00416FF6" w:rsidDel="00503590">
            <w:delText>Figura 18</w:delText>
          </w:r>
        </w:del>
      </w:ins>
      <w:ins w:id="4994" w:author="IO" w:date="2011-07-21T21:29:00Z">
        <w:r w:rsidRPr="00686F69">
          <w:fldChar w:fldCharType="end"/>
        </w:r>
        <w:r w:rsidRPr="00686F69">
          <w:t>. Esta aplicación lanza</w:t>
        </w:r>
        <w:r>
          <w:t xml:space="preserve"> un evento cuando detect</w:t>
        </w:r>
      </w:ins>
      <w:ins w:id="4995" w:author="IO" w:date="2011-07-21T21:30:00Z">
        <w:r>
          <w:t>a</w:t>
        </w:r>
      </w:ins>
      <w:ins w:id="4996" w:author="IO" w:date="2011-07-21T21:29:00Z">
        <w:r w:rsidRPr="00686F69">
          <w:t xml:space="preserve"> que para un determinado avión ya no hay riesgo. </w:t>
        </w:r>
      </w:ins>
      <w:ins w:id="4997" w:author="IO" w:date="2011-07-21T21:30:00Z">
        <w:r>
          <w:t>Este</w:t>
        </w:r>
      </w:ins>
      <w:ins w:id="4998" w:author="IO" w:date="2011-07-21T21:29:00Z">
        <w:r w:rsidRPr="00686F69">
          <w:t xml:space="preserve"> evento </w:t>
        </w:r>
      </w:ins>
      <w:ins w:id="4999" w:author="IO" w:date="2011-07-21T21:30:00Z">
        <w:r>
          <w:t>hace</w:t>
        </w:r>
      </w:ins>
      <w:ins w:id="5000" w:author="IO" w:date="2011-07-21T21:29:00Z">
        <w:r w:rsidRPr="00686F69">
          <w:t xml:space="preserve"> que el controlador inicie una </w:t>
        </w:r>
      </w:ins>
      <w:ins w:id="5001" w:author="IO" w:date="2011-07-21T21:30:00Z">
        <w:r w:rsidR="00AF591B">
          <w:t xml:space="preserve">nueva </w:t>
        </w:r>
      </w:ins>
      <w:ins w:id="5002" w:author="IO" w:date="2011-07-21T21:29:00Z">
        <w:r w:rsidRPr="00686F69">
          <w:t xml:space="preserve">interacción con el piloto del avión para comunicarle el suceso </w:t>
        </w:r>
      </w:ins>
      <w:ins w:id="5003" w:author="IO" w:date="2011-07-21T21:30:00Z">
        <w:r w:rsidR="00AF591B">
          <w:t xml:space="preserve">con el hecho </w:t>
        </w:r>
      </w:ins>
      <w:ins w:id="5004" w:author="IO" w:date="2011-07-21T21:29:00Z">
        <w:r w:rsidRPr="00686F69">
          <w:t>“</w:t>
        </w:r>
        <w:proofErr w:type="spellStart"/>
        <w:r w:rsidRPr="00686F69">
          <w:t>ConflictFinished</w:t>
        </w:r>
        <w:proofErr w:type="spellEnd"/>
        <w:r w:rsidRPr="00686F69">
          <w:t xml:space="preserve">”. </w:t>
        </w:r>
      </w:ins>
      <w:ins w:id="5005" w:author="IO" w:date="2011-07-21T21:31:00Z">
        <w:r w:rsidR="00AF591B">
          <w:t>Al recibir esta comunicación e</w:t>
        </w:r>
      </w:ins>
      <w:ins w:id="5006" w:author="IO" w:date="2011-07-21T21:30:00Z">
        <w:r w:rsidR="00AF591B">
          <w:t>l pilo</w:t>
        </w:r>
      </w:ins>
      <w:ins w:id="5007" w:author="IO" w:date="2011-07-21T21:29:00Z">
        <w:r w:rsidRPr="00686F69">
          <w:t xml:space="preserve">to crea un hecho interno </w:t>
        </w:r>
      </w:ins>
      <w:ins w:id="5008" w:author="IO" w:date="2011-07-21T21:31:00Z">
        <w:r w:rsidR="00AF591B" w:rsidRPr="00686F69">
          <w:t>“</w:t>
        </w:r>
        <w:proofErr w:type="spellStart"/>
        <w:r w:rsidR="00AF591B" w:rsidRPr="00686F69">
          <w:t>OrderFinished</w:t>
        </w:r>
        <w:proofErr w:type="spellEnd"/>
        <w:r w:rsidR="00AF591B" w:rsidRPr="00686F69">
          <w:t>”</w:t>
        </w:r>
        <w:r w:rsidR="00AF591B">
          <w:t xml:space="preserve"> que se interpreta como que </w:t>
        </w:r>
      </w:ins>
      <w:ins w:id="5009" w:author="IO" w:date="2011-07-21T21:29:00Z">
        <w:r w:rsidRPr="00686F69">
          <w:t xml:space="preserve">esta situación equivale a haber finalizado la orden </w:t>
        </w:r>
      </w:ins>
      <w:ins w:id="5010" w:author="IO" w:date="2011-07-21T21:31:00Z">
        <w:r w:rsidR="00AF591B">
          <w:t>del controlador.</w:t>
        </w:r>
      </w:ins>
      <w:ins w:id="5011" w:author="IO" w:date="2011-07-21T21:32:00Z">
        <w:r w:rsidR="00AF591B">
          <w:t xml:space="preserve"> Como resultado, se consume (elimina)</w:t>
        </w:r>
      </w:ins>
      <w:ins w:id="5012" w:author="IO" w:date="2011-07-21T21:29:00Z">
        <w:r w:rsidRPr="00686F69">
          <w:t xml:space="preserve"> el tramo </w:t>
        </w:r>
      </w:ins>
      <w:ins w:id="5013" w:author="IO" w:date="2011-07-21T21:32:00Z">
        <w:r w:rsidR="00AF591B" w:rsidRPr="00686F69">
          <w:t xml:space="preserve">“Flight </w:t>
        </w:r>
        <w:proofErr w:type="spellStart"/>
        <w:r w:rsidR="00AF591B" w:rsidRPr="00686F69">
          <w:t>Leg”</w:t>
        </w:r>
      </w:ins>
      <w:ins w:id="5014" w:author="IO" w:date="2011-07-21T21:29:00Z">
        <w:r w:rsidRPr="00686F69">
          <w:t>que</w:t>
        </w:r>
        <w:proofErr w:type="spellEnd"/>
        <w:r w:rsidRPr="00686F69">
          <w:t xml:space="preserve"> correspond</w:t>
        </w:r>
      </w:ins>
      <w:ins w:id="5015" w:author="IO" w:date="2011-07-21T21:32:00Z">
        <w:r w:rsidR="00AF591B">
          <w:t>e</w:t>
        </w:r>
      </w:ins>
      <w:ins w:id="5016" w:author="IO" w:date="2011-07-21T21:29:00Z">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ins>
      <w:ins w:id="5017" w:author="IO" w:date="2011-07-21T21:29:00Z">
        <w:r w:rsidRPr="00686F69">
          <w:fldChar w:fldCharType="separate"/>
        </w:r>
      </w:ins>
      <w:ins w:id="5018" w:author="Orion" w:date="2011-07-26T22:30:00Z">
        <w:r w:rsidR="00503590">
          <w:t>Figura 21</w:t>
        </w:r>
      </w:ins>
      <w:ins w:id="5019" w:author="IO" w:date="2011-07-22T13:16:00Z">
        <w:del w:id="5020" w:author="Orion" w:date="2011-07-26T22:30:00Z">
          <w:r w:rsidR="00416FF6" w:rsidDel="00503590">
            <w:delText>Figura 20</w:delText>
          </w:r>
        </w:del>
      </w:ins>
      <w:ins w:id="5021" w:author="IO" w:date="2011-07-21T21:29:00Z">
        <w:r w:rsidRPr="00686F69">
          <w:fldChar w:fldCharType="end"/>
        </w:r>
      </w:ins>
      <w:ins w:id="5022" w:author="IO" w:date="2011-07-21T21:32:00Z">
        <w:r w:rsidR="00ED143B">
          <w:t>, realizando</w:t>
        </w:r>
      </w:ins>
      <w:ins w:id="5023" w:author="IO" w:date="2011-07-21T21:29:00Z">
        <w:r w:rsidRPr="00686F69">
          <w:t xml:space="preserve"> todas las tareas para la confirmación de la </w:t>
        </w:r>
        <w:r w:rsidR="00ED143B">
          <w:t>finalización de la</w:t>
        </w:r>
      </w:ins>
      <w:ins w:id="5024" w:author="IO" w:date="2011-07-21T21:32:00Z">
        <w:r w:rsidR="00ED143B">
          <w:t>s órdenes</w:t>
        </w:r>
      </w:ins>
      <w:ins w:id="5025" w:author="IO" w:date="2011-07-21T21:29:00Z">
        <w:r w:rsidRPr="00686F69">
          <w:t>.</w:t>
        </w:r>
      </w:ins>
    </w:p>
    <w:p w14:paraId="49DAE65E" w14:textId="1EF196CA" w:rsidR="00140686" w:rsidRPr="00686F69" w:rsidDel="000251CD" w:rsidRDefault="00140686">
      <w:pPr>
        <w:spacing w:before="240" w:after="120"/>
        <w:ind w:firstLine="284"/>
        <w:jc w:val="both"/>
        <w:rPr>
          <w:ins w:id="5026" w:author="Orion" w:date="2011-07-05T21:08:00Z"/>
          <w:del w:id="5027" w:author="IO" w:date="2011-07-21T21:26:00Z"/>
        </w:rPr>
        <w:pPrChange w:id="5028" w:author="IO" w:date="2011-07-21T14:53:00Z">
          <w:pPr>
            <w:jc w:val="both"/>
          </w:pPr>
        </w:pPrChange>
      </w:pPr>
    </w:p>
    <w:p w14:paraId="2DCDFE0A" w14:textId="12417A27" w:rsidR="009F5DBF" w:rsidRPr="00686F69" w:rsidDel="000251CD" w:rsidRDefault="00A919B7">
      <w:pPr>
        <w:spacing w:before="240" w:after="120"/>
        <w:ind w:firstLine="284"/>
        <w:jc w:val="both"/>
        <w:rPr>
          <w:ins w:id="5029" w:author="Orion" w:date="2011-07-05T21:17:00Z"/>
          <w:del w:id="5030" w:author="IO" w:date="2011-07-21T21:26:00Z"/>
        </w:rPr>
        <w:pPrChange w:id="5031" w:author="IO" w:date="2011-07-21T14:53:00Z">
          <w:pPr>
            <w:jc w:val="both"/>
          </w:pPr>
        </w:pPrChange>
      </w:pPr>
      <w:ins w:id="5032" w:author="Orion" w:date="2011-07-05T21:08:00Z">
        <w:r w:rsidRPr="00686F69">
          <w:t xml:space="preserve">Como se </w:t>
        </w:r>
      </w:ins>
      <w:ins w:id="5033" w:author="Orion" w:date="2011-07-05T21:09:00Z">
        <w:r w:rsidRPr="00686F69">
          <w:t>c</w:t>
        </w:r>
      </w:ins>
      <w:ins w:id="5034" w:author="Orion" w:date="2011-07-05T21:08:00Z">
        <w:r w:rsidRPr="00686F69">
          <w:t>oment</w:t>
        </w:r>
      </w:ins>
      <w:ins w:id="5035" w:author="Orion" w:date="2011-07-05T21:09:00Z">
        <w:r w:rsidRPr="00686F69">
          <w:t>ó en la parte de la gestión del plan de vuelo,</w:t>
        </w:r>
      </w:ins>
      <w:ins w:id="5036" w:author="Orion" w:date="2011-07-05T21:10:00Z">
        <w:r w:rsidR="00C8349D" w:rsidRPr="00686F69">
          <w:t xml:space="preserve"> cuando la aeronave completa un tramo es posible que lo haga a la vez que </w:t>
        </w:r>
      </w:ins>
      <w:ins w:id="5037" w:author="Orion" w:date="2011-07-05T21:11:00Z">
        <w:r w:rsidR="00C8349D" w:rsidRPr="00686F69">
          <w:t>su piloto</w:t>
        </w:r>
      </w:ins>
      <w:ins w:id="5038" w:author="Orion" w:date="2011-07-05T21:10:00Z">
        <w:r w:rsidR="00C8349D" w:rsidRPr="00686F69">
          <w:t xml:space="preserve"> está gestionando un </w:t>
        </w:r>
      </w:ins>
      <w:ins w:id="5039" w:author="Orion" w:date="2011-07-05T21:11:00Z">
        <w:r w:rsidR="00C8349D" w:rsidRPr="00686F69">
          <w:t>conflicto con otro avión</w:t>
        </w:r>
      </w:ins>
      <w:ins w:id="5040" w:author="Orion" w:date="2011-07-05T21:13:00Z">
        <w:r w:rsidR="00C8349D" w:rsidRPr="00686F69">
          <w:t xml:space="preserve"> (</w:t>
        </w:r>
        <w:r w:rsidR="00C8349D" w:rsidRPr="00686F69">
          <w:fldChar w:fldCharType="begin"/>
        </w:r>
        <w:r w:rsidR="00C8349D" w:rsidRPr="00686F69">
          <w:instrText xml:space="preserve"> REF _Ref296357936 \h </w:instrText>
        </w:r>
      </w:ins>
      <w:r w:rsidR="00686F69">
        <w:instrText xml:space="preserve"> \* MERGEFORMAT </w:instrText>
      </w:r>
      <w:r w:rsidR="00C8349D" w:rsidRPr="00686F69">
        <w:fldChar w:fldCharType="separate"/>
      </w:r>
      <w:ins w:id="5041" w:author="Orion" w:date="2011-07-26T22:30:00Z">
        <w:r w:rsidR="00503590">
          <w:t>Figura 17</w:t>
        </w:r>
      </w:ins>
      <w:ins w:id="5042" w:author="IO" w:date="2011-07-22T13:16:00Z">
        <w:del w:id="5043" w:author="Orion" w:date="2011-07-26T22:30:00Z">
          <w:r w:rsidR="00416FF6" w:rsidDel="00503590">
            <w:delText>Figura 16</w:delText>
          </w:r>
        </w:del>
      </w:ins>
      <w:ins w:id="5044" w:author="Orion" w:date="2011-07-05T21:13:00Z">
        <w:r w:rsidR="00C8349D" w:rsidRPr="00686F69">
          <w:fldChar w:fldCharType="end"/>
        </w:r>
        <w:r w:rsidR="00C8349D" w:rsidRPr="00686F69">
          <w:t>)</w:t>
        </w:r>
      </w:ins>
      <w:ins w:id="5045" w:author="Orion" w:date="2011-07-05T21:11:00Z">
        <w:r w:rsidR="00C8349D" w:rsidRPr="00686F69">
          <w:t>.</w:t>
        </w:r>
      </w:ins>
      <w:ins w:id="5046" w:author="Orion" w:date="2011-07-05T21:13:00Z">
        <w:r w:rsidR="00C8349D" w:rsidRPr="00686F69">
          <w:t xml:space="preserve"> </w:t>
        </w:r>
        <w:r w:rsidR="009F5DBF" w:rsidRPr="00686F69">
          <w:t xml:space="preserve">En este caso se producía un hecho </w:t>
        </w:r>
      </w:ins>
      <w:ins w:id="5047" w:author="Orion" w:date="2011-07-05T21:14:00Z">
        <w:r w:rsidR="009F5DBF" w:rsidRPr="00686F69">
          <w:t>“</w:t>
        </w:r>
        <w:proofErr w:type="spellStart"/>
        <w:r w:rsidR="009F5DBF" w:rsidRPr="00686F69">
          <w:t>GoNextLegWithConflict</w:t>
        </w:r>
        <w:proofErr w:type="spellEnd"/>
        <w:r w:rsidR="009F5DBF" w:rsidRPr="00686F69">
          <w:t xml:space="preserve">” en el cual se encuentra el tramo </w:t>
        </w:r>
        <w:del w:id="5048" w:author="IO" w:date="2011-07-21T21:45:00Z">
          <w:r w:rsidR="009F5DBF" w:rsidRPr="00686F69" w:rsidDel="00160F45">
            <w:delText>“ficticio”</w:delText>
          </w:r>
        </w:del>
      </w:ins>
      <w:ins w:id="5049" w:author="IO" w:date="2011-07-21T21:45:00Z">
        <w:r w:rsidR="00160F45">
          <w:t>ad hoc</w:t>
        </w:r>
      </w:ins>
      <w:ins w:id="5050" w:author="Orion" w:date="2011-07-05T21:14:00Z">
        <w:r w:rsidR="009F5DBF" w:rsidRPr="00686F69">
          <w:t xml:space="preserve"> que el controlador le orden</w:t>
        </w:r>
      </w:ins>
      <w:ins w:id="5051" w:author="Orion" w:date="2011-07-05T21:15:00Z">
        <w:r w:rsidR="009F5DBF" w:rsidRPr="00686F69">
          <w:t>ó hacer</w:t>
        </w:r>
      </w:ins>
      <w:ins w:id="5052" w:author="Orion" w:date="2011-07-05T21:27:00Z">
        <w:r w:rsidR="009D009C" w:rsidRPr="00686F69">
          <w:t xml:space="preserve"> y que contiene las condiciones de vuelo</w:t>
        </w:r>
      </w:ins>
      <w:ins w:id="5053" w:author="Orion" w:date="2011-07-05T21:28:00Z">
        <w:r w:rsidR="009D009C" w:rsidRPr="00686F69">
          <w:t xml:space="preserve"> durante el conflicto</w:t>
        </w:r>
      </w:ins>
      <w:ins w:id="5054" w:author="Orion" w:date="2011-07-05T21:15:00Z">
        <w:r w:rsidR="009F5DBF" w:rsidRPr="00686F69">
          <w:t xml:space="preserve">. </w:t>
        </w:r>
        <w:commentRangeStart w:id="5055"/>
        <w:r w:rsidR="009F5DBF" w:rsidRPr="00686F69">
          <w:t xml:space="preserve">La tarea de la </w:t>
        </w:r>
        <w:r w:rsidR="009F5DBF" w:rsidRPr="00686F69">
          <w:fldChar w:fldCharType="begin"/>
        </w:r>
        <w:r w:rsidR="009F5DBF" w:rsidRPr="00686F69">
          <w:instrText xml:space="preserve"> REF _Ref297663867 \h </w:instrText>
        </w:r>
      </w:ins>
      <w:r w:rsidR="00686F69">
        <w:instrText xml:space="preserve"> \* MERGEFORMAT </w:instrText>
      </w:r>
      <w:r w:rsidR="009F5DBF" w:rsidRPr="00686F69">
        <w:fldChar w:fldCharType="separate"/>
      </w:r>
      <w:ins w:id="5056" w:author="Orion" w:date="2011-07-26T22:30:00Z">
        <w:r w:rsidR="00503590">
          <w:t>Figura 24</w:t>
        </w:r>
      </w:ins>
      <w:ins w:id="5057" w:author="IO" w:date="2011-07-22T13:16:00Z">
        <w:del w:id="5058" w:author="Orion" w:date="2011-07-26T22:30:00Z">
          <w:r w:rsidR="00416FF6" w:rsidDel="00503590">
            <w:delText>Figura 23</w:delText>
          </w:r>
        </w:del>
      </w:ins>
      <w:ins w:id="5059" w:author="Orion" w:date="2011-07-05T21:15:00Z">
        <w:r w:rsidR="009F5DBF" w:rsidRPr="00686F69">
          <w:fldChar w:fldCharType="end"/>
        </w:r>
        <w:r w:rsidR="009F5DBF" w:rsidRPr="00686F69">
          <w:t xml:space="preserve"> nos muestra cómo se gestionará este caso</w:t>
        </w:r>
      </w:ins>
      <w:ins w:id="5060" w:author="IO" w:date="2011-07-21T21:45:00Z">
        <w:r w:rsidR="00160F45">
          <w:t xml:space="preserve"> tratando de evitar el conflicto al tiempo que se intenta seguir el plan de vuelo</w:t>
        </w:r>
      </w:ins>
      <w:ins w:id="5061" w:author="Orion" w:date="2011-07-05T21:15:00Z">
        <w:r w:rsidR="009F5DBF" w:rsidRPr="00686F69">
          <w:t>.</w:t>
        </w:r>
      </w:ins>
      <w:commentRangeEnd w:id="5055"/>
      <w:r w:rsidR="00160F45">
        <w:rPr>
          <w:rStyle w:val="CommentReference"/>
        </w:rPr>
        <w:commentReference w:id="5055"/>
      </w:r>
      <w:ins w:id="5062" w:author="Orion" w:date="2011-07-05T21:15:00Z">
        <w:r w:rsidR="009F5DBF" w:rsidRPr="00686F69">
          <w:t xml:space="preserve"> </w:t>
        </w:r>
      </w:ins>
      <w:ins w:id="5063" w:author="Orion" w:date="2011-07-05T21:16:00Z">
        <w:r w:rsidR="009F5DBF" w:rsidRPr="00686F69">
          <w:t>E</w:t>
        </w:r>
        <w:del w:id="5064" w:author="IO" w:date="2011-07-21T21:45:00Z">
          <w:r w:rsidR="009F5DBF" w:rsidRPr="00686F69" w:rsidDel="00160F45">
            <w:delText xml:space="preserve">n realidad </w:delText>
          </w:r>
        </w:del>
        <w:del w:id="5065" w:author="IO" w:date="2011-07-21T21:46:00Z">
          <w:r w:rsidR="009F5DBF" w:rsidRPr="00686F69" w:rsidDel="00160F45">
            <w:delText>e</w:delText>
          </w:r>
        </w:del>
        <w:r w:rsidR="009F5DBF" w:rsidRPr="00686F69">
          <w:t xml:space="preserve">sta tarea es muy similar a la de “Flight Plan </w:t>
        </w:r>
        <w:proofErr w:type="spellStart"/>
        <w:r w:rsidR="009F5DBF" w:rsidRPr="00686F69">
          <w:t>Monitoring</w:t>
        </w:r>
        <w:proofErr w:type="spellEnd"/>
        <w:r w:rsidR="009F5DBF" w:rsidRPr="00686F69">
          <w:t xml:space="preserve">” descrita en la </w:t>
        </w:r>
        <w:r w:rsidR="009F5DBF" w:rsidRPr="00686F69">
          <w:fldChar w:fldCharType="begin"/>
        </w:r>
        <w:r w:rsidR="009F5DBF" w:rsidRPr="00686F69">
          <w:instrText xml:space="preserve"> REF _Ref294819583 \h </w:instrText>
        </w:r>
      </w:ins>
      <w:r w:rsidR="00686F69">
        <w:instrText xml:space="preserve"> \* MERGEFORMAT </w:instrText>
      </w:r>
      <w:r w:rsidR="009F5DBF" w:rsidRPr="00686F69">
        <w:fldChar w:fldCharType="separate"/>
      </w:r>
      <w:ins w:id="5066" w:author="Orion" w:date="2011-07-26T22:30:00Z">
        <w:r w:rsidR="00503590">
          <w:t>Figura 11</w:t>
        </w:r>
      </w:ins>
      <w:ins w:id="5067" w:author="IO" w:date="2011-07-22T13:16:00Z">
        <w:del w:id="5068" w:author="Orion" w:date="2011-07-26T22:30:00Z">
          <w:r w:rsidR="00416FF6" w:rsidDel="00503590">
            <w:delText>Figura 10</w:delText>
          </w:r>
        </w:del>
      </w:ins>
      <w:ins w:id="5069" w:author="Orion" w:date="2011-07-05T21:16:00Z">
        <w:r w:rsidR="009F5DBF" w:rsidRPr="00686F69">
          <w:fldChar w:fldCharType="end"/>
        </w:r>
      </w:ins>
      <w:ins w:id="5070" w:author="Orion" w:date="2011-07-05T21:17:00Z">
        <w:r w:rsidR="009F5DBF" w:rsidRPr="00686F69">
          <w:t>.</w:t>
        </w:r>
      </w:ins>
      <w:ins w:id="5071" w:author="Orion" w:date="2011-07-05T21:18:00Z">
        <w:r w:rsidR="009F5DBF" w:rsidRPr="00686F69">
          <w:t xml:space="preserve"> El proceso es como sigue</w:t>
        </w:r>
      </w:ins>
      <w:ins w:id="5072" w:author="IO" w:date="2011-07-21T21:33:00Z">
        <w:r w:rsidR="00ED143B">
          <w:t>. D</w:t>
        </w:r>
      </w:ins>
      <w:ins w:id="5073" w:author="Orion" w:date="2011-07-05T21:18:00Z">
        <w:del w:id="5074" w:author="IO" w:date="2011-07-21T21:33:00Z">
          <w:r w:rsidR="009F5DBF" w:rsidRPr="00686F69" w:rsidDel="00ED143B">
            <w:delText xml:space="preserve">, </w:delText>
          </w:r>
        </w:del>
      </w:ins>
      <w:ins w:id="5075" w:author="Orion" w:date="2011-07-05T21:35:00Z">
        <w:del w:id="5076" w:author="IO" w:date="2011-07-21T21:33:00Z">
          <w:r w:rsidR="0078123C" w:rsidRPr="00686F69" w:rsidDel="00ED143B">
            <w:delText>d</w:delText>
          </w:r>
        </w:del>
        <w:r w:rsidR="0078123C" w:rsidRPr="00686F69">
          <w:t>espués de consumir el hecho “</w:t>
        </w:r>
        <w:proofErr w:type="spellStart"/>
        <w:r w:rsidR="0078123C" w:rsidRPr="00686F69">
          <w:t>GoNextLegWithConflict</w:t>
        </w:r>
        <w:proofErr w:type="spellEnd"/>
        <w:r w:rsidR="00302ACA" w:rsidRPr="00686F69">
          <w:t>”</w:t>
        </w:r>
        <w:r w:rsidR="0078123C" w:rsidRPr="00686F69">
          <w:t xml:space="preserve">, </w:t>
        </w:r>
      </w:ins>
      <w:ins w:id="5077" w:author="Orion" w:date="2011-07-05T21:18:00Z">
        <w:r w:rsidR="009F5DBF" w:rsidRPr="00686F69">
          <w:t xml:space="preserve">el piloto </w:t>
        </w:r>
      </w:ins>
      <w:ins w:id="5078" w:author="Orion" w:date="2011-07-05T21:17:00Z">
        <w:r w:rsidR="009F5DBF" w:rsidRPr="00686F69">
          <w:t>accede</w:t>
        </w:r>
        <w:del w:id="5079" w:author="IO" w:date="2011-07-21T21:33:00Z">
          <w:r w:rsidR="009F5DBF" w:rsidRPr="00686F69" w:rsidDel="00ED143B">
            <w:delText>rá</w:delText>
          </w:r>
        </w:del>
        <w:r w:rsidR="009F5DBF" w:rsidRPr="00686F69">
          <w:t xml:space="preserve"> a su estado mental para obtener el plan de vuelo y saber cuál </w:t>
        </w:r>
      </w:ins>
      <w:ins w:id="5080" w:author="Orion" w:date="2011-07-05T21:22:00Z">
        <w:del w:id="5081" w:author="IO" w:date="2011-07-21T21:42:00Z">
          <w:r w:rsidR="008C3B19" w:rsidRPr="00686F69" w:rsidDel="00160F45">
            <w:delText>debería ser</w:delText>
          </w:r>
        </w:del>
      </w:ins>
      <w:ins w:id="5082" w:author="IO" w:date="2011-07-21T21:42:00Z">
        <w:r w:rsidR="00160F45">
          <w:t>habría sido</w:t>
        </w:r>
      </w:ins>
      <w:ins w:id="5083" w:author="Orion" w:date="2011-07-05T21:22:00Z">
        <w:r w:rsidR="008C3B19" w:rsidRPr="00686F69">
          <w:t xml:space="preserve"> su siguiente tramo a cubrir</w:t>
        </w:r>
      </w:ins>
      <w:ins w:id="5084" w:author="Orion" w:date="2011-07-05T21:28:00Z">
        <w:r w:rsidR="006157FD" w:rsidRPr="00686F69">
          <w:t xml:space="preserve"> si no se hubiera detectado un riesgo de conflicto</w:t>
        </w:r>
      </w:ins>
      <w:ins w:id="5085" w:author="Orion" w:date="2011-07-05T21:23:00Z">
        <w:r w:rsidR="008C3B19" w:rsidRPr="00686F69">
          <w:t>.</w:t>
        </w:r>
      </w:ins>
      <w:ins w:id="5086" w:author="Orion" w:date="2011-07-05T21:29:00Z">
        <w:r w:rsidR="006157FD" w:rsidRPr="00686F69">
          <w:t xml:space="preserve"> </w:t>
        </w:r>
      </w:ins>
      <w:ins w:id="5087" w:author="IO" w:date="2011-07-21T21:42:00Z">
        <w:r w:rsidR="00160F45">
          <w:t xml:space="preserve">Sin embargo, no puede usar este </w:t>
        </w:r>
        <w:proofErr w:type="spellStart"/>
        <w:r w:rsidR="00160F45">
          <w:t>tramoa</w:t>
        </w:r>
        <w:proofErr w:type="spellEnd"/>
        <w:r w:rsidR="00160F45">
          <w:t xml:space="preserve"> directamente, porque el conflicto ha alterado su ruta. </w:t>
        </w:r>
      </w:ins>
      <w:ins w:id="5088" w:author="IO" w:date="2011-07-21T21:43:00Z">
        <w:r w:rsidR="00160F45">
          <w:t xml:space="preserve">En su lugar lo que hace es generar un nuevo tramo ad hoc. Este tramo </w:t>
        </w:r>
        <w:r w:rsidR="00160F45" w:rsidRPr="00686F69">
          <w:t>es una mezcla del tramo que debería ser el siguiente en condiciones normales, del que se obtienen el origen y el destino, y el tramo consumido dentro del hecho “</w:t>
        </w:r>
        <w:proofErr w:type="spellStart"/>
        <w:r w:rsidR="00160F45" w:rsidRPr="00686F69">
          <w:t>GoNextLegWithConflict</w:t>
        </w:r>
        <w:proofErr w:type="spellEnd"/>
        <w:r w:rsidR="00160F45" w:rsidRPr="00686F69">
          <w:t>”, del que se obtienen la altura y velocidad</w:t>
        </w:r>
      </w:ins>
      <w:ins w:id="5089" w:author="IO" w:date="2011-07-21T21:44:00Z">
        <w:r w:rsidR="00160F45">
          <w:t xml:space="preserve"> usadas para evitar el conflicto. </w:t>
        </w:r>
      </w:ins>
      <w:ins w:id="5090" w:author="Orion" w:date="2011-07-05T21:33:00Z">
        <w:del w:id="5091" w:author="IO" w:date="2011-07-21T21:44:00Z">
          <w:r w:rsidR="00C26EB8" w:rsidRPr="00686F69" w:rsidDel="00160F45">
            <w:delText>Dicho</w:delText>
          </w:r>
        </w:del>
      </w:ins>
      <w:ins w:id="5092" w:author="Orion" w:date="2011-07-05T21:29:00Z">
        <w:del w:id="5093" w:author="IO" w:date="2011-07-21T21:44:00Z">
          <w:r w:rsidR="006157FD" w:rsidRPr="00686F69" w:rsidDel="00160F45">
            <w:delText xml:space="preserve"> tramo </w:delText>
          </w:r>
        </w:del>
      </w:ins>
      <w:ins w:id="5094" w:author="Orion" w:date="2011-07-05T21:33:00Z">
        <w:del w:id="5095" w:author="IO" w:date="2011-07-21T21:44:00Z">
          <w:r w:rsidR="00C26EB8" w:rsidRPr="00686F69" w:rsidDel="00160F45">
            <w:delText>será usado</w:delText>
          </w:r>
        </w:del>
      </w:ins>
      <w:ins w:id="5096" w:author="Orion" w:date="2011-07-05T21:29:00Z">
        <w:del w:id="5097" w:author="IO" w:date="2011-07-21T21:44:00Z">
          <w:r w:rsidR="006157FD" w:rsidRPr="00686F69" w:rsidDel="00160F45">
            <w:delText xml:space="preserve"> para</w:delText>
          </w:r>
        </w:del>
      </w:ins>
      <w:ins w:id="5098" w:author="Orion" w:date="2011-07-05T21:24:00Z">
        <w:del w:id="5099" w:author="IO" w:date="2011-07-21T21:44:00Z">
          <w:r w:rsidR="008C3B19" w:rsidRPr="00686F69" w:rsidDel="00160F45">
            <w:delText xml:space="preserve"> construir el</w:delText>
          </w:r>
        </w:del>
      </w:ins>
      <w:ins w:id="5100" w:author="Orion" w:date="2011-07-05T21:25:00Z">
        <w:del w:id="5101" w:author="IO" w:date="2011-07-21T21:44:00Z">
          <w:r w:rsidR="008C3B19" w:rsidRPr="00686F69" w:rsidDel="00160F45">
            <w:delText xml:space="preserve"> nuevo</w:delText>
          </w:r>
        </w:del>
      </w:ins>
      <w:ins w:id="5102" w:author="Orion" w:date="2011-07-05T21:24:00Z">
        <w:del w:id="5103" w:author="IO" w:date="2011-07-21T21:44:00Z">
          <w:r w:rsidR="008C3B19" w:rsidRPr="00686F69" w:rsidDel="00160F45">
            <w:delText xml:space="preserve"> tramo</w:delText>
          </w:r>
        </w:del>
        <w:del w:id="5104" w:author="IO" w:date="2011-07-21T21:41:00Z">
          <w:r w:rsidR="008C3B19" w:rsidRPr="00686F69" w:rsidDel="00160F45">
            <w:delText xml:space="preserve"> </w:delText>
          </w:r>
        </w:del>
        <w:del w:id="5105" w:author="IO" w:date="2011-07-21T21:34:00Z">
          <w:r w:rsidR="008C3B19" w:rsidRPr="00686F69" w:rsidDel="00ED143B">
            <w:delText>“ficticio”</w:delText>
          </w:r>
        </w:del>
      </w:ins>
      <w:ins w:id="5106" w:author="Orion" w:date="2011-07-05T21:33:00Z">
        <w:del w:id="5107" w:author="IO" w:date="2011-07-21T21:41:00Z">
          <w:r w:rsidR="00982289" w:rsidRPr="00686F69" w:rsidDel="00160F45">
            <w:delText xml:space="preserve"> (“Fligh</w:delText>
          </w:r>
        </w:del>
        <w:del w:id="5108" w:author="IO" w:date="2011-07-21T21:42:00Z">
          <w:r w:rsidR="00982289" w:rsidRPr="00686F69" w:rsidDel="00160F45">
            <w:delText>_Leg”)</w:delText>
          </w:r>
        </w:del>
      </w:ins>
      <w:ins w:id="5109" w:author="Orion" w:date="2011-07-05T21:30:00Z">
        <w:del w:id="5110" w:author="IO" w:date="2011-07-21T21:44:00Z">
          <w:r w:rsidR="006157FD" w:rsidRPr="00686F69" w:rsidDel="00160F45">
            <w:delText>, que tendrá</w:delText>
          </w:r>
        </w:del>
      </w:ins>
      <w:ins w:id="5111" w:author="Orion" w:date="2011-07-05T21:24:00Z">
        <w:del w:id="5112" w:author="IO" w:date="2011-07-21T21:44:00Z">
          <w:r w:rsidR="008C3B19" w:rsidRPr="00686F69" w:rsidDel="00160F45">
            <w:delText xml:space="preserve"> las </w:delText>
          </w:r>
        </w:del>
      </w:ins>
      <w:ins w:id="5113" w:author="Orion" w:date="2011-07-05T21:25:00Z">
        <w:del w:id="5114" w:author="IO" w:date="2011-07-21T21:44:00Z">
          <w:r w:rsidR="008C3B19" w:rsidRPr="00686F69" w:rsidDel="00160F45">
            <w:delText>condiciones de vuelo en las que se estaba volando durante el conflicto</w:delText>
          </w:r>
        </w:del>
      </w:ins>
      <w:ins w:id="5115" w:author="Orion" w:date="2011-07-05T21:34:00Z">
        <w:del w:id="5116" w:author="IO" w:date="2011-07-21T21:44:00Z">
          <w:r w:rsidR="003B77C2" w:rsidRPr="00686F69" w:rsidDel="00160F45">
            <w:delText>. Dichas condiciones venían establecidas en el tramo que contiene el hecho “GoNextLegWithConflict”</w:delText>
          </w:r>
        </w:del>
      </w:ins>
      <w:ins w:id="5117" w:author="Orion" w:date="2011-07-05T21:36:00Z">
        <w:del w:id="5118" w:author="IO" w:date="2011-07-21T21:44:00Z">
          <w:r w:rsidR="00780C5D" w:rsidRPr="00686F69" w:rsidDel="00160F45">
            <w:delText>. P</w:delText>
          </w:r>
          <w:r w:rsidR="00C857EE" w:rsidRPr="00686F69" w:rsidDel="00160F45">
            <w:delText>o</w:delText>
          </w:r>
        </w:del>
      </w:ins>
      <w:ins w:id="5119" w:author="Orion" w:date="2011-07-05T21:40:00Z">
        <w:del w:id="5120" w:author="IO" w:date="2011-07-21T21:44:00Z">
          <w:r w:rsidR="00C857EE" w:rsidRPr="00686F69" w:rsidDel="00160F45">
            <w:delText>r</w:delText>
          </w:r>
        </w:del>
      </w:ins>
      <w:ins w:id="5121" w:author="Orion" w:date="2011-07-05T21:36:00Z">
        <w:del w:id="5122" w:author="IO" w:date="2011-07-21T21:44:00Z">
          <w:r w:rsidR="00780C5D" w:rsidRPr="00686F69" w:rsidDel="00160F45">
            <w:delText xml:space="preserve"> lo tanto</w:delText>
          </w:r>
        </w:del>
      </w:ins>
      <w:ins w:id="5123" w:author="Orion" w:date="2011-07-05T21:37:00Z">
        <w:del w:id="5124" w:author="IO" w:date="2011-07-21T21:44:00Z">
          <w:r w:rsidR="00780C5D" w:rsidRPr="00686F69" w:rsidDel="00160F45">
            <w:delText xml:space="preserve"> podríamos decir que</w:delText>
          </w:r>
        </w:del>
      </w:ins>
      <w:ins w:id="5125" w:author="Orion" w:date="2011-07-05T21:36:00Z">
        <w:del w:id="5126" w:author="IO" w:date="2011-07-21T21:44:00Z">
          <w:r w:rsidR="00780C5D" w:rsidRPr="00686F69" w:rsidDel="00160F45">
            <w:delText xml:space="preserve"> este nuevo tramo “ficticio” es una mezcla</w:delText>
          </w:r>
        </w:del>
      </w:ins>
      <w:ins w:id="5127" w:author="Orion" w:date="2011-07-05T21:37:00Z">
        <w:del w:id="5128" w:author="IO" w:date="2011-07-21T21:44:00Z">
          <w:r w:rsidR="00780C5D" w:rsidRPr="00686F69" w:rsidDel="00160F45">
            <w:delText xml:space="preserve"> del tramo</w:delText>
          </w:r>
        </w:del>
      </w:ins>
      <w:ins w:id="5129" w:author="Orion" w:date="2011-07-05T21:38:00Z">
        <w:del w:id="5130" w:author="IO" w:date="2011-07-21T21:44:00Z">
          <w:r w:rsidR="00780C5D" w:rsidRPr="00686F69" w:rsidDel="00160F45">
            <w:delText xml:space="preserve"> que debería ser </w:delText>
          </w:r>
        </w:del>
      </w:ins>
      <w:ins w:id="5131" w:author="Orion" w:date="2011-07-05T21:40:00Z">
        <w:del w:id="5132" w:author="IO" w:date="2011-07-21T21:44:00Z">
          <w:r w:rsidR="00485059" w:rsidRPr="00686F69" w:rsidDel="00160F45">
            <w:delText>el</w:delText>
          </w:r>
        </w:del>
      </w:ins>
      <w:ins w:id="5133" w:author="Orion" w:date="2011-07-05T21:38:00Z">
        <w:del w:id="5134" w:author="IO" w:date="2011-07-21T21:44:00Z">
          <w:r w:rsidR="00780C5D" w:rsidRPr="00686F69" w:rsidDel="00160F45">
            <w:delText xml:space="preserve"> siguiente </w:delText>
          </w:r>
        </w:del>
      </w:ins>
      <w:ins w:id="5135" w:author="Orion" w:date="2011-07-05T21:41:00Z">
        <w:del w:id="5136" w:author="IO" w:date="2011-07-21T21:44:00Z">
          <w:r w:rsidR="00485059" w:rsidRPr="00686F69" w:rsidDel="00160F45">
            <w:delText>en condiciones normales</w:delText>
          </w:r>
        </w:del>
      </w:ins>
      <w:ins w:id="5137" w:author="Orion" w:date="2011-07-05T21:38:00Z">
        <w:del w:id="5138" w:author="IO" w:date="2011-07-21T21:44:00Z">
          <w:r w:rsidR="00780C5D" w:rsidRPr="00686F69" w:rsidDel="00160F45">
            <w:delText xml:space="preserve">, del que se obtienen el origen </w:delText>
          </w:r>
        </w:del>
      </w:ins>
      <w:ins w:id="5139" w:author="Orion" w:date="2011-07-05T21:39:00Z">
        <w:del w:id="5140" w:author="IO" w:date="2011-07-21T21:44:00Z">
          <w:r w:rsidR="00780C5D" w:rsidRPr="00686F69" w:rsidDel="00160F45">
            <w:delText>y</w:delText>
          </w:r>
        </w:del>
      </w:ins>
      <w:ins w:id="5141" w:author="Orion" w:date="2011-07-05T21:38:00Z">
        <w:del w:id="5142" w:author="IO" w:date="2011-07-21T21:44:00Z">
          <w:r w:rsidR="00780C5D" w:rsidRPr="00686F69" w:rsidDel="00160F45">
            <w:delText xml:space="preserve"> el destino, y el tramo</w:delText>
          </w:r>
        </w:del>
      </w:ins>
      <w:ins w:id="5143" w:author="Orion" w:date="2011-07-05T21:37:00Z">
        <w:del w:id="5144" w:author="IO" w:date="2011-07-21T21:44:00Z">
          <w:r w:rsidR="00780C5D" w:rsidRPr="00686F69" w:rsidDel="00160F45">
            <w:delText xml:space="preserve"> consumido </w:delText>
          </w:r>
        </w:del>
      </w:ins>
      <w:ins w:id="5145" w:author="Orion" w:date="2011-07-05T21:39:00Z">
        <w:del w:id="5146" w:author="IO" w:date="2011-07-21T21:44:00Z">
          <w:r w:rsidR="00780C5D" w:rsidRPr="00686F69" w:rsidDel="00160F45">
            <w:delText>dentro del</w:delText>
          </w:r>
        </w:del>
      </w:ins>
      <w:ins w:id="5147" w:author="Orion" w:date="2011-07-05T21:37:00Z">
        <w:del w:id="5148" w:author="IO" w:date="2011-07-21T21:44:00Z">
          <w:r w:rsidR="00780C5D" w:rsidRPr="00686F69" w:rsidDel="00160F45">
            <w:delText xml:space="preserve"> hecho “GoNextLegWithConflict”, del que se </w:delText>
          </w:r>
        </w:del>
      </w:ins>
      <w:ins w:id="5149" w:author="Orion" w:date="2011-07-05T21:38:00Z">
        <w:del w:id="5150" w:author="IO" w:date="2011-07-21T21:44:00Z">
          <w:r w:rsidR="00780C5D" w:rsidRPr="00686F69" w:rsidDel="00160F45">
            <w:delText>obtienen la altura y velocidad</w:delText>
          </w:r>
        </w:del>
      </w:ins>
      <w:ins w:id="5151" w:author="Orion" w:date="2011-07-05T21:30:00Z">
        <w:del w:id="5152" w:author="IO" w:date="2011-07-21T21:44:00Z">
          <w:r w:rsidR="006157FD" w:rsidRPr="00686F69" w:rsidDel="00160F45">
            <w:delText xml:space="preserve">. </w:delText>
          </w:r>
        </w:del>
      </w:ins>
      <w:ins w:id="5153" w:author="Orion" w:date="2011-07-05T21:31:00Z">
        <w:del w:id="5154" w:author="IO" w:date="2011-07-21T21:46:00Z">
          <w:r w:rsidR="006157FD" w:rsidRPr="00686F69" w:rsidDel="00160F45">
            <w:delText>P</w:delText>
          </w:r>
        </w:del>
      </w:ins>
      <w:ins w:id="5155" w:author="Orion" w:date="2011-07-05T21:26:00Z">
        <w:del w:id="5156" w:author="IO" w:date="2011-07-21T21:46:00Z">
          <w:r w:rsidR="008C3B19" w:rsidRPr="00686F69" w:rsidDel="00160F45">
            <w:delText>or otro lado</w:delText>
          </w:r>
        </w:del>
      </w:ins>
      <w:ins w:id="5157" w:author="Orion" w:date="2011-07-05T21:31:00Z">
        <w:del w:id="5158" w:author="IO" w:date="2011-07-21T21:46:00Z">
          <w:r w:rsidR="006157FD" w:rsidRPr="00686F69" w:rsidDel="00160F45">
            <w:delText xml:space="preserve">, </w:delText>
          </w:r>
        </w:del>
      </w:ins>
      <w:ins w:id="5159" w:author="Orion" w:date="2011-07-05T21:41:00Z">
        <w:del w:id="5160" w:author="IO" w:date="2011-07-21T21:46:00Z">
          <w:r w:rsidR="00E11ABF" w:rsidRPr="00686F69" w:rsidDel="00160F45">
            <w:delText>e</w:delText>
          </w:r>
        </w:del>
      </w:ins>
      <w:ins w:id="5161" w:author="IO" w:date="2011-07-21T21:46:00Z">
        <w:r w:rsidR="00160F45">
          <w:t>E</w:t>
        </w:r>
      </w:ins>
      <w:ins w:id="5162" w:author="Orion" w:date="2011-07-05T21:41:00Z">
        <w:r w:rsidR="00E11ABF" w:rsidRPr="00686F69">
          <w:t>l</w:t>
        </w:r>
      </w:ins>
      <w:ins w:id="5163" w:author="Orion" w:date="2011-07-05T21:32:00Z">
        <w:r w:rsidR="005166BB" w:rsidRPr="00686F69">
          <w:t xml:space="preserve"> tramo que debería ser </w:t>
        </w:r>
        <w:del w:id="5164" w:author="IO" w:date="2011-07-21T21:46:00Z">
          <w:r w:rsidR="005166BB" w:rsidRPr="00686F69" w:rsidDel="00160F45">
            <w:delText>su</w:delText>
          </w:r>
        </w:del>
      </w:ins>
      <w:ins w:id="5165" w:author="IO" w:date="2011-07-21T21:46:00Z">
        <w:r w:rsidR="00160F45">
          <w:t>el</w:t>
        </w:r>
      </w:ins>
      <w:ins w:id="5166" w:author="Orion" w:date="2011-07-05T21:32:00Z">
        <w:r w:rsidR="005166BB" w:rsidRPr="00686F69">
          <w:t xml:space="preserve"> </w:t>
        </w:r>
        <w:proofErr w:type="spellStart"/>
        <w:r w:rsidR="005166BB" w:rsidRPr="00686F69">
          <w:t>siguiente</w:t>
        </w:r>
        <w:del w:id="5167" w:author="IO" w:date="2011-07-21T21:46:00Z">
          <w:r w:rsidR="005166BB" w:rsidRPr="00686F69" w:rsidDel="00160F45">
            <w:delText xml:space="preserve"> tramo </w:delText>
          </w:r>
        </w:del>
        <w:r w:rsidR="005166BB" w:rsidRPr="00686F69">
          <w:t>a</w:t>
        </w:r>
        <w:proofErr w:type="spellEnd"/>
        <w:r w:rsidR="005166BB" w:rsidRPr="00686F69">
          <w:t xml:space="preserve"> cubrir</w:t>
        </w:r>
      </w:ins>
      <w:ins w:id="5168" w:author="IO" w:date="2011-07-21T21:44:00Z">
        <w:r w:rsidR="00160F45">
          <w:t xml:space="preserve"> según el plan de vuelo</w:t>
        </w:r>
      </w:ins>
      <w:ins w:id="5169" w:author="IO" w:date="2011-07-21T21:46:00Z">
        <w:r w:rsidR="00160F45">
          <w:t xml:space="preserve"> </w:t>
        </w:r>
      </w:ins>
      <w:ins w:id="5170" w:author="Orion" w:date="2011-07-05T21:32:00Z">
        <w:del w:id="5171" w:author="IO" w:date="2011-07-21T21:47:00Z">
          <w:r w:rsidR="005166BB" w:rsidRPr="00686F69" w:rsidDel="00160F45">
            <w:delText xml:space="preserve">, </w:delText>
          </w:r>
        </w:del>
      </w:ins>
      <w:ins w:id="5172" w:author="Orion" w:date="2011-07-05T21:31:00Z">
        <w:del w:id="5173" w:author="IO" w:date="2011-07-21T21:47:00Z">
          <w:r w:rsidR="006157FD" w:rsidRPr="00686F69" w:rsidDel="00160F45">
            <w:delText>será</w:delText>
          </w:r>
        </w:del>
      </w:ins>
      <w:ins w:id="5174" w:author="Orion" w:date="2011-07-05T21:23:00Z">
        <w:del w:id="5175" w:author="IO" w:date="2011-07-21T21:47:00Z">
          <w:r w:rsidR="008C3B19" w:rsidRPr="00686F69" w:rsidDel="00160F45">
            <w:delText xml:space="preserve"> </w:delText>
          </w:r>
        </w:del>
      </w:ins>
      <w:ins w:id="5176" w:author="Orion" w:date="2011-07-05T21:41:00Z">
        <w:del w:id="5177" w:author="IO" w:date="2011-07-21T21:47:00Z">
          <w:r w:rsidR="00E11ABF" w:rsidRPr="00686F69" w:rsidDel="00160F45">
            <w:delText xml:space="preserve">a su vez </w:delText>
          </w:r>
        </w:del>
      </w:ins>
      <w:ins w:id="5178" w:author="Orion" w:date="2011-07-05T21:23:00Z">
        <w:del w:id="5179" w:author="IO" w:date="2011-07-21T21:47:00Z">
          <w:r w:rsidR="008C3B19" w:rsidRPr="00686F69" w:rsidDel="00160F45">
            <w:delText>introducido</w:delText>
          </w:r>
        </w:del>
      </w:ins>
      <w:ins w:id="5180" w:author="IO" w:date="2011-07-21T21:47:00Z">
        <w:r w:rsidR="00160F45">
          <w:t>se almacena</w:t>
        </w:r>
      </w:ins>
      <w:ins w:id="5181" w:author="Orion" w:date="2011-07-05T21:23:00Z">
        <w:r w:rsidR="008C3B19" w:rsidRPr="00686F69">
          <w:t xml:space="preserve"> en el hecho “</w:t>
        </w:r>
        <w:proofErr w:type="spellStart"/>
        <w:r w:rsidR="008C3B19" w:rsidRPr="00686F69">
          <w:t>OrderOldLeg</w:t>
        </w:r>
        <w:proofErr w:type="spellEnd"/>
        <w:r w:rsidR="008C3B19" w:rsidRPr="00686F69">
          <w:t>”</w:t>
        </w:r>
      </w:ins>
      <w:ins w:id="5182" w:author="IO" w:date="2011-07-21T21:47:00Z">
        <w:r w:rsidR="00160F45">
          <w:t>. Si el conflicto desaparece se podrá retomar este tramo con todas sus condiciones</w:t>
        </w:r>
      </w:ins>
      <w:ins w:id="5183" w:author="Orion" w:date="2011-07-05T21:23:00Z">
        <w:del w:id="5184" w:author="IO" w:date="2011-07-21T21:47:00Z">
          <w:r w:rsidR="008C3B19" w:rsidRPr="00686F69" w:rsidDel="00160F45">
            <w:delText xml:space="preserve"> para </w:delText>
          </w:r>
        </w:del>
      </w:ins>
      <w:ins w:id="5185" w:author="Orion" w:date="2011-07-05T21:26:00Z">
        <w:del w:id="5186" w:author="IO" w:date="2011-07-21T21:47:00Z">
          <w:r w:rsidR="008C3B19" w:rsidRPr="00686F69" w:rsidDel="00160F45">
            <w:delText xml:space="preserve">que pueda ser </w:delText>
          </w:r>
        </w:del>
      </w:ins>
      <w:ins w:id="5187" w:author="Orion" w:date="2011-07-05T21:24:00Z">
        <w:del w:id="5188" w:author="IO" w:date="2011-07-21T21:47:00Z">
          <w:r w:rsidR="008C3B19" w:rsidRPr="00686F69" w:rsidDel="00160F45">
            <w:delText>restablec</w:delText>
          </w:r>
        </w:del>
      </w:ins>
      <w:ins w:id="5189" w:author="Orion" w:date="2011-07-05T21:26:00Z">
        <w:del w:id="5190" w:author="IO" w:date="2011-07-21T21:47:00Z">
          <w:r w:rsidR="008C3B19" w:rsidRPr="00686F69" w:rsidDel="00160F45">
            <w:delText>ido</w:delText>
          </w:r>
        </w:del>
      </w:ins>
      <w:ins w:id="5191" w:author="Orion" w:date="2011-07-05T21:23:00Z">
        <w:del w:id="5192" w:author="IO" w:date="2011-07-21T21:47:00Z">
          <w:r w:rsidR="008C3B19" w:rsidRPr="00686F69" w:rsidDel="00160F45">
            <w:delText xml:space="preserve"> como actual cuando el </w:delText>
          </w:r>
        </w:del>
      </w:ins>
      <w:ins w:id="5193" w:author="Orion" w:date="2011-07-05T21:42:00Z">
        <w:del w:id="5194" w:author="IO" w:date="2011-07-21T21:47:00Z">
          <w:r w:rsidR="00C06E11" w:rsidRPr="00686F69" w:rsidDel="00160F45">
            <w:delText xml:space="preserve">riesgo de </w:delText>
          </w:r>
        </w:del>
      </w:ins>
      <w:ins w:id="5195" w:author="Orion" w:date="2011-07-05T21:23:00Z">
        <w:del w:id="5196" w:author="IO" w:date="2011-07-21T21:47:00Z">
          <w:r w:rsidR="008C3B19" w:rsidRPr="00686F69" w:rsidDel="00160F45">
            <w:delText xml:space="preserve">conflicto </w:delText>
          </w:r>
        </w:del>
      </w:ins>
      <w:ins w:id="5197" w:author="Orion" w:date="2011-07-05T21:42:00Z">
        <w:del w:id="5198" w:author="IO" w:date="2011-07-21T21:47:00Z">
          <w:r w:rsidR="00C06E11" w:rsidRPr="00686F69" w:rsidDel="00160F45">
            <w:delText>desaparezca</w:delText>
          </w:r>
        </w:del>
      </w:ins>
      <w:ins w:id="5199" w:author="Orion" w:date="2011-07-05T21:20:00Z">
        <w:r w:rsidR="009F5DBF" w:rsidRPr="00686F69">
          <w:t>. Por último</w:t>
        </w:r>
      </w:ins>
      <w:ins w:id="5200" w:author="Orion" w:date="2011-07-05T21:42:00Z">
        <w:r w:rsidR="00570B50" w:rsidRPr="00686F69">
          <w:t>,</w:t>
        </w:r>
      </w:ins>
      <w:ins w:id="5201" w:author="Orion" w:date="2011-07-05T21:20:00Z">
        <w:r w:rsidR="009F5DBF" w:rsidRPr="00686F69">
          <w:t xml:space="preserve"> el piloto </w:t>
        </w:r>
      </w:ins>
      <w:ins w:id="5202" w:author="Orion" w:date="2011-07-05T21:17:00Z">
        <w:r w:rsidR="009F5DBF" w:rsidRPr="00686F69">
          <w:t xml:space="preserve">producirá un hecho </w:t>
        </w:r>
      </w:ins>
      <w:ins w:id="5203" w:author="IO" w:date="2011-07-21T21:47:00Z">
        <w:r w:rsidR="00160F45" w:rsidRPr="00686F69">
          <w:t>“</w:t>
        </w:r>
        <w:proofErr w:type="spellStart"/>
        <w:r w:rsidR="00160F45" w:rsidRPr="00686F69">
          <w:t>StartLegCheck</w:t>
        </w:r>
        <w:proofErr w:type="spellEnd"/>
        <w:r w:rsidR="00160F45" w:rsidRPr="00686F69">
          <w:t>”</w:t>
        </w:r>
      </w:ins>
      <w:ins w:id="5204" w:author="IO" w:date="2011-07-21T21:48:00Z">
        <w:r w:rsidR="00160F45">
          <w:t xml:space="preserve"> </w:t>
        </w:r>
      </w:ins>
      <w:ins w:id="5205" w:author="Orion" w:date="2011-07-05T21:17:00Z">
        <w:r w:rsidR="009F5DBF" w:rsidRPr="00686F69">
          <w:t>que inicia</w:t>
        </w:r>
        <w:del w:id="5206" w:author="IO" w:date="2011-07-21T21:48:00Z">
          <w:r w:rsidR="009F5DBF" w:rsidRPr="00686F69" w:rsidDel="00160F45">
            <w:delText>rá</w:delText>
          </w:r>
        </w:del>
        <w:r w:rsidR="009F5DBF" w:rsidRPr="00686F69">
          <w:t xml:space="preserve"> el proceso que</w:t>
        </w:r>
      </w:ins>
      <w:ins w:id="5207" w:author="Orion" w:date="2011-07-05T21:20:00Z">
        <w:r w:rsidR="009F5DBF" w:rsidRPr="00686F69">
          <w:t xml:space="preserve"> alerta</w:t>
        </w:r>
      </w:ins>
      <w:ins w:id="5208" w:author="Orion" w:date="2011-07-05T21:21:00Z">
        <w:r w:rsidR="00731C64" w:rsidRPr="00686F69">
          <w:t>rá</w:t>
        </w:r>
      </w:ins>
      <w:ins w:id="5209" w:author="Orion" w:date="2011-07-05T21:20:00Z">
        <w:r w:rsidR="009F5DBF" w:rsidRPr="00686F69">
          <w:t xml:space="preserve"> cuando el</w:t>
        </w:r>
      </w:ins>
      <w:ins w:id="5210" w:author="Orion" w:date="2011-07-05T21:17:00Z">
        <w:r w:rsidR="009F5DBF" w:rsidRPr="00686F69">
          <w:t xml:space="preserve"> tramo se ha</w:t>
        </w:r>
      </w:ins>
      <w:ins w:id="5211" w:author="IO" w:date="2011-07-21T21:48:00Z">
        <w:r w:rsidR="00160F45">
          <w:t>ya</w:t>
        </w:r>
      </w:ins>
      <w:ins w:id="5212" w:author="Orion" w:date="2011-07-05T21:17:00Z">
        <w:r w:rsidR="009F5DBF" w:rsidRPr="00686F69">
          <w:t xml:space="preserve"> completado con éxito</w:t>
        </w:r>
        <w:del w:id="5213" w:author="IO" w:date="2011-07-21T21:47:00Z">
          <w:r w:rsidR="009F5DBF" w:rsidRPr="00686F69" w:rsidDel="00160F45">
            <w:delText xml:space="preserve"> (“StartLegCheck”)</w:delText>
          </w:r>
        </w:del>
        <w:r w:rsidR="009F5DBF" w:rsidRPr="00686F69">
          <w:t>.</w:t>
        </w:r>
      </w:ins>
    </w:p>
    <w:p w14:paraId="374A05D1" w14:textId="38B55102" w:rsidR="009F5DBF" w:rsidRPr="00686F69" w:rsidDel="000251CD" w:rsidRDefault="009F5DBF">
      <w:pPr>
        <w:spacing w:before="240" w:after="120"/>
        <w:ind w:firstLine="284"/>
        <w:jc w:val="both"/>
        <w:rPr>
          <w:ins w:id="5214" w:author="Orion" w:date="2011-07-05T21:17:00Z"/>
          <w:del w:id="5215" w:author="IO" w:date="2011-07-21T21:26:00Z"/>
        </w:rPr>
        <w:pPrChange w:id="5216" w:author="IO" w:date="2011-07-21T14:53:00Z">
          <w:pPr>
            <w:jc w:val="both"/>
          </w:pPr>
        </w:pPrChange>
      </w:pPr>
    </w:p>
    <w:p w14:paraId="42875F57" w14:textId="77777777" w:rsidR="009F5DBF" w:rsidRPr="00686F69" w:rsidRDefault="009F5DBF">
      <w:pPr>
        <w:spacing w:before="240" w:after="120"/>
        <w:ind w:firstLine="284"/>
        <w:jc w:val="both"/>
        <w:rPr>
          <w:ins w:id="5217" w:author="Orion" w:date="2011-07-05T20:38:00Z"/>
        </w:rPr>
        <w:pPrChange w:id="5218" w:author="IO" w:date="2011-07-21T14:53:00Z">
          <w:pPr>
            <w:jc w:val="both"/>
          </w:pPr>
        </w:pPrChange>
      </w:pPr>
    </w:p>
    <w:p w14:paraId="50177783" w14:textId="77777777" w:rsidR="003574A0" w:rsidRDefault="003574A0" w:rsidP="003574A0">
      <w:pPr>
        <w:jc w:val="both"/>
        <w:rPr>
          <w:ins w:id="5219" w:author="Orion" w:date="2011-07-05T20:38:00Z"/>
          <w:rFonts w:cs="Times New Roman"/>
        </w:rPr>
      </w:pPr>
      <w:ins w:id="5220" w:author="Orion" w:date="2011-07-05T20:38:00Z">
        <w:r w:rsidRPr="0083518D">
          <w:rPr>
            <w:rFonts w:cs="Times New Roman"/>
            <w:noProof/>
            <w:lang w:eastAsia="es-ES" w:bidi="ar-SA"/>
          </w:rPr>
          <w:lastRenderedPageBreak/>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029460"/>
                      </a:xfrm>
                      <a:prstGeom prst="rect">
                        <a:avLst/>
                      </a:prstGeom>
                    </pic:spPr>
                  </pic:pic>
                </a:graphicData>
              </a:graphic>
            </wp:inline>
          </w:drawing>
        </w:r>
      </w:ins>
    </w:p>
    <w:p w14:paraId="2F50CE68" w14:textId="42F9B6D6" w:rsidR="003574A0" w:rsidRDefault="003574A0" w:rsidP="003574A0">
      <w:pPr>
        <w:pStyle w:val="Caption"/>
        <w:rPr>
          <w:ins w:id="5221" w:author="Orion" w:date="2011-07-05T20:38:00Z"/>
          <w:rFonts w:cs="Times New Roman"/>
        </w:rPr>
      </w:pPr>
      <w:bookmarkStart w:id="5222" w:name="_Ref297663867"/>
      <w:bookmarkStart w:id="5223" w:name="_Ref297727267"/>
      <w:bookmarkStart w:id="5224" w:name="_Ref297733137"/>
      <w:bookmarkStart w:id="5225" w:name="_Toc299483449"/>
      <w:ins w:id="5226" w:author="Orion" w:date="2011-07-05T20:38:00Z">
        <w:r>
          <w:t xml:space="preserve">Figura </w:t>
        </w:r>
        <w:r>
          <w:fldChar w:fldCharType="begin"/>
        </w:r>
        <w:r>
          <w:instrText xml:space="preserve"> SEQ Figura \* ARABIC </w:instrText>
        </w:r>
        <w:r>
          <w:fldChar w:fldCharType="separate"/>
        </w:r>
      </w:ins>
      <w:ins w:id="5227" w:author="Orion" w:date="2011-07-26T22:41:00Z">
        <w:r w:rsidR="000A487B">
          <w:rPr>
            <w:noProof/>
          </w:rPr>
          <w:t>24</w:t>
        </w:r>
      </w:ins>
      <w:ins w:id="5228" w:author="Orion" w:date="2011-07-05T20:38:00Z">
        <w:r>
          <w:fldChar w:fldCharType="end"/>
        </w:r>
        <w:bookmarkEnd w:id="5222"/>
        <w:r>
          <w:t>: Ir al Siguiente Tramo Con Conflicto</w:t>
        </w:r>
      </w:ins>
      <w:bookmarkEnd w:id="5223"/>
      <w:bookmarkEnd w:id="5224"/>
      <w:ins w:id="5229" w:author="IO" w:date="2011-07-22T13:11:00Z">
        <w:r w:rsidR="006B1111">
          <w:t>.</w:t>
        </w:r>
      </w:ins>
      <w:bookmarkEnd w:id="5225"/>
    </w:p>
    <w:p w14:paraId="5F336213" w14:textId="52C1460A" w:rsidR="003574A0" w:rsidRPr="00686F69" w:rsidDel="000251CD" w:rsidRDefault="000251CD">
      <w:pPr>
        <w:spacing w:before="240" w:after="120"/>
        <w:ind w:firstLine="284"/>
        <w:jc w:val="both"/>
        <w:rPr>
          <w:ins w:id="5230" w:author="Orion" w:date="2011-07-05T20:38:00Z"/>
          <w:del w:id="5231" w:author="IO" w:date="2011-07-21T21:26:00Z"/>
        </w:rPr>
        <w:pPrChange w:id="5232" w:author="IO" w:date="2011-07-21T14:53:00Z">
          <w:pPr>
            <w:jc w:val="both"/>
          </w:pPr>
        </w:pPrChange>
      </w:pPr>
      <w:ins w:id="5233" w:author="IO" w:date="2011-07-21T21:26:00Z">
        <w:r w:rsidRPr="00686F69">
          <w:t>C</w:t>
        </w:r>
      </w:ins>
      <w:ins w:id="5234" w:author="IO" w:date="2011-07-21T21:48:00Z">
        <w:r w:rsidR="00160F45">
          <w:t xml:space="preserve">uando se termina la ejecución de las órdenes </w:t>
        </w:r>
      </w:ins>
      <w:ins w:id="5235" w:author="IO" w:date="2011-07-21T21:49:00Z">
        <w:r w:rsidR="00160F45">
          <w:t>del</w:t>
        </w:r>
      </w:ins>
      <w:ins w:id="5236" w:author="IO" w:date="2011-07-21T21:48:00Z">
        <w:r w:rsidR="00160F45">
          <w:t xml:space="preserve"> controlador, </w:t>
        </w:r>
      </w:ins>
      <w:ins w:id="5237" w:author="IO" w:date="2011-07-21T21:49:00Z">
        <w:r w:rsidR="00160F45">
          <w:t>independientemente</w:t>
        </w:r>
      </w:ins>
      <w:ins w:id="5238" w:author="IO" w:date="2011-07-21T21:48:00Z">
        <w:r w:rsidR="00160F45">
          <w:t xml:space="preserve"> de</w:t>
        </w:r>
      </w:ins>
      <w:ins w:id="5239" w:author="IO" w:date="2011-07-21T21:49:00Z">
        <w:r w:rsidR="00160F45">
          <w:t xml:space="preserve"> </w:t>
        </w:r>
      </w:ins>
      <w:ins w:id="5240" w:author="IO" w:date="2011-07-21T21:48:00Z">
        <w:r w:rsidR="00160F45">
          <w:t xml:space="preserve">la causa, </w:t>
        </w:r>
      </w:ins>
      <w:ins w:id="5241" w:author="IO" w:date="2011-07-21T21:49:00Z">
        <w:r w:rsidR="00160F45">
          <w:t xml:space="preserve">el controlador ejecuta </w:t>
        </w:r>
      </w:ins>
      <w:ins w:id="5242" w:author="IO" w:date="2011-07-21T21:26:00Z">
        <w:r>
          <w:t xml:space="preserve">la </w:t>
        </w:r>
        <w:r w:rsidRPr="00686F69">
          <w:t>última tarea de la interacción</w:t>
        </w:r>
        <w:r>
          <w:t>,</w:t>
        </w:r>
        <w:r w:rsidRPr="00686F69">
          <w:t xml:space="preserve"> “</w:t>
        </w:r>
        <w:proofErr w:type="spellStart"/>
        <w:r w:rsidRPr="00686F69">
          <w:t>ObeyOrderCompleted</w:t>
        </w:r>
        <w:proofErr w:type="spellEnd"/>
        <w:r w:rsidRPr="00686F69">
          <w:t>”</w:t>
        </w:r>
      </w:ins>
      <w:ins w:id="5243" w:author="IO" w:date="2011-07-21T21:50:00Z">
        <w:r w:rsidR="00160F45">
          <w:t>. Ésta</w:t>
        </w:r>
      </w:ins>
      <w:ins w:id="5244" w:author="IO" w:date="2011-07-21T21:26:00Z">
        <w:r w:rsidRPr="00686F69">
          <w:t xml:space="preserve"> elimina </w:t>
        </w:r>
        <w:r>
          <w:t>el</w:t>
        </w:r>
        <w:r w:rsidRPr="00686F69">
          <w:t xml:space="preserve"> conflicto del listado de conflictos actuales que gestiona dentro de su estado mental</w:t>
        </w:r>
      </w:ins>
      <w:ins w:id="5245" w:author="IO" w:date="2011-07-21T21:50:00Z">
        <w:r w:rsidR="00160F45">
          <w:t>.</w:t>
        </w:r>
      </w:ins>
    </w:p>
    <w:p w14:paraId="4327EC6D" w14:textId="77777777" w:rsidR="00D2330D" w:rsidRPr="00D2330D" w:rsidRDefault="00D2330D" w:rsidP="00D2330D">
      <w:pPr>
        <w:spacing w:before="240" w:after="120"/>
        <w:ind w:firstLine="284"/>
        <w:jc w:val="both"/>
        <w:rPr>
          <w:ins w:id="5246" w:author="IO" w:date="2011-07-20T19:27:00Z"/>
        </w:rPr>
      </w:pPr>
    </w:p>
    <w:p w14:paraId="6DA5E1B2" w14:textId="40F8721B" w:rsidR="00D2330D" w:rsidRPr="001C3D91" w:rsidRDefault="00D2330D">
      <w:pPr>
        <w:pStyle w:val="Heading1"/>
        <w:numPr>
          <w:ilvl w:val="1"/>
          <w:numId w:val="40"/>
        </w:numPr>
        <w:rPr>
          <w:ins w:id="5247" w:author="IO" w:date="2011-07-20T19:27:00Z"/>
          <w:b w:val="0"/>
          <w:sz w:val="44"/>
          <w:szCs w:val="52"/>
        </w:rPr>
        <w:pPrChange w:id="5248" w:author="IO" w:date="2011-07-21T21:51:00Z">
          <w:pPr>
            <w:pStyle w:val="Heading1"/>
            <w:numPr>
              <w:ilvl w:val="1"/>
              <w:numId w:val="47"/>
            </w:numPr>
            <w:tabs>
              <w:tab w:val="clear" w:pos="0"/>
            </w:tabs>
            <w:ind w:left="792"/>
          </w:pPr>
        </w:pPrChange>
      </w:pPr>
      <w:bookmarkStart w:id="5249" w:name="_Ref298953739"/>
      <w:bookmarkStart w:id="5250" w:name="_Toc299721495"/>
      <w:ins w:id="5251" w:author="IO" w:date="2011-07-20T19:27:00Z">
        <w:r>
          <w:rPr>
            <w:b w:val="0"/>
            <w:sz w:val="44"/>
            <w:szCs w:val="52"/>
          </w:rPr>
          <w:t>Simul</w:t>
        </w:r>
        <w:r w:rsidRPr="001C3D91">
          <w:rPr>
            <w:b w:val="0"/>
            <w:sz w:val="44"/>
            <w:szCs w:val="52"/>
          </w:rPr>
          <w:t>ación</w:t>
        </w:r>
        <w:bookmarkEnd w:id="5249"/>
        <w:bookmarkEnd w:id="5250"/>
      </w:ins>
    </w:p>
    <w:p w14:paraId="51465D13" w14:textId="7EB6A402" w:rsidR="003574A0" w:rsidRPr="00160F45" w:rsidRDefault="008A1F38">
      <w:pPr>
        <w:spacing w:after="120"/>
        <w:jc w:val="both"/>
        <w:rPr>
          <w:ins w:id="5252" w:author="Orion" w:date="2011-06-23T12:34:00Z"/>
        </w:rPr>
        <w:pPrChange w:id="5253" w:author="IO" w:date="2011-07-22T11:50:00Z">
          <w:pPr>
            <w:jc w:val="both"/>
          </w:pPr>
        </w:pPrChange>
      </w:pPr>
      <w:ins w:id="5254" w:author="IO" w:date="2011-07-22T11:45:00Z">
        <w:r>
          <w:t xml:space="preserve">A partir de las especificaciones de tráfico aéreo de la Sección </w:t>
        </w:r>
        <w:r>
          <w:fldChar w:fldCharType="begin"/>
        </w:r>
        <w:r>
          <w:instrText xml:space="preserve"> REF _Ref298953724 \r \h </w:instrText>
        </w:r>
      </w:ins>
      <w:r w:rsidR="001564F8">
        <w:instrText xml:space="preserve"> \* MERGEFORMAT </w:instrText>
      </w:r>
      <w:r>
        <w:fldChar w:fldCharType="separate"/>
      </w:r>
      <w:ins w:id="5255" w:author="Orion" w:date="2011-07-26T22:30:00Z">
        <w:r w:rsidR="00503590">
          <w:t>5.1</w:t>
        </w:r>
      </w:ins>
      <w:ins w:id="5256" w:author="IO" w:date="2011-07-22T11:45:00Z">
        <w:r>
          <w:fldChar w:fldCharType="end"/>
        </w:r>
        <w:r>
          <w:t xml:space="preserve">, este trabajo ha generado </w:t>
        </w:r>
      </w:ins>
      <w:ins w:id="5257" w:author="IO" w:date="2011-07-22T11:46:00Z">
        <w:r>
          <w:t xml:space="preserve">parcialmente la simulación final. Como se indicó en la Sección </w:t>
        </w:r>
        <w:r>
          <w:fldChar w:fldCharType="begin"/>
        </w:r>
        <w:r>
          <w:instrText xml:space="preserve"> REF _Ref299011114 \r \h </w:instrText>
        </w:r>
      </w:ins>
      <w:r w:rsidR="001564F8">
        <w:instrText xml:space="preserve"> \* MERGEFORMAT </w:instrText>
      </w:r>
      <w:r>
        <w:fldChar w:fldCharType="separate"/>
      </w:r>
      <w:ins w:id="5258" w:author="Orion" w:date="2011-07-26T22:30:00Z">
        <w:r w:rsidR="00503590">
          <w:t>4.2</w:t>
        </w:r>
      </w:ins>
      <w:ins w:id="5259" w:author="IO" w:date="2011-07-22T11:46:00Z">
        <w:r>
          <w:fldChar w:fldCharType="end"/>
        </w:r>
        <w:r>
          <w:t>, esta aproximación MDE se basa en el uso de la metodología INGENIAS y su herramienta el IDK.</w:t>
        </w:r>
      </w:ins>
      <w:ins w:id="5260" w:author="IO" w:date="2011-07-22T11:47:00Z">
        <w:r>
          <w:t xml:space="preserve"> </w:t>
        </w:r>
      </w:ins>
      <w:ins w:id="5261" w:author="IO" w:date="2011-07-22T11:50:00Z">
        <w:r>
          <w:t>El resultado es una simulación desarrollada según un patrón de capas</w:t>
        </w:r>
      </w:ins>
      <w:ins w:id="5262" w:author="IO" w:date="2011-07-22T11:51:00Z">
        <w:r>
          <w:t>,</w:t>
        </w:r>
      </w:ins>
      <w:ins w:id="5263" w:author="IO" w:date="2011-07-22T11:50:00Z">
        <w:r>
          <w:t xml:space="preserve"> con una capa de l</w:t>
        </w:r>
      </w:ins>
      <w:ins w:id="5264" w:author="IO" w:date="2011-07-22T11:51:00Z">
        <w:r>
          <w:t xml:space="preserve">ógica determinada por las especificaciones anteriores (ver Sección </w:t>
        </w:r>
        <w:r>
          <w:fldChar w:fldCharType="begin"/>
        </w:r>
        <w:r>
          <w:instrText xml:space="preserve"> REF _Ref299098818 \r \h </w:instrText>
        </w:r>
      </w:ins>
      <w:r w:rsidR="001564F8">
        <w:instrText xml:space="preserve"> \* MERGEFORMAT </w:instrText>
      </w:r>
      <w:r>
        <w:fldChar w:fldCharType="separate"/>
      </w:r>
      <w:ins w:id="5265" w:author="Orion" w:date="2011-07-26T22:30:00Z">
        <w:r w:rsidR="00503590">
          <w:t>5.2.1</w:t>
        </w:r>
      </w:ins>
      <w:ins w:id="5266" w:author="IO" w:date="2011-07-22T11:51:00Z">
        <w:r>
          <w:fldChar w:fldCharType="end"/>
        </w:r>
        <w:r>
          <w:t xml:space="preserve">), una de visualización (ver Sección </w:t>
        </w:r>
      </w:ins>
      <w:ins w:id="5267" w:author="IO" w:date="2011-07-22T11:58:00Z">
        <w:r w:rsidR="001564F8">
          <w:fldChar w:fldCharType="begin"/>
        </w:r>
        <w:r w:rsidR="001564F8">
          <w:instrText xml:space="preserve"> REF _Ref299099227 \r \h </w:instrText>
        </w:r>
      </w:ins>
      <w:r w:rsidR="001564F8">
        <w:instrText xml:space="preserve"> \* MERGEFORMAT </w:instrText>
      </w:r>
      <w:r w:rsidR="001564F8">
        <w:fldChar w:fldCharType="separate"/>
      </w:r>
      <w:ins w:id="5268" w:author="Orion" w:date="2011-07-26T22:30:00Z">
        <w:r w:rsidR="00503590">
          <w:t>5.2.2</w:t>
        </w:r>
      </w:ins>
      <w:ins w:id="5269" w:author="IO" w:date="2011-07-22T11:58:00Z">
        <w:r w:rsidR="001564F8">
          <w:fldChar w:fldCharType="end"/>
        </w:r>
      </w:ins>
      <w:ins w:id="5270" w:author="IO" w:date="2011-07-22T11:51:00Z">
        <w:r>
          <w:t>)</w:t>
        </w:r>
      </w:ins>
      <w:ins w:id="5271" w:author="IO" w:date="2011-07-22T11:58:00Z">
        <w:r w:rsidR="001564F8">
          <w:t xml:space="preserve"> y una capa de control que hace de intermediario entre las dos anteriores (ver Sección </w:t>
        </w:r>
        <w:r w:rsidR="001564F8">
          <w:fldChar w:fldCharType="begin"/>
        </w:r>
        <w:r w:rsidR="001564F8">
          <w:instrText xml:space="preserve"> REF _Ref299099252 \r \h </w:instrText>
        </w:r>
      </w:ins>
      <w:r w:rsidR="001564F8">
        <w:instrText xml:space="preserve"> \* MERGEFORMAT </w:instrText>
      </w:r>
      <w:r w:rsidR="001564F8">
        <w:fldChar w:fldCharType="separate"/>
      </w:r>
      <w:ins w:id="5272" w:author="Orion" w:date="2011-07-26T22:30:00Z">
        <w:r w:rsidR="00503590">
          <w:t>5.2.3</w:t>
        </w:r>
      </w:ins>
      <w:ins w:id="5273" w:author="IO" w:date="2011-07-22T11:58:00Z">
        <w:r w:rsidR="001564F8">
          <w:fldChar w:fldCharType="end"/>
        </w:r>
        <w:r w:rsidR="001564F8">
          <w:t>).</w:t>
        </w:r>
      </w:ins>
    </w:p>
    <w:p w14:paraId="7FCBE156" w14:textId="081A13B6" w:rsidR="00595646" w:rsidRPr="00160F45" w:rsidRDefault="00B937FD">
      <w:pPr>
        <w:pStyle w:val="Heading1"/>
        <w:numPr>
          <w:ilvl w:val="2"/>
          <w:numId w:val="40"/>
        </w:numPr>
        <w:rPr>
          <w:ins w:id="5274" w:author="Orion" w:date="2011-06-23T12:42:00Z"/>
          <w:sz w:val="36"/>
          <w:szCs w:val="52"/>
          <w:rPrChange w:id="5275" w:author="IO" w:date="2011-07-21T21:51:00Z">
            <w:rPr>
              <w:ins w:id="5276" w:author="Orion" w:date="2011-06-23T12:42:00Z"/>
              <w:rFonts w:cs="Times New Roman"/>
            </w:rPr>
          </w:rPrChange>
        </w:rPr>
        <w:pPrChange w:id="5277" w:author="IO" w:date="2011-07-21T21:51:00Z">
          <w:pPr>
            <w:pStyle w:val="ListParagraph"/>
            <w:numPr>
              <w:numId w:val="17"/>
            </w:numPr>
            <w:spacing w:before="120"/>
            <w:ind w:hanging="360"/>
            <w:jc w:val="both"/>
          </w:pPr>
        </w:pPrChange>
      </w:pPr>
      <w:bookmarkStart w:id="5278" w:name="_Ref299098818"/>
      <w:bookmarkStart w:id="5279" w:name="_Toc299721496"/>
      <w:ins w:id="5280" w:author="Orion" w:date="2011-05-05T17:39:00Z">
        <w:r w:rsidRPr="00D2330D">
          <w:rPr>
            <w:b w:val="0"/>
            <w:sz w:val="36"/>
            <w:szCs w:val="52"/>
            <w:rPrChange w:id="5281" w:author="IO" w:date="2011-07-20T19:28:00Z">
              <w:rPr>
                <w:rFonts w:cs="Times New Roman"/>
                <w:b/>
                <w:bCs/>
              </w:rPr>
            </w:rPrChange>
          </w:rPr>
          <w:t>Módulo de lógica</w:t>
        </w:r>
      </w:ins>
      <w:bookmarkEnd w:id="5278"/>
      <w:bookmarkEnd w:id="5279"/>
    </w:p>
    <w:p w14:paraId="1CC5EDF0" w14:textId="1E13CA15" w:rsidR="001564F8" w:rsidRDefault="002809A4">
      <w:pPr>
        <w:spacing w:after="120"/>
        <w:jc w:val="both"/>
        <w:rPr>
          <w:ins w:id="5282" w:author="IO" w:date="2011-07-22T12:02:00Z"/>
        </w:rPr>
        <w:pPrChange w:id="5283" w:author="IO" w:date="2011-07-22T11:59:00Z">
          <w:pPr>
            <w:pStyle w:val="ListParagraph"/>
            <w:numPr>
              <w:numId w:val="17"/>
            </w:numPr>
            <w:spacing w:before="120"/>
            <w:ind w:hanging="360"/>
            <w:jc w:val="both"/>
          </w:pPr>
        </w:pPrChange>
      </w:pPr>
      <w:ins w:id="5284" w:author="Orion" w:date="2011-06-10T12:19:00Z">
        <w:r w:rsidRPr="001564F8">
          <w:t xml:space="preserve">Es la capa </w:t>
        </w:r>
        <w:r>
          <w:t>formada por todas las clases generadas a partir del modelo desarrollado en el IDK</w:t>
        </w:r>
      </w:ins>
      <w:ins w:id="5285" w:author="IO" w:date="2011-07-22T11:58:00Z">
        <w:r w:rsidR="001564F8">
          <w:t xml:space="preserve"> </w:t>
        </w:r>
      </w:ins>
      <w:ins w:id="5286" w:author="IO" w:date="2011-07-22T11:59:00Z">
        <w:r w:rsidR="001564F8">
          <w:t xml:space="preserve">(ver Sección </w:t>
        </w:r>
        <w:r w:rsidR="001564F8">
          <w:fldChar w:fldCharType="begin"/>
        </w:r>
        <w:r w:rsidR="001564F8">
          <w:instrText xml:space="preserve"> REF _Ref298953724 \r \h </w:instrText>
        </w:r>
      </w:ins>
      <w:r w:rsidR="001564F8">
        <w:instrText xml:space="preserve"> \* MERGEFORMAT </w:instrText>
      </w:r>
      <w:ins w:id="5287" w:author="IO" w:date="2011-07-22T11:59:00Z">
        <w:r w:rsidR="001564F8">
          <w:fldChar w:fldCharType="separate"/>
        </w:r>
      </w:ins>
      <w:ins w:id="5288" w:author="Orion" w:date="2011-07-26T22:30:00Z">
        <w:r w:rsidR="00503590">
          <w:t>5.1</w:t>
        </w:r>
      </w:ins>
      <w:ins w:id="5289" w:author="IO" w:date="2011-07-22T11:59:00Z">
        <w:r w:rsidR="001564F8">
          <w:fldChar w:fldCharType="end"/>
        </w:r>
        <w:r w:rsidR="001564F8">
          <w:t>)</w:t>
        </w:r>
      </w:ins>
      <w:ins w:id="5290" w:author="Orion" w:date="2011-06-10T12:19:00Z">
        <w:r>
          <w:t xml:space="preserve">. </w:t>
        </w:r>
        <w:del w:id="5291" w:author="IO" w:date="2011-07-22T11:59:00Z">
          <w:r w:rsidDel="001564F8">
            <w:delText>Aquí se incluirá</w:delText>
          </w:r>
        </w:del>
      </w:ins>
      <w:ins w:id="5292" w:author="IO" w:date="2011-07-22T11:59:00Z">
        <w:r w:rsidR="001564F8">
          <w:t>Incluye</w:t>
        </w:r>
      </w:ins>
      <w:ins w:id="5293" w:author="Orion" w:date="2011-06-10T12:19:00Z">
        <w:r>
          <w:t xml:space="preserve"> </w:t>
        </w:r>
      </w:ins>
      <w:ins w:id="5294" w:author="IO" w:date="2011-07-22T12:00:00Z">
        <w:r w:rsidR="001564F8">
          <w:t xml:space="preserve">por tanto una serie de clases </w:t>
        </w:r>
      </w:ins>
      <w:ins w:id="5295" w:author="IO" w:date="2011-07-22T12:01:00Z">
        <w:r w:rsidR="001564F8">
          <w:t xml:space="preserve">que corresponden al soporte genérico del IDK para las primitivas de INGENIAS, tales como objetivos, agentes y tareas, y las clases que corresponden estrictamente a las </w:t>
        </w:r>
      </w:ins>
      <w:ins w:id="5296" w:author="IO" w:date="2011-07-22T12:02:00Z">
        <w:r w:rsidR="001564F8">
          <w:t xml:space="preserve">especificaciones anteriores, que serán normalmente subclases de las genéricas. El </w:t>
        </w:r>
      </w:ins>
      <w:ins w:id="5297" w:author="IO" w:date="2011-07-22T12:03:00Z">
        <w:r w:rsidR="001564F8">
          <w:t xml:space="preserve">módulo de generación de código del </w:t>
        </w:r>
      </w:ins>
      <w:ins w:id="5298" w:author="IO" w:date="2011-07-22T12:02:00Z">
        <w:r w:rsidR="001564F8">
          <w:t xml:space="preserve">IDK </w:t>
        </w:r>
      </w:ins>
      <w:ins w:id="5299" w:author="IO" w:date="2011-07-22T12:03:00Z">
        <w:r w:rsidR="001564F8">
          <w:t xml:space="preserve">no está ligado a una plataforma objetivo concreta, sino que emplea plantillas específicas de cada plataforma para </w:t>
        </w:r>
      </w:ins>
      <w:ins w:id="5300" w:author="IO" w:date="2011-07-22T12:13:00Z">
        <w:r w:rsidR="003D3753">
          <w:t xml:space="preserve">adaptarse. </w:t>
        </w:r>
      </w:ins>
      <w:ins w:id="5301" w:author="IO" w:date="2011-07-22T12:02:00Z">
        <w:r w:rsidR="001564F8">
          <w:t>La distribución estándar del IDK incluye el IAF (</w:t>
        </w:r>
        <w:r w:rsidR="001564F8" w:rsidRPr="003D3753">
          <w:rPr>
            <w:i/>
          </w:rPr>
          <w:t xml:space="preserve">INGENIAS </w:t>
        </w:r>
        <w:proofErr w:type="spellStart"/>
        <w:r w:rsidR="001564F8" w:rsidRPr="003D3753">
          <w:rPr>
            <w:i/>
          </w:rPr>
          <w:t>Agent</w:t>
        </w:r>
        <w:proofErr w:type="spellEnd"/>
        <w:r w:rsidR="001564F8" w:rsidRPr="003D3753">
          <w:rPr>
            <w:i/>
          </w:rPr>
          <w:t xml:space="preserve"> Framework</w:t>
        </w:r>
        <w:r w:rsidR="001564F8">
          <w:t>), que es una plataforma de simulación de la lógica y comunicaciones de lo</w:t>
        </w:r>
      </w:ins>
      <w:ins w:id="5302" w:author="IO" w:date="2011-07-22T12:13:00Z">
        <w:r w:rsidR="003D3753">
          <w:t>s</w:t>
        </w:r>
      </w:ins>
      <w:ins w:id="5303" w:author="IO" w:date="2011-07-22T12:02:00Z">
        <w:r w:rsidR="001564F8">
          <w:t xml:space="preserve"> agentes INGENIAS</w:t>
        </w:r>
      </w:ins>
      <w:ins w:id="5304" w:author="IO" w:date="2011-07-22T12:14:00Z">
        <w:r w:rsidR="003D3753">
          <w:t xml:space="preserve"> construida sobre </w:t>
        </w:r>
        <w:commentRangeStart w:id="5305"/>
        <w:r w:rsidR="003D3753">
          <w:t>Jade</w:t>
        </w:r>
        <w:commentRangeEnd w:id="5305"/>
        <w:r w:rsidR="003D3753">
          <w:rPr>
            <w:rStyle w:val="CommentReference"/>
          </w:rPr>
          <w:commentReference w:id="5305"/>
        </w:r>
      </w:ins>
      <w:ins w:id="5306" w:author="IO" w:date="2011-07-22T12:13:00Z">
        <w:r w:rsidR="003D3753">
          <w:t>. Este trabajo ha empleado dicha plataforma como soporte para su capa de lógica. Por tanto, la capa de l</w:t>
        </w:r>
      </w:ins>
      <w:ins w:id="5307" w:author="IO" w:date="2011-07-22T12:14:00Z">
        <w:r w:rsidR="003D3753">
          <w:t>ógica presentada incluye las clases genéricas para el IAF y las específicas generadas para la especificación como extensiones de las anteriores.</w:t>
        </w:r>
      </w:ins>
    </w:p>
    <w:p w14:paraId="5A92AB1F" w14:textId="03F53A32" w:rsidR="003D3753" w:rsidRDefault="003D3753">
      <w:pPr>
        <w:spacing w:before="240" w:after="120"/>
        <w:ind w:firstLine="284"/>
        <w:jc w:val="both"/>
        <w:rPr>
          <w:ins w:id="5308" w:author="IO" w:date="2011-07-22T12:17:00Z"/>
        </w:rPr>
        <w:pPrChange w:id="5309" w:author="IO" w:date="2011-07-22T12:15:00Z">
          <w:pPr>
            <w:pStyle w:val="ListParagraph"/>
            <w:numPr>
              <w:numId w:val="17"/>
            </w:numPr>
            <w:spacing w:before="120"/>
            <w:ind w:hanging="360"/>
            <w:jc w:val="both"/>
          </w:pPr>
        </w:pPrChange>
      </w:pPr>
      <w:ins w:id="5310" w:author="IO" w:date="2011-07-22T12:15:00Z">
        <w:r>
          <w:t xml:space="preserve">Es preciso señalar que dentro del código específico </w:t>
        </w:r>
      </w:ins>
      <w:ins w:id="5311" w:author="IO" w:date="2011-07-22T12:16:00Z">
        <w:r>
          <w:t xml:space="preserve">para la especificación conviven varios tipos de código. En primer lugar hay código generado directamente a partir de los elementos gráficos de los modelos. </w:t>
        </w:r>
      </w:ins>
      <w:ins w:id="5312" w:author="IO" w:date="2011-07-22T12:17:00Z">
        <w:r>
          <w:t>Por ejemplo, el IDK genera clases para pilotos y controladores como extensión de la clase “</w:t>
        </w:r>
        <w:proofErr w:type="spellStart"/>
        <w:r>
          <w:t>Agent</w:t>
        </w:r>
        <w:proofErr w:type="spellEnd"/>
        <w:r>
          <w:t>” del IAF.</w:t>
        </w:r>
      </w:ins>
      <w:ins w:id="5313" w:author="IO" w:date="2011-07-22T12:15:00Z">
        <w:r>
          <w:t xml:space="preserve"> </w:t>
        </w:r>
      </w:ins>
      <w:ins w:id="5314" w:author="IO" w:date="2011-07-22T12:17:00Z">
        <w:r>
          <w:t>En segundo lugar, hay código incrustado desde las especificaciones. El lenguaje gr</w:t>
        </w:r>
      </w:ins>
      <w:ins w:id="5315" w:author="IO" w:date="2011-07-22T12:18:00Z">
        <w:r>
          <w:t>áfico tiene que buscar un compromiso entre capacidad de abstracci</w:t>
        </w:r>
      </w:ins>
      <w:ins w:id="5316" w:author="IO" w:date="2011-07-22T12:19:00Z">
        <w:r>
          <w:t>ón y poder expresivo. Para expresar aquella información que no se puede especificar con primitivas gráficas, el lenguaje de INGENIAS recurre a extractos de có</w:t>
        </w:r>
      </w:ins>
      <w:ins w:id="5317" w:author="IO" w:date="2011-07-22T12:20:00Z">
        <w:r>
          <w:t>d</w:t>
        </w:r>
      </w:ins>
      <w:ins w:id="5318" w:author="IO" w:date="2011-07-22T12:19:00Z">
        <w:r>
          <w:t>igo</w:t>
        </w:r>
      </w:ins>
      <w:ins w:id="5319" w:author="IO" w:date="2011-07-22T12:25:00Z">
        <w:r w:rsidR="00441066">
          <w:t xml:space="preserve"> (ver Sección </w:t>
        </w:r>
        <w:r w:rsidR="00441066">
          <w:fldChar w:fldCharType="begin"/>
        </w:r>
        <w:r w:rsidR="00441066">
          <w:instrText xml:space="preserve"> REF _Ref299011114 \r \h </w:instrText>
        </w:r>
      </w:ins>
      <w:ins w:id="5320" w:author="IO" w:date="2011-07-22T12:25:00Z">
        <w:r w:rsidR="00441066">
          <w:fldChar w:fldCharType="separate"/>
        </w:r>
      </w:ins>
      <w:ins w:id="5321" w:author="Orion" w:date="2011-07-26T22:30:00Z">
        <w:r w:rsidR="00503590">
          <w:t>4.2</w:t>
        </w:r>
      </w:ins>
      <w:ins w:id="5322" w:author="IO" w:date="2011-07-22T12:25:00Z">
        <w:r w:rsidR="00441066">
          <w:fldChar w:fldCharType="end"/>
        </w:r>
        <w:r w:rsidR="00441066">
          <w:t>)</w:t>
        </w:r>
      </w:ins>
      <w:ins w:id="5323" w:author="IO" w:date="2011-07-22T12:20:00Z">
        <w:r>
          <w:t>. Las especificaciones gráficas incluyen la primitiva “</w:t>
        </w:r>
        <w:proofErr w:type="spellStart"/>
        <w:r>
          <w:t>Code</w:t>
        </w:r>
        <w:proofErr w:type="spellEnd"/>
        <w:r>
          <w:t xml:space="preserve"> </w:t>
        </w:r>
        <w:proofErr w:type="spellStart"/>
        <w:r>
          <w:t>component</w:t>
        </w:r>
        <w:proofErr w:type="spellEnd"/>
        <w:r>
          <w:t>”</w:t>
        </w:r>
      </w:ins>
      <w:ins w:id="5324" w:author="IO" w:date="2011-07-22T12:21:00Z">
        <w:r>
          <w:t>,</w:t>
        </w:r>
      </w:ins>
      <w:ins w:id="5325" w:author="IO" w:date="2011-07-22T12:20:00Z">
        <w:r>
          <w:t xml:space="preserve"> que </w:t>
        </w:r>
      </w:ins>
      <w:ins w:id="5326" w:author="IO" w:date="2011-07-22T12:21:00Z">
        <w:r>
          <w:t>contien</w:t>
        </w:r>
      </w:ins>
      <w:ins w:id="5327" w:author="IO" w:date="2011-07-22T12:20:00Z">
        <w:r>
          <w:t>e extractos de código y se asocia a otros elementos gr</w:t>
        </w:r>
      </w:ins>
      <w:ins w:id="5328" w:author="IO" w:date="2011-07-22T12:21:00Z">
        <w:r>
          <w:t>áficos. Durante la generación de código, el contenido de los “</w:t>
        </w:r>
        <w:proofErr w:type="spellStart"/>
        <w:r>
          <w:t>Code</w:t>
        </w:r>
        <w:proofErr w:type="spellEnd"/>
        <w:r>
          <w:t xml:space="preserve"> </w:t>
        </w:r>
        <w:proofErr w:type="spellStart"/>
        <w:r>
          <w:lastRenderedPageBreak/>
          <w:t>component</w:t>
        </w:r>
        <w:proofErr w:type="spellEnd"/>
        <w:r>
          <w:t xml:space="preserve">” es incrustado en </w:t>
        </w:r>
      </w:ins>
      <w:ins w:id="5329" w:author="IO" w:date="2011-07-22T12:22:00Z">
        <w:r>
          <w:t xml:space="preserve">el código </w:t>
        </w:r>
      </w:ins>
      <w:ins w:id="5330" w:author="IO" w:date="2011-07-22T12:21:00Z">
        <w:r>
          <w:t xml:space="preserve">los elementos </w:t>
        </w:r>
      </w:ins>
      <w:ins w:id="5331" w:author="IO" w:date="2011-07-22T12:20:00Z">
        <w:r>
          <w:t>asocia</w:t>
        </w:r>
      </w:ins>
      <w:ins w:id="5332" w:author="IO" w:date="2011-07-22T12:25:00Z">
        <w:r w:rsidR="00441066">
          <w:t>dos en las especificaciones</w:t>
        </w:r>
      </w:ins>
      <w:ins w:id="5333" w:author="IO" w:date="2011-07-22T12:26:00Z">
        <w:r w:rsidR="00441066">
          <w:t>. Este es por ejemplo el caso de las tareas, cuyos algoritmos se especifican con código. Finalmente, es posible crear código manualmente que se enlazar</w:t>
        </w:r>
      </w:ins>
      <w:ins w:id="5334" w:author="IO" w:date="2011-07-22T12:27:00Z">
        <w:r w:rsidR="00441066">
          <w:t>á con el código generado. Este ha sido por ejemplo el caso de elementos de temporización.</w:t>
        </w:r>
      </w:ins>
    </w:p>
    <w:p w14:paraId="76D69403" w14:textId="47BBA944" w:rsidR="00CF64E2" w:rsidDel="003D3753" w:rsidRDefault="002809A4">
      <w:pPr>
        <w:spacing w:before="240" w:after="120"/>
        <w:ind w:firstLine="284"/>
        <w:jc w:val="both"/>
        <w:rPr>
          <w:ins w:id="5335" w:author="Orion" w:date="2011-06-26T18:06:00Z"/>
          <w:del w:id="5336" w:author="IO" w:date="2011-07-22T12:15:00Z"/>
        </w:rPr>
        <w:pPrChange w:id="5337" w:author="IO" w:date="2011-07-22T12:28:00Z">
          <w:pPr>
            <w:pStyle w:val="ListParagraph"/>
            <w:numPr>
              <w:numId w:val="17"/>
            </w:numPr>
            <w:spacing w:before="120"/>
            <w:ind w:hanging="360"/>
            <w:jc w:val="both"/>
          </w:pPr>
        </w:pPrChange>
      </w:pPr>
      <w:commentRangeStart w:id="5338"/>
      <w:ins w:id="5339" w:author="Orion" w:date="2011-06-10T12:19:00Z">
        <w:del w:id="5340" w:author="IO" w:date="2011-07-22T12:15:00Z">
          <w:r w:rsidDel="003D3753">
            <w:delText>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delText>
          </w:r>
        </w:del>
      </w:ins>
      <w:ins w:id="5341" w:author="Orion" w:date="2011-06-23T12:37:00Z">
        <w:del w:id="5342" w:author="IO" w:date="2011-07-22T12:15:00Z">
          <w:r w:rsidR="00B56A1D" w:rsidDel="003D3753">
            <w:delText xml:space="preserve"> Aunque </w:delText>
          </w:r>
        </w:del>
      </w:ins>
      <w:ins w:id="5343" w:author="Orion" w:date="2011-06-23T12:43:00Z">
        <w:del w:id="5344" w:author="IO" w:date="2011-07-22T12:15:00Z">
          <w:r w:rsidR="00417FC8" w:rsidDel="003D3753">
            <w:delText xml:space="preserve">es cierto que </w:delText>
          </w:r>
        </w:del>
      </w:ins>
      <w:ins w:id="5345" w:author="Orion" w:date="2011-06-23T12:37:00Z">
        <w:del w:id="5346" w:author="IO" w:date="2011-07-22T12:15:00Z">
          <w:r w:rsidR="00B56A1D" w:rsidDel="003D3753">
            <w:delText>realmente la lógica del programa está en cada una de las tareas que pueden ejecutar los agentes. La herramienta IDK permite que se pueda añadir</w:delText>
          </w:r>
        </w:del>
      </w:ins>
      <w:ins w:id="5347" w:author="Orion" w:date="2011-06-23T12:41:00Z">
        <w:del w:id="5348" w:author="IO" w:date="2011-07-22T12:15:00Z">
          <w:r w:rsidR="00B56A1D" w:rsidDel="003D3753">
            <w:delText xml:space="preserve"> código propio</w:delText>
          </w:r>
        </w:del>
      </w:ins>
      <w:ins w:id="5349" w:author="Orion" w:date="2011-06-23T12:37:00Z">
        <w:del w:id="5350" w:author="IO" w:date="2011-07-22T12:15:00Z">
          <w:r w:rsidR="00B56A1D" w:rsidDel="003D3753">
            <w:delText xml:space="preserve"> </w:delText>
          </w:r>
        </w:del>
      </w:ins>
      <w:ins w:id="5351" w:author="Orion" w:date="2011-06-23T12:38:00Z">
        <w:del w:id="5352" w:author="IO" w:date="2011-07-22T12:15:00Z">
          <w:r w:rsidR="00B56A1D" w:rsidDel="003D3753">
            <w:delText>para moldear estas tareas</w:delText>
          </w:r>
        </w:del>
      </w:ins>
      <w:ins w:id="5353" w:author="Orion" w:date="2011-06-23T12:43:00Z">
        <w:del w:id="5354" w:author="IO" w:date="2011-07-22T12:15:00Z">
          <w:r w:rsidR="00417FC8" w:rsidDel="003D3753">
            <w:delText xml:space="preserve"> a</w:delText>
          </w:r>
        </w:del>
      </w:ins>
      <w:ins w:id="5355" w:author="Orion" w:date="2011-06-23T12:38:00Z">
        <w:del w:id="5356" w:author="IO" w:date="2011-07-22T12:15:00Z">
          <w:r w:rsidR="00B56A1D" w:rsidDel="003D3753">
            <w:delText xml:space="preserve"> </w:delText>
          </w:r>
        </w:del>
      </w:ins>
      <w:ins w:id="5357" w:author="Orion" w:date="2011-06-23T12:41:00Z">
        <w:del w:id="5358" w:author="IO" w:date="2011-07-22T12:15:00Z">
          <w:r w:rsidR="00B56A1D" w:rsidDel="003D3753">
            <w:delText xml:space="preserve">las </w:delText>
          </w:r>
        </w:del>
      </w:ins>
      <w:ins w:id="5359" w:author="Orion" w:date="2011-06-23T12:38:00Z">
        <w:del w:id="5360" w:author="IO" w:date="2011-07-22T12:15:00Z">
          <w:r w:rsidR="00B56A1D" w:rsidDel="003D3753">
            <w:delText>necesidades</w:delText>
          </w:r>
        </w:del>
      </w:ins>
      <w:ins w:id="5361" w:author="Orion" w:date="2011-06-23T12:41:00Z">
        <w:del w:id="5362" w:author="IO" w:date="2011-07-22T12:15:00Z">
          <w:r w:rsidR="00B56A1D" w:rsidDel="003D3753">
            <w:delText xml:space="preserve"> del programador.</w:delText>
          </w:r>
        </w:del>
      </w:ins>
    </w:p>
    <w:p w14:paraId="6BBDC671" w14:textId="73E0AF2C" w:rsidR="008A1F38" w:rsidDel="001564F8" w:rsidRDefault="00CF64E2">
      <w:pPr>
        <w:spacing w:before="240" w:after="120"/>
        <w:ind w:firstLine="284"/>
        <w:jc w:val="both"/>
        <w:rPr>
          <w:ins w:id="5363" w:author="Orion" w:date="2011-06-10T12:19:00Z"/>
          <w:del w:id="5364" w:author="IO" w:date="2011-07-22T12:02:00Z"/>
        </w:rPr>
        <w:pPrChange w:id="5365" w:author="IO" w:date="2011-07-22T12:28:00Z">
          <w:pPr>
            <w:pStyle w:val="ListParagraph"/>
            <w:numPr>
              <w:numId w:val="17"/>
            </w:numPr>
            <w:spacing w:before="120"/>
            <w:ind w:hanging="360"/>
            <w:jc w:val="both"/>
          </w:pPr>
        </w:pPrChange>
      </w:pPr>
      <w:ins w:id="5366" w:author="Orion" w:date="2011-06-26T18:06:00Z">
        <w:r>
          <w:t>De</w:t>
        </w:r>
      </w:ins>
      <w:ins w:id="5367" w:author="Orion" w:date="2011-06-26T18:08:00Z">
        <w:r w:rsidR="00D21EAF">
          <w:t>n</w:t>
        </w:r>
      </w:ins>
      <w:ins w:id="5368" w:author="Orion" w:date="2011-06-26T18:06:00Z">
        <w:r>
          <w:t>tro</w:t>
        </w:r>
        <w:r w:rsidR="00237F99">
          <w:t xml:space="preserve"> de esta capa </w:t>
        </w:r>
        <w:r>
          <w:t xml:space="preserve">también se incluyen </w:t>
        </w:r>
      </w:ins>
      <w:ins w:id="5369" w:author="Orion" w:date="2011-06-26T18:10:00Z">
        <w:r w:rsidR="0004193A">
          <w:t>otros</w:t>
        </w:r>
      </w:ins>
      <w:ins w:id="5370" w:author="Orion" w:date="2011-06-26T18:06:00Z">
        <w:r>
          <w:t xml:space="preserve"> procesos</w:t>
        </w:r>
      </w:ins>
      <w:ins w:id="5371" w:author="Orion" w:date="2011-06-26T18:10:00Z">
        <w:r w:rsidR="0004193A">
          <w:t xml:space="preserve"> como por ejemplo los</w:t>
        </w:r>
      </w:ins>
      <w:ins w:id="5372" w:author="Orion" w:date="2011-06-26T18:06:00Z">
        <w:r>
          <w:t xml:space="preserve"> encargados de monitorizar aviones o actualizar el estado de estos en todo momento. </w:t>
        </w:r>
      </w:ins>
      <w:ins w:id="5373" w:author="Orion" w:date="2011-06-26T18:07:00Z">
        <w:r>
          <w:t xml:space="preserve">Dichos procesos son iniciados por agentes a </w:t>
        </w:r>
      </w:ins>
      <w:ins w:id="5374" w:author="Orion" w:date="2011-06-26T18:08:00Z">
        <w:r>
          <w:t>través</w:t>
        </w:r>
      </w:ins>
      <w:ins w:id="5375" w:author="Orion" w:date="2011-06-26T18:07:00Z">
        <w:r>
          <w:t xml:space="preserve"> </w:t>
        </w:r>
      </w:ins>
      <w:ins w:id="5376" w:author="Orion" w:date="2011-06-26T18:08:00Z">
        <w:r>
          <w:t>de una aplicación pero</w:t>
        </w:r>
      </w:ins>
      <w:ins w:id="5377" w:author="Orion" w:date="2011-06-26T18:10:00Z">
        <w:r w:rsidR="00923C11">
          <w:t>, al tratarse de procesos iterativos muy largos,</w:t>
        </w:r>
      </w:ins>
      <w:ins w:id="5378" w:author="Orion" w:date="2011-06-26T18:08:00Z">
        <w:r>
          <w:t xml:space="preserve"> serán ejecutados en nuevos hilos</w:t>
        </w:r>
      </w:ins>
      <w:ins w:id="5379" w:author="Orion" w:date="2011-06-26T18:11:00Z">
        <w:r w:rsidR="00923C11">
          <w:t xml:space="preserve"> del sistema</w:t>
        </w:r>
      </w:ins>
      <w:ins w:id="5380" w:author="Orion" w:date="2011-06-26T18:08:00Z">
        <w:r>
          <w:t xml:space="preserve"> para no </w:t>
        </w:r>
        <w:r w:rsidR="00922620">
          <w:t xml:space="preserve">interferir a la hora de los posibles objetivos que </w:t>
        </w:r>
      </w:ins>
      <w:ins w:id="5381" w:author="Orion" w:date="2011-06-26T18:11:00Z">
        <w:r w:rsidR="00400128">
          <w:t>dichos</w:t>
        </w:r>
      </w:ins>
      <w:ins w:id="5382" w:author="Orion" w:date="2011-06-26T18:08:00Z">
        <w:r w:rsidR="00922620">
          <w:t xml:space="preserve"> agentes puedan satisfacer </w:t>
        </w:r>
      </w:ins>
      <w:ins w:id="5383" w:author="Orion" w:date="2011-06-26T18:09:00Z">
        <w:r w:rsidR="00922620">
          <w:t>simultáneamente</w:t>
        </w:r>
      </w:ins>
      <w:ins w:id="5384" w:author="Orion" w:date="2011-06-26T18:08:00Z">
        <w:r w:rsidR="00922620">
          <w:t>.</w:t>
        </w:r>
      </w:ins>
      <w:commentRangeEnd w:id="5338"/>
      <w:r w:rsidR="00441066" w:rsidRPr="00441066">
        <w:rPr>
          <w:rPrChange w:id="5385" w:author="IO" w:date="2011-07-22T12:28:00Z">
            <w:rPr>
              <w:rStyle w:val="CommentReference"/>
            </w:rPr>
          </w:rPrChange>
        </w:rPr>
        <w:commentReference w:id="5338"/>
      </w:r>
    </w:p>
    <w:p w14:paraId="3D2419D4" w14:textId="77777777" w:rsidR="00B937FD" w:rsidRPr="00441066" w:rsidRDefault="00B937FD">
      <w:pPr>
        <w:spacing w:before="240" w:after="120"/>
        <w:ind w:firstLine="284"/>
        <w:jc w:val="both"/>
        <w:rPr>
          <w:ins w:id="5386" w:author="Orion" w:date="2011-05-05T17:40:00Z"/>
        </w:rPr>
        <w:pPrChange w:id="5387" w:author="IO" w:date="2011-07-22T12:28:00Z">
          <w:pPr/>
        </w:pPrChange>
      </w:pPr>
    </w:p>
    <w:p w14:paraId="2CFFB8BA" w14:textId="77777777" w:rsidR="00B937FD" w:rsidRPr="008A1F38" w:rsidRDefault="00B937FD">
      <w:pPr>
        <w:pStyle w:val="Heading1"/>
        <w:numPr>
          <w:ilvl w:val="2"/>
          <w:numId w:val="40"/>
        </w:numPr>
        <w:rPr>
          <w:ins w:id="5388" w:author="Orion" w:date="2011-05-05T17:40:00Z"/>
          <w:sz w:val="36"/>
          <w:szCs w:val="52"/>
          <w:rPrChange w:id="5389" w:author="IO" w:date="2011-07-22T11:52:00Z">
            <w:rPr>
              <w:ins w:id="5390" w:author="Orion" w:date="2011-05-05T17:40:00Z"/>
              <w:rFonts w:cs="Times New Roman"/>
            </w:rPr>
          </w:rPrChange>
        </w:rPr>
        <w:pPrChange w:id="5391" w:author="IO" w:date="2011-07-22T11:52:00Z">
          <w:pPr>
            <w:outlineLvl w:val="1"/>
          </w:pPr>
        </w:pPrChange>
      </w:pPr>
      <w:bookmarkStart w:id="5392" w:name="_Ref299099227"/>
      <w:bookmarkStart w:id="5393" w:name="_Toc299721497"/>
      <w:ins w:id="5394" w:author="Orion" w:date="2011-05-05T17:40:00Z">
        <w:r w:rsidRPr="00D2330D">
          <w:rPr>
            <w:b w:val="0"/>
            <w:sz w:val="36"/>
            <w:szCs w:val="52"/>
            <w:rPrChange w:id="5395" w:author="IO" w:date="2011-07-20T19:28:00Z">
              <w:rPr>
                <w:rFonts w:cs="Times New Roman"/>
                <w:b/>
                <w:bCs/>
              </w:rPr>
            </w:rPrChange>
          </w:rPr>
          <w:t>Visualización</w:t>
        </w:r>
        <w:bookmarkEnd w:id="5392"/>
        <w:bookmarkEnd w:id="5393"/>
      </w:ins>
    </w:p>
    <w:p w14:paraId="15CE6876" w14:textId="77777777" w:rsidR="00BF438C" w:rsidRDefault="00441066">
      <w:pPr>
        <w:spacing w:after="120"/>
        <w:jc w:val="both"/>
        <w:rPr>
          <w:ins w:id="5396" w:author="IO" w:date="2011-07-22T12:38:00Z"/>
        </w:rPr>
        <w:pPrChange w:id="5397" w:author="IO" w:date="2011-07-22T12:28:00Z">
          <w:pPr/>
        </w:pPrChange>
      </w:pPr>
      <w:ins w:id="5398" w:author="IO" w:date="2011-07-22T12:32:00Z">
        <w:r>
          <w:t>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w:t>
        </w:r>
      </w:ins>
      <w:ins w:id="5399" w:author="IO" w:date="2011-07-22T12:33:00Z">
        <w:r>
          <w:t xml:space="preserve">ón, tanto desde el punto de vista de los expertos, centrados en los modelos, como de los desarrolladores, centrados en el código. </w:t>
        </w:r>
      </w:ins>
      <w:ins w:id="5400" w:author="Orion" w:date="2011-06-20T19:17:00Z">
        <w:del w:id="5401" w:author="IO" w:date="2011-07-22T12:34:00Z">
          <w:r w:rsidR="009361EC" w:rsidDel="00441066">
            <w:delText xml:space="preserve">Para poder tener una representación realista de lo que se </w:delText>
          </w:r>
        </w:del>
      </w:ins>
      <w:ins w:id="5402" w:author="Orion" w:date="2011-06-21T11:39:00Z">
        <w:del w:id="5403" w:author="IO" w:date="2011-07-22T12:34:00Z">
          <w:r w:rsidR="004C625E" w:rsidDel="00441066">
            <w:delText>va</w:delText>
          </w:r>
        </w:del>
      </w:ins>
      <w:ins w:id="5404" w:author="Orion" w:date="2011-06-20T19:17:00Z">
        <w:del w:id="5405" w:author="IO" w:date="2011-07-22T12:34:00Z">
          <w:r w:rsidR="009361EC" w:rsidDel="00441066">
            <w:delText xml:space="preserve"> a simular y con el objetivo de poder detectar posible errores o defectos del sistema, se han </w:delText>
          </w:r>
        </w:del>
      </w:ins>
      <w:ins w:id="5406" w:author="Orion" w:date="2011-06-20T19:19:00Z">
        <w:del w:id="5407" w:author="IO" w:date="2011-07-22T12:34:00Z">
          <w:r w:rsidR="009361EC" w:rsidDel="00441066">
            <w:delText>representado</w:delText>
          </w:r>
        </w:del>
      </w:ins>
      <w:ins w:id="5408" w:author="Orion" w:date="2011-06-20T19:17:00Z">
        <w:del w:id="5409" w:author="IO" w:date="2011-07-22T12:34:00Z">
          <w:r w:rsidR="009361EC" w:rsidDel="00441066">
            <w:delText xml:space="preserve"> los datos producidos por el sistema </w:delText>
          </w:r>
        </w:del>
      </w:ins>
      <w:ins w:id="5410" w:author="Orion" w:date="2011-06-20T19:19:00Z">
        <w:del w:id="5411" w:author="IO" w:date="2011-07-22T12:34:00Z">
          <w:r w:rsidR="009361EC" w:rsidDel="00441066">
            <w:delText>en una serie de visualizaciones.</w:delText>
          </w:r>
        </w:del>
      </w:ins>
      <w:ins w:id="5412" w:author="Orion" w:date="2011-06-20T19:20:00Z">
        <w:del w:id="5413" w:author="IO" w:date="2011-07-22T12:34:00Z">
          <w:r w:rsidR="009361EC" w:rsidDel="00441066">
            <w:delText xml:space="preserve"> </w:delText>
          </w:r>
        </w:del>
        <w:r w:rsidR="009361EC">
          <w:t>E</w:t>
        </w:r>
        <w:del w:id="5414" w:author="IO" w:date="2011-07-22T12:34:00Z">
          <w:r w:rsidR="009361EC" w:rsidDel="00441066">
            <w:delText>l</w:delText>
          </w:r>
        </w:del>
      </w:ins>
      <w:ins w:id="5415" w:author="IO" w:date="2011-07-22T12:34:00Z">
        <w:r>
          <w:t>ste</w:t>
        </w:r>
      </w:ins>
      <w:ins w:id="5416" w:author="Orion" w:date="2011-06-20T19:20:00Z">
        <w:r w:rsidR="009361EC">
          <w:t xml:space="preserve"> </w:t>
        </w:r>
        <w:del w:id="5417" w:author="IO" w:date="2011-07-22T12:34:00Z">
          <w:r w:rsidR="009361EC" w:rsidDel="00441066">
            <w:delText>sistema dispone de</w:delText>
          </w:r>
        </w:del>
      </w:ins>
      <w:ins w:id="5418" w:author="IO" w:date="2011-07-22T12:34:00Z">
        <w:r>
          <w:t>trabajo cuenta con</w:t>
        </w:r>
      </w:ins>
      <w:ins w:id="5419" w:author="Orion" w:date="2011-06-20T19:20:00Z">
        <w:r w:rsidR="009361EC">
          <w:t xml:space="preserve"> d</w:t>
        </w:r>
      </w:ins>
      <w:ins w:id="5420" w:author="Orion" w:date="2011-06-10T12:20:00Z">
        <w:r w:rsidR="002809A4" w:rsidRPr="00A74327">
          <w:t>os posibles tipos de visualización</w:t>
        </w:r>
      </w:ins>
      <w:ins w:id="5421" w:author="IO" w:date="2011-07-22T12:38:00Z">
        <w:r w:rsidR="00BF438C">
          <w:t>: una centrada en la lógica de los agentes y otra en el tráfico aéreo</w:t>
        </w:r>
      </w:ins>
      <w:ins w:id="5422" w:author="Orion" w:date="2011-06-10T12:20:00Z">
        <w:r w:rsidR="002809A4" w:rsidRPr="00A74327">
          <w:t>.</w:t>
        </w:r>
      </w:ins>
    </w:p>
    <w:p w14:paraId="391BBAAB" w14:textId="00361C48" w:rsidR="00557A40" w:rsidRDefault="00BF438C">
      <w:pPr>
        <w:spacing w:before="240" w:after="120"/>
        <w:ind w:firstLine="284"/>
        <w:jc w:val="both"/>
        <w:rPr>
          <w:ins w:id="5423" w:author="Orion" w:date="2011-06-20T19:20:00Z"/>
        </w:rPr>
        <w:pPrChange w:id="5424" w:author="IO" w:date="2011-07-22T12:38:00Z">
          <w:pPr/>
        </w:pPrChange>
      </w:pPr>
      <w:ins w:id="5425" w:author="IO" w:date="2011-07-22T12:38:00Z">
        <w:r>
          <w:t xml:space="preserve">La </w:t>
        </w:r>
      </w:ins>
      <w:ins w:id="5426" w:author="Orion" w:date="2011-06-10T12:20:00Z">
        <w:del w:id="5427" w:author="IO" w:date="2011-07-22T12:38:00Z">
          <w:r w:rsidR="002809A4" w:rsidRPr="00A74327" w:rsidDel="00BF438C">
            <w:delText xml:space="preserve"> </w:delText>
          </w:r>
          <w:r w:rsidR="002809A4" w:rsidDel="00BF438C">
            <w:delText xml:space="preserve">Por un lado está la </w:delText>
          </w:r>
        </w:del>
        <w:r w:rsidR="002809A4">
          <w:t xml:space="preserve">visualización </w:t>
        </w:r>
      </w:ins>
      <w:ins w:id="5428" w:author="IO" w:date="2011-07-22T12:38:00Z">
        <w:r>
          <w:t>centrada en los agentes es la proporcionada por</w:t>
        </w:r>
      </w:ins>
      <w:ins w:id="5429" w:author="Orion" w:date="2011-06-10T12:20:00Z">
        <w:del w:id="5430" w:author="IO" w:date="2011-07-22T12:34:00Z">
          <w:r w:rsidR="002809A4" w:rsidDel="00441066">
            <w:delText xml:space="preserve">que nos aporta </w:delText>
          </w:r>
        </w:del>
      </w:ins>
      <w:ins w:id="5431" w:author="IO" w:date="2011-07-22T12:34:00Z">
        <w:r w:rsidR="00441066">
          <w:t xml:space="preserve"> </w:t>
        </w:r>
      </w:ins>
      <w:ins w:id="5432" w:author="Orion" w:date="2011-06-10T12:20:00Z">
        <w:r w:rsidR="002809A4">
          <w:t>el IAF</w:t>
        </w:r>
        <w:del w:id="5433" w:author="IO" w:date="2011-07-22T12:34:00Z">
          <w:r w:rsidR="002809A4" w:rsidDel="00441066">
            <w:delText xml:space="preserve"> (INGENIAS Agent Framework)</w:delText>
          </w:r>
        </w:del>
        <w:del w:id="5434" w:author="IO" w:date="2011-07-22T12:39:00Z">
          <w:r w:rsidR="002809A4" w:rsidDel="00BF438C">
            <w:delText xml:space="preserve">, que es la que por defecto </w:delText>
          </w:r>
        </w:del>
        <w:del w:id="5435" w:author="IO" w:date="2011-07-22T12:34:00Z">
          <w:r w:rsidR="002809A4" w:rsidDel="00441066">
            <w:delText xml:space="preserve">nos </w:delText>
          </w:r>
        </w:del>
        <w:del w:id="5436" w:author="IO" w:date="2011-07-22T12:39:00Z">
          <w:r w:rsidR="002809A4" w:rsidDel="00BF438C">
            <w:delText>aporta el código autogenerado</w:delText>
          </w:r>
        </w:del>
        <w:r w:rsidR="002809A4">
          <w:t xml:space="preserve">. En este tipo de visualización </w:t>
        </w:r>
        <w:del w:id="5437" w:author="IO" w:date="2011-07-22T12:34:00Z">
          <w:r w:rsidR="002809A4" w:rsidDel="00441066">
            <w:delText>podremos</w:delText>
          </w:r>
        </w:del>
      </w:ins>
      <w:ins w:id="5438" w:author="IO" w:date="2011-07-22T12:34:00Z">
        <w:r w:rsidR="00441066">
          <w:t>se puede</w:t>
        </w:r>
      </w:ins>
      <w:ins w:id="5439" w:author="Orion" w:date="2011-06-10T12:20:00Z">
        <w:r w:rsidR="002809A4">
          <w:t xml:space="preserve"> ver </w:t>
        </w:r>
      </w:ins>
      <w:ins w:id="5440" w:author="IO" w:date="2011-07-22T12:40:00Z">
        <w:r>
          <w:t xml:space="preserve">para los distintos agentes </w:t>
        </w:r>
      </w:ins>
      <w:ins w:id="5441" w:author="Orion" w:date="2011-06-10T12:20:00Z">
        <w:del w:id="5442" w:author="IO" w:date="2011-07-22T12:40:00Z">
          <w:r w:rsidR="002809A4" w:rsidDel="00BF438C">
            <w:delText>los</w:delText>
          </w:r>
        </w:del>
      </w:ins>
      <w:ins w:id="5443" w:author="IO" w:date="2011-07-22T12:40:00Z">
        <w:r>
          <w:t>sus</w:t>
        </w:r>
      </w:ins>
      <w:ins w:id="5444" w:author="Orion" w:date="2011-06-10T12:20:00Z">
        <w:r w:rsidR="002809A4">
          <w:t xml:space="preserve"> estados mentales</w:t>
        </w:r>
        <w:del w:id="5445" w:author="IO" w:date="2011-07-22T12:40:00Z">
          <w:r w:rsidR="002809A4" w:rsidDel="00BF438C">
            <w:delText xml:space="preserve"> de cada uno de los agentes</w:delText>
          </w:r>
        </w:del>
        <w:r w:rsidR="002809A4">
          <w:t>, así como las interacciones y las tareas que van ejecutando en cada momento</w:t>
        </w:r>
        <w:del w:id="5446" w:author="IO" w:date="2011-07-22T12:40:00Z">
          <w:r w:rsidR="002809A4" w:rsidDel="00BF438C">
            <w:delText xml:space="preserve"> dichos agentes</w:delText>
          </w:r>
        </w:del>
      </w:ins>
      <w:ins w:id="5447" w:author="Orion" w:date="2011-06-20T19:10:00Z">
        <w:r w:rsidR="00557A40">
          <w:t xml:space="preserve">. Esta visualización también aporta una serie de </w:t>
        </w:r>
        <w:proofErr w:type="spellStart"/>
        <w:r w:rsidR="00557A40" w:rsidRPr="00441066">
          <w:t>logs</w:t>
        </w:r>
        <w:proofErr w:type="spellEnd"/>
        <w:r w:rsidR="00557A40">
          <w:t xml:space="preserve"> que </w:t>
        </w:r>
        <w:del w:id="5448" w:author="IO" w:date="2011-07-22T12:40:00Z">
          <w:r w:rsidR="00557A40" w:rsidDel="00BF438C">
            <w:delText>mostrar</w:delText>
          </w:r>
        </w:del>
      </w:ins>
      <w:ins w:id="5449" w:author="Orion" w:date="2011-06-20T19:13:00Z">
        <w:del w:id="5450" w:author="IO" w:date="2011-07-22T12:40:00Z">
          <w:r w:rsidR="00557A40" w:rsidDel="00BF438C">
            <w:delText>á</w:delText>
          </w:r>
        </w:del>
      </w:ins>
      <w:ins w:id="5451" w:author="Orion" w:date="2011-06-20T19:20:00Z">
        <w:del w:id="5452" w:author="IO" w:date="2011-07-22T12:40:00Z">
          <w:r w:rsidR="00256F58" w:rsidDel="00BF438C">
            <w:delText>n</w:delText>
          </w:r>
        </w:del>
      </w:ins>
      <w:ins w:id="5453" w:author="IO" w:date="2011-07-22T12:40:00Z">
        <w:r>
          <w:t>recogen</w:t>
        </w:r>
      </w:ins>
      <w:ins w:id="5454" w:author="Orion" w:date="2011-06-20T19:13:00Z">
        <w:r w:rsidR="00557A40">
          <w:t xml:space="preserve"> </w:t>
        </w:r>
      </w:ins>
      <w:ins w:id="5455" w:author="IO" w:date="2011-07-22T12:40:00Z">
        <w:r>
          <w:t xml:space="preserve">información </w:t>
        </w:r>
      </w:ins>
      <w:ins w:id="5456" w:author="Orion" w:date="2011-06-20T19:13:00Z">
        <w:del w:id="5457" w:author="IO" w:date="2011-07-22T12:40:00Z">
          <w:r w:rsidR="00557A40" w:rsidDel="00BF438C">
            <w:delText xml:space="preserve">un histórico </w:delText>
          </w:r>
        </w:del>
      </w:ins>
      <w:ins w:id="5458" w:author="Orion" w:date="2011-06-20T19:14:00Z">
        <w:del w:id="5459" w:author="IO" w:date="2011-07-22T12:40:00Z">
          <w:r w:rsidR="00557A40" w:rsidDel="00BF438C">
            <w:delText>d</w:delText>
          </w:r>
        </w:del>
      </w:ins>
      <w:ins w:id="5460" w:author="Orion" w:date="2011-06-21T11:48:00Z">
        <w:del w:id="5461" w:author="IO" w:date="2011-07-22T12:40:00Z">
          <w:r w:rsidR="000375FF" w:rsidDel="00BF438C">
            <w:delText>e</w:delText>
          </w:r>
        </w:del>
      </w:ins>
      <w:ins w:id="5462" w:author="Orion" w:date="2011-06-20T19:14:00Z">
        <w:del w:id="5463" w:author="IO" w:date="2011-07-22T12:40:00Z">
          <w:r w:rsidR="00557A40" w:rsidDel="00BF438C">
            <w:delText xml:space="preserve"> cada una de estas</w:delText>
          </w:r>
        </w:del>
      </w:ins>
      <w:ins w:id="5464" w:author="IO" w:date="2011-07-22T12:40:00Z">
        <w:r>
          <w:t>sobre las</w:t>
        </w:r>
      </w:ins>
      <w:ins w:id="5465" w:author="Orion" w:date="2011-06-20T19:14:00Z">
        <w:r w:rsidR="00557A40">
          <w:t xml:space="preserve"> interacciones y tareas </w:t>
        </w:r>
        <w:del w:id="5466" w:author="IO" w:date="2011-07-22T12:41:00Z">
          <w:r w:rsidR="00557A40" w:rsidDel="00BF438C">
            <w:delText xml:space="preserve">que se han </w:delText>
          </w:r>
        </w:del>
        <w:r w:rsidR="00557A40">
          <w:t>ejecutad</w:t>
        </w:r>
        <w:del w:id="5467" w:author="IO" w:date="2011-07-22T12:41:00Z">
          <w:r w:rsidR="00557A40" w:rsidDel="00BF438C">
            <w:delText>o</w:delText>
          </w:r>
        </w:del>
      </w:ins>
      <w:ins w:id="5468" w:author="IO" w:date="2011-07-22T12:41:00Z">
        <w:r>
          <w:t>as</w:t>
        </w:r>
      </w:ins>
      <w:ins w:id="5469" w:author="Orion" w:date="2011-06-10T12:20:00Z">
        <w:r w:rsidR="002809A4">
          <w:t>.</w:t>
        </w:r>
        <w:del w:id="5470" w:author="IO" w:date="2011-07-22T12:41:00Z">
          <w:r w:rsidR="002809A4" w:rsidDel="00BF438C">
            <w:delText xml:space="preserve"> </w:delText>
          </w:r>
        </w:del>
      </w:ins>
    </w:p>
    <w:p w14:paraId="2EDCF166" w14:textId="70025C83" w:rsidR="0069523A" w:rsidRDefault="0069523A">
      <w:pPr>
        <w:spacing w:before="240" w:after="120"/>
        <w:ind w:firstLine="284"/>
        <w:jc w:val="both"/>
        <w:rPr>
          <w:ins w:id="5471" w:author="Orion" w:date="2011-06-20T19:14:00Z"/>
        </w:rPr>
        <w:pPrChange w:id="5472" w:author="IO" w:date="2011-07-22T12:38:00Z">
          <w:pPr/>
        </w:pPrChange>
      </w:pPr>
      <w:commentRangeStart w:id="5473"/>
      <w:ins w:id="5474" w:author="Orion" w:date="2011-06-20T19:20:00Z">
        <w:r>
          <w:t>(</w:t>
        </w:r>
      </w:ins>
      <w:ins w:id="5475" w:author="Orion" w:date="2011-06-23T12:35:00Z">
        <w:r w:rsidR="00D44163">
          <w:t>Imágenes</w:t>
        </w:r>
      </w:ins>
      <w:proofErr w:type="gramStart"/>
      <w:ins w:id="5476" w:author="Orion" w:date="2011-06-20T19:20:00Z">
        <w:r>
          <w:t>,:</w:t>
        </w:r>
        <w:proofErr w:type="gramEnd"/>
        <w:r>
          <w:t xml:space="preserve"> interacciones, </w:t>
        </w:r>
      </w:ins>
      <w:ins w:id="5477" w:author="Orion" w:date="2011-06-20T19:21:00Z">
        <w:r>
          <w:t>agente…)</w:t>
        </w:r>
      </w:ins>
      <w:commentRangeEnd w:id="5473"/>
      <w:r w:rsidR="00BF438C">
        <w:rPr>
          <w:rStyle w:val="CommentReference"/>
        </w:rPr>
        <w:commentReference w:id="5473"/>
      </w:r>
    </w:p>
    <w:p w14:paraId="0C9B4936" w14:textId="2C8D6CDF" w:rsidR="00B13F9D" w:rsidRDefault="002809A4">
      <w:pPr>
        <w:spacing w:before="240" w:after="120"/>
        <w:ind w:firstLine="284"/>
        <w:jc w:val="both"/>
        <w:rPr>
          <w:ins w:id="5478" w:author="IO" w:date="2011-07-22T13:01:00Z"/>
        </w:rPr>
        <w:pPrChange w:id="5479" w:author="IO" w:date="2011-07-22T12:59:00Z">
          <w:pPr/>
        </w:pPrChange>
      </w:pPr>
      <w:ins w:id="5480" w:author="Orion" w:date="2011-06-10T12:20:00Z">
        <w:r w:rsidRPr="005E4FAC">
          <w:t>Por otro lado</w:t>
        </w:r>
      </w:ins>
      <w:ins w:id="5481" w:author="Orion" w:date="2011-06-10T12:25:00Z">
        <w:r w:rsidR="006A0746">
          <w:t xml:space="preserve"> se ha implementado </w:t>
        </w:r>
      </w:ins>
      <w:ins w:id="5482" w:author="Orion" w:date="2011-06-10T12:20:00Z">
        <w:r w:rsidRPr="00A74327">
          <w:t xml:space="preserve">una visualización gráfica </w:t>
        </w:r>
        <w:del w:id="5483" w:author="IO" w:date="2011-07-22T12:41:00Z">
          <w:r w:rsidRPr="00A74327" w:rsidDel="003B5896">
            <w:delText xml:space="preserve">más </w:delText>
          </w:r>
          <w:r w:rsidRPr="00441066" w:rsidDel="003B5896">
            <w:delText>realista</w:delText>
          </w:r>
        </w:del>
      </w:ins>
      <w:ins w:id="5484" w:author="IO" w:date="2011-07-22T12:41:00Z">
        <w:r w:rsidR="003B5896">
          <w:t xml:space="preserve">centrada en el tráfico aéreo. </w:t>
        </w:r>
      </w:ins>
      <w:ins w:id="5485" w:author="Orion" w:date="2011-06-10T12:20:00Z">
        <w:del w:id="5486" w:author="IO" w:date="2011-07-22T12:41:00Z">
          <w:r w:rsidRPr="00441066" w:rsidDel="003B5896">
            <w:delText xml:space="preserve"> donde se hace uso de</w:delText>
          </w:r>
        </w:del>
      </w:ins>
      <w:ins w:id="5487" w:author="IO" w:date="2011-07-22T12:41:00Z">
        <w:r w:rsidR="003B5896">
          <w:t>Se basa en la</w:t>
        </w:r>
      </w:ins>
      <w:ins w:id="5488" w:author="Orion" w:date="2011-06-10T12:20:00Z">
        <w:del w:id="5489" w:author="IO" w:date="2011-07-22T12:41:00Z">
          <w:r w:rsidRPr="00441066" w:rsidDel="003B5896">
            <w:delText xml:space="preserve"> una</w:delText>
          </w:r>
        </w:del>
        <w:r w:rsidRPr="00441066">
          <w:t xml:space="preserve"> herramienta </w:t>
        </w:r>
        <w:del w:id="5490" w:author="IO" w:date="2011-07-22T12:41:00Z">
          <w:r w:rsidRPr="00441066" w:rsidDel="003B5896">
            <w:delText>llamada</w:delText>
          </w:r>
        </w:del>
        <w:del w:id="5491" w:author="IO" w:date="2011-07-22T12:42:00Z">
          <w:r w:rsidRPr="00441066" w:rsidDel="003B5896">
            <w:delText xml:space="preserve"> </w:delText>
          </w:r>
        </w:del>
        <w:proofErr w:type="spellStart"/>
        <w:r w:rsidRPr="003B5896">
          <w:rPr>
            <w:i/>
            <w:rPrChange w:id="5492" w:author="IO" w:date="2011-07-22T12:42:00Z">
              <w:rPr/>
            </w:rPrChange>
          </w:rPr>
          <w:t>World</w:t>
        </w:r>
        <w:proofErr w:type="spellEnd"/>
        <w:r w:rsidRPr="003B5896">
          <w:rPr>
            <w:i/>
            <w:rPrChange w:id="5493" w:author="IO" w:date="2011-07-22T12:42:00Z">
              <w:rPr/>
            </w:rPrChange>
          </w:rPr>
          <w:t xml:space="preserve"> </w:t>
        </w:r>
        <w:proofErr w:type="spellStart"/>
        <w:r w:rsidRPr="003B5896">
          <w:rPr>
            <w:i/>
            <w:rPrChange w:id="5494" w:author="IO" w:date="2011-07-22T12:42:00Z">
              <w:rPr/>
            </w:rPrChange>
          </w:rPr>
          <w:t>Wind</w:t>
        </w:r>
        <w:proofErr w:type="spellEnd"/>
        <w:r w:rsidRPr="00441066">
          <w:t xml:space="preserve"> de la NASA</w:t>
        </w:r>
      </w:ins>
      <w:customXmlInsRangeStart w:id="5495" w:author="Orion" w:date="2011-06-10T12:20:00Z"/>
      <w:sdt>
        <w:sdtPr>
          <w:id w:val="-304163868"/>
          <w:citation/>
        </w:sdtPr>
        <w:sdtContent>
          <w:customXmlInsRangeEnd w:id="5495"/>
          <w:ins w:id="5496" w:author="Orion" w:date="2011-06-10T12:20:00Z">
            <w:r w:rsidRPr="00441066">
              <w:fldChar w:fldCharType="begin"/>
            </w:r>
          </w:ins>
          <w:ins w:id="5497" w:author="Orion" w:date="2011-07-26T16:46:00Z">
            <w:r w:rsidR="003C556D">
              <w:instrText xml:space="preserve">CITATION Wor \l 3082 </w:instrText>
            </w:r>
          </w:ins>
          <w:ins w:id="5498" w:author="Orion" w:date="2011-06-10T12:20:00Z">
            <w:r w:rsidRPr="00441066">
              <w:fldChar w:fldCharType="separate"/>
            </w:r>
          </w:ins>
          <w:r w:rsidR="00282451">
            <w:rPr>
              <w:noProof/>
            </w:rPr>
            <w:t xml:space="preserve"> (71)</w:t>
          </w:r>
          <w:ins w:id="5499" w:author="Orion" w:date="2011-06-10T12:20:00Z">
            <w:r w:rsidRPr="00441066">
              <w:fldChar w:fldCharType="end"/>
            </w:r>
          </w:ins>
          <w:customXmlInsRangeStart w:id="5500" w:author="Orion" w:date="2011-06-10T12:20:00Z"/>
        </w:sdtContent>
      </w:sdt>
      <w:customXmlInsRangeEnd w:id="5500"/>
      <w:ins w:id="5501" w:author="IO" w:date="2011-07-22T13:01:00Z">
        <w:r w:rsidR="00B13F9D">
          <w:t xml:space="preserve"> para mostrar un mapa del terreno sobre el cual vuelan los aviones</w:t>
        </w:r>
      </w:ins>
      <w:ins w:id="5502" w:author="Orion" w:date="2011-06-20T19:15:00Z">
        <w:r w:rsidR="00577C77" w:rsidRPr="00441066">
          <w:t>.</w:t>
        </w:r>
        <w:del w:id="5503" w:author="IO" w:date="2011-07-22T13:01:00Z">
          <w:r w:rsidR="00577C77" w:rsidRPr="00441066" w:rsidDel="00B13F9D">
            <w:delText xml:space="preserve"> </w:delText>
          </w:r>
        </w:del>
      </w:ins>
    </w:p>
    <w:p w14:paraId="5A7727EF" w14:textId="3C544AD9" w:rsidR="00535278" w:rsidDel="00B13F9D" w:rsidRDefault="00535278">
      <w:pPr>
        <w:spacing w:before="240" w:after="120"/>
        <w:ind w:firstLine="284"/>
        <w:jc w:val="both"/>
        <w:rPr>
          <w:ins w:id="5504" w:author="Orion" w:date="2011-06-21T12:49:00Z"/>
          <w:del w:id="5505" w:author="IO" w:date="2011-07-22T12:59:00Z"/>
        </w:rPr>
        <w:pPrChange w:id="5506" w:author="IO" w:date="2011-07-22T12:59:00Z">
          <w:pPr/>
        </w:pPrChange>
      </w:pPr>
      <w:proofErr w:type="spellStart"/>
      <w:ins w:id="5507" w:author="Orion" w:date="2011-06-21T12:48:00Z">
        <w:r w:rsidRPr="003B5896">
          <w:rPr>
            <w:i/>
            <w:rPrChange w:id="5508" w:author="IO" w:date="2011-07-22T12:42:00Z">
              <w:rPr/>
            </w:rPrChange>
          </w:rPr>
          <w:t>World</w:t>
        </w:r>
        <w:proofErr w:type="spellEnd"/>
        <w:r w:rsidRPr="003B5896">
          <w:rPr>
            <w:i/>
            <w:rPrChange w:id="5509" w:author="IO" w:date="2011-07-22T12:42:00Z">
              <w:rPr/>
            </w:rPrChange>
          </w:rPr>
          <w:t xml:space="preserve"> </w:t>
        </w:r>
        <w:proofErr w:type="spellStart"/>
        <w:r w:rsidRPr="003B5896">
          <w:rPr>
            <w:i/>
            <w:rPrChange w:id="5510" w:author="IO" w:date="2011-07-22T12:42:00Z">
              <w:rPr/>
            </w:rPrChange>
          </w:rPr>
          <w:t>Wind</w:t>
        </w:r>
        <w:proofErr w:type="spellEnd"/>
        <w:del w:id="5511" w:author="IO" w:date="2011-07-22T12:42:00Z">
          <w:r w:rsidRPr="00441066" w:rsidDel="003B5896">
            <w:rPr>
              <w:rPrChange w:id="5512" w:author="IO" w:date="2011-07-22T12:28:00Z">
                <w:rPr>
                  <w:rStyle w:val="apple-converted-space"/>
                  <w:rFonts w:cs="Times New Roman"/>
                  <w:color w:val="000000"/>
                </w:rPr>
              </w:rPrChange>
            </w:rPr>
            <w:delText> </w:delText>
          </w:r>
        </w:del>
      </w:ins>
      <w:ins w:id="5513" w:author="IO" w:date="2011-07-22T12:42:00Z">
        <w:r w:rsidR="003B5896">
          <w:t xml:space="preserve"> </w:t>
        </w:r>
      </w:ins>
      <w:ins w:id="5514" w:author="Orion" w:date="2011-06-21T12:48:00Z">
        <w:r w:rsidRPr="00ED027D">
          <w:t>es un</w:t>
        </w:r>
        <w:del w:id="5515" w:author="IO" w:date="2011-07-22T12:42:00Z">
          <w:r w:rsidRPr="00441066" w:rsidDel="003B5896">
            <w:rPr>
              <w:rPrChange w:id="5516" w:author="IO" w:date="2011-07-22T12:28:00Z">
                <w:rPr>
                  <w:rStyle w:val="apple-converted-space"/>
                  <w:rFonts w:cs="Times New Roman"/>
                  <w:color w:val="000000"/>
                </w:rPr>
              </w:rPrChange>
            </w:rPr>
            <w:delText> </w:delText>
          </w:r>
        </w:del>
      </w:ins>
      <w:ins w:id="5517" w:author="IO" w:date="2011-07-22T12:42:00Z">
        <w:r w:rsidR="003B5896">
          <w:t xml:space="preserve"> </w:t>
        </w:r>
      </w:ins>
      <w:ins w:id="5518" w:author="Orion" w:date="2011-06-21T12:48:00Z">
        <w:r w:rsidRPr="00ED027D">
          <w:t>programa</w:t>
        </w:r>
        <w:r>
          <w:t xml:space="preserve"> de código abierto</w:t>
        </w:r>
        <w:del w:id="5519" w:author="IO" w:date="2011-07-22T12:42:00Z">
          <w:r w:rsidDel="003B5896">
            <w:delText xml:space="preserve">, </w:delText>
          </w:r>
          <w:r w:rsidRPr="00ED027D" w:rsidDel="003B5896">
            <w:delText>desarrollado por la</w:delText>
          </w:r>
          <w:r w:rsidDel="003B5896">
            <w:delText xml:space="preserve"> NASA,</w:delText>
          </w:r>
          <w:r w:rsidRPr="00441066" w:rsidDel="003B5896">
            <w:rPr>
              <w:rPrChange w:id="5520" w:author="IO" w:date="2011-07-22T12:28:00Z">
                <w:rPr>
                  <w:rStyle w:val="apple-converted-space"/>
                  <w:rFonts w:cs="Times New Roman"/>
                  <w:color w:val="000000"/>
                </w:rPr>
              </w:rPrChange>
            </w:rPr>
            <w:delText> </w:delText>
          </w:r>
        </w:del>
      </w:ins>
      <w:ins w:id="5521" w:author="IO" w:date="2011-07-22T12:42:00Z">
        <w:r w:rsidR="003B5896">
          <w:t xml:space="preserve"> </w:t>
        </w:r>
      </w:ins>
      <w:ins w:id="5522" w:author="Orion" w:date="2011-06-21T12:48:00Z">
        <w:r w:rsidRPr="00ED027D">
          <w:t xml:space="preserve">que </w:t>
        </w:r>
        <w:del w:id="5523" w:author="IO" w:date="2011-07-22T12:42:00Z">
          <w:r w:rsidRPr="00ED027D" w:rsidDel="003B5896">
            <w:delText>actúa como</w:delText>
          </w:r>
        </w:del>
      </w:ins>
      <w:ins w:id="5524" w:author="IO" w:date="2011-07-22T12:42:00Z">
        <w:r w:rsidR="003B5896">
          <w:t>proporciona</w:t>
        </w:r>
      </w:ins>
      <w:ins w:id="5525" w:author="Orion" w:date="2011-06-21T12:48:00Z">
        <w:r w:rsidRPr="00ED027D">
          <w:t xml:space="preserve"> un</w:t>
        </w:r>
        <w:del w:id="5526" w:author="IO" w:date="2011-07-22T12:42:00Z">
          <w:r w:rsidRPr="00441066" w:rsidDel="003B5896">
            <w:rPr>
              <w:rPrChange w:id="5527" w:author="IO" w:date="2011-07-22T12:28:00Z">
                <w:rPr>
                  <w:rStyle w:val="apple-converted-space"/>
                  <w:rFonts w:cs="Times New Roman"/>
                  <w:color w:val="000000"/>
                </w:rPr>
              </w:rPrChange>
            </w:rPr>
            <w:delText> </w:delText>
          </w:r>
        </w:del>
      </w:ins>
      <w:ins w:id="5528" w:author="IO" w:date="2011-07-22T12:42:00Z">
        <w:r w:rsidR="003B5896">
          <w:t xml:space="preserve"> </w:t>
        </w:r>
      </w:ins>
      <w:ins w:id="5529" w:author="Orion" w:date="2011-06-21T12:48:00Z">
        <w:r w:rsidRPr="00ED027D">
          <w:t>globo terráqueo</w:t>
        </w:r>
        <w:del w:id="5530" w:author="IO" w:date="2011-07-22T12:42:00Z">
          <w:r w:rsidRPr="00441066" w:rsidDel="003B5896">
            <w:rPr>
              <w:rPrChange w:id="5531" w:author="IO" w:date="2011-07-22T12:28:00Z">
                <w:rPr>
                  <w:rStyle w:val="apple-converted-space"/>
                  <w:rFonts w:cs="Times New Roman"/>
                  <w:color w:val="000000"/>
                </w:rPr>
              </w:rPrChange>
            </w:rPr>
            <w:delText> </w:delText>
          </w:r>
        </w:del>
      </w:ins>
      <w:ins w:id="5532" w:author="IO" w:date="2011-07-22T12:42:00Z">
        <w:r w:rsidR="003B5896">
          <w:t xml:space="preserve"> </w:t>
        </w:r>
      </w:ins>
      <w:ins w:id="5533" w:author="Orion" w:date="2011-06-21T12:48:00Z">
        <w:r>
          <w:t>virtual</w:t>
        </w:r>
        <w:r w:rsidRPr="00ED027D">
          <w:t>. Superpone imágenes de</w:t>
        </w:r>
        <w:del w:id="5534" w:author="IO" w:date="2011-07-22T12:42:00Z">
          <w:r w:rsidRPr="00441066" w:rsidDel="003B5896">
            <w:rPr>
              <w:rPrChange w:id="5535" w:author="IO" w:date="2011-07-22T12:28:00Z">
                <w:rPr>
                  <w:rStyle w:val="apple-converted-space"/>
                  <w:rFonts w:cs="Times New Roman"/>
                  <w:color w:val="000000"/>
                </w:rPr>
              </w:rPrChange>
            </w:rPr>
            <w:delText> </w:delText>
          </w:r>
        </w:del>
      </w:ins>
      <w:ins w:id="5536" w:author="IO" w:date="2011-07-22T12:42:00Z">
        <w:r w:rsidR="003B5896">
          <w:t xml:space="preserve"> </w:t>
        </w:r>
      </w:ins>
      <w:ins w:id="5537" w:author="Orion" w:date="2011-06-21T12:48:00Z">
        <w:r w:rsidRPr="00ED027D">
          <w:t>satélites</w:t>
        </w:r>
        <w:del w:id="5538" w:author="IO" w:date="2011-07-22T12:42:00Z">
          <w:r w:rsidRPr="00441066" w:rsidDel="003B5896">
            <w:rPr>
              <w:rPrChange w:id="5539" w:author="IO" w:date="2011-07-22T12:28:00Z">
                <w:rPr>
                  <w:rStyle w:val="apple-converted-space"/>
                  <w:rFonts w:cs="Times New Roman"/>
                  <w:color w:val="000000"/>
                </w:rPr>
              </w:rPrChange>
            </w:rPr>
            <w:delText> </w:delText>
          </w:r>
        </w:del>
      </w:ins>
      <w:ins w:id="5540" w:author="IO" w:date="2011-07-22T12:42:00Z">
        <w:r w:rsidR="003B5896">
          <w:t xml:space="preserve"> </w:t>
        </w:r>
      </w:ins>
      <w:ins w:id="5541" w:author="Orion" w:date="2011-06-21T12:48:00Z">
        <w:r w:rsidRPr="00ED027D">
          <w:t>de la NASA</w:t>
        </w:r>
        <w:r>
          <w:t xml:space="preserve"> y </w:t>
        </w:r>
        <w:r w:rsidRPr="00ED027D">
          <w:t>fotografías</w:t>
        </w:r>
        <w:del w:id="5542" w:author="IO" w:date="2011-07-22T12:42:00Z">
          <w:r w:rsidRPr="00441066" w:rsidDel="003B5896">
            <w:rPr>
              <w:rPrChange w:id="5543" w:author="IO" w:date="2011-07-22T12:28:00Z">
                <w:rPr>
                  <w:rStyle w:val="apple-converted-space"/>
                  <w:rFonts w:cs="Times New Roman"/>
                  <w:color w:val="000000"/>
                </w:rPr>
              </w:rPrChange>
            </w:rPr>
            <w:delText> </w:delText>
          </w:r>
        </w:del>
      </w:ins>
      <w:ins w:id="5544" w:author="IO" w:date="2011-07-22T12:43:00Z">
        <w:r w:rsidR="003B5896">
          <w:t xml:space="preserve"> </w:t>
        </w:r>
      </w:ins>
      <w:ins w:id="5545" w:author="Orion" w:date="2011-06-21T12:48:00Z">
        <w:r>
          <w:t xml:space="preserve">aéreas del </w:t>
        </w:r>
      </w:ins>
      <w:ins w:id="5546" w:author="IO" w:date="2011-07-22T12:43:00Z">
        <w:r w:rsidR="003B5896">
          <w:t>Estudio Geológico de los EEUU</w:t>
        </w:r>
      </w:ins>
      <w:ins w:id="5547" w:author="Orion" w:date="2011-06-21T12:48:00Z">
        <w:del w:id="5548" w:author="IO" w:date="2011-07-22T12:44:00Z">
          <w:r w:rsidRPr="00ED027D" w:rsidDel="003B5896">
            <w:delText>United States Geological Survey</w:delText>
          </w:r>
          <w:r w:rsidRPr="00441066" w:rsidDel="003B5896">
            <w:rPr>
              <w:rPrChange w:id="5549" w:author="IO" w:date="2011-07-22T12:28:00Z">
                <w:rPr>
                  <w:rStyle w:val="apple-converted-space"/>
                  <w:rFonts w:cs="Times New Roman"/>
                  <w:color w:val="000000"/>
                </w:rPr>
              </w:rPrChange>
            </w:rPr>
            <w:delText> </w:delText>
          </w:r>
        </w:del>
      </w:ins>
      <w:ins w:id="5550" w:author="IO" w:date="2011-07-22T12:44:00Z">
        <w:r w:rsidR="003B5896">
          <w:t xml:space="preserve"> </w:t>
        </w:r>
      </w:ins>
      <w:ins w:id="5551" w:author="Orion" w:date="2011-06-21T12:48:00Z">
        <w:r w:rsidRPr="00ED027D">
          <w:t>(USGS</w:t>
        </w:r>
      </w:ins>
      <w:ins w:id="5552" w:author="IO" w:date="2011-07-22T12:44:00Z">
        <w:r w:rsidR="003B5896">
          <w:t xml:space="preserve">, </w:t>
        </w:r>
        <w:proofErr w:type="spellStart"/>
        <w:r w:rsidR="003B5896" w:rsidRPr="003B5896">
          <w:rPr>
            <w:i/>
            <w:rPrChange w:id="5553" w:author="IO" w:date="2011-07-22T12:44:00Z">
              <w:rPr/>
            </w:rPrChange>
          </w:rPr>
          <w:t>United</w:t>
        </w:r>
        <w:proofErr w:type="spellEnd"/>
        <w:r w:rsidR="003B5896" w:rsidRPr="003B5896">
          <w:rPr>
            <w:i/>
            <w:rPrChange w:id="5554" w:author="IO" w:date="2011-07-22T12:44:00Z">
              <w:rPr/>
            </w:rPrChange>
          </w:rPr>
          <w:t xml:space="preserve"> </w:t>
        </w:r>
        <w:proofErr w:type="spellStart"/>
        <w:r w:rsidR="003B5896" w:rsidRPr="003B5896">
          <w:rPr>
            <w:i/>
            <w:rPrChange w:id="5555" w:author="IO" w:date="2011-07-22T12:44:00Z">
              <w:rPr/>
            </w:rPrChange>
          </w:rPr>
          <w:t>States</w:t>
        </w:r>
        <w:proofErr w:type="spellEnd"/>
        <w:r w:rsidR="003B5896" w:rsidRPr="003B5896">
          <w:rPr>
            <w:i/>
            <w:rPrChange w:id="5556" w:author="IO" w:date="2011-07-22T12:44:00Z">
              <w:rPr/>
            </w:rPrChange>
          </w:rPr>
          <w:t xml:space="preserve"> Geological </w:t>
        </w:r>
        <w:proofErr w:type="spellStart"/>
        <w:r w:rsidR="003B5896" w:rsidRPr="003B5896">
          <w:rPr>
            <w:i/>
            <w:rPrChange w:id="5557" w:author="IO" w:date="2011-07-22T12:44:00Z">
              <w:rPr/>
            </w:rPrChange>
          </w:rPr>
          <w:t>Survey</w:t>
        </w:r>
      </w:ins>
      <w:proofErr w:type="spellEnd"/>
      <w:ins w:id="5558" w:author="Orion" w:date="2011-06-21T12:48:00Z">
        <w:r w:rsidRPr="00ED027D">
          <w:t>) sobre modelos</w:t>
        </w:r>
        <w:r>
          <w:t xml:space="preserve"> </w:t>
        </w:r>
        <w:r w:rsidRPr="00ED027D">
          <w:t>tridimensionales</w:t>
        </w:r>
        <w:del w:id="5559" w:author="IO" w:date="2011-07-22T12:45:00Z">
          <w:r w:rsidRPr="00441066" w:rsidDel="003B5896">
            <w:rPr>
              <w:rPrChange w:id="5560" w:author="IO" w:date="2011-07-22T12:28:00Z">
                <w:rPr>
                  <w:rStyle w:val="apple-converted-space"/>
                  <w:rFonts w:cs="Times New Roman"/>
                  <w:color w:val="000000"/>
                </w:rPr>
              </w:rPrChange>
            </w:rPr>
            <w:delText> </w:delText>
          </w:r>
        </w:del>
      </w:ins>
      <w:ins w:id="5561" w:author="IO" w:date="2011-07-22T12:45:00Z">
        <w:r w:rsidR="003B5896">
          <w:t xml:space="preserve"> </w:t>
        </w:r>
      </w:ins>
      <w:ins w:id="5562" w:author="Orion" w:date="2011-06-21T12:48:00Z">
        <w:r w:rsidRPr="00ED027D">
          <w:t>de la</w:t>
        </w:r>
        <w:del w:id="5563" w:author="IO" w:date="2011-07-22T12:45:00Z">
          <w:r w:rsidRPr="00441066" w:rsidDel="003B5896">
            <w:rPr>
              <w:rPrChange w:id="5564" w:author="IO" w:date="2011-07-22T12:28:00Z">
                <w:rPr>
                  <w:rStyle w:val="apple-converted-space"/>
                  <w:rFonts w:cs="Times New Roman"/>
                  <w:color w:val="000000"/>
                </w:rPr>
              </w:rPrChange>
            </w:rPr>
            <w:delText> </w:delText>
          </w:r>
        </w:del>
      </w:ins>
      <w:ins w:id="5565" w:author="IO" w:date="2011-07-22T12:45:00Z">
        <w:r w:rsidR="003B5896">
          <w:t xml:space="preserve"> </w:t>
        </w:r>
      </w:ins>
      <w:ins w:id="5566" w:author="Orion" w:date="2011-06-21T12:48:00Z">
        <w:r w:rsidRPr="00ED027D">
          <w:t>Tierra, y en las últimas versiones</w:t>
        </w:r>
      </w:ins>
      <w:ins w:id="5567" w:author="IO" w:date="2011-07-22T12:46:00Z">
        <w:r w:rsidR="003B5896">
          <w:t xml:space="preserve"> también de</w:t>
        </w:r>
      </w:ins>
      <w:ins w:id="5568" w:author="Orion" w:date="2011-06-21T12:48:00Z">
        <w:del w:id="5569" w:author="IO" w:date="2011-07-22T12:46:00Z">
          <w:r w:rsidRPr="00ED027D" w:rsidDel="003B5896">
            <w:delText>,</w:delText>
          </w:r>
          <w:r w:rsidRPr="00441066" w:rsidDel="003B5896">
            <w:rPr>
              <w:rPrChange w:id="5570" w:author="IO" w:date="2011-07-22T12:28:00Z">
                <w:rPr>
                  <w:rStyle w:val="apple-converted-space"/>
                  <w:rFonts w:cs="Times New Roman"/>
                  <w:color w:val="000000"/>
                </w:rPr>
              </w:rPrChange>
            </w:rPr>
            <w:delText> </w:delText>
          </w:r>
        </w:del>
      </w:ins>
      <w:ins w:id="5571" w:author="IO" w:date="2011-07-22T12:46:00Z">
        <w:r w:rsidR="003B5896">
          <w:t xml:space="preserve"> </w:t>
        </w:r>
      </w:ins>
      <w:proofErr w:type="spellStart"/>
      <w:ins w:id="5572" w:author="Orion" w:date="2011-06-21T12:48:00Z">
        <w:r w:rsidRPr="00ED027D">
          <w:t>Marte</w:t>
        </w:r>
        <w:del w:id="5573" w:author="IO" w:date="2011-07-22T12:46:00Z">
          <w:r w:rsidRPr="00441066" w:rsidDel="003B5896">
            <w:rPr>
              <w:rPrChange w:id="5574" w:author="IO" w:date="2011-07-22T12:28:00Z">
                <w:rPr>
                  <w:rStyle w:val="apple-converted-space"/>
                  <w:rFonts w:cs="Times New Roman"/>
                  <w:color w:val="000000"/>
                </w:rPr>
              </w:rPrChange>
            </w:rPr>
            <w:delText> </w:delText>
          </w:r>
        </w:del>
        <w:r w:rsidRPr="00ED027D">
          <w:t>y</w:t>
        </w:r>
        <w:proofErr w:type="spellEnd"/>
        <w:r w:rsidRPr="00ED027D">
          <w:t xml:space="preserve"> la</w:t>
        </w:r>
        <w:del w:id="5575" w:author="IO" w:date="2011-07-22T12:46:00Z">
          <w:r w:rsidRPr="00441066" w:rsidDel="003B5896">
            <w:rPr>
              <w:rPrChange w:id="5576" w:author="IO" w:date="2011-07-22T12:28:00Z">
                <w:rPr>
                  <w:rStyle w:val="apple-converted-space"/>
                  <w:rFonts w:cs="Times New Roman"/>
                  <w:color w:val="000000"/>
                </w:rPr>
              </w:rPrChange>
            </w:rPr>
            <w:delText> </w:delText>
          </w:r>
        </w:del>
      </w:ins>
      <w:ins w:id="5577" w:author="IO" w:date="2011-07-22T12:46:00Z">
        <w:r w:rsidR="003B5896">
          <w:t xml:space="preserve"> </w:t>
        </w:r>
      </w:ins>
      <w:ins w:id="5578" w:author="Orion" w:date="2011-06-21T12:48:00Z">
        <w:r w:rsidRPr="00ED027D">
          <w:t>Luna.</w:t>
        </w:r>
        <w:r>
          <w:t xml:space="preserve"> </w:t>
        </w:r>
      </w:ins>
      <w:ins w:id="5579" w:author="IO" w:date="2011-07-22T12:49:00Z">
        <w:r w:rsidR="00771056">
          <w:t xml:space="preserve">La aplicación permite </w:t>
        </w:r>
      </w:ins>
      <w:ins w:id="5580" w:author="Orion" w:date="2011-06-21T12:48:00Z">
        <w:del w:id="5581" w:author="IO" w:date="2011-07-22T12:49:00Z">
          <w:r w:rsidDel="00771056">
            <w:delText>A través de esta herramienta e</w:delText>
          </w:r>
          <w:r w:rsidRPr="00ED027D" w:rsidDel="00771056">
            <w:delText xml:space="preserve">l </w:delText>
          </w:r>
          <w:r w:rsidRPr="00ED027D" w:rsidDel="00771056">
            <w:lastRenderedPageBreak/>
            <w:delText>usuario puede interactuar con el planeta seleccionado</w:delText>
          </w:r>
        </w:del>
      </w:ins>
      <w:ins w:id="5582" w:author="Orion" w:date="2011-06-21T13:33:00Z">
        <w:del w:id="5583" w:author="IO" w:date="2011-07-22T12:49:00Z">
          <w:r w:rsidR="005F027C" w:rsidDel="00771056">
            <w:delText>,</w:delText>
          </w:r>
        </w:del>
      </w:ins>
      <w:ins w:id="5584" w:author="Orion" w:date="2011-06-21T12:48:00Z">
        <w:del w:id="5585" w:author="IO" w:date="2011-07-22T12:49:00Z">
          <w:r w:rsidRPr="00ED027D" w:rsidDel="00771056">
            <w:delText xml:space="preserve"> rotándolo y ampliando zonas. Además se pueden </w:delText>
          </w:r>
        </w:del>
        <w:r w:rsidRPr="00ED027D">
          <w:t>superponer</w:t>
        </w:r>
      </w:ins>
      <w:ins w:id="5586" w:author="IO" w:date="2011-07-22T12:49:00Z">
        <w:r w:rsidR="00771056">
          <w:t xml:space="preserve"> información adicional</w:t>
        </w:r>
      </w:ins>
      <w:ins w:id="5587" w:author="IO" w:date="2011-07-22T12:57:00Z">
        <w:r w:rsidR="00771056">
          <w:t>,</w:t>
        </w:r>
      </w:ins>
      <w:ins w:id="5588" w:author="IO" w:date="2011-07-22T12:56:00Z">
        <w:r w:rsidR="00771056">
          <w:t xml:space="preserve"> como</w:t>
        </w:r>
      </w:ins>
      <w:ins w:id="5589" w:author="IO" w:date="2011-07-22T12:49:00Z">
        <w:r w:rsidR="00771056">
          <w:t xml:space="preserve"> </w:t>
        </w:r>
      </w:ins>
      <w:ins w:id="5590" w:author="Orion" w:date="2011-06-21T12:48:00Z">
        <w:del w:id="5591" w:author="IO" w:date="2011-07-22T12:56:00Z">
          <w:r w:rsidRPr="00441066" w:rsidDel="00771056">
            <w:rPr>
              <w:rPrChange w:id="5592" w:author="IO" w:date="2011-07-22T12:28:00Z">
                <w:rPr>
                  <w:rStyle w:val="apple-converted-space"/>
                  <w:rFonts w:cs="Times New Roman"/>
                  <w:color w:val="000000"/>
                </w:rPr>
              </w:rPrChange>
            </w:rPr>
            <w:delText> </w:delText>
          </w:r>
        </w:del>
        <w:r w:rsidRPr="00ED027D">
          <w:t>topónimos</w:t>
        </w:r>
        <w:del w:id="5593" w:author="IO" w:date="2011-07-22T12:56:00Z">
          <w:r w:rsidRPr="00441066" w:rsidDel="00771056">
            <w:rPr>
              <w:rPrChange w:id="5594" w:author="IO" w:date="2011-07-22T12:28:00Z">
                <w:rPr>
                  <w:rStyle w:val="apple-converted-space"/>
                  <w:rFonts w:cs="Times New Roman"/>
                  <w:color w:val="000000"/>
                </w:rPr>
              </w:rPrChange>
            </w:rPr>
            <w:delText> </w:delText>
          </w:r>
        </w:del>
      </w:ins>
      <w:ins w:id="5595" w:author="IO" w:date="2011-07-22T12:56:00Z">
        <w:r w:rsidR="00771056">
          <w:t xml:space="preserve"> </w:t>
        </w:r>
      </w:ins>
      <w:ins w:id="5596" w:author="Orion" w:date="2011-06-21T12:48:00Z">
        <w:r w:rsidRPr="00ED027D">
          <w:t>y fronteras</w:t>
        </w:r>
      </w:ins>
      <w:ins w:id="5597" w:author="IO" w:date="2011-07-22T12:57:00Z">
        <w:r w:rsidR="00771056">
          <w:t xml:space="preserve">, y visualizar </w:t>
        </w:r>
      </w:ins>
      <w:ins w:id="5598" w:author="Orion" w:date="2011-06-21T12:48:00Z">
        <w:del w:id="5599" w:author="IO" w:date="2011-07-22T12:58:00Z">
          <w:r w:rsidRPr="00ED027D" w:rsidDel="00771056">
            <w:delText xml:space="preserve">, entre otros datos, a las imágenes. El programa también contiene un módulo para visualizar </w:delText>
          </w:r>
        </w:del>
        <w:r w:rsidRPr="00ED027D">
          <w:t xml:space="preserve">imágenes de otras fuentes </w:t>
        </w:r>
        <w:del w:id="5600" w:author="IO" w:date="2011-07-22T12:58:00Z">
          <w:r w:rsidRPr="00ED027D" w:rsidDel="00771056">
            <w:delText xml:space="preserve">en Internet que </w:delText>
          </w:r>
        </w:del>
        <w:r w:rsidRPr="00ED027D">
          <w:t>us</w:t>
        </w:r>
        <w:del w:id="5601" w:author="IO" w:date="2011-07-22T12:58:00Z">
          <w:r w:rsidRPr="00ED027D" w:rsidDel="00771056">
            <w:delText>e</w:delText>
          </w:r>
        </w:del>
      </w:ins>
      <w:ins w:id="5602" w:author="IO" w:date="2011-07-22T12:58:00Z">
        <w:r w:rsidR="00771056">
          <w:t>a</w:t>
        </w:r>
      </w:ins>
      <w:ins w:id="5603" w:author="Orion" w:date="2011-06-21T12:48:00Z">
        <w:r w:rsidRPr="00ED027D">
          <w:t>n</w:t>
        </w:r>
      </w:ins>
      <w:ins w:id="5604" w:author="IO" w:date="2011-07-22T12:58:00Z">
        <w:r w:rsidR="00771056">
          <w:t>do</w:t>
        </w:r>
      </w:ins>
      <w:ins w:id="5605" w:author="Orion" w:date="2011-06-21T12:48:00Z">
        <w:r w:rsidRPr="00ED027D">
          <w:t xml:space="preserve"> el protocolo </w:t>
        </w:r>
      </w:ins>
      <w:ins w:id="5606" w:author="IO" w:date="2011-07-22T12:59:00Z">
        <w:r w:rsidR="00771056">
          <w:t>WMS (</w:t>
        </w:r>
      </w:ins>
      <w:ins w:id="5607" w:author="Orion" w:date="2011-06-21T12:48:00Z">
        <w:del w:id="5608" w:author="IO" w:date="2011-07-22T12:59:00Z">
          <w:r w:rsidRPr="00B13F9D" w:rsidDel="00771056">
            <w:rPr>
              <w:i/>
              <w:rPrChange w:id="5609" w:author="IO" w:date="2011-07-22T13:00:00Z">
                <w:rPr/>
              </w:rPrChange>
            </w:rPr>
            <w:delText xml:space="preserve">del </w:delText>
          </w:r>
        </w:del>
        <w:r w:rsidRPr="00B13F9D">
          <w:rPr>
            <w:i/>
            <w:rPrChange w:id="5610" w:author="IO" w:date="2011-07-22T13:00:00Z">
              <w:rPr/>
            </w:rPrChange>
          </w:rPr>
          <w:t xml:space="preserve">Open </w:t>
        </w:r>
        <w:proofErr w:type="spellStart"/>
        <w:r w:rsidRPr="00B13F9D">
          <w:rPr>
            <w:i/>
            <w:rPrChange w:id="5611" w:author="IO" w:date="2011-07-22T13:00:00Z">
              <w:rPr/>
            </w:rPrChange>
          </w:rPr>
          <w:t>Ge</w:t>
        </w:r>
        <w:del w:id="5612" w:author="IO" w:date="2011-07-22T12:58:00Z">
          <w:r w:rsidRPr="00B13F9D" w:rsidDel="00771056">
            <w:rPr>
              <w:i/>
              <w:rPrChange w:id="5613" w:author="IO" w:date="2011-07-22T13:00:00Z">
                <w:rPr/>
              </w:rPrChange>
            </w:rPr>
            <w:delText>a</w:delText>
          </w:r>
        </w:del>
        <w:r w:rsidRPr="00B13F9D">
          <w:rPr>
            <w:i/>
            <w:rPrChange w:id="5614" w:author="IO" w:date="2011-07-22T13:00:00Z">
              <w:rPr/>
            </w:rPrChange>
          </w:rPr>
          <w:t>ospatial</w:t>
        </w:r>
        <w:proofErr w:type="spellEnd"/>
        <w:r w:rsidRPr="00B13F9D">
          <w:rPr>
            <w:i/>
            <w:rPrChange w:id="5615" w:author="IO" w:date="2011-07-22T13:00:00Z">
              <w:rPr/>
            </w:rPrChange>
          </w:rPr>
          <w:t xml:space="preserve"> </w:t>
        </w:r>
        <w:proofErr w:type="spellStart"/>
        <w:r w:rsidRPr="00B13F9D">
          <w:rPr>
            <w:i/>
            <w:rPrChange w:id="5616" w:author="IO" w:date="2011-07-22T13:00:00Z">
              <w:rPr/>
            </w:rPrChange>
          </w:rPr>
          <w:t>Consortium</w:t>
        </w:r>
      </w:ins>
      <w:ins w:id="5617" w:author="IO" w:date="2011-07-22T12:58:00Z">
        <w:r w:rsidR="00771056" w:rsidRPr="00B13F9D">
          <w:rPr>
            <w:i/>
            <w:rPrChange w:id="5618" w:author="IO" w:date="2011-07-22T13:00:00Z">
              <w:rPr/>
            </w:rPrChange>
          </w:rPr>
          <w:t>’s</w:t>
        </w:r>
      </w:ins>
      <w:proofErr w:type="spellEnd"/>
      <w:ins w:id="5619" w:author="Orion" w:date="2011-06-21T12:48:00Z">
        <w:r w:rsidRPr="00B13F9D">
          <w:rPr>
            <w:i/>
            <w:rPrChange w:id="5620" w:author="IO" w:date="2011-07-22T13:00:00Z">
              <w:rPr/>
            </w:rPrChange>
          </w:rPr>
          <w:t xml:space="preserve"> Web </w:t>
        </w:r>
        <w:proofErr w:type="spellStart"/>
        <w:r w:rsidRPr="00B13F9D">
          <w:rPr>
            <w:i/>
            <w:rPrChange w:id="5621" w:author="IO" w:date="2011-07-22T13:00:00Z">
              <w:rPr/>
            </w:rPrChange>
          </w:rPr>
          <w:t>Map</w:t>
        </w:r>
        <w:proofErr w:type="spellEnd"/>
        <w:r w:rsidRPr="00B13F9D">
          <w:rPr>
            <w:i/>
            <w:rPrChange w:id="5622" w:author="IO" w:date="2011-07-22T13:00:00Z">
              <w:rPr/>
            </w:rPrChange>
          </w:rPr>
          <w:t xml:space="preserve"> </w:t>
        </w:r>
        <w:proofErr w:type="spellStart"/>
        <w:r w:rsidRPr="00B13F9D">
          <w:rPr>
            <w:i/>
            <w:rPrChange w:id="5623" w:author="IO" w:date="2011-07-22T13:00:00Z">
              <w:rPr/>
            </w:rPrChange>
          </w:rPr>
          <w:t>Service</w:t>
        </w:r>
      </w:ins>
      <w:proofErr w:type="spellEnd"/>
      <w:ins w:id="5624" w:author="IO" w:date="2011-07-22T12:59:00Z">
        <w:r w:rsidR="00771056">
          <w:t>)</w:t>
        </w:r>
      </w:ins>
      <w:ins w:id="5625" w:author="Orion" w:date="2011-06-21T12:48:00Z">
        <w:r w:rsidRPr="00ED027D">
          <w:t xml:space="preserve">. </w:t>
        </w:r>
      </w:ins>
      <w:ins w:id="5626" w:author="IO" w:date="2011-07-22T12:59:00Z">
        <w:r w:rsidR="00B13F9D">
          <w:t xml:space="preserve">Existen módulos y aplicaciones adicionales </w:t>
        </w:r>
      </w:ins>
      <w:ins w:id="5627" w:author="Orion" w:date="2011-06-21T12:48:00Z">
        <w:del w:id="5628" w:author="IO" w:date="2011-07-22T12:59:00Z">
          <w:r w:rsidRPr="00ED027D" w:rsidDel="00B13F9D">
            <w:delText>Adicionalmente existen multitudes de ampliaciones para World Wind que aumentan su funcionalidad, como</w:delText>
          </w:r>
        </w:del>
      </w:ins>
      <w:ins w:id="5629" w:author="IO" w:date="2011-07-22T12:59:00Z">
        <w:r w:rsidR="00B13F9D">
          <w:t>para,</w:t>
        </w:r>
      </w:ins>
      <w:ins w:id="5630" w:author="Orion" w:date="2011-06-21T12:48:00Z">
        <w:r w:rsidRPr="00ED027D">
          <w:t xml:space="preserve"> por ejemplo, </w:t>
        </w:r>
        <w:del w:id="5631" w:author="IO" w:date="2011-07-22T12:59:00Z">
          <w:r w:rsidRPr="00ED027D" w:rsidDel="00B13F9D">
            <w:delText xml:space="preserve">poder </w:delText>
          </w:r>
        </w:del>
        <w:r w:rsidRPr="00ED027D">
          <w:t>medir distancias u obtener datos de posición desde un</w:t>
        </w:r>
        <w:del w:id="5632" w:author="IO" w:date="2011-07-22T12:59:00Z">
          <w:r w:rsidRPr="00441066" w:rsidDel="00B13F9D">
            <w:rPr>
              <w:rPrChange w:id="5633" w:author="IO" w:date="2011-07-22T12:28:00Z">
                <w:rPr>
                  <w:rStyle w:val="apple-converted-space"/>
                  <w:rFonts w:cs="Times New Roman"/>
                  <w:color w:val="000000"/>
                </w:rPr>
              </w:rPrChange>
            </w:rPr>
            <w:delText> </w:delText>
          </w:r>
        </w:del>
      </w:ins>
      <w:ins w:id="5634" w:author="IO" w:date="2011-07-22T12:59:00Z">
        <w:r w:rsidR="00B13F9D">
          <w:t xml:space="preserve"> </w:t>
        </w:r>
      </w:ins>
      <w:ins w:id="5635" w:author="Orion" w:date="2011-06-21T12:48:00Z">
        <w:r w:rsidRPr="00ED027D">
          <w:t>GPS.</w:t>
        </w:r>
      </w:ins>
      <w:ins w:id="5636" w:author="Orion" w:date="2011-06-21T12:49:00Z">
        <w:del w:id="5637" w:author="IO" w:date="2011-07-22T12:59:00Z">
          <w:r w:rsidR="000B08F3" w:rsidDel="00B13F9D">
            <w:delText xml:space="preserve"> Algunos ejemplos de aplicaciones desarrolladas con esta herramienta son:</w:delText>
          </w:r>
        </w:del>
      </w:ins>
    </w:p>
    <w:p w14:paraId="52179B57" w14:textId="65B9D406" w:rsidR="000B08F3" w:rsidRPr="00441066" w:rsidDel="00B13F9D" w:rsidRDefault="00731FC3">
      <w:pPr>
        <w:spacing w:before="240" w:after="120"/>
        <w:ind w:firstLine="284"/>
        <w:jc w:val="both"/>
        <w:rPr>
          <w:ins w:id="5638" w:author="Orion" w:date="2011-06-21T13:16:00Z"/>
          <w:del w:id="5639" w:author="IO" w:date="2011-07-22T12:59:00Z"/>
          <w:i/>
          <w:rPrChange w:id="5640" w:author="IO" w:date="2011-07-22T12:29:00Z">
            <w:rPr>
              <w:ins w:id="5641" w:author="Orion" w:date="2011-06-21T13:16:00Z"/>
              <w:del w:id="5642" w:author="IO" w:date="2011-07-22T12:59:00Z"/>
              <w:rFonts w:cs="Times New Roman"/>
            </w:rPr>
          </w:rPrChange>
        </w:rPr>
        <w:pPrChange w:id="5643" w:author="IO" w:date="2011-07-22T12:59:00Z">
          <w:pPr>
            <w:jc w:val="both"/>
          </w:pPr>
        </w:pPrChange>
      </w:pPr>
      <w:ins w:id="5644" w:author="Orion" w:date="2011-06-21T13:05:00Z">
        <w:del w:id="5645" w:author="IO" w:date="2011-07-22T12:59:00Z">
          <w:r w:rsidRPr="00441066" w:rsidDel="00B13F9D">
            <w:rPr>
              <w:i/>
              <w:rPrChange w:id="5646" w:author="IO" w:date="2011-07-22T12:29:00Z">
                <w:rPr>
                  <w:rFonts w:cs="Times New Roman"/>
                </w:rPr>
              </w:rPrChange>
            </w:rPr>
            <w:delText>Terrain Profiler</w:delText>
          </w:r>
        </w:del>
      </w:ins>
      <w:ins w:id="5647" w:author="Orion" w:date="2011-06-21T13:03:00Z">
        <w:del w:id="5648" w:author="IO" w:date="2011-07-22T12:59:00Z">
          <w:r w:rsidR="000B08F3" w:rsidRPr="00441066" w:rsidDel="00B13F9D">
            <w:rPr>
              <w:i/>
              <w:rPrChange w:id="5649" w:author="IO" w:date="2011-07-22T12:29:00Z">
                <w:rPr>
                  <w:rFonts w:cs="Times New Roman"/>
                </w:rPr>
              </w:rPrChange>
            </w:rPr>
            <w:delText xml:space="preserve">: </w:delText>
          </w:r>
        </w:del>
      </w:ins>
      <w:ins w:id="5650" w:author="Orion" w:date="2011-06-21T13:06:00Z">
        <w:del w:id="5651" w:author="IO" w:date="2011-07-22T12:59:00Z">
          <w:r w:rsidRPr="00441066" w:rsidDel="00B13F9D">
            <w:rPr>
              <w:i/>
              <w:rPrChange w:id="5652" w:author="IO" w:date="2011-07-22T12:29:00Z">
                <w:rPr>
                  <w:rFonts w:cs="Times New Roman"/>
                </w:rPr>
              </w:rPrChange>
            </w:rPr>
            <w:delText xml:space="preserve">Aplicación que muestra la capa de perfil del terreno </w:delText>
          </w:r>
        </w:del>
      </w:ins>
      <w:ins w:id="5653" w:author="Orion" w:date="2011-06-21T13:07:00Z">
        <w:del w:id="5654" w:author="IO" w:date="2011-07-22T12:59:00Z">
          <w:r w:rsidRPr="00441066" w:rsidDel="00B13F9D">
            <w:rPr>
              <w:i/>
              <w:rPrChange w:id="5655" w:author="IO" w:date="2011-07-22T12:29:00Z">
                <w:rPr>
                  <w:rFonts w:cs="Times New Roman"/>
                </w:rPr>
              </w:rPrChange>
            </w:rPr>
            <w:delText xml:space="preserve">junto con una serie de controles. Permite visualizar en tiempo real un gráfico de la sección del perfil de cualquier parte del planeta, a cualquier escala. </w:delText>
          </w:r>
        </w:del>
      </w:ins>
      <w:ins w:id="5656" w:author="Orion" w:date="2011-06-21T13:09:00Z">
        <w:del w:id="5657" w:author="IO" w:date="2011-07-22T12:59:00Z">
          <w:r w:rsidRPr="00441066" w:rsidDel="00B13F9D">
            <w:rPr>
              <w:i/>
              <w:rPrChange w:id="5658" w:author="IO" w:date="2011-07-22T12:29:00Z">
                <w:rPr>
                  <w:rFonts w:cs="Times New Roman"/>
                </w:rPr>
              </w:rPrChange>
            </w:rPr>
            <w:delText>Resulta particularmente útil para explorar los fondos marinos, donde los datos de batimetría revelan importantes características geológicas.</w:delText>
          </w:r>
        </w:del>
      </w:ins>
    </w:p>
    <w:p w14:paraId="07839EC4" w14:textId="37242356" w:rsidR="00731FC3" w:rsidRPr="00441066" w:rsidDel="00B13F9D" w:rsidRDefault="00731FC3">
      <w:pPr>
        <w:spacing w:before="240" w:after="120"/>
        <w:ind w:firstLine="284"/>
        <w:jc w:val="both"/>
        <w:rPr>
          <w:ins w:id="5659" w:author="Orion" w:date="2011-06-21T13:16:00Z"/>
          <w:del w:id="5660" w:author="IO" w:date="2011-07-22T12:59:00Z"/>
          <w:i/>
          <w:rPrChange w:id="5661" w:author="IO" w:date="2011-07-22T12:29:00Z">
            <w:rPr>
              <w:ins w:id="5662" w:author="Orion" w:date="2011-06-21T13:16:00Z"/>
              <w:del w:id="5663" w:author="IO" w:date="2011-07-22T12:59:00Z"/>
              <w:rFonts w:cs="Times New Roman"/>
            </w:rPr>
          </w:rPrChange>
        </w:rPr>
        <w:pPrChange w:id="5664" w:author="IO" w:date="2011-07-22T12:59:00Z">
          <w:pPr>
            <w:jc w:val="both"/>
          </w:pPr>
        </w:pPrChange>
      </w:pPr>
      <w:ins w:id="5665" w:author="Orion" w:date="2011-06-21T13:16:00Z">
        <w:del w:id="5666" w:author="IO" w:date="2011-07-22T12:59:00Z">
          <w:r w:rsidRPr="00441066" w:rsidDel="00B13F9D">
            <w:rPr>
              <w:i/>
              <w:rPrChange w:id="5667" w:author="IO" w:date="2011-07-22T12:29:00Z">
                <w:rPr>
                  <w:rFonts w:cs="Times New Roman"/>
                </w:rPr>
              </w:rPrChange>
            </w:rPr>
            <w:delText>Air Search And Rescue: Es una aplicaci</w:delText>
          </w:r>
        </w:del>
      </w:ins>
      <w:ins w:id="5668" w:author="Orion" w:date="2011-06-21T13:17:00Z">
        <w:del w:id="5669" w:author="IO" w:date="2011-07-22T12:59:00Z">
          <w:r w:rsidRPr="00441066" w:rsidDel="00B13F9D">
            <w:rPr>
              <w:i/>
              <w:rPrChange w:id="5670" w:author="IO" w:date="2011-07-22T12:29:00Z">
                <w:rPr>
                  <w:rFonts w:cs="Times New Roman"/>
                </w:rPr>
              </w:rPrChange>
            </w:rPr>
            <w:delText>ón que ayuda</w:delText>
          </w:r>
          <w:r w:rsidR="0062559F" w:rsidRPr="00441066" w:rsidDel="00B13F9D">
            <w:rPr>
              <w:i/>
              <w:rPrChange w:id="5671" w:author="IO" w:date="2011-07-22T12:29:00Z">
                <w:rPr>
                  <w:rFonts w:cs="Times New Roman"/>
                </w:rPr>
              </w:rPrChange>
            </w:rPr>
            <w:delText xml:space="preserve"> a los planificadores de</w:delText>
          </w:r>
          <w:r w:rsidRPr="00441066" w:rsidDel="00B13F9D">
            <w:rPr>
              <w:i/>
              <w:rPrChange w:id="5672" w:author="IO" w:date="2011-07-22T12:29:00Z">
                <w:rPr>
                  <w:rFonts w:cs="Times New Roman"/>
                </w:rPr>
              </w:rPrChange>
            </w:rPr>
            <w:delText xml:space="preserve"> búsqueda y rescate</w:delText>
          </w:r>
          <w:r w:rsidR="0062559F" w:rsidRPr="00441066" w:rsidDel="00B13F9D">
            <w:rPr>
              <w:i/>
              <w:rPrChange w:id="5673" w:author="IO" w:date="2011-07-22T12:29:00Z">
                <w:rPr>
                  <w:rFonts w:cs="Times New Roman"/>
                </w:rPr>
              </w:rPrChange>
            </w:rPr>
            <w:delText xml:space="preserve"> a determinar</w:delText>
          </w:r>
        </w:del>
      </w:ins>
      <w:ins w:id="5674" w:author="Orion" w:date="2011-06-21T13:18:00Z">
        <w:del w:id="5675" w:author="IO" w:date="2011-07-22T12:59:00Z">
          <w:r w:rsidR="0062559F" w:rsidRPr="00441066" w:rsidDel="00B13F9D">
            <w:rPr>
              <w:i/>
              <w:rPrChange w:id="5676" w:author="IO" w:date="2011-07-22T12:29:00Z">
                <w:rPr>
                  <w:rFonts w:cs="Times New Roman"/>
                </w:rPr>
              </w:rPrChange>
            </w:rPr>
            <w:delText xml:space="preserve"> cuáles son los mejores lugares</w:delText>
          </w:r>
        </w:del>
      </w:ins>
      <w:ins w:id="5677" w:author="Orion" w:date="2011-06-21T13:34:00Z">
        <w:del w:id="5678" w:author="IO" w:date="2011-07-22T12:59:00Z">
          <w:r w:rsidR="00142D9A" w:rsidRPr="00441066" w:rsidDel="00B13F9D">
            <w:rPr>
              <w:i/>
              <w:rPrChange w:id="5679" w:author="IO" w:date="2011-07-22T12:29:00Z">
                <w:rPr>
                  <w:rFonts w:cs="Times New Roman"/>
                </w:rPr>
              </w:rPrChange>
            </w:rPr>
            <w:delText xml:space="preserve"> por donde</w:delText>
          </w:r>
        </w:del>
      </w:ins>
      <w:ins w:id="5680" w:author="Orion" w:date="2011-06-21T13:18:00Z">
        <w:del w:id="5681" w:author="IO" w:date="2011-07-22T12:59:00Z">
          <w:r w:rsidR="0062559F" w:rsidRPr="00441066" w:rsidDel="00B13F9D">
            <w:rPr>
              <w:i/>
              <w:rPrChange w:id="5682" w:author="IO" w:date="2011-07-22T12:29:00Z">
                <w:rPr>
                  <w:rFonts w:cs="Times New Roman"/>
                </w:rPr>
              </w:rPrChange>
            </w:rPr>
            <w:delText xml:space="preserve"> buscar después de la pérdida de un avión.</w:delText>
          </w:r>
        </w:del>
      </w:ins>
      <w:ins w:id="5683" w:author="Orion" w:date="2011-06-21T13:19:00Z">
        <w:del w:id="5684" w:author="IO" w:date="2011-07-22T12:59:00Z">
          <w:r w:rsidR="00882B8F" w:rsidRPr="00441066" w:rsidDel="00B13F9D">
            <w:rPr>
              <w:i/>
              <w:rPrChange w:id="5685" w:author="IO" w:date="2011-07-22T12:29:00Z">
                <w:rPr>
                  <w:rFonts w:cs="Times New Roman"/>
                </w:rPr>
              </w:rPrChange>
            </w:rPr>
            <w:delText xml:space="preserve"> Usando la última posición conocida desde un radar terrestre y otros recursos, los planificadores pueden reconstruir la ruta del avi</w:delText>
          </w:r>
        </w:del>
      </w:ins>
      <w:ins w:id="5686" w:author="Orion" w:date="2011-06-21T13:20:00Z">
        <w:del w:id="5687" w:author="IO" w:date="2011-07-22T12:59:00Z">
          <w:r w:rsidR="00882B8F" w:rsidRPr="00441066" w:rsidDel="00B13F9D">
            <w:rPr>
              <w:i/>
              <w:rPrChange w:id="5688" w:author="IO" w:date="2011-07-22T12:29:00Z">
                <w:rPr>
                  <w:rFonts w:cs="Times New Roman"/>
                </w:rPr>
              </w:rPrChange>
            </w:rPr>
            <w:delText>ón y estudiar su posición con respecto a tierra desde cualquier punto de vista, incluido el del piloto.</w:delText>
          </w:r>
        </w:del>
      </w:ins>
    </w:p>
    <w:p w14:paraId="13D52971" w14:textId="77777777" w:rsidR="00A570A7" w:rsidRPr="00441066" w:rsidRDefault="00A570A7">
      <w:pPr>
        <w:spacing w:before="240" w:after="120"/>
        <w:ind w:firstLine="284"/>
        <w:jc w:val="both"/>
        <w:rPr>
          <w:ins w:id="5689" w:author="Orion" w:date="2011-07-08T11:52:00Z"/>
        </w:rPr>
        <w:pPrChange w:id="5690" w:author="IO" w:date="2011-07-22T12:59:00Z">
          <w:pPr/>
        </w:pPrChange>
      </w:pPr>
    </w:p>
    <w:p w14:paraId="6AEF706B" w14:textId="18D059D0" w:rsidR="00085242" w:rsidRPr="00B46E08" w:rsidRDefault="00085242" w:rsidP="00085242">
      <w:pPr>
        <w:spacing w:before="240" w:after="120"/>
        <w:ind w:firstLine="284"/>
        <w:jc w:val="both"/>
      </w:pPr>
      <w:moveToRangeStart w:id="5691" w:author="IO" w:date="2011-07-22T13:39:00Z" w:name="move299105291"/>
      <w:moveTo w:id="5692" w:author="IO" w:date="2011-07-22T13:39:00Z">
        <w:r w:rsidRPr="00BF438C">
          <w:t xml:space="preserve">Para poder visualizar </w:t>
        </w:r>
      </w:moveTo>
      <w:ins w:id="5693" w:author="IO" w:date="2011-07-22T13:39:00Z">
        <w:r>
          <w:t xml:space="preserve">las distintas clases </w:t>
        </w:r>
      </w:ins>
      <w:moveTo w:id="5694" w:author="IO" w:date="2011-07-22T13:39:00Z">
        <w:del w:id="5695" w:author="IO" w:date="2011-07-22T13:39:00Z">
          <w:r w:rsidRPr="00BF438C" w:rsidDel="00085242">
            <w:delText xml:space="preserve">cada una de las clases </w:delText>
          </w:r>
        </w:del>
        <w:r w:rsidRPr="00BF438C">
          <w:t xml:space="preserve">de la capa de la lógica </w:t>
        </w:r>
      </w:moveTo>
      <w:ins w:id="5696" w:author="IO" w:date="2011-07-22T13:39:00Z">
        <w:r>
          <w:t xml:space="preserve">con </w:t>
        </w:r>
        <w:proofErr w:type="spellStart"/>
        <w:r w:rsidRPr="00085242">
          <w:rPr>
            <w:i/>
            <w:rPrChange w:id="5697" w:author="IO" w:date="2011-07-22T13:39:00Z">
              <w:rPr/>
            </w:rPrChange>
          </w:rPr>
          <w:t>World</w:t>
        </w:r>
        <w:proofErr w:type="spellEnd"/>
        <w:r w:rsidRPr="00085242">
          <w:rPr>
            <w:i/>
            <w:rPrChange w:id="5698" w:author="IO" w:date="2011-07-22T13:39:00Z">
              <w:rPr/>
            </w:rPrChange>
          </w:rPr>
          <w:t xml:space="preserve"> </w:t>
        </w:r>
        <w:proofErr w:type="spellStart"/>
        <w:r w:rsidRPr="00085242">
          <w:rPr>
            <w:i/>
            <w:rPrChange w:id="5699" w:author="IO" w:date="2011-07-22T13:39:00Z">
              <w:rPr/>
            </w:rPrChange>
          </w:rPr>
          <w:t>Wind</w:t>
        </w:r>
        <w:proofErr w:type="spellEnd"/>
        <w:r>
          <w:t xml:space="preserve">, </w:t>
        </w:r>
      </w:ins>
      <w:moveTo w:id="5700" w:author="IO" w:date="2011-07-22T13:39:00Z">
        <w:r w:rsidRPr="00BF438C">
          <w:t>se ha</w:t>
        </w:r>
      </w:moveTo>
      <w:ins w:id="5701" w:author="IO" w:date="2011-07-22T13:40:00Z">
        <w:r>
          <w:t>n</w:t>
        </w:r>
      </w:ins>
      <w:moveTo w:id="5702" w:author="IO" w:date="2011-07-22T13:39:00Z">
        <w:r w:rsidRPr="00BF438C">
          <w:t xml:space="preserve"> creado una </w:t>
        </w:r>
      </w:moveTo>
      <w:proofErr w:type="spellStart"/>
      <w:ins w:id="5703" w:author="IO" w:date="2011-07-22T13:40:00Z">
        <w:r>
          <w:t>seroe</w:t>
        </w:r>
        <w:proofErr w:type="spellEnd"/>
        <w:r>
          <w:t xml:space="preserve"> de clases </w:t>
        </w:r>
      </w:ins>
      <w:moveTo w:id="5704" w:author="IO" w:date="2011-07-22T13:39:00Z">
        <w:del w:id="5705" w:author="IO" w:date="2011-07-22T13:40:00Z">
          <w:r w:rsidRPr="00BF438C" w:rsidDel="00085242">
            <w:delText xml:space="preserve">capa de visualización, </w:delText>
          </w:r>
        </w:del>
        <w:r w:rsidRPr="00BF438C">
          <w:t>que adapta</w:t>
        </w:r>
      </w:moveTo>
      <w:ins w:id="5706" w:author="IO" w:date="2011-07-22T13:40:00Z">
        <w:r>
          <w:t>n</w:t>
        </w:r>
      </w:ins>
      <w:moveTo w:id="5707" w:author="IO" w:date="2011-07-22T13:39:00Z">
        <w:r w:rsidRPr="00BF438C">
          <w:t xml:space="preserve"> las entidades del sistema (</w:t>
        </w:r>
      </w:moveTo>
      <w:ins w:id="5708" w:author="IO" w:date="2011-07-22T13:40:00Z">
        <w:r>
          <w:t xml:space="preserve">ej. </w:t>
        </w:r>
      </w:ins>
      <w:moveTo w:id="5709" w:author="IO" w:date="2011-07-22T13:39:00Z">
        <w:r w:rsidRPr="00BF438C">
          <w:t>aviones, rutas</w:t>
        </w:r>
      </w:moveTo>
      <w:ins w:id="5710" w:author="IO" w:date="2011-07-22T13:40:00Z">
        <w:r>
          <w:t xml:space="preserve"> o</w:t>
        </w:r>
      </w:ins>
      <w:moveTo w:id="5711" w:author="IO" w:date="2011-07-22T13:39:00Z">
        <w:del w:id="5712" w:author="IO" w:date="2011-07-22T13:40:00Z">
          <w:r w:rsidRPr="00BF438C" w:rsidDel="00085242">
            <w:delText>,</w:delText>
          </w:r>
        </w:del>
        <w:r w:rsidRPr="00BF438C">
          <w:t xml:space="preserve"> aeropuertos</w:t>
        </w:r>
        <w:del w:id="5713" w:author="IO" w:date="2011-07-22T13:40:00Z">
          <w:r w:rsidRPr="00BF438C" w:rsidDel="00085242">
            <w:delText>, etc</w:delText>
          </w:r>
        </w:del>
        <w:r w:rsidRPr="00BF438C">
          <w:t>)</w:t>
        </w:r>
        <w:del w:id="5714" w:author="IO" w:date="2011-07-22T13:40:00Z">
          <w:r w:rsidRPr="00BF438C" w:rsidDel="00085242">
            <w:delText xml:space="preserve"> </w:delText>
          </w:r>
        </w:del>
        <w:r w:rsidRPr="00BF438C">
          <w:t xml:space="preserve"> a clases de la herramienta </w:t>
        </w:r>
        <w:proofErr w:type="spellStart"/>
        <w:r w:rsidRPr="00BF438C">
          <w:t>Wor</w:t>
        </w:r>
        <w:r w:rsidRPr="003B5896">
          <w:t>ld</w:t>
        </w:r>
        <w:proofErr w:type="spellEnd"/>
        <w:r w:rsidRPr="003B5896">
          <w:t xml:space="preserve"> </w:t>
        </w:r>
        <w:proofErr w:type="spellStart"/>
        <w:r w:rsidRPr="003B5896">
          <w:t>Wind</w:t>
        </w:r>
      </w:moveTo>
      <w:proofErr w:type="spellEnd"/>
      <w:ins w:id="5715" w:author="IO" w:date="2011-07-22T13:40:00Z">
        <w:r>
          <w:t xml:space="preserve">. Estas clases </w:t>
        </w:r>
      </w:ins>
      <w:ins w:id="5716" w:author="IO" w:date="2011-07-22T13:41:00Z">
        <w:r>
          <w:t>adaptadoras</w:t>
        </w:r>
      </w:ins>
      <w:moveTo w:id="5717" w:author="IO" w:date="2011-07-22T13:39:00Z">
        <w:del w:id="5718" w:author="IO" w:date="2011-07-22T13:41:00Z">
          <w:r w:rsidRPr="003B5896" w:rsidDel="00085242">
            <w:delText xml:space="preserve"> para que estas</w:delText>
          </w:r>
        </w:del>
        <w:r w:rsidRPr="003B5896">
          <w:t xml:space="preserve"> pued</w:t>
        </w:r>
        <w:del w:id="5719" w:author="IO" w:date="2011-07-22T13:41:00Z">
          <w:r w:rsidRPr="003B5896" w:rsidDel="00085242">
            <w:delText>a</w:delText>
          </w:r>
        </w:del>
      </w:moveTo>
      <w:ins w:id="5720" w:author="IO" w:date="2011-07-22T13:41:00Z">
        <w:r>
          <w:t>e</w:t>
        </w:r>
      </w:ins>
      <w:moveTo w:id="5721" w:author="IO" w:date="2011-07-22T13:39:00Z">
        <w:r w:rsidRPr="003B5896">
          <w:t xml:space="preserve">n ser </w:t>
        </w:r>
      </w:moveTo>
      <w:ins w:id="5722" w:author="IO" w:date="2011-07-22T13:41:00Z">
        <w:r w:rsidRPr="003B5896">
          <w:t xml:space="preserve">mostradas </w:t>
        </w:r>
      </w:ins>
      <w:moveTo w:id="5723" w:author="IO" w:date="2011-07-22T13:39:00Z">
        <w:r w:rsidRPr="003B5896">
          <w:t xml:space="preserve">gráficamente </w:t>
        </w:r>
        <w:del w:id="5724" w:author="IO" w:date="2011-07-22T13:41:00Z">
          <w:r w:rsidRPr="003B5896" w:rsidDel="00085242">
            <w:delText xml:space="preserve">mostradas </w:delText>
          </w:r>
        </w:del>
        <w:r w:rsidRPr="003B5896">
          <w:t>en los distintos mapas.</w:t>
        </w:r>
      </w:moveTo>
    </w:p>
    <w:moveToRangeEnd w:id="5691"/>
    <w:p w14:paraId="4586458A" w14:textId="13458D90" w:rsidR="00416FF6" w:rsidRPr="003B5896" w:rsidRDefault="00212C75" w:rsidP="00416FF6">
      <w:pPr>
        <w:spacing w:before="240" w:after="120"/>
        <w:ind w:firstLine="284"/>
        <w:jc w:val="both"/>
        <w:rPr>
          <w:ins w:id="5725" w:author="IO" w:date="2011-07-22T13:16:00Z"/>
        </w:rPr>
      </w:pPr>
      <w:ins w:id="5726" w:author="Orion" w:date="2011-07-08T11:55:00Z">
        <w:r w:rsidRPr="00441066">
          <w:t>La</w:t>
        </w:r>
      </w:ins>
      <w:ins w:id="5727" w:author="Orion" w:date="2011-07-08T11:52:00Z">
        <w:r w:rsidR="00A570A7" w:rsidRPr="00441066">
          <w:t xml:space="preserve"> aplicación</w:t>
        </w:r>
      </w:ins>
      <w:ins w:id="5728" w:author="Orion" w:date="2011-07-08T11:55:00Z">
        <w:r w:rsidRPr="00441066">
          <w:t xml:space="preserve"> </w:t>
        </w:r>
      </w:ins>
      <w:ins w:id="5729" w:author="IO" w:date="2011-07-22T13:08:00Z">
        <w:r w:rsidR="006B1111">
          <w:t xml:space="preserve">de visualización </w:t>
        </w:r>
      </w:ins>
      <w:ins w:id="5730" w:author="Orion" w:date="2011-07-08T11:55:00Z">
        <w:r w:rsidRPr="00441066">
          <w:t>desarrollada para este trabajo</w:t>
        </w:r>
      </w:ins>
      <w:ins w:id="5731" w:author="Orion" w:date="2011-07-08T11:52:00Z">
        <w:r w:rsidR="00A570A7" w:rsidRPr="00441066">
          <w:t xml:space="preserve"> </w:t>
        </w:r>
      </w:ins>
      <w:ins w:id="5732" w:author="IO" w:date="2011-07-22T13:08:00Z">
        <w:r w:rsidR="006B1111">
          <w:t xml:space="preserve">se puede ver en la </w:t>
        </w:r>
      </w:ins>
      <w:ins w:id="5733" w:author="IO" w:date="2011-07-22T13:17:00Z">
        <w:r w:rsidR="00416FF6">
          <w:fldChar w:fldCharType="begin"/>
        </w:r>
        <w:r w:rsidR="00416FF6">
          <w:instrText xml:space="preserve"> REF _Ref299104038 \h </w:instrText>
        </w:r>
      </w:ins>
      <w:r w:rsidR="00416FF6">
        <w:fldChar w:fldCharType="separate"/>
      </w:r>
      <w:ins w:id="5734" w:author="Orion" w:date="2011-07-26T22:30:00Z">
        <w:r w:rsidR="00503590">
          <w:t xml:space="preserve">Figura </w:t>
        </w:r>
        <w:r w:rsidR="00503590">
          <w:rPr>
            <w:noProof/>
          </w:rPr>
          <w:t>25</w:t>
        </w:r>
      </w:ins>
      <w:ins w:id="5735" w:author="IO" w:date="2011-07-22T13:17:00Z">
        <w:del w:id="5736" w:author="Orion" w:date="2011-07-26T22:30:00Z">
          <w:r w:rsidR="00416FF6" w:rsidDel="00503590">
            <w:delText xml:space="preserve">Figura </w:delText>
          </w:r>
          <w:r w:rsidR="00416FF6" w:rsidDel="00503590">
            <w:rPr>
              <w:noProof/>
            </w:rPr>
            <w:delText>24</w:delText>
          </w:r>
        </w:del>
        <w:r w:rsidR="00416FF6">
          <w:fldChar w:fldCharType="end"/>
        </w:r>
      </w:ins>
      <w:ins w:id="5737" w:author="IO" w:date="2011-07-22T13:09:00Z">
        <w:r w:rsidR="006B1111">
          <w:t xml:space="preserve">. </w:t>
        </w:r>
      </w:ins>
      <w:ins w:id="5738" w:author="IO" w:date="2011-07-22T13:12:00Z">
        <w:r w:rsidR="0015604D">
          <w:t>Incluye</w:t>
        </w:r>
      </w:ins>
      <w:ins w:id="5739" w:author="Orion" w:date="2011-07-08T11:56:00Z">
        <w:del w:id="5740" w:author="IO" w:date="2011-07-22T13:12:00Z">
          <w:r w:rsidRPr="00441066" w:rsidDel="0015604D">
            <w:delText>muestra</w:delText>
          </w:r>
        </w:del>
        <w:r w:rsidRPr="00441066">
          <w:t xml:space="preserve"> una ventana</w:t>
        </w:r>
        <w:del w:id="5741" w:author="IO" w:date="2011-07-22T13:01:00Z">
          <w:r w:rsidRPr="00441066" w:rsidDel="00B13F9D">
            <w:delText xml:space="preserve"> </w:delText>
          </w:r>
        </w:del>
      </w:ins>
      <w:ins w:id="5742" w:author="Orion" w:date="2011-07-08T12:00:00Z">
        <w:r w:rsidRPr="00441066">
          <w:t xml:space="preserve"> que contiene</w:t>
        </w:r>
      </w:ins>
      <w:ins w:id="5743" w:author="Orion" w:date="2011-07-08T11:56:00Z">
        <w:r w:rsidRPr="00441066">
          <w:t xml:space="preserve"> </w:t>
        </w:r>
        <w:del w:id="5744" w:author="IO" w:date="2011-07-22T13:13:00Z">
          <w:r w:rsidRPr="00441066" w:rsidDel="0015604D">
            <w:delText xml:space="preserve">un panel </w:delText>
          </w:r>
        </w:del>
        <w:r w:rsidRPr="00441066">
          <w:t>en la parte de la izquierda</w:t>
        </w:r>
      </w:ins>
      <w:ins w:id="5745" w:author="Orion" w:date="2011-07-08T12:00:00Z">
        <w:r w:rsidRPr="00BF438C">
          <w:t xml:space="preserve"> </w:t>
        </w:r>
      </w:ins>
      <w:ins w:id="5746" w:author="IO" w:date="2011-07-22T13:13:00Z">
        <w:r w:rsidR="0015604D">
          <w:t xml:space="preserve">una serie de paneles </w:t>
        </w:r>
      </w:ins>
      <w:ins w:id="5747" w:author="Orion" w:date="2011-07-08T12:00:00Z">
        <w:r w:rsidRPr="00BF438C">
          <w:t>para configurar las diferentes opciones</w:t>
        </w:r>
      </w:ins>
      <w:ins w:id="5748" w:author="IO" w:date="2011-07-22T13:13:00Z">
        <w:r w:rsidR="0015604D">
          <w:t xml:space="preserve"> de simulación y controlarla, y en la derecha un mapa que </w:t>
        </w:r>
      </w:ins>
      <w:ins w:id="5749" w:author="IO" w:date="2011-07-22T13:14:00Z">
        <w:r w:rsidR="00416FF6">
          <w:t>visualiza</w:t>
        </w:r>
      </w:ins>
      <w:ins w:id="5750" w:author="IO" w:date="2011-07-22T13:13:00Z">
        <w:r w:rsidR="0015604D">
          <w:t xml:space="preserve"> la simulaci</w:t>
        </w:r>
      </w:ins>
      <w:ins w:id="5751" w:author="IO" w:date="2011-07-22T13:14:00Z">
        <w:r w:rsidR="0015604D">
          <w:t>ón.</w:t>
        </w:r>
      </w:ins>
    </w:p>
    <w:p w14:paraId="4B26A64F" w14:textId="77777777" w:rsidR="00416FF6" w:rsidRPr="007B2DFF" w:rsidRDefault="00416FF6" w:rsidP="00416FF6">
      <w:pPr>
        <w:jc w:val="both"/>
        <w:rPr>
          <w:ins w:id="5752" w:author="IO" w:date="2011-07-22T13:16:00Z"/>
          <w:rFonts w:cs="Times New Roman"/>
        </w:rPr>
      </w:pPr>
      <w:ins w:id="5753" w:author="IO" w:date="2011-07-22T13:16:00Z">
        <w:r w:rsidRPr="0083518D">
          <w:rPr>
            <w:rFonts w:cs="Times New Roman"/>
            <w:noProof/>
            <w:lang w:eastAsia="es-ES" w:bidi="ar-SA"/>
          </w:rPr>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24C7031C" w14:textId="77777777" w:rsidR="00416FF6" w:rsidRPr="006B1111" w:rsidRDefault="00416FF6" w:rsidP="00416FF6">
      <w:pPr>
        <w:pStyle w:val="Caption"/>
        <w:rPr>
          <w:ins w:id="5754" w:author="IO" w:date="2011-07-22T13:16:00Z"/>
        </w:rPr>
      </w:pPr>
      <w:bookmarkStart w:id="5755" w:name="_Ref299104038"/>
      <w:bookmarkStart w:id="5756" w:name="_Toc299483450"/>
      <w:ins w:id="5757" w:author="IO" w:date="2011-07-22T13:16:00Z">
        <w:r>
          <w:lastRenderedPageBreak/>
          <w:t xml:space="preserve">Figura </w:t>
        </w:r>
        <w:r>
          <w:fldChar w:fldCharType="begin"/>
        </w:r>
        <w:r>
          <w:instrText xml:space="preserve"> SEQ Figura \* ARABIC </w:instrText>
        </w:r>
        <w:r>
          <w:fldChar w:fldCharType="separate"/>
        </w:r>
      </w:ins>
      <w:ins w:id="5758" w:author="Orion" w:date="2011-07-26T22:41:00Z">
        <w:r w:rsidR="000A487B">
          <w:rPr>
            <w:noProof/>
          </w:rPr>
          <w:t>25</w:t>
        </w:r>
      </w:ins>
      <w:ins w:id="5759" w:author="IO" w:date="2011-07-22T13:16:00Z">
        <w:r>
          <w:fldChar w:fldCharType="end"/>
        </w:r>
        <w:bookmarkEnd w:id="5755"/>
        <w:r>
          <w:t>. Aplicación de visualización.</w:t>
        </w:r>
        <w:bookmarkEnd w:id="5756"/>
      </w:ins>
    </w:p>
    <w:p w14:paraId="5129A9E5" w14:textId="0FEEB876" w:rsidR="001262AB" w:rsidRPr="003B5896" w:rsidRDefault="00416FF6">
      <w:pPr>
        <w:spacing w:before="240" w:after="120"/>
        <w:ind w:firstLine="284"/>
        <w:jc w:val="both"/>
        <w:rPr>
          <w:ins w:id="5760" w:author="Orion" w:date="2011-07-08T12:14:00Z"/>
        </w:rPr>
        <w:pPrChange w:id="5761" w:author="IO" w:date="2011-07-22T12:31:00Z">
          <w:pPr/>
        </w:pPrChange>
      </w:pPr>
      <w:ins w:id="5762" w:author="IO" w:date="2011-07-22T13:18:00Z">
        <w:r>
          <w:t xml:space="preserve">La visualización se organiza en una serie de capas con distinta información. </w:t>
        </w:r>
      </w:ins>
      <w:ins w:id="5763" w:author="Orion" w:date="2011-07-08T12:13:00Z">
        <w:del w:id="5764" w:author="IO" w:date="2011-07-22T13:14:00Z">
          <w:r w:rsidR="00940CEB" w:rsidRPr="00BF438C" w:rsidDel="0015604D">
            <w:delText xml:space="preserve">. </w:delText>
          </w:r>
        </w:del>
        <w:r w:rsidR="00940CEB" w:rsidRPr="00BF438C">
          <w:t>E</w:t>
        </w:r>
      </w:ins>
      <w:ins w:id="5765" w:author="IO" w:date="2011-07-22T13:15:00Z">
        <w:r>
          <w:t xml:space="preserve">l panel </w:t>
        </w:r>
      </w:ins>
      <w:ins w:id="5766" w:author="IO" w:date="2011-07-22T13:16:00Z">
        <w:r>
          <w:t xml:space="preserve">superior </w:t>
        </w:r>
      </w:ins>
      <w:ins w:id="5767" w:author="IO" w:date="2011-07-22T13:15:00Z">
        <w:r>
          <w:t>izquierd</w:t>
        </w:r>
      </w:ins>
      <w:ins w:id="5768" w:author="IO" w:date="2011-07-22T13:16:00Z">
        <w:r>
          <w:t xml:space="preserve">o </w:t>
        </w:r>
      </w:ins>
      <w:ins w:id="5769" w:author="IO" w:date="2011-07-22T13:17:00Z">
        <w:r>
          <w:t xml:space="preserve">permite </w:t>
        </w:r>
      </w:ins>
      <w:ins w:id="5770" w:author="Orion" w:date="2011-07-08T12:13:00Z">
        <w:del w:id="5771" w:author="IO" w:date="2011-07-22T13:18:00Z">
          <w:r w:rsidR="00940CEB" w:rsidRPr="00BF438C" w:rsidDel="00416FF6">
            <w:delText>n primer lugar se puede ver un panel con las diferentes</w:delText>
          </w:r>
        </w:del>
      </w:ins>
      <w:ins w:id="5772" w:author="IO" w:date="2011-07-22T13:18:00Z">
        <w:r>
          <w:t>seleccionar cuáles de estas</w:t>
        </w:r>
      </w:ins>
      <w:ins w:id="5773" w:author="Orion" w:date="2011-07-08T12:13:00Z">
        <w:r w:rsidR="00940CEB" w:rsidRPr="00BF438C">
          <w:t xml:space="preserve"> capas </w:t>
        </w:r>
        <w:del w:id="5774" w:author="IO" w:date="2011-07-22T13:18:00Z">
          <w:r w:rsidR="00940CEB" w:rsidRPr="00BF438C" w:rsidDel="00416FF6">
            <w:delText xml:space="preserve">que se </w:delText>
          </w:r>
        </w:del>
      </w:ins>
      <w:ins w:id="5775" w:author="Orion" w:date="2011-07-08T12:18:00Z">
        <w:del w:id="5776" w:author="IO" w:date="2011-07-22T13:18:00Z">
          <w:r w:rsidR="00940CEB" w:rsidRPr="003B5896" w:rsidDel="00416FF6">
            <w:delText>pueden</w:delText>
          </w:r>
        </w:del>
      </w:ins>
      <w:ins w:id="5777" w:author="Orion" w:date="2011-07-08T12:13:00Z">
        <w:del w:id="5778" w:author="IO" w:date="2011-07-22T13:18:00Z">
          <w:r w:rsidR="00940CEB" w:rsidRPr="003B5896" w:rsidDel="00416FF6">
            <w:delText xml:space="preserve"> mostrar</w:delText>
          </w:r>
        </w:del>
      </w:ins>
      <w:ins w:id="5779" w:author="Orion" w:date="2011-07-08T12:18:00Z">
        <w:del w:id="5780" w:author="IO" w:date="2011-07-22T13:18:00Z">
          <w:r w:rsidR="00940CEB" w:rsidRPr="003B5896" w:rsidDel="00416FF6">
            <w:delText xml:space="preserve"> u ocultar según queramos</w:delText>
          </w:r>
        </w:del>
      </w:ins>
      <w:ins w:id="5781" w:author="IO" w:date="2011-07-22T13:18:00Z">
        <w:r>
          <w:t>se quieren visualizar</w:t>
        </w:r>
      </w:ins>
      <w:ins w:id="5782" w:author="Orion" w:date="2011-07-08T12:13:00Z">
        <w:del w:id="5783" w:author="IO" w:date="2011-07-22T13:19:00Z">
          <w:r w:rsidR="00940CEB" w:rsidRPr="003B5896" w:rsidDel="00416FF6">
            <w:delText xml:space="preserve">. Como se puede ver hay </w:delText>
          </w:r>
        </w:del>
      </w:ins>
      <w:ins w:id="5784" w:author="Orion" w:date="2011-07-08T12:14:00Z">
        <w:del w:id="5785" w:author="IO" w:date="2011-07-22T13:19:00Z">
          <w:r w:rsidR="00940CEB" w:rsidRPr="003B5896" w:rsidDel="00416FF6">
            <w:delText>3 capas</w:delText>
          </w:r>
        </w:del>
        <w:r w:rsidR="00940CEB" w:rsidRPr="003B5896">
          <w:t>:</w:t>
        </w:r>
      </w:ins>
    </w:p>
    <w:p w14:paraId="4BABC4AF" w14:textId="60F515D3" w:rsidR="00940CEB" w:rsidRPr="00416FF6" w:rsidRDefault="00940CEB">
      <w:pPr>
        <w:pStyle w:val="ListParagraph"/>
        <w:numPr>
          <w:ilvl w:val="0"/>
          <w:numId w:val="41"/>
        </w:numPr>
        <w:spacing w:before="120" w:after="120"/>
        <w:ind w:left="641" w:hanging="357"/>
        <w:jc w:val="both"/>
        <w:rPr>
          <w:ins w:id="5786" w:author="Orion" w:date="2011-07-08T12:17:00Z"/>
        </w:rPr>
        <w:pPrChange w:id="5787" w:author="IO" w:date="2011-07-22T12:29:00Z">
          <w:pPr/>
        </w:pPrChange>
      </w:pPr>
      <w:ins w:id="5788" w:author="Orion" w:date="2011-07-08T12:14:00Z">
        <w:r w:rsidRPr="00441066">
          <w:rPr>
            <w:i/>
            <w:rPrChange w:id="5789" w:author="IO" w:date="2011-07-22T12:29:00Z">
              <w:rPr>
                <w:rFonts w:cs="Times New Roman"/>
              </w:rPr>
            </w:rPrChange>
          </w:rPr>
          <w:t>View Control</w:t>
        </w:r>
      </w:ins>
      <w:ins w:id="5790" w:author="IO" w:date="2011-07-22T13:19:00Z">
        <w:r w:rsidR="00416FF6" w:rsidRPr="00416FF6">
          <w:rPr>
            <w:rPrChange w:id="5791" w:author="IO" w:date="2011-07-22T13:19:00Z">
              <w:rPr>
                <w:i/>
              </w:rPr>
            </w:rPrChange>
          </w:rPr>
          <w:t xml:space="preserve">. </w:t>
        </w:r>
        <w:r w:rsidR="00416FF6">
          <w:t xml:space="preserve">Esta capa corresponde a </w:t>
        </w:r>
      </w:ins>
      <w:ins w:id="5792" w:author="Orion" w:date="2011-07-08T12:14:00Z">
        <w:del w:id="5793" w:author="IO" w:date="2011-07-22T13:19:00Z">
          <w:r w:rsidRPr="00416FF6" w:rsidDel="00416FF6">
            <w:delText xml:space="preserve">: son </w:delText>
          </w:r>
        </w:del>
        <w:r w:rsidRPr="00416FF6">
          <w:t xml:space="preserve">los controles </w:t>
        </w:r>
      </w:ins>
      <w:ins w:id="5794" w:author="IO" w:date="2011-07-22T13:20:00Z">
        <w:r w:rsidR="00416FF6">
          <w:t xml:space="preserve">de navegación </w:t>
        </w:r>
      </w:ins>
      <w:ins w:id="5795" w:author="Orion" w:date="2011-07-08T12:14:00Z">
        <w:r w:rsidRPr="00416FF6">
          <w:t xml:space="preserve">mostrados dentro del mapa </w:t>
        </w:r>
      </w:ins>
      <w:ins w:id="5796" w:author="IO" w:date="2011-07-22T13:20:00Z">
        <w:r w:rsidR="00416FF6">
          <w:t xml:space="preserve">en la esquina inferior </w:t>
        </w:r>
      </w:ins>
      <w:ins w:id="5797" w:author="Orion" w:date="2011-07-08T12:14:00Z">
        <w:del w:id="5798" w:author="IO" w:date="2011-07-22T13:20:00Z">
          <w:r w:rsidRPr="00416FF6" w:rsidDel="00416FF6">
            <w:delText xml:space="preserve">abajo a la </w:delText>
          </w:r>
        </w:del>
        <w:r w:rsidRPr="00416FF6">
          <w:t xml:space="preserve">izquierda. Dichos controles </w:t>
        </w:r>
        <w:del w:id="5799" w:author="IO" w:date="2011-07-22T13:20:00Z">
          <w:r w:rsidRPr="00416FF6" w:rsidDel="00416FF6">
            <w:delText xml:space="preserve">nos </w:delText>
          </w:r>
        </w:del>
        <w:r w:rsidRPr="00416FF6">
          <w:t>permiten</w:t>
        </w:r>
      </w:ins>
      <w:ins w:id="5800" w:author="IO" w:date="2011-07-22T13:20:00Z">
        <w:r w:rsidR="00416FF6">
          <w:t>, entre otras acciones,</w:t>
        </w:r>
      </w:ins>
      <w:ins w:id="5801" w:author="Orion" w:date="2011-07-08T12:14:00Z">
        <w:r w:rsidRPr="00416FF6">
          <w:t xml:space="preserve"> </w:t>
        </w:r>
      </w:ins>
      <w:ins w:id="5802" w:author="Orion" w:date="2011-07-08T12:15:00Z">
        <w:r w:rsidRPr="00416FF6">
          <w:t>hacer</w:t>
        </w:r>
      </w:ins>
      <w:ins w:id="5803" w:author="Orion" w:date="2011-07-08T12:14:00Z">
        <w:r w:rsidRPr="00416FF6">
          <w:t xml:space="preserve"> zoom, rota</w:t>
        </w:r>
      </w:ins>
      <w:ins w:id="5804" w:author="Orion" w:date="2011-07-08T12:15:00Z">
        <w:r w:rsidRPr="00416FF6">
          <w:t xml:space="preserve">r el mapa y </w:t>
        </w:r>
        <w:del w:id="5805" w:author="IO" w:date="2011-07-22T13:20:00Z">
          <w:r w:rsidRPr="00416FF6" w:rsidDel="00416FF6">
            <w:delText>demás opciones</w:delText>
          </w:r>
        </w:del>
      </w:ins>
      <w:ins w:id="5806" w:author="IO" w:date="2011-07-22T13:20:00Z">
        <w:r w:rsidR="00416FF6">
          <w:t>moverse por él</w:t>
        </w:r>
      </w:ins>
      <w:ins w:id="5807" w:author="Orion" w:date="2011-07-08T12:15:00Z">
        <w:r w:rsidRPr="00416FF6">
          <w:t xml:space="preserve">. </w:t>
        </w:r>
      </w:ins>
      <w:ins w:id="5808" w:author="Orion" w:date="2011-07-08T12:16:00Z">
        <w:r w:rsidRPr="00416FF6">
          <w:t>A</w:t>
        </w:r>
      </w:ins>
      <w:ins w:id="5809" w:author="Orion" w:date="2011-07-08T12:17:00Z">
        <w:r w:rsidRPr="00416FF6">
          <w:t xml:space="preserve">lgunas de estas </w:t>
        </w:r>
        <w:del w:id="5810" w:author="IO" w:date="2011-07-22T13:20:00Z">
          <w:r w:rsidRPr="00416FF6" w:rsidDel="00416FF6">
            <w:delText>opciones</w:delText>
          </w:r>
        </w:del>
      </w:ins>
      <w:ins w:id="5811" w:author="IO" w:date="2011-07-22T13:20:00Z">
        <w:r w:rsidR="00416FF6">
          <w:t>acciones</w:t>
        </w:r>
      </w:ins>
      <w:ins w:id="5812" w:author="Orion" w:date="2011-07-08T12:17:00Z">
        <w:r w:rsidRPr="00416FF6">
          <w:t xml:space="preserve"> también se pueden llevar a cabo </w:t>
        </w:r>
      </w:ins>
      <w:ins w:id="5813" w:author="IO" w:date="2011-07-22T13:20:00Z">
        <w:r w:rsidR="00416FF6" w:rsidRPr="00416FF6">
          <w:t xml:space="preserve">directamente </w:t>
        </w:r>
      </w:ins>
      <w:ins w:id="5814" w:author="Orion" w:date="2011-07-08T12:17:00Z">
        <w:r w:rsidRPr="00416FF6">
          <w:t xml:space="preserve">con el </w:t>
        </w:r>
        <w:del w:id="5815" w:author="IO" w:date="2011-07-22T13:20:00Z">
          <w:r w:rsidRPr="00416FF6" w:rsidDel="00416FF6">
            <w:delText xml:space="preserve">mismo </w:delText>
          </w:r>
        </w:del>
        <w:r w:rsidRPr="00416FF6">
          <w:t>ratón</w:t>
        </w:r>
      </w:ins>
      <w:ins w:id="5816" w:author="IO" w:date="2011-07-22T13:21:00Z">
        <w:r w:rsidR="00416FF6">
          <w:t xml:space="preserve"> sobre el mapa</w:t>
        </w:r>
      </w:ins>
      <w:ins w:id="5817" w:author="Orion" w:date="2011-07-08T12:17:00Z">
        <w:del w:id="5818" w:author="IO" w:date="2011-07-22T13:20:00Z">
          <w:r w:rsidRPr="00416FF6" w:rsidDel="00416FF6">
            <w:delText xml:space="preserve"> directamente</w:delText>
          </w:r>
        </w:del>
        <w:r w:rsidRPr="00416FF6">
          <w:t>.</w:t>
        </w:r>
      </w:ins>
    </w:p>
    <w:p w14:paraId="1AED683D" w14:textId="2A5DA22D" w:rsidR="00940CEB" w:rsidRPr="00441066" w:rsidRDefault="00940CEB">
      <w:pPr>
        <w:pStyle w:val="ListParagraph"/>
        <w:numPr>
          <w:ilvl w:val="0"/>
          <w:numId w:val="41"/>
        </w:numPr>
        <w:spacing w:before="120" w:after="120"/>
        <w:ind w:left="641" w:hanging="357"/>
        <w:jc w:val="both"/>
        <w:rPr>
          <w:ins w:id="5819" w:author="Orion" w:date="2011-07-08T12:18:00Z"/>
          <w:i/>
          <w:rPrChange w:id="5820" w:author="IO" w:date="2011-07-22T12:29:00Z">
            <w:rPr>
              <w:ins w:id="5821" w:author="Orion" w:date="2011-07-08T12:18:00Z"/>
              <w:rFonts w:cs="Times New Roman"/>
            </w:rPr>
          </w:rPrChange>
        </w:rPr>
        <w:pPrChange w:id="5822" w:author="IO" w:date="2011-07-22T12:29:00Z">
          <w:pPr/>
        </w:pPrChange>
      </w:pPr>
      <w:ins w:id="5823" w:author="Orion" w:date="2011-07-08T12:17:00Z">
        <w:r w:rsidRPr="00441066">
          <w:rPr>
            <w:i/>
            <w:rPrChange w:id="5824" w:author="IO" w:date="2011-07-22T12:29:00Z">
              <w:rPr>
                <w:rFonts w:cs="Times New Roman"/>
              </w:rPr>
            </w:rPrChange>
          </w:rPr>
          <w:t xml:space="preserve">Blue </w:t>
        </w:r>
        <w:proofErr w:type="spellStart"/>
        <w:r w:rsidRPr="00441066">
          <w:rPr>
            <w:i/>
            <w:rPrChange w:id="5825" w:author="IO" w:date="2011-07-22T12:29:00Z">
              <w:rPr>
                <w:rFonts w:cs="Times New Roman"/>
              </w:rPr>
            </w:rPrChange>
          </w:rPr>
          <w:t>Marbel</w:t>
        </w:r>
      </w:ins>
      <w:proofErr w:type="spellEnd"/>
      <w:ins w:id="5826" w:author="IO" w:date="2011-07-22T13:21:00Z">
        <w:r w:rsidR="00416FF6" w:rsidRPr="00416FF6">
          <w:rPr>
            <w:rPrChange w:id="5827" w:author="IO" w:date="2011-07-22T13:21:00Z">
              <w:rPr>
                <w:i/>
              </w:rPr>
            </w:rPrChange>
          </w:rPr>
          <w:t>.</w:t>
        </w:r>
        <w:r w:rsidR="00416FF6">
          <w:t xml:space="preserve"> </w:t>
        </w:r>
      </w:ins>
      <w:ins w:id="5828" w:author="Orion" w:date="2011-07-08T12:17:00Z">
        <w:del w:id="5829" w:author="IO" w:date="2011-07-22T13:21:00Z">
          <w:r w:rsidRPr="00416FF6" w:rsidDel="00416FF6">
            <w:delText xml:space="preserve">: </w:delText>
          </w:r>
        </w:del>
      </w:ins>
      <w:ins w:id="5830" w:author="IO" w:date="2011-07-22T13:21:00Z">
        <w:r w:rsidR="00416FF6">
          <w:t>E</w:t>
        </w:r>
      </w:ins>
      <w:ins w:id="5831" w:author="Orion" w:date="2011-07-08T12:17:00Z">
        <w:del w:id="5832" w:author="IO" w:date="2011-07-22T13:21:00Z">
          <w:r w:rsidRPr="00416FF6" w:rsidDel="00416FF6">
            <w:delText>e</w:delText>
          </w:r>
        </w:del>
        <w:r w:rsidRPr="00416FF6">
          <w:t xml:space="preserve">s la capa </w:t>
        </w:r>
      </w:ins>
      <w:ins w:id="5833" w:author="IO" w:date="2011-07-22T13:21:00Z">
        <w:r w:rsidR="00416FF6">
          <w:t>con</w:t>
        </w:r>
      </w:ins>
      <w:ins w:id="5834" w:author="Orion" w:date="2011-07-08T12:17:00Z">
        <w:del w:id="5835" w:author="IO" w:date="2011-07-22T13:21:00Z">
          <w:r w:rsidRPr="00416FF6" w:rsidDel="00416FF6">
            <w:delText>que nos facilita</w:delText>
          </w:r>
        </w:del>
        <w:r w:rsidRPr="00416FF6">
          <w:t xml:space="preserve"> el mapa sobre el que </w:t>
        </w:r>
        <w:del w:id="5836" w:author="IO" w:date="2011-07-22T13:21:00Z">
          <w:r w:rsidRPr="00416FF6" w:rsidDel="00416FF6">
            <w:delText>vamos a</w:delText>
          </w:r>
        </w:del>
      </w:ins>
      <w:ins w:id="5837" w:author="IO" w:date="2011-07-22T13:21:00Z">
        <w:r w:rsidR="00416FF6">
          <w:t>se</w:t>
        </w:r>
      </w:ins>
      <w:ins w:id="5838" w:author="Orion" w:date="2011-07-08T12:17:00Z">
        <w:r w:rsidRPr="00416FF6">
          <w:t xml:space="preserve"> hace</w:t>
        </w:r>
        <w:del w:id="5839" w:author="IO" w:date="2011-07-22T13:21:00Z">
          <w:r w:rsidRPr="00416FF6" w:rsidDel="00416FF6">
            <w:delText>r</w:delText>
          </w:r>
        </w:del>
        <w:r w:rsidRPr="00416FF6">
          <w:t xml:space="preserve"> la simulaci</w:t>
        </w:r>
      </w:ins>
      <w:ins w:id="5840" w:author="Orion" w:date="2011-07-08T12:18:00Z">
        <w:r w:rsidRPr="00416FF6">
          <w:t>ón.</w:t>
        </w:r>
      </w:ins>
    </w:p>
    <w:p w14:paraId="11D13050" w14:textId="1DD79262" w:rsidR="00940CEB" w:rsidRPr="00416FF6" w:rsidRDefault="00940CEB">
      <w:pPr>
        <w:pStyle w:val="ListParagraph"/>
        <w:numPr>
          <w:ilvl w:val="0"/>
          <w:numId w:val="41"/>
        </w:numPr>
        <w:spacing w:before="120" w:after="120"/>
        <w:ind w:left="641" w:hanging="357"/>
        <w:jc w:val="both"/>
        <w:rPr>
          <w:ins w:id="5841" w:author="Orion" w:date="2011-07-08T12:19:00Z"/>
        </w:rPr>
        <w:pPrChange w:id="5842" w:author="IO" w:date="2011-07-22T12:29:00Z">
          <w:pPr/>
        </w:pPrChange>
      </w:pPr>
      <w:ins w:id="5843" w:author="Orion" w:date="2011-07-08T12:18:00Z">
        <w:r w:rsidRPr="00441066">
          <w:rPr>
            <w:i/>
            <w:rPrChange w:id="5844" w:author="IO" w:date="2011-07-22T12:29:00Z">
              <w:rPr>
                <w:rFonts w:cs="Times New Roman"/>
              </w:rPr>
            </w:rPrChange>
          </w:rPr>
          <w:t>Show Planes</w:t>
        </w:r>
        <w:del w:id="5845" w:author="IO" w:date="2011-07-22T13:21:00Z">
          <w:r w:rsidRPr="00416FF6" w:rsidDel="00416FF6">
            <w:delText>:</w:delText>
          </w:r>
        </w:del>
      </w:ins>
      <w:ins w:id="5846" w:author="IO" w:date="2011-07-22T13:21:00Z">
        <w:r w:rsidR="00416FF6">
          <w:t>.</w:t>
        </w:r>
      </w:ins>
      <w:ins w:id="5847" w:author="Orion" w:date="2011-07-08T12:18:00Z">
        <w:r w:rsidRPr="00416FF6">
          <w:t xml:space="preserve"> </w:t>
        </w:r>
        <w:del w:id="5848" w:author="IO" w:date="2011-07-22T13:21:00Z">
          <w:r w:rsidRPr="00416FF6" w:rsidDel="00416FF6">
            <w:delText>mostrar</w:delText>
          </w:r>
        </w:del>
      </w:ins>
      <w:ins w:id="5849" w:author="Orion" w:date="2011-07-08T12:19:00Z">
        <w:del w:id="5850" w:author="IO" w:date="2011-07-22T13:21:00Z">
          <w:r w:rsidRPr="00416FF6" w:rsidDel="00416FF6">
            <w:delText>ía</w:delText>
          </w:r>
        </w:del>
      </w:ins>
      <w:ins w:id="5851" w:author="IO" w:date="2011-07-22T13:21:00Z">
        <w:r w:rsidR="00416FF6">
          <w:t>Muestra</w:t>
        </w:r>
      </w:ins>
      <w:ins w:id="5852" w:author="Orion" w:date="2011-07-08T12:19:00Z">
        <w:r w:rsidRPr="00416FF6">
          <w:t xml:space="preserve"> todos los elementos que son objeto de esta simulación. </w:t>
        </w:r>
      </w:ins>
      <w:ins w:id="5853" w:author="IO" w:date="2011-07-22T13:21:00Z">
        <w:r w:rsidR="00416FF6">
          <w:t>Incluye</w:t>
        </w:r>
      </w:ins>
      <w:ins w:id="5854" w:author="Orion" w:date="2011-07-08T12:19:00Z">
        <w:del w:id="5855" w:author="IO" w:date="2011-07-22T13:21:00Z">
          <w:r w:rsidRPr="00416FF6" w:rsidDel="00416FF6">
            <w:delText>Aquí estarían incluid</w:delText>
          </w:r>
        </w:del>
        <w:del w:id="5856" w:author="IO" w:date="2011-07-22T13:22:00Z">
          <w:r w:rsidRPr="00416FF6" w:rsidDel="00416FF6">
            <w:delText>os</w:delText>
          </w:r>
        </w:del>
      </w:ins>
      <w:ins w:id="5857" w:author="IO" w:date="2011-07-22T13:22:00Z">
        <w:r w:rsidR="00416FF6">
          <w:t xml:space="preserve"> los</w:t>
        </w:r>
      </w:ins>
      <w:ins w:id="5858" w:author="Orion" w:date="2011-07-08T12:19:00Z">
        <w:r w:rsidRPr="00416FF6">
          <w:t xml:space="preserve"> aeropuertos, </w:t>
        </w:r>
        <w:del w:id="5859" w:author="IO" w:date="2011-07-22T13:22:00Z">
          <w:r w:rsidRPr="00416FF6" w:rsidDel="00416FF6">
            <w:delText>waypoints</w:delText>
          </w:r>
        </w:del>
      </w:ins>
      <w:ins w:id="5860" w:author="IO" w:date="2011-07-22T13:22:00Z">
        <w:r w:rsidR="00416FF6">
          <w:t>puntos de paso</w:t>
        </w:r>
      </w:ins>
      <w:ins w:id="5861" w:author="Orion" w:date="2011-07-08T12:19:00Z">
        <w:r w:rsidRPr="00416FF6">
          <w:t>, aviones</w:t>
        </w:r>
      </w:ins>
      <w:ins w:id="5862" w:author="IO" w:date="2011-07-22T13:22:00Z">
        <w:r w:rsidR="00416FF6">
          <w:t xml:space="preserve"> y</w:t>
        </w:r>
      </w:ins>
      <w:ins w:id="5863" w:author="Orion" w:date="2011-07-08T12:19:00Z">
        <w:del w:id="5864" w:author="IO" w:date="2011-07-22T13:22:00Z">
          <w:r w:rsidRPr="00416FF6" w:rsidDel="00416FF6">
            <w:delText>,</w:delText>
          </w:r>
        </w:del>
        <w:r w:rsidRPr="00416FF6">
          <w:t xml:space="preserve"> rutas</w:t>
        </w:r>
        <w:del w:id="5865" w:author="IO" w:date="2011-07-22T13:22:00Z">
          <w:r w:rsidRPr="00416FF6" w:rsidDel="00416FF6">
            <w:delText>, etc</w:delText>
          </w:r>
        </w:del>
        <w:r w:rsidRPr="00416FF6">
          <w:t>.</w:t>
        </w:r>
      </w:ins>
    </w:p>
    <w:p w14:paraId="4B296FAA" w14:textId="1A2BE14F" w:rsidR="00683D22" w:rsidRPr="00441066" w:rsidDel="00416FF6" w:rsidRDefault="00683D22">
      <w:pPr>
        <w:spacing w:before="240" w:after="120"/>
        <w:ind w:firstLine="284"/>
        <w:jc w:val="both"/>
        <w:rPr>
          <w:ins w:id="5866" w:author="Orion" w:date="2011-07-08T12:27:00Z"/>
          <w:del w:id="5867" w:author="IO" w:date="2011-07-22T13:22:00Z"/>
        </w:rPr>
        <w:pPrChange w:id="5868" w:author="IO" w:date="2011-07-22T12:31:00Z">
          <w:pPr/>
        </w:pPrChange>
      </w:pPr>
    </w:p>
    <w:p w14:paraId="4BA07FC5" w14:textId="4E529FE5" w:rsidR="001B61AA" w:rsidRPr="003B5896" w:rsidRDefault="00CB3426">
      <w:pPr>
        <w:spacing w:before="240" w:after="120"/>
        <w:ind w:firstLine="284"/>
        <w:jc w:val="both"/>
        <w:rPr>
          <w:ins w:id="5869" w:author="Orion" w:date="2011-07-08T12:33:00Z"/>
        </w:rPr>
        <w:pPrChange w:id="5870" w:author="IO" w:date="2011-07-22T12:31:00Z">
          <w:pPr/>
        </w:pPrChange>
      </w:pPr>
      <w:ins w:id="5871" w:author="Orion" w:date="2011-07-08T12:19:00Z">
        <w:r w:rsidRPr="00BF438C">
          <w:t xml:space="preserve">El </w:t>
        </w:r>
        <w:del w:id="5872" w:author="IO" w:date="2011-07-22T13:22:00Z">
          <w:r w:rsidRPr="00BF438C" w:rsidDel="00416FF6">
            <w:delText>siguiente</w:delText>
          </w:r>
        </w:del>
      </w:ins>
      <w:ins w:id="5873" w:author="IO" w:date="2011-07-22T13:22:00Z">
        <w:r w:rsidR="00416FF6">
          <w:t>segundo</w:t>
        </w:r>
      </w:ins>
      <w:ins w:id="5874" w:author="Orion" w:date="2011-07-08T12:19:00Z">
        <w:r w:rsidRPr="00BF438C">
          <w:t xml:space="preserve"> panel </w:t>
        </w:r>
      </w:ins>
      <w:ins w:id="5875" w:author="IO" w:date="2011-07-22T13:22:00Z">
        <w:r w:rsidR="00416FF6">
          <w:t xml:space="preserve">de la izquierda permite </w:t>
        </w:r>
      </w:ins>
      <w:ins w:id="5876" w:author="Orion" w:date="2011-07-08T12:27:00Z">
        <w:del w:id="5877" w:author="IO" w:date="2011-07-22T13:22:00Z">
          <w:r w:rsidR="00683D22" w:rsidRPr="00BF438C" w:rsidDel="00416FF6">
            <w:delText>será donde se podrá</w:delText>
          </w:r>
        </w:del>
      </w:ins>
      <w:ins w:id="5878" w:author="Orion" w:date="2011-07-08T12:19:00Z">
        <w:del w:id="5879" w:author="IO" w:date="2011-07-22T13:22:00Z">
          <w:r w:rsidRPr="003B5896" w:rsidDel="00416FF6">
            <w:delText xml:space="preserve"> </w:delText>
          </w:r>
        </w:del>
        <w:r w:rsidRPr="003B5896">
          <w:t xml:space="preserve">seleccionar los ficheros </w:t>
        </w:r>
        <w:del w:id="5880" w:author="IO" w:date="2011-07-22T13:22:00Z">
          <w:r w:rsidRPr="003B5896" w:rsidDel="00416FF6">
            <w:delText>xml</w:delText>
          </w:r>
        </w:del>
      </w:ins>
      <w:ins w:id="5881" w:author="IO" w:date="2011-07-22T13:22:00Z">
        <w:r w:rsidR="00416FF6">
          <w:t>XML</w:t>
        </w:r>
      </w:ins>
      <w:ins w:id="5882" w:author="Orion" w:date="2011-07-08T12:19:00Z">
        <w:r w:rsidRPr="003B5896">
          <w:t xml:space="preserve"> </w:t>
        </w:r>
      </w:ins>
      <w:ins w:id="5883" w:author="IO" w:date="2011-07-22T13:22:00Z">
        <w:r w:rsidR="00416FF6">
          <w:t xml:space="preserve">usados para configurar </w:t>
        </w:r>
      </w:ins>
      <w:ins w:id="5884" w:author="Orion" w:date="2011-07-08T12:19:00Z">
        <w:del w:id="5885" w:author="IO" w:date="2011-07-22T13:22:00Z">
          <w:r w:rsidRPr="003B5896" w:rsidDel="00416FF6">
            <w:delText>que aportaran la informaci</w:delText>
          </w:r>
        </w:del>
      </w:ins>
      <w:ins w:id="5886" w:author="Orion" w:date="2011-07-08T12:20:00Z">
        <w:del w:id="5887" w:author="IO" w:date="2011-07-22T13:22:00Z">
          <w:r w:rsidRPr="003B5896" w:rsidDel="00416FF6">
            <w:delText xml:space="preserve">ón de </w:delText>
          </w:r>
        </w:del>
        <w:r w:rsidRPr="003B5896">
          <w:t>los planes de vuelo que se van a llevar a cabo</w:t>
        </w:r>
      </w:ins>
      <w:ins w:id="5888" w:author="IO" w:date="2011-07-22T13:23:00Z">
        <w:r w:rsidR="00416FF6">
          <w:t xml:space="preserve">. Como se comentó en </w:t>
        </w:r>
      </w:ins>
      <w:ins w:id="5889" w:author="IO" w:date="2011-07-22T13:25:00Z">
        <w:r w:rsidR="00B90C7A">
          <w:t>l</w:t>
        </w:r>
      </w:ins>
      <w:ins w:id="5890" w:author="IO" w:date="2011-07-22T13:23:00Z">
        <w:r w:rsidR="00416FF6">
          <w:t xml:space="preserve">os requisitos (ver Sección </w:t>
        </w:r>
        <w:r w:rsidR="00416FF6">
          <w:fldChar w:fldCharType="begin"/>
        </w:r>
        <w:r w:rsidR="00416FF6">
          <w:instrText xml:space="preserve"> REF _Ref298944077 \r \h </w:instrText>
        </w:r>
      </w:ins>
      <w:r w:rsidR="00416FF6">
        <w:fldChar w:fldCharType="separate"/>
      </w:r>
      <w:ins w:id="5891" w:author="Orion" w:date="2011-07-26T22:30:00Z">
        <w:r w:rsidR="00503590">
          <w:t>4.1.1</w:t>
        </w:r>
      </w:ins>
      <w:ins w:id="5892" w:author="IO" w:date="2011-07-22T13:23:00Z">
        <w:r w:rsidR="00416FF6">
          <w:fldChar w:fldCharType="end"/>
        </w:r>
        <w:r w:rsidR="00416FF6">
          <w:t>)</w:t>
        </w:r>
      </w:ins>
      <w:ins w:id="5893" w:author="IO" w:date="2011-07-22T13:25:00Z">
        <w:r w:rsidR="00B90C7A">
          <w:t xml:space="preserve">, </w:t>
        </w:r>
      </w:ins>
      <w:ins w:id="5894" w:author="IO" w:date="2011-07-22T13:26:00Z">
        <w:r w:rsidR="00B90C7A">
          <w:t>parte de los</w:t>
        </w:r>
      </w:ins>
      <w:ins w:id="5895" w:author="IO" w:date="2011-07-22T13:25:00Z">
        <w:r w:rsidR="00B90C7A">
          <w:t xml:space="preserve"> datos </w:t>
        </w:r>
      </w:ins>
      <w:ins w:id="5896" w:author="IO" w:date="2011-07-22T13:27:00Z">
        <w:r w:rsidR="00B90C7A">
          <w:t>de la simulación</w:t>
        </w:r>
      </w:ins>
      <w:ins w:id="5897" w:author="IO" w:date="2011-07-22T13:25:00Z">
        <w:r w:rsidR="00B90C7A">
          <w:t xml:space="preserve"> son </w:t>
        </w:r>
      </w:ins>
      <w:ins w:id="5898" w:author="IO" w:date="2011-07-22T13:27:00Z">
        <w:r w:rsidR="00B90C7A">
          <w:t xml:space="preserve">asignados </w:t>
        </w:r>
      </w:ins>
      <w:ins w:id="5899" w:author="IO" w:date="2011-07-22T13:25:00Z">
        <w:r w:rsidR="00B90C7A">
          <w:t>directamente por el usuario a través de ficheros</w:t>
        </w:r>
      </w:ins>
      <w:ins w:id="5900" w:author="Orion" w:date="2011-07-08T12:20:00Z">
        <w:del w:id="5901" w:author="IO" w:date="2011-07-22T13:27:00Z">
          <w:r w:rsidRPr="003B5896" w:rsidDel="00B90C7A">
            <w:delText xml:space="preserve">, </w:delText>
          </w:r>
        </w:del>
      </w:ins>
      <w:ins w:id="5902" w:author="Orion" w:date="2011-07-08T12:28:00Z">
        <w:del w:id="5903" w:author="IO" w:date="2011-07-22T13:27:00Z">
          <w:r w:rsidR="00635CE1" w:rsidRPr="003B5896" w:rsidDel="00B90C7A">
            <w:delText xml:space="preserve"> y los ficheros xml que contendrán</w:delText>
          </w:r>
        </w:del>
      </w:ins>
      <w:ins w:id="5904" w:author="Orion" w:date="2011-07-08T12:21:00Z">
        <w:del w:id="5905" w:author="IO" w:date="2011-07-22T13:27:00Z">
          <w:r w:rsidRPr="003B5896" w:rsidDel="00B90C7A">
            <w:delText xml:space="preserve"> información relativa a las características de los pilotos que van a llevar a cabo los vuelos</w:delText>
          </w:r>
        </w:del>
        <w:r w:rsidRPr="003B5896">
          <w:t>. Por un lado</w:t>
        </w:r>
      </w:ins>
      <w:ins w:id="5906" w:author="IO" w:date="2011-07-22T13:27:00Z">
        <w:r w:rsidR="00B90C7A">
          <w:t xml:space="preserve">, se suministra </w:t>
        </w:r>
      </w:ins>
      <w:ins w:id="5907" w:author="Orion" w:date="2011-07-08T12:21:00Z">
        <w:del w:id="5908" w:author="IO" w:date="2011-07-22T13:28:00Z">
          <w:r w:rsidRPr="003B5896" w:rsidDel="00B90C7A">
            <w:delText xml:space="preserve"> el xml correspondiente a la configuraci</w:delText>
          </w:r>
        </w:del>
      </w:ins>
      <w:ins w:id="5909" w:author="Orion" w:date="2011-07-08T12:22:00Z">
        <w:del w:id="5910" w:author="IO" w:date="2011-07-22T13:28:00Z">
          <w:r w:rsidRPr="003B5896" w:rsidDel="00B90C7A">
            <w:delText>ón de</w:delText>
          </w:r>
        </w:del>
      </w:ins>
      <w:ins w:id="5911" w:author="IO" w:date="2011-07-22T13:28:00Z">
        <w:r w:rsidR="00B90C7A">
          <w:t xml:space="preserve">información sobre </w:t>
        </w:r>
      </w:ins>
      <w:ins w:id="5912" w:author="Orion" w:date="2011-07-08T12:22:00Z">
        <w:del w:id="5913" w:author="IO" w:date="2011-07-22T13:28:00Z">
          <w:r w:rsidRPr="003B5896" w:rsidDel="00B90C7A">
            <w:delText xml:space="preserve"> </w:delText>
          </w:r>
        </w:del>
        <w:r w:rsidRPr="003B5896">
          <w:t>los planes de vuelo</w:t>
        </w:r>
      </w:ins>
      <w:ins w:id="5914" w:author="IO" w:date="2011-07-22T13:28:00Z">
        <w:r w:rsidR="00B90C7A">
          <w:t xml:space="preserve">, incluyendo </w:t>
        </w:r>
      </w:ins>
      <w:ins w:id="5915" w:author="Orion" w:date="2011-07-08T12:22:00Z">
        <w:del w:id="5916" w:author="IO" w:date="2011-07-22T13:28:00Z">
          <w:r w:rsidRPr="003B5896" w:rsidDel="00B90C7A">
            <w:delText xml:space="preserve"> contendrá información de </w:delText>
          </w:r>
        </w:del>
        <w:r w:rsidRPr="003B5896">
          <w:t xml:space="preserve">los aeropuertos de origen y de destino, </w:t>
        </w:r>
        <w:del w:id="5917" w:author="IO" w:date="2011-07-22T13:28:00Z">
          <w:r w:rsidRPr="003B5896" w:rsidDel="00B90C7A">
            <w:delText xml:space="preserve">de </w:delText>
          </w:r>
        </w:del>
        <w:r w:rsidRPr="003B5896">
          <w:t xml:space="preserve">los </w:t>
        </w:r>
        <w:del w:id="5918" w:author="IO" w:date="2011-07-22T13:28:00Z">
          <w:r w:rsidRPr="003B5896" w:rsidDel="00B90C7A">
            <w:delText>waypoints</w:delText>
          </w:r>
        </w:del>
      </w:ins>
      <w:ins w:id="5919" w:author="IO" w:date="2011-07-22T13:28:00Z">
        <w:r w:rsidR="00B90C7A">
          <w:t>puntos de paso</w:t>
        </w:r>
      </w:ins>
      <w:ins w:id="5920" w:author="Orion" w:date="2011-07-08T12:22:00Z">
        <w:r w:rsidRPr="003B5896">
          <w:t xml:space="preserve"> por los que se </w:t>
        </w:r>
        <w:del w:id="5921" w:author="IO" w:date="2011-07-22T13:28:00Z">
          <w:r w:rsidRPr="003B5896" w:rsidDel="00B90C7A">
            <w:delText>tiene</w:delText>
          </w:r>
        </w:del>
      </w:ins>
      <w:ins w:id="5922" w:author="IO" w:date="2011-07-22T13:28:00Z">
        <w:r w:rsidR="00B90C7A">
          <w:t>ha de</w:t>
        </w:r>
      </w:ins>
      <w:ins w:id="5923" w:author="Orion" w:date="2011-07-08T12:22:00Z">
        <w:del w:id="5924" w:author="IO" w:date="2011-07-22T13:28:00Z">
          <w:r w:rsidRPr="003B5896" w:rsidDel="00B90C7A">
            <w:delText xml:space="preserve"> que</w:delText>
          </w:r>
        </w:del>
        <w:r w:rsidRPr="003B5896">
          <w:t xml:space="preserve"> pasar</w:t>
        </w:r>
      </w:ins>
      <w:ins w:id="5925" w:author="Orion" w:date="2011-07-08T12:26:00Z">
        <w:r w:rsidR="0099334F" w:rsidRPr="003B5896">
          <w:t>,</w:t>
        </w:r>
      </w:ins>
      <w:ins w:id="5926" w:author="Orion" w:date="2011-07-08T12:22:00Z">
        <w:r w:rsidRPr="003B5896">
          <w:t xml:space="preserve"> </w:t>
        </w:r>
      </w:ins>
      <w:ins w:id="5927" w:author="Orion" w:date="2011-07-08T12:26:00Z">
        <w:r w:rsidR="0099334F" w:rsidRPr="003B5896">
          <w:t>e</w:t>
        </w:r>
      </w:ins>
      <w:ins w:id="5928" w:author="Orion" w:date="2011-07-08T12:22:00Z">
        <w:r w:rsidRPr="003B5896">
          <w:t xml:space="preserve"> </w:t>
        </w:r>
      </w:ins>
      <w:ins w:id="5929" w:author="Orion" w:date="2011-07-08T12:23:00Z">
        <w:r w:rsidR="0099334F" w:rsidRPr="003B5896">
          <w:t>informaci</w:t>
        </w:r>
      </w:ins>
      <w:ins w:id="5930" w:author="Orion" w:date="2011-07-08T12:24:00Z">
        <w:r w:rsidR="0099334F" w:rsidRPr="003B5896">
          <w:t>ón relativa a cu</w:t>
        </w:r>
        <w:del w:id="5931" w:author="IO" w:date="2011-07-22T13:28:00Z">
          <w:r w:rsidR="0099334F" w:rsidRPr="003B5896" w:rsidDel="00B90C7A">
            <w:delText>a</w:delText>
          </w:r>
        </w:del>
      </w:ins>
      <w:ins w:id="5932" w:author="IO" w:date="2011-07-22T13:28:00Z">
        <w:r w:rsidR="00B90C7A">
          <w:t>á</w:t>
        </w:r>
      </w:ins>
      <w:ins w:id="5933" w:author="Orion" w:date="2011-07-08T12:24:00Z">
        <w:r w:rsidR="0099334F" w:rsidRPr="003B5896">
          <w:t xml:space="preserve">ndo tiene que </w:t>
        </w:r>
      </w:ins>
      <w:ins w:id="5934" w:author="Orion" w:date="2011-07-08T12:26:00Z">
        <w:r w:rsidR="0099334F" w:rsidRPr="003B5896">
          <w:t>partir</w:t>
        </w:r>
      </w:ins>
      <w:ins w:id="5935" w:author="Orion" w:date="2011-07-08T12:24:00Z">
        <w:r w:rsidR="0099334F" w:rsidRPr="003B5896">
          <w:t xml:space="preserve"> el vuelo</w:t>
        </w:r>
      </w:ins>
      <w:ins w:id="5936" w:author="IO" w:date="2011-07-22T13:28:00Z">
        <w:r w:rsidR="00B90C7A">
          <w:t xml:space="preserve"> (indicada </w:t>
        </w:r>
      </w:ins>
      <w:ins w:id="5937" w:author="Orion" w:date="2011-07-08T12:24:00Z">
        <w:del w:id="5938" w:author="IO" w:date="2011-07-22T13:28:00Z">
          <w:r w:rsidR="0099334F" w:rsidRPr="003B5896" w:rsidDel="00B90C7A">
            <w:delText>, informaci</w:delText>
          </w:r>
        </w:del>
      </w:ins>
      <w:ins w:id="5939" w:author="Orion" w:date="2011-07-08T12:25:00Z">
        <w:del w:id="5940" w:author="IO" w:date="2011-07-22T13:28:00Z">
          <w:r w:rsidR="0099334F" w:rsidRPr="003B5896" w:rsidDel="00B90C7A">
            <w:delText>ón</w:delText>
          </w:r>
        </w:del>
      </w:ins>
      <w:ins w:id="5941" w:author="Orion" w:date="2011-07-08T12:26:00Z">
        <w:del w:id="5942" w:author="IO" w:date="2011-07-22T13:28:00Z">
          <w:r w:rsidR="0099334F" w:rsidRPr="003B5896" w:rsidDel="00B90C7A">
            <w:delText xml:space="preserve"> que</w:delText>
          </w:r>
        </w:del>
      </w:ins>
      <w:ins w:id="5943" w:author="Orion" w:date="2011-07-08T12:25:00Z">
        <w:del w:id="5944" w:author="IO" w:date="2011-07-22T13:28:00Z">
          <w:r w:rsidR="0099334F" w:rsidRPr="003B5896" w:rsidDel="00B90C7A">
            <w:delText xml:space="preserve"> vendrá en el xml </w:delText>
          </w:r>
        </w:del>
      </w:ins>
      <w:ins w:id="5945" w:author="Orion" w:date="2011-07-08T12:26:00Z">
        <w:r w:rsidR="0099334F" w:rsidRPr="003B5896">
          <w:t>como</w:t>
        </w:r>
      </w:ins>
      <w:ins w:id="5946" w:author="Orion" w:date="2011-07-08T12:25:00Z">
        <w:r w:rsidR="0099334F" w:rsidRPr="003B5896">
          <w:t xml:space="preserve"> minutos </w:t>
        </w:r>
      </w:ins>
      <w:ins w:id="5947" w:author="Orion" w:date="2011-07-08T12:26:00Z">
        <w:del w:id="5948" w:author="IO" w:date="2011-07-22T13:29:00Z">
          <w:r w:rsidR="0099334F" w:rsidRPr="003B5896" w:rsidDel="00B90C7A">
            <w:delText>que han de pasar después de iniciarse</w:delText>
          </w:r>
        </w:del>
      </w:ins>
      <w:ins w:id="5949" w:author="IO" w:date="2011-07-22T13:29:00Z">
        <w:r w:rsidR="00B90C7A">
          <w:t>desde que se inició</w:t>
        </w:r>
      </w:ins>
      <w:ins w:id="5950" w:author="Orion" w:date="2011-07-08T12:26:00Z">
        <w:r w:rsidR="0099334F" w:rsidRPr="003B5896">
          <w:t xml:space="preserve"> la simulación</w:t>
        </w:r>
      </w:ins>
      <w:ins w:id="5951" w:author="IO" w:date="2011-07-22T13:29:00Z">
        <w:r w:rsidR="00B90C7A">
          <w:t>)</w:t>
        </w:r>
      </w:ins>
      <w:ins w:id="5952" w:author="Orion" w:date="2011-07-08T12:26:00Z">
        <w:r w:rsidR="0099334F" w:rsidRPr="003B5896">
          <w:t>.</w:t>
        </w:r>
      </w:ins>
      <w:ins w:id="5953" w:author="Orion" w:date="2011-07-08T12:28:00Z">
        <w:r w:rsidR="00635CE1" w:rsidRPr="003B5896">
          <w:t xml:space="preserve"> Por otro lado, </w:t>
        </w:r>
      </w:ins>
      <w:ins w:id="5954" w:author="IO" w:date="2011-07-22T13:29:00Z">
        <w:r w:rsidR="00B90C7A">
          <w:t xml:space="preserve">para cada uno de los pilotos disponibles se especifican </w:t>
        </w:r>
      </w:ins>
      <w:ins w:id="5955" w:author="Orion" w:date="2011-07-08T12:28:00Z">
        <w:del w:id="5956" w:author="IO" w:date="2011-07-22T13:30:00Z">
          <w:r w:rsidR="00635CE1" w:rsidRPr="003B5896" w:rsidDel="00B90C7A">
            <w:delText>el xml con la informaci</w:delText>
          </w:r>
        </w:del>
      </w:ins>
      <w:ins w:id="5957" w:author="Orion" w:date="2011-07-08T12:29:00Z">
        <w:del w:id="5958" w:author="IO" w:date="2011-07-22T13:30:00Z">
          <w:r w:rsidR="00635CE1" w:rsidRPr="003B5896" w:rsidDel="00B90C7A">
            <w:delText xml:space="preserve">ón de los pilotos contendrán para cada piloto los valores, en porcentaje entre 0 y 1, </w:delText>
          </w:r>
        </w:del>
      </w:ins>
      <w:ins w:id="5959" w:author="Orion" w:date="2011-07-08T12:30:00Z">
        <w:del w:id="5960" w:author="IO" w:date="2011-07-22T13:30:00Z">
          <w:r w:rsidR="00635CE1" w:rsidRPr="003B5896" w:rsidDel="00B90C7A">
            <w:delText xml:space="preserve">de cada una de </w:delText>
          </w:r>
        </w:del>
        <w:r w:rsidR="00635CE1" w:rsidRPr="003B5896">
          <w:t xml:space="preserve">sus </w:t>
        </w:r>
        <w:del w:id="5961" w:author="IO" w:date="2011-07-22T13:30:00Z">
          <w:r w:rsidR="00635CE1" w:rsidRPr="003B5896" w:rsidDel="00B90C7A">
            <w:delText>características</w:delText>
          </w:r>
        </w:del>
      </w:ins>
      <w:ins w:id="5962" w:author="IO" w:date="2011-07-22T13:30:00Z">
        <w:r w:rsidR="00B90C7A">
          <w:t>valores de</w:t>
        </w:r>
      </w:ins>
      <w:ins w:id="5963" w:author="Orion" w:date="2011-07-08T12:30:00Z">
        <w:r w:rsidR="00635CE1" w:rsidRPr="003B5896">
          <w:t xml:space="preserve"> estrés, fatiga y experiencia</w:t>
        </w:r>
      </w:ins>
      <w:ins w:id="5964" w:author="IO" w:date="2011-07-22T13:30:00Z">
        <w:r w:rsidR="00B90C7A">
          <w:t xml:space="preserve"> como un real entre 0 y 1</w:t>
        </w:r>
      </w:ins>
      <w:ins w:id="5965" w:author="Orion" w:date="2011-07-08T12:30:00Z">
        <w:del w:id="5966" w:author="IO" w:date="2011-07-22T13:30:00Z">
          <w:r w:rsidR="00635CE1" w:rsidRPr="003B5896" w:rsidDel="00B90C7A">
            <w:delText xml:space="preserve"> respectivamente</w:delText>
          </w:r>
        </w:del>
        <w:r w:rsidR="00635CE1" w:rsidRPr="003B5896">
          <w:t>.</w:t>
        </w:r>
      </w:ins>
      <w:ins w:id="5967" w:author="IO" w:date="2011-07-22T13:31:00Z">
        <w:r w:rsidR="00B90C7A">
          <w:t xml:space="preserve"> Una vez iniciada la simulación no será posible alterar estos datos de configuración.</w:t>
        </w:r>
      </w:ins>
      <w:ins w:id="5968" w:author="Orion" w:date="2011-07-08T12:33:00Z">
        <w:del w:id="5969" w:author="IO" w:date="2011-07-22T13:30:00Z">
          <w:r w:rsidR="001B61AA" w:rsidRPr="003B5896" w:rsidDel="00B90C7A">
            <w:delText xml:space="preserve"> </w:delText>
          </w:r>
        </w:del>
      </w:ins>
    </w:p>
    <w:p w14:paraId="5877786E" w14:textId="52668237" w:rsidR="00CB3426" w:rsidRPr="003B5896" w:rsidDel="00B90C7A" w:rsidRDefault="00B90C7A">
      <w:pPr>
        <w:spacing w:before="240" w:after="120"/>
        <w:ind w:firstLine="284"/>
        <w:jc w:val="both"/>
        <w:rPr>
          <w:ins w:id="5970" w:author="Orion" w:date="2011-07-08T11:52:00Z"/>
          <w:del w:id="5971" w:author="IO" w:date="2011-07-22T13:31:00Z"/>
        </w:rPr>
        <w:pPrChange w:id="5972" w:author="IO" w:date="2011-07-22T13:31:00Z">
          <w:pPr/>
        </w:pPrChange>
      </w:pPr>
      <w:ins w:id="5973" w:author="IO" w:date="2011-07-22T13:30:00Z">
        <w:r>
          <w:t xml:space="preserve">El tercer panel de la izquierda contiene botones para arrancar y parar la simulación. </w:t>
        </w:r>
      </w:ins>
      <w:ins w:id="5974" w:author="Orion" w:date="2011-07-08T12:31:00Z">
        <w:del w:id="5975" w:author="IO" w:date="2011-07-22T13:31:00Z">
          <w:r w:rsidR="00ED0A17" w:rsidRPr="003B5896" w:rsidDel="00B90C7A">
            <w:delText>Ambos</w:delText>
          </w:r>
        </w:del>
      </w:ins>
      <w:ins w:id="5976" w:author="Orion" w:date="2011-07-08T12:30:00Z">
        <w:del w:id="5977" w:author="IO" w:date="2011-07-22T13:31:00Z">
          <w:r w:rsidR="00ED0A17" w:rsidRPr="003B5896" w:rsidDel="00B90C7A">
            <w:delText xml:space="preserve"> botones de este pane</w:delText>
          </w:r>
        </w:del>
      </w:ins>
      <w:ins w:id="5978" w:author="Orion" w:date="2011-07-08T12:31:00Z">
        <w:del w:id="5979" w:author="IO" w:date="2011-07-22T13:31:00Z">
          <w:r w:rsidR="00ED0A17" w:rsidRPr="003B5896" w:rsidDel="00B90C7A">
            <w:delText>l</w:delText>
          </w:r>
        </w:del>
      </w:ins>
      <w:ins w:id="5980" w:author="Orion" w:date="2011-07-08T12:20:00Z">
        <w:del w:id="5981" w:author="IO" w:date="2011-07-22T13:31:00Z">
          <w:r w:rsidR="00CB3426" w:rsidRPr="003B5896" w:rsidDel="00B90C7A">
            <w:delText xml:space="preserve"> </w:delText>
          </w:r>
        </w:del>
      </w:ins>
      <w:ins w:id="5982" w:author="Orion" w:date="2011-07-08T12:31:00Z">
        <w:del w:id="5983" w:author="IO" w:date="2011-07-22T13:31:00Z">
          <w:r w:rsidR="00ED0A17" w:rsidRPr="003B5896" w:rsidDel="00B90C7A">
            <w:delText>quedarán</w:delText>
          </w:r>
        </w:del>
      </w:ins>
      <w:ins w:id="5984" w:author="Orion" w:date="2011-07-08T12:20:00Z">
        <w:del w:id="5985" w:author="IO" w:date="2011-07-22T13:31:00Z">
          <w:r w:rsidR="00CB3426" w:rsidRPr="003B5896" w:rsidDel="00B90C7A">
            <w:delText xml:space="preserve"> </w:delText>
          </w:r>
        </w:del>
      </w:ins>
      <w:ins w:id="5986" w:author="Orion" w:date="2011-07-08T12:31:00Z">
        <w:del w:id="5987" w:author="IO" w:date="2011-07-22T13:31:00Z">
          <w:r w:rsidR="00ED0A17" w:rsidRPr="003B5896" w:rsidDel="00B90C7A">
            <w:delText>deshabilitados</w:delText>
          </w:r>
        </w:del>
      </w:ins>
      <w:ins w:id="5988" w:author="Orion" w:date="2011-07-08T12:20:00Z">
        <w:del w:id="5989" w:author="IO" w:date="2011-07-22T13:31:00Z">
          <w:r w:rsidR="00CB3426" w:rsidRPr="003B5896" w:rsidDel="00B90C7A">
            <w:delText xml:space="preserve"> una vez </w:delText>
          </w:r>
        </w:del>
      </w:ins>
      <w:ins w:id="5990" w:author="Orion" w:date="2011-07-08T12:31:00Z">
        <w:del w:id="5991" w:author="IO" w:date="2011-07-22T13:31:00Z">
          <w:r w:rsidR="00ED0A17" w:rsidRPr="003B5896" w:rsidDel="00B90C7A">
            <w:delText>iniciada</w:delText>
          </w:r>
        </w:del>
      </w:ins>
      <w:ins w:id="5992" w:author="Orion" w:date="2011-07-08T12:20:00Z">
        <w:del w:id="5993" w:author="IO" w:date="2011-07-22T13:31:00Z">
          <w:r w:rsidR="00CB3426" w:rsidRPr="003B5896" w:rsidDel="00B90C7A">
            <w:delText xml:space="preserve"> la </w:delText>
          </w:r>
        </w:del>
      </w:ins>
      <w:ins w:id="5994" w:author="Orion" w:date="2011-07-08T12:31:00Z">
        <w:del w:id="5995" w:author="IO" w:date="2011-07-22T13:31:00Z">
          <w:r w:rsidR="00ED0A17" w:rsidRPr="003B5896" w:rsidDel="00B90C7A">
            <w:delText>simulación, es decir, una vez iniciada esta no es posible modificar la configuración</w:delText>
          </w:r>
        </w:del>
      </w:ins>
      <w:ins w:id="5996" w:author="Orion" w:date="2011-07-08T12:32:00Z">
        <w:del w:id="5997" w:author="IO" w:date="2011-07-22T13:31:00Z">
          <w:r w:rsidR="00ED0A17" w:rsidRPr="003B5896" w:rsidDel="00B90C7A">
            <w:delText>.</w:delText>
          </w:r>
        </w:del>
      </w:ins>
    </w:p>
    <w:p w14:paraId="32D9CEC0" w14:textId="29BFA804" w:rsidR="00A570A7" w:rsidRPr="003B5896" w:rsidRDefault="00CC3963">
      <w:pPr>
        <w:spacing w:before="240" w:after="120"/>
        <w:ind w:firstLine="284"/>
        <w:jc w:val="both"/>
        <w:rPr>
          <w:ins w:id="5998" w:author="Orion" w:date="2011-07-08T12:34:00Z"/>
        </w:rPr>
        <w:pPrChange w:id="5999" w:author="IO" w:date="2011-07-22T13:31:00Z">
          <w:pPr/>
        </w:pPrChange>
      </w:pPr>
      <w:ins w:id="6000" w:author="Orion" w:date="2011-07-08T12:33:00Z">
        <w:del w:id="6001" w:author="IO" w:date="2011-07-22T13:31:00Z">
          <w:r w:rsidRPr="003B5896" w:rsidDel="00B90C7A">
            <w:delText xml:space="preserve">En último lugar se </w:delText>
          </w:r>
        </w:del>
      </w:ins>
      <w:ins w:id="6002" w:author="Orion" w:date="2011-07-08T12:35:00Z">
        <w:del w:id="6003" w:author="IO" w:date="2011-07-22T13:31:00Z">
          <w:r w:rsidRPr="003B5896" w:rsidDel="00B90C7A">
            <w:delText>dispone</w:delText>
          </w:r>
        </w:del>
      </w:ins>
      <w:ins w:id="6004" w:author="Orion" w:date="2011-07-08T12:33:00Z">
        <w:del w:id="6005" w:author="IO" w:date="2011-07-22T13:31:00Z">
          <w:r w:rsidRPr="003B5896" w:rsidDel="00B90C7A">
            <w:delText xml:space="preserve"> de un panel </w:delText>
          </w:r>
        </w:del>
      </w:ins>
      <w:ins w:id="6006" w:author="Orion" w:date="2011-07-08T12:35:00Z">
        <w:del w:id="6007" w:author="IO" w:date="2011-07-22T13:31:00Z">
          <w:r w:rsidRPr="003B5896" w:rsidDel="00B90C7A">
            <w:delText>donde se podrá hacer uso de botones</w:delText>
          </w:r>
        </w:del>
      </w:ins>
      <w:ins w:id="6008" w:author="Orion" w:date="2011-07-08T12:33:00Z">
        <w:del w:id="6009" w:author="IO" w:date="2011-07-22T13:31:00Z">
          <w:r w:rsidRPr="003B5896" w:rsidDel="00B90C7A">
            <w:delText xml:space="preserve"> </w:delText>
          </w:r>
        </w:del>
      </w:ins>
      <w:ins w:id="6010" w:author="Orion" w:date="2011-07-08T12:35:00Z">
        <w:del w:id="6011" w:author="IO" w:date="2011-07-22T13:31:00Z">
          <w:r w:rsidRPr="003B5896" w:rsidDel="00B90C7A">
            <w:delText xml:space="preserve">tanto </w:delText>
          </w:r>
        </w:del>
      </w:ins>
      <w:ins w:id="6012" w:author="Orion" w:date="2011-07-08T12:36:00Z">
        <w:del w:id="6013" w:author="IO" w:date="2011-07-22T13:31:00Z">
          <w:r w:rsidRPr="003B5896" w:rsidDel="00B90C7A">
            <w:delText xml:space="preserve">para </w:delText>
          </w:r>
        </w:del>
      </w:ins>
      <w:ins w:id="6014" w:author="Orion" w:date="2011-07-08T12:33:00Z">
        <w:del w:id="6015" w:author="IO" w:date="2011-07-22T13:31:00Z">
          <w:r w:rsidRPr="003B5896" w:rsidDel="00B90C7A">
            <w:delText>iniciar</w:delText>
          </w:r>
        </w:del>
      </w:ins>
      <w:ins w:id="6016" w:author="Orion" w:date="2011-07-08T12:37:00Z">
        <w:del w:id="6017" w:author="IO" w:date="2011-07-22T13:31:00Z">
          <w:r w:rsidRPr="003B5896" w:rsidDel="00B90C7A">
            <w:delText xml:space="preserve"> o reanudar </w:delText>
          </w:r>
        </w:del>
      </w:ins>
      <w:ins w:id="6018" w:author="Orion" w:date="2011-07-08T12:33:00Z">
        <w:del w:id="6019" w:author="IO" w:date="2011-07-22T13:31:00Z">
          <w:r w:rsidRPr="003B5896" w:rsidDel="00B90C7A">
            <w:delText xml:space="preserve">la simulación (una vez </w:delText>
          </w:r>
        </w:del>
      </w:ins>
      <w:ins w:id="6020" w:author="Orion" w:date="2011-07-08T12:36:00Z">
        <w:del w:id="6021" w:author="IO" w:date="2011-07-22T13:31:00Z">
          <w:r w:rsidRPr="003B5896" w:rsidDel="00B90C7A">
            <w:delText>se haya</w:delText>
          </w:r>
        </w:del>
      </w:ins>
      <w:ins w:id="6022" w:author="Orion" w:date="2011-07-08T12:33:00Z">
        <w:del w:id="6023" w:author="IO" w:date="2011-07-22T13:31:00Z">
          <w:r w:rsidRPr="003B5896" w:rsidDel="00B90C7A">
            <w:delText xml:space="preserve"> seleccionad</w:delText>
          </w:r>
        </w:del>
      </w:ins>
      <w:ins w:id="6024" w:author="Orion" w:date="2011-07-08T12:36:00Z">
        <w:del w:id="6025" w:author="IO" w:date="2011-07-22T13:31:00Z">
          <w:r w:rsidRPr="003B5896" w:rsidDel="00B90C7A">
            <w:delText>o</w:delText>
          </w:r>
        </w:del>
      </w:ins>
      <w:ins w:id="6026" w:author="Orion" w:date="2011-07-08T12:33:00Z">
        <w:del w:id="6027" w:author="IO" w:date="2011-07-22T13:31:00Z">
          <w:r w:rsidRPr="003B5896" w:rsidDel="00B90C7A">
            <w:delText xml:space="preserve"> la</w:delText>
          </w:r>
        </w:del>
      </w:ins>
      <w:ins w:id="6028" w:author="Orion" w:date="2011-07-08T12:34:00Z">
        <w:del w:id="6029" w:author="IO" w:date="2011-07-22T13:31:00Z">
          <w:r w:rsidRPr="003B5896" w:rsidDel="00B90C7A">
            <w:delText xml:space="preserve"> </w:delText>
          </w:r>
        </w:del>
      </w:ins>
      <w:ins w:id="6030" w:author="Orion" w:date="2011-07-08T12:33:00Z">
        <w:del w:id="6031" w:author="IO" w:date="2011-07-22T13:31:00Z">
          <w:r w:rsidRPr="003B5896" w:rsidDel="00B90C7A">
            <w:delText>configuraci</w:delText>
          </w:r>
        </w:del>
      </w:ins>
      <w:ins w:id="6032" w:author="Orion" w:date="2011-07-08T12:34:00Z">
        <w:del w:id="6033" w:author="IO" w:date="2011-07-22T13:31:00Z">
          <w:r w:rsidRPr="003B5896" w:rsidDel="00B90C7A">
            <w:delText xml:space="preserve">ón que </w:delText>
          </w:r>
        </w:del>
      </w:ins>
      <w:ins w:id="6034" w:author="Orion" w:date="2011-07-08T12:36:00Z">
        <w:del w:id="6035" w:author="IO" w:date="2011-07-22T13:31:00Z">
          <w:r w:rsidRPr="003B5896" w:rsidDel="00B90C7A">
            <w:delText>se quiere</w:delText>
          </w:r>
        </w:del>
      </w:ins>
      <w:ins w:id="6036" w:author="Orion" w:date="2011-07-08T12:34:00Z">
        <w:del w:id="6037" w:author="IO" w:date="2011-07-22T13:31:00Z">
          <w:r w:rsidRPr="003B5896" w:rsidDel="00B90C7A">
            <w:delText xml:space="preserve">), </w:delText>
          </w:r>
        </w:del>
      </w:ins>
      <w:ins w:id="6038" w:author="Orion" w:date="2011-07-08T12:35:00Z">
        <w:del w:id="6039" w:author="IO" w:date="2011-07-22T13:31:00Z">
          <w:r w:rsidRPr="003B5896" w:rsidDel="00B90C7A">
            <w:delText>como para</w:delText>
          </w:r>
        </w:del>
      </w:ins>
      <w:ins w:id="6040" w:author="Orion" w:date="2011-07-08T12:34:00Z">
        <w:del w:id="6041" w:author="IO" w:date="2011-07-22T13:31:00Z">
          <w:r w:rsidRPr="003B5896" w:rsidDel="00B90C7A">
            <w:delText xml:space="preserve"> pararla</w:delText>
          </w:r>
        </w:del>
      </w:ins>
      <w:ins w:id="6042" w:author="IO" w:date="2011-07-22T13:31:00Z">
        <w:r w:rsidR="00B90C7A">
          <w:t>Estas acciones se pueden realizar cuantas veces se desee en una simulaci</w:t>
        </w:r>
      </w:ins>
      <w:ins w:id="6043" w:author="IO" w:date="2011-07-22T13:32:00Z">
        <w:r w:rsidR="00B90C7A">
          <w:t>ón.</w:t>
        </w:r>
      </w:ins>
      <w:ins w:id="6044" w:author="Orion" w:date="2011-07-08T12:37:00Z">
        <w:del w:id="6045" w:author="IO" w:date="2011-07-22T13:31:00Z">
          <w:r w:rsidRPr="003B5896" w:rsidDel="00B90C7A">
            <w:delText>.</w:delText>
          </w:r>
        </w:del>
      </w:ins>
    </w:p>
    <w:p w14:paraId="6164F79F" w14:textId="431954A7" w:rsidR="00CC3963" w:rsidRPr="003B5896" w:rsidDel="00416FF6" w:rsidRDefault="00B90C7A">
      <w:pPr>
        <w:spacing w:before="240" w:after="120"/>
        <w:ind w:firstLine="284"/>
        <w:jc w:val="both"/>
        <w:rPr>
          <w:ins w:id="6046" w:author="Orion" w:date="2011-07-08T11:53:00Z"/>
          <w:del w:id="6047" w:author="IO" w:date="2011-07-22T13:16:00Z"/>
        </w:rPr>
        <w:pPrChange w:id="6048" w:author="IO" w:date="2011-07-22T12:31:00Z">
          <w:pPr/>
        </w:pPrChange>
      </w:pPr>
      <w:ins w:id="6049" w:author="IO" w:date="2011-07-22T13:32:00Z">
        <w:r>
          <w:t xml:space="preserve">En cuanto al panel de la derecha, </w:t>
        </w:r>
      </w:ins>
    </w:p>
    <w:p w14:paraId="3511A7CF" w14:textId="1D6E31B1" w:rsidR="00A570A7" w:rsidRPr="007B2DFF" w:rsidDel="00416FF6" w:rsidRDefault="00A570A7" w:rsidP="00A570A7">
      <w:pPr>
        <w:jc w:val="both"/>
        <w:rPr>
          <w:ins w:id="6050" w:author="Orion" w:date="2011-07-08T11:53:00Z"/>
          <w:del w:id="6051" w:author="IO" w:date="2011-07-22T13:16:00Z"/>
          <w:rFonts w:cs="Times New Roman"/>
        </w:rPr>
      </w:pPr>
      <w:ins w:id="6052" w:author="Orion" w:date="2011-07-08T11:53:00Z">
        <w:del w:id="6053" w:author="IO" w:date="2011-07-22T13:16:00Z">
          <w:r w:rsidRPr="0083518D" w:rsidDel="00416FF6">
            <w:rPr>
              <w:rFonts w:cs="Times New Roman"/>
              <w:noProof/>
              <w:lang w:eastAsia="es-ES" w:bidi="ar-SA"/>
            </w:rPr>
            <w:lastRenderedPageBreak/>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6054" w:name="_Ref296597038"/>
        </w:del>
      </w:ins>
    </w:p>
    <w:p w14:paraId="015F7E0E" w14:textId="2EC4B10C" w:rsidR="00A570A7" w:rsidRPr="006B1111" w:rsidDel="00416FF6" w:rsidRDefault="006B1111" w:rsidP="006B1111">
      <w:pPr>
        <w:pStyle w:val="Caption"/>
        <w:rPr>
          <w:ins w:id="6055" w:author="Orion" w:date="2011-07-08T11:53:00Z"/>
          <w:del w:id="6056" w:author="IO" w:date="2011-07-22T13:16:00Z"/>
        </w:rPr>
      </w:pPr>
      <w:bookmarkStart w:id="6057" w:name="_Ref297886837"/>
      <w:del w:id="6058" w:author="IO" w:date="2011-07-22T13:09:00Z">
        <w:r w:rsidDel="006B1111">
          <w:delText>Figura</w:delText>
        </w:r>
      </w:del>
      <w:ins w:id="6059" w:author="Orion" w:date="2011-07-08T11:53:00Z">
        <w:del w:id="6060" w:author="IO" w:date="2011-07-22T13:09:00Z">
          <w:r w:rsidR="00A570A7" w:rsidDel="006B1111">
            <w:delText xml:space="preserve">Ilustración </w:delText>
          </w:r>
          <w:r w:rsidR="00A570A7" w:rsidDel="006B1111">
            <w:rPr>
              <w:i w:val="0"/>
              <w:iCs w:val="0"/>
            </w:rPr>
            <w:fldChar w:fldCharType="begin"/>
          </w:r>
          <w:r w:rsidR="00A570A7" w:rsidDel="006B1111">
            <w:delInstrText xml:space="preserve"> SEQ Ilustración \* ARABIC </w:delInstrText>
          </w:r>
          <w:r w:rsidR="00A570A7" w:rsidDel="006B1111">
            <w:rPr>
              <w:i w:val="0"/>
              <w:iCs w:val="0"/>
            </w:rPr>
            <w:fldChar w:fldCharType="end"/>
          </w:r>
        </w:del>
        <w:bookmarkEnd w:id="6054"/>
        <w:bookmarkEnd w:id="6057"/>
      </w:ins>
    </w:p>
    <w:p w14:paraId="7A0536BB" w14:textId="54F80AFD" w:rsidR="00A570A7" w:rsidRPr="00441066" w:rsidDel="00B90C7A" w:rsidRDefault="00B90C7A">
      <w:pPr>
        <w:spacing w:before="240" w:after="120"/>
        <w:ind w:firstLine="284"/>
        <w:jc w:val="both"/>
        <w:rPr>
          <w:ins w:id="6061" w:author="Orion" w:date="2011-06-21T13:21:00Z"/>
          <w:del w:id="6062" w:author="IO" w:date="2011-07-22T13:33:00Z"/>
        </w:rPr>
        <w:pPrChange w:id="6063" w:author="IO" w:date="2011-07-22T13:33:00Z">
          <w:pPr/>
        </w:pPrChange>
      </w:pPr>
      <w:proofErr w:type="gramStart"/>
      <w:ins w:id="6064" w:author="IO" w:date="2011-07-22T13:33:00Z">
        <w:r>
          <w:t>usa</w:t>
        </w:r>
      </w:ins>
      <w:proofErr w:type="gramEnd"/>
    </w:p>
    <w:p w14:paraId="20279B7D" w14:textId="10DC065E" w:rsidR="00235EE7" w:rsidRDefault="00A570A7">
      <w:pPr>
        <w:spacing w:before="240" w:after="120"/>
        <w:ind w:firstLine="284"/>
        <w:jc w:val="both"/>
        <w:rPr>
          <w:ins w:id="6065" w:author="Orion" w:date="2011-06-23T12:52:00Z"/>
        </w:rPr>
        <w:pPrChange w:id="6066" w:author="IO" w:date="2011-07-22T13:33:00Z">
          <w:pPr/>
        </w:pPrChange>
      </w:pPr>
      <w:ins w:id="6067" w:author="Orion" w:date="2011-07-08T11:53:00Z">
        <w:del w:id="6068" w:author="IO" w:date="2011-07-22T13:33:00Z">
          <w:r w:rsidDel="00B90C7A">
            <w:delText>Por otro lado, h</w:delText>
          </w:r>
        </w:del>
      </w:ins>
      <w:ins w:id="6069" w:author="Orion" w:date="2011-06-21T13:32:00Z">
        <w:del w:id="6070" w:author="IO" w:date="2011-07-22T13:33:00Z">
          <w:r w:rsidR="006C0C1A" w:rsidDel="00B90C7A">
            <w:delText>aciendo uso de</w:delText>
          </w:r>
        </w:del>
      </w:ins>
      <w:ins w:id="6071" w:author="Orion" w:date="2011-06-21T13:33:00Z">
        <w:del w:id="6072" w:author="IO" w:date="2011-07-22T13:33:00Z">
          <w:r w:rsidR="00F53952" w:rsidDel="00B90C7A">
            <w:delText xml:space="preserve"> </w:delText>
          </w:r>
        </w:del>
      </w:ins>
      <w:ins w:id="6073" w:author="Orion" w:date="2011-07-08T11:53:00Z">
        <w:del w:id="6074" w:author="IO" w:date="2011-07-22T13:33:00Z">
          <w:r w:rsidDel="00B90C7A">
            <w:delText>la</w:delText>
          </w:r>
        </w:del>
      </w:ins>
      <w:ins w:id="6075" w:author="Orion" w:date="2011-06-21T13:32:00Z">
        <w:del w:id="6076" w:author="IO" w:date="2011-07-22T13:33:00Z">
          <w:r w:rsidR="00F53952" w:rsidDel="00B90C7A">
            <w:delText xml:space="preserve"> herramienta,</w:delText>
          </w:r>
        </w:del>
      </w:ins>
      <w:ins w:id="6077" w:author="Orion" w:date="2011-06-20T19:15:00Z">
        <w:r w:rsidR="00577C77">
          <w:t xml:space="preserve"> </w:t>
        </w:r>
      </w:ins>
      <w:proofErr w:type="spellStart"/>
      <w:ins w:id="6078" w:author="Orion" w:date="2011-06-21T12:48:00Z">
        <w:r w:rsidR="00535278" w:rsidRPr="00B90C7A">
          <w:rPr>
            <w:i/>
            <w:rPrChange w:id="6079" w:author="IO" w:date="2011-07-22T13:33:00Z">
              <w:rPr/>
            </w:rPrChange>
          </w:rPr>
          <w:t>World</w:t>
        </w:r>
        <w:proofErr w:type="spellEnd"/>
        <w:r w:rsidR="00535278" w:rsidRPr="00B90C7A">
          <w:rPr>
            <w:i/>
            <w:rPrChange w:id="6080" w:author="IO" w:date="2011-07-22T13:33:00Z">
              <w:rPr/>
            </w:rPrChange>
          </w:rPr>
          <w:t xml:space="preserve"> </w:t>
        </w:r>
        <w:proofErr w:type="spellStart"/>
        <w:r w:rsidR="00535278" w:rsidRPr="00B90C7A">
          <w:rPr>
            <w:i/>
            <w:rPrChange w:id="6081" w:author="IO" w:date="2011-07-22T13:33:00Z">
              <w:rPr/>
            </w:rPrChange>
          </w:rPr>
          <w:t>Wind</w:t>
        </w:r>
      </w:ins>
      <w:proofErr w:type="spellEnd"/>
      <w:ins w:id="6082" w:author="IO" w:date="2011-07-22T13:33:00Z">
        <w:r w:rsidR="00B90C7A">
          <w:t xml:space="preserve"> para mostrar el desarrollo de la simulación. </w:t>
        </w:r>
      </w:ins>
      <w:ins w:id="6083" w:author="IO" w:date="2011-07-22T13:34:00Z">
        <w:r w:rsidR="00B90C7A">
          <w:t xml:space="preserve">En la </w:t>
        </w:r>
        <w:r w:rsidR="00B90C7A">
          <w:fldChar w:fldCharType="begin"/>
        </w:r>
        <w:r w:rsidR="00B90C7A">
          <w:instrText xml:space="preserve"> REF _Ref299104038 \h </w:instrText>
        </w:r>
      </w:ins>
      <w:ins w:id="6084" w:author="IO" w:date="2011-07-22T13:34:00Z">
        <w:r w:rsidR="00B90C7A">
          <w:fldChar w:fldCharType="separate"/>
        </w:r>
      </w:ins>
      <w:ins w:id="6085" w:author="Orion" w:date="2011-07-26T22:30:00Z">
        <w:r w:rsidR="00503590">
          <w:t xml:space="preserve">Figura </w:t>
        </w:r>
        <w:r w:rsidR="00503590">
          <w:rPr>
            <w:noProof/>
          </w:rPr>
          <w:t>25</w:t>
        </w:r>
      </w:ins>
      <w:ins w:id="6086" w:author="IO" w:date="2011-07-22T13:34:00Z">
        <w:del w:id="6087" w:author="Orion" w:date="2011-07-26T22:30:00Z">
          <w:r w:rsidR="00B90C7A" w:rsidDel="00503590">
            <w:delText xml:space="preserve">Figura </w:delText>
          </w:r>
          <w:r w:rsidR="00B90C7A" w:rsidDel="00503590">
            <w:rPr>
              <w:noProof/>
            </w:rPr>
            <w:delText>24</w:delText>
          </w:r>
        </w:del>
        <w:r w:rsidR="00B90C7A">
          <w:fldChar w:fldCharType="end"/>
        </w:r>
        <w:r w:rsidR="00B90C7A">
          <w:t xml:space="preserve"> se muestra </w:t>
        </w:r>
      </w:ins>
      <w:ins w:id="6088" w:author="Orion" w:date="2011-07-08T11:53:00Z">
        <w:del w:id="6089" w:author="IO" w:date="2011-07-22T13:34:00Z">
          <w:r w:rsidRPr="00BF438C" w:rsidDel="00B90C7A">
            <w:delText>,</w:delText>
          </w:r>
        </w:del>
      </w:ins>
      <w:ins w:id="6090" w:author="Orion" w:date="2011-06-20T19:15:00Z">
        <w:del w:id="6091" w:author="IO" w:date="2011-07-22T13:34:00Z">
          <w:r w:rsidR="00577C77" w:rsidDel="00B90C7A">
            <w:delText xml:space="preserve"> </w:delText>
          </w:r>
        </w:del>
      </w:ins>
      <w:ins w:id="6092" w:author="Orion" w:date="2011-06-10T12:20:00Z">
        <w:del w:id="6093" w:author="IO" w:date="2011-07-22T13:34:00Z">
          <w:r w:rsidR="003E04E6" w:rsidDel="00B90C7A">
            <w:delText>se mostrará</w:delText>
          </w:r>
        </w:del>
      </w:ins>
      <w:ins w:id="6094" w:author="Orion" w:date="2011-07-08T12:37:00Z">
        <w:del w:id="6095" w:author="IO" w:date="2011-07-22T13:34:00Z">
          <w:r w:rsidR="003E04E6" w:rsidDel="00B90C7A">
            <w:delText>,</w:delText>
          </w:r>
        </w:del>
      </w:ins>
      <w:ins w:id="6096" w:author="Orion" w:date="2011-06-10T12:20:00Z">
        <w:del w:id="6097" w:author="IO" w:date="2011-07-22T13:34:00Z">
          <w:r w:rsidR="002809A4" w:rsidDel="00B90C7A">
            <w:delText xml:space="preserve"> </w:delText>
          </w:r>
        </w:del>
      </w:ins>
      <w:ins w:id="6098" w:author="Orion" w:date="2011-07-08T11:53:00Z">
        <w:del w:id="6099" w:author="IO" w:date="2011-07-22T13:34:00Z">
          <w:r w:rsidR="00B004B8" w:rsidDel="00B90C7A">
            <w:delText>en la parte derecha de la ventana</w:delText>
          </w:r>
        </w:del>
      </w:ins>
      <w:ins w:id="6100" w:author="Orion" w:date="2011-07-08T12:37:00Z">
        <w:del w:id="6101" w:author="IO" w:date="2011-07-22T13:34:00Z">
          <w:r w:rsidR="003E04E6" w:rsidDel="00B90C7A">
            <w:delText>,</w:delText>
          </w:r>
        </w:del>
      </w:ins>
      <w:ins w:id="6102" w:author="Orion" w:date="2011-07-08T11:53:00Z">
        <w:del w:id="6103" w:author="IO" w:date="2011-07-22T13:34:00Z">
          <w:r w:rsidR="00B004B8" w:rsidDel="00B90C7A">
            <w:delText xml:space="preserve"> </w:delText>
          </w:r>
        </w:del>
      </w:ins>
      <w:ins w:id="6104" w:author="Orion" w:date="2011-07-08T12:38:00Z">
        <w:del w:id="6105" w:author="IO" w:date="2011-07-22T13:34:00Z">
          <w:r w:rsidR="003E04E6" w:rsidDel="00B90C7A">
            <w:delText>el</w:delText>
          </w:r>
        </w:del>
      </w:ins>
      <w:ins w:id="6106" w:author="IO" w:date="2011-07-22T13:34:00Z">
        <w:r w:rsidR="00B90C7A">
          <w:t>un</w:t>
        </w:r>
      </w:ins>
      <w:ins w:id="6107" w:author="Orion" w:date="2011-06-10T12:20:00Z">
        <w:r w:rsidR="003E04E6">
          <w:t xml:space="preserve"> mapa</w:t>
        </w:r>
      </w:ins>
      <w:ins w:id="6108" w:author="Orion" w:date="2011-07-08T11:54:00Z">
        <w:r w:rsidR="003E04E6">
          <w:t xml:space="preserve"> </w:t>
        </w:r>
      </w:ins>
      <w:ins w:id="6109" w:author="IO" w:date="2011-07-22T13:34:00Z">
        <w:r w:rsidR="00B90C7A">
          <w:t>con los aeropuertos y puntos de paso</w:t>
        </w:r>
      </w:ins>
      <w:ins w:id="6110" w:author="Orion" w:date="2011-07-08T11:54:00Z">
        <w:del w:id="6111" w:author="IO" w:date="2011-07-22T13:34:00Z">
          <w:r w:rsidR="003E04E6" w:rsidDel="00B90C7A">
            <w:delText xml:space="preserve">donde se </w:delText>
          </w:r>
        </w:del>
      </w:ins>
      <w:ins w:id="6112" w:author="Orion" w:date="2011-07-08T12:38:00Z">
        <w:del w:id="6113" w:author="IO" w:date="2011-07-22T13:34:00Z">
          <w:r w:rsidR="003E04E6" w:rsidDel="00B90C7A">
            <w:delText>podrá ver</w:delText>
          </w:r>
        </w:del>
      </w:ins>
      <w:ins w:id="6114" w:author="Orion" w:date="2011-07-08T11:54:00Z">
        <w:del w:id="6115" w:author="IO" w:date="2011-07-22T13:34:00Z">
          <w:r w:rsidR="00B004B8" w:rsidDel="00B90C7A">
            <w:delText xml:space="preserve"> los</w:delText>
          </w:r>
        </w:del>
      </w:ins>
      <w:ins w:id="6116" w:author="Orion" w:date="2011-06-10T12:20:00Z">
        <w:del w:id="6117" w:author="IO" w:date="2011-07-22T13:34:00Z">
          <w:r w:rsidR="002809A4" w:rsidDel="00B90C7A">
            <w:delText xml:space="preserve"> waypoints y aeropuertos</w:delText>
          </w:r>
        </w:del>
        <w:r w:rsidR="002809A4">
          <w:t xml:space="preserve">, </w:t>
        </w:r>
      </w:ins>
      <w:ins w:id="6118" w:author="IO" w:date="2011-07-22T13:34:00Z">
        <w:r w:rsidR="00085242">
          <w:t xml:space="preserve">así como los aviones </w:t>
        </w:r>
      </w:ins>
      <w:ins w:id="6119" w:author="Orion" w:date="2011-06-10T12:20:00Z">
        <w:del w:id="6120" w:author="IO" w:date="2011-07-22T13:35:00Z">
          <w:r w:rsidR="002809A4" w:rsidDel="00085242">
            <w:delText>y como se van desplazando los aviones para llegar a su destino</w:delText>
          </w:r>
        </w:del>
      </w:ins>
      <w:ins w:id="6121" w:author="Orion" w:date="2011-06-21T11:40:00Z">
        <w:del w:id="6122" w:author="IO" w:date="2011-07-22T13:35:00Z">
          <w:r w:rsidR="004C625E" w:rsidDel="00085242">
            <w:delText xml:space="preserve"> junto con</w:delText>
          </w:r>
        </w:del>
      </w:ins>
      <w:ins w:id="6123" w:author="IO" w:date="2011-07-22T13:35:00Z">
        <w:r w:rsidR="00085242">
          <w:t>y</w:t>
        </w:r>
      </w:ins>
      <w:ins w:id="6124" w:author="Orion" w:date="2011-06-21T11:40:00Z">
        <w:r w:rsidR="004C625E">
          <w:t xml:space="preserve"> la ruta</w:t>
        </w:r>
      </w:ins>
      <w:ins w:id="6125" w:author="Orion" w:date="2011-06-20T19:53:00Z">
        <w:r w:rsidR="00F9311E">
          <w:t xml:space="preserve"> que va</w:t>
        </w:r>
      </w:ins>
      <w:ins w:id="6126" w:author="Orion" w:date="2011-06-21T11:53:00Z">
        <w:r w:rsidR="0035314F">
          <w:t>n</w:t>
        </w:r>
      </w:ins>
      <w:ins w:id="6127" w:author="Orion" w:date="2011-06-20T19:53:00Z">
        <w:r w:rsidR="00F9311E">
          <w:t xml:space="preserve"> recorriendo</w:t>
        </w:r>
        <w:del w:id="6128" w:author="IO" w:date="2011-07-22T13:35:00Z">
          <w:r w:rsidR="00F9311E" w:rsidDel="00085242">
            <w:delText xml:space="preserve"> </w:delText>
          </w:r>
        </w:del>
      </w:ins>
      <w:ins w:id="6129" w:author="Orion" w:date="2011-06-21T11:53:00Z">
        <w:del w:id="6130" w:author="IO" w:date="2011-07-22T13:35:00Z">
          <w:r w:rsidR="0035314F" w:rsidDel="00085242">
            <w:delText>estos</w:delText>
          </w:r>
        </w:del>
      </w:ins>
      <w:ins w:id="6131" w:author="Orion" w:date="2011-06-20T19:55:00Z">
        <w:r w:rsidR="00F9311E">
          <w:t>.</w:t>
        </w:r>
      </w:ins>
      <w:ins w:id="6132" w:author="Orion" w:date="2011-06-21T11:47:00Z">
        <w:r w:rsidR="00251CCB">
          <w:t xml:space="preserve"> </w:t>
        </w:r>
      </w:ins>
      <w:ins w:id="6133" w:author="Orion" w:date="2011-06-21T11:53:00Z">
        <w:del w:id="6134" w:author="IO" w:date="2011-07-22T13:35:00Z">
          <w:r w:rsidR="00152A89" w:rsidDel="00085242">
            <w:delText xml:space="preserve">Como podemos ver en la </w:delText>
          </w:r>
        </w:del>
      </w:ins>
      <w:ins w:id="6135" w:author="Orion" w:date="2011-07-08T11:12:00Z">
        <w:del w:id="6136" w:author="IO" w:date="2011-07-22T13:35:00Z">
          <w:r w:rsidR="00FF0C4F" w:rsidDel="00085242">
            <w:fldChar w:fldCharType="begin"/>
          </w:r>
          <w:r w:rsidR="00FF0C4F" w:rsidDel="00085242">
            <w:delInstrText xml:space="preserve"> REF _Ref297886837 \h </w:delInstrText>
          </w:r>
        </w:del>
      </w:ins>
      <w:del w:id="6137" w:author="IO" w:date="2011-07-22T13:35:00Z">
        <w:r w:rsidR="00441066" w:rsidDel="00085242">
          <w:delInstrText xml:space="preserve"> \* MERGEFORMAT </w:delInstrText>
        </w:r>
      </w:del>
      <w:ins w:id="6138" w:author="Orion" w:date="2011-07-08T11:12:00Z">
        <w:del w:id="6139" w:author="IO" w:date="2011-07-22T13:10:00Z">
          <w:r w:rsidR="00FF0C4F" w:rsidDel="00085242">
            <w:fldChar w:fldCharType="end"/>
          </w:r>
        </w:del>
      </w:ins>
      <w:ins w:id="6140" w:author="Orion" w:date="2011-06-23T12:58:00Z">
        <w:del w:id="6141" w:author="IO" w:date="2011-07-22T13:35:00Z">
          <w:r w:rsidR="00175493" w:rsidDel="00085242">
            <w:delText xml:space="preserve"> </w:delText>
          </w:r>
        </w:del>
      </w:ins>
      <w:ins w:id="6142" w:author="Orion" w:date="2011-06-21T11:53:00Z">
        <w:del w:id="6143" w:author="IO" w:date="2011-07-22T13:35:00Z">
          <w:r w:rsidR="00152A89" w:rsidDel="00085242">
            <w:delText>l</w:delText>
          </w:r>
        </w:del>
      </w:ins>
      <w:ins w:id="6144" w:author="IO" w:date="2011-07-22T13:35:00Z">
        <w:r w:rsidR="00085242">
          <w:t>L</w:t>
        </w:r>
      </w:ins>
      <w:ins w:id="6145" w:author="Orion" w:date="2011-06-21T11:53:00Z">
        <w:r w:rsidR="00152A89">
          <w:t xml:space="preserve">os aeropuertos </w:t>
        </w:r>
      </w:ins>
      <w:ins w:id="6146" w:author="IO" w:date="2011-07-22T13:35:00Z">
        <w:r w:rsidR="00085242">
          <w:t>se marcan</w:t>
        </w:r>
      </w:ins>
      <w:ins w:id="6147" w:author="Orion" w:date="2011-06-21T11:53:00Z">
        <w:del w:id="6148" w:author="IO" w:date="2011-07-22T13:35:00Z">
          <w:r w:rsidR="00152A89" w:rsidDel="00085242">
            <w:delText>vienen marcados</w:delText>
          </w:r>
        </w:del>
        <w:r w:rsidR="00152A89">
          <w:t xml:space="preserve"> </w:t>
        </w:r>
        <w:del w:id="6149" w:author="IO" w:date="2011-07-22T13:35:00Z">
          <w:r w:rsidR="00152A89" w:rsidDel="00085242">
            <w:delText>por</w:delText>
          </w:r>
        </w:del>
      </w:ins>
      <w:ins w:id="6150" w:author="IO" w:date="2011-07-22T13:35:00Z">
        <w:r w:rsidR="00085242">
          <w:t>con</w:t>
        </w:r>
      </w:ins>
      <w:ins w:id="6151" w:author="Orion" w:date="2011-06-21T11:53:00Z">
        <w:r w:rsidR="00152A89">
          <w:t xml:space="preserve"> puntos de color azul, los </w:t>
        </w:r>
        <w:del w:id="6152" w:author="IO" w:date="2011-07-22T13:35:00Z">
          <w:r w:rsidR="00152A89" w:rsidDel="00085242">
            <w:delText>waypoints</w:delText>
          </w:r>
        </w:del>
      </w:ins>
      <w:ins w:id="6153" w:author="IO" w:date="2011-07-22T13:35:00Z">
        <w:r w:rsidR="00085242">
          <w:t>puntos de paso</w:t>
        </w:r>
      </w:ins>
      <w:ins w:id="6154" w:author="Orion" w:date="2011-06-21T11:53:00Z">
        <w:r w:rsidR="00152A89">
          <w:t xml:space="preserve"> </w:t>
        </w:r>
      </w:ins>
      <w:ins w:id="6155" w:author="Orion" w:date="2011-06-21T11:55:00Z">
        <w:del w:id="6156" w:author="IO" w:date="2011-07-22T13:36:00Z">
          <w:r w:rsidR="00152A89" w:rsidDel="00085242">
            <w:delText>vendrán</w:delText>
          </w:r>
        </w:del>
      </w:ins>
      <w:ins w:id="6157" w:author="Orion" w:date="2011-06-21T11:53:00Z">
        <w:del w:id="6158" w:author="IO" w:date="2011-07-22T13:36:00Z">
          <w:r w:rsidR="00152A89" w:rsidDel="00085242">
            <w:delText xml:space="preserve"> </w:delText>
          </w:r>
        </w:del>
      </w:ins>
      <w:ins w:id="6159" w:author="Orion" w:date="2011-06-21T11:55:00Z">
        <w:del w:id="6160" w:author="IO" w:date="2011-07-22T13:36:00Z">
          <w:r w:rsidR="00152A89" w:rsidDel="00085242">
            <w:delText xml:space="preserve">determinados por puntos </w:delText>
          </w:r>
        </w:del>
        <w:r w:rsidR="00152A89">
          <w:t xml:space="preserve">en color magenta, </w:t>
        </w:r>
        <w:del w:id="6161" w:author="IO" w:date="2011-07-22T13:36:00Z">
          <w:r w:rsidR="00152A89" w:rsidDel="00085242">
            <w:delText>mientras que</w:delText>
          </w:r>
        </w:del>
      </w:ins>
      <w:ins w:id="6162" w:author="IO" w:date="2011-07-22T13:36:00Z">
        <w:r w:rsidR="00085242">
          <w:t>y</w:t>
        </w:r>
      </w:ins>
      <w:ins w:id="6163" w:author="Orion" w:date="2011-06-21T11:55:00Z">
        <w:r w:rsidR="00152A89">
          <w:t xml:space="preserve"> los aviones en principio serán de color verde</w:t>
        </w:r>
      </w:ins>
      <w:ins w:id="6164" w:author="IO" w:date="2011-07-22T13:37:00Z">
        <w:r w:rsidR="00085242">
          <w:t>,</w:t>
        </w:r>
      </w:ins>
      <w:ins w:id="6165" w:author="IO" w:date="2011-07-22T13:36:00Z">
        <w:r w:rsidR="00085242">
          <w:t xml:space="preserve"> amarillo</w:t>
        </w:r>
      </w:ins>
      <w:ins w:id="6166" w:author="IO" w:date="2011-07-22T13:37:00Z">
        <w:r w:rsidR="00085242">
          <w:t xml:space="preserve"> o rojo</w:t>
        </w:r>
      </w:ins>
      <w:ins w:id="6167" w:author="Orion" w:date="2011-06-21T11:55:00Z">
        <w:r w:rsidR="00152A89">
          <w:t xml:space="preserve">. </w:t>
        </w:r>
      </w:ins>
      <w:ins w:id="6168" w:author="IO" w:date="2011-07-22T13:36:00Z">
        <w:r w:rsidR="00085242">
          <w:t>Los aviones se muestran de color verde cuando no están en situación de conflicto y en amarillo si lo están</w:t>
        </w:r>
      </w:ins>
      <w:ins w:id="6169" w:author="Orion" w:date="2011-06-21T12:00:00Z">
        <w:del w:id="6170" w:author="IO" w:date="2011-07-22T13:37:00Z">
          <w:r w:rsidR="00F52E1D" w:rsidDel="00085242">
            <w:delText xml:space="preserve">Sin embargo </w:delText>
          </w:r>
        </w:del>
      </w:ins>
      <w:ins w:id="6171" w:author="Orion" w:date="2011-06-21T12:01:00Z">
        <w:del w:id="6172" w:author="IO" w:date="2011-07-22T13:37:00Z">
          <w:r w:rsidR="00F52E1D" w:rsidDel="00085242">
            <w:delText>e</w:delText>
          </w:r>
        </w:del>
      </w:ins>
      <w:ins w:id="6173" w:author="Orion" w:date="2011-06-21T11:55:00Z">
        <w:del w:id="6174" w:author="IO" w:date="2011-07-22T13:37:00Z">
          <w:r w:rsidR="00152A89" w:rsidDel="00085242">
            <w:delText xml:space="preserve">l color de los aviones puede cambiar </w:delText>
          </w:r>
        </w:del>
      </w:ins>
      <w:ins w:id="6175" w:author="Orion" w:date="2011-06-21T11:56:00Z">
        <w:del w:id="6176" w:author="IO" w:date="2011-07-22T13:37:00Z">
          <w:r w:rsidR="00152A89" w:rsidDel="00085242">
            <w:delText>a</w:delText>
          </w:r>
        </w:del>
      </w:ins>
      <w:ins w:id="6177" w:author="Orion" w:date="2011-06-21T12:01:00Z">
        <w:del w:id="6178" w:author="IO" w:date="2011-07-22T13:37:00Z">
          <w:r w:rsidR="00F52E1D" w:rsidDel="00085242">
            <w:delText xml:space="preserve"> ser</w:delText>
          </w:r>
        </w:del>
      </w:ins>
      <w:ins w:id="6179" w:author="Orion" w:date="2011-06-21T11:56:00Z">
        <w:del w:id="6180" w:author="IO" w:date="2011-07-22T13:37:00Z">
          <w:r w:rsidR="00152A89" w:rsidDel="00085242">
            <w:delText xml:space="preserve"> amarillo en el caso de que los controladores establezcan que han entrado en una zona de conflicto</w:delText>
          </w:r>
        </w:del>
      </w:ins>
      <w:ins w:id="6181" w:author="Orion" w:date="2011-07-08T11:11:00Z">
        <w:del w:id="6182" w:author="IO" w:date="2011-07-22T13:37:00Z">
          <w:r w:rsidR="004E0A0B" w:rsidDel="00085242">
            <w:delText xml:space="preserve"> (</w:delText>
          </w:r>
          <w:r w:rsidR="004E0A0B" w:rsidDel="00085242">
            <w:fldChar w:fldCharType="begin"/>
          </w:r>
          <w:r w:rsidR="004E0A0B" w:rsidDel="00085242">
            <w:delInstrText xml:space="preserve"> REF _Ref297886837 \h </w:delInstrText>
          </w:r>
        </w:del>
      </w:ins>
      <w:del w:id="6183" w:author="IO" w:date="2011-07-22T13:37:00Z">
        <w:r w:rsidR="00441066" w:rsidDel="00085242">
          <w:delInstrText xml:space="preserve"> \* MERGEFORMAT </w:delInstrText>
        </w:r>
      </w:del>
      <w:del w:id="6184" w:author="IO" w:date="2011-07-22T13:10:00Z">
        <w:r w:rsidR="004E0A0B" w:rsidDel="00085242">
          <w:fldChar w:fldCharType="end"/>
        </w:r>
      </w:del>
      <w:ins w:id="6185" w:author="Orion" w:date="2011-06-23T12:58:00Z">
        <w:del w:id="6186" w:author="IO" w:date="2011-07-22T13:37:00Z">
          <w:r w:rsidR="00175493" w:rsidRPr="00441066" w:rsidDel="00085242">
            <w:rPr>
              <w:rPrChange w:id="6187" w:author="IO" w:date="2011-07-22T12:31:00Z">
                <w:rPr>
                  <w:i/>
                  <w:iCs/>
                </w:rPr>
              </w:rPrChange>
            </w:rPr>
            <w:fldChar w:fldCharType="begin"/>
          </w:r>
          <w:r w:rsidR="00175493" w:rsidDel="00085242">
            <w:delInstrText xml:space="preserve"> REF _Ref296597038 \h </w:delInstrText>
          </w:r>
        </w:del>
      </w:ins>
      <w:del w:id="6188" w:author="IO" w:date="2011-07-22T13:37:00Z">
        <w:r w:rsidR="00547764" w:rsidDel="00085242">
          <w:delInstrText xml:space="preserve"> \* MERGEFORMAT </w:delInstrText>
        </w:r>
        <w:r w:rsidR="00175493" w:rsidRPr="00441066" w:rsidDel="00085242">
          <w:rPr>
            <w:rPrChange w:id="6189" w:author="IO" w:date="2011-07-22T12:31:00Z">
              <w:rPr/>
            </w:rPrChange>
          </w:rPr>
        </w:r>
      </w:del>
      <w:del w:id="6190" w:author="IO" w:date="2011-07-22T13:16:00Z">
        <w:r w:rsidR="00175493" w:rsidRPr="00441066" w:rsidDel="00085242">
          <w:rPr>
            <w:rPrChange w:id="6191" w:author="IO" w:date="2011-07-22T12:31:00Z">
              <w:rPr>
                <w:i/>
                <w:iCs/>
              </w:rPr>
            </w:rPrChange>
          </w:rPr>
          <w:fldChar w:fldCharType="end"/>
        </w:r>
      </w:del>
      <w:ins w:id="6192" w:author="Orion" w:date="2011-06-23T12:58:00Z">
        <w:del w:id="6193" w:author="IO" w:date="2011-07-22T13:37:00Z">
          <w:r w:rsidR="00175493" w:rsidDel="00085242">
            <w:delText>)</w:delText>
          </w:r>
        </w:del>
      </w:ins>
      <w:ins w:id="6194" w:author="Orion" w:date="2011-06-21T11:56:00Z">
        <w:r w:rsidR="00F52E1D">
          <w:t xml:space="preserve">. </w:t>
        </w:r>
      </w:ins>
      <w:ins w:id="6195" w:author="IO" w:date="2011-07-22T13:37:00Z">
        <w:r w:rsidR="00085242">
          <w:t>El color rojo se reserva para indicar que el avión no se está desplazando</w:t>
        </w:r>
      </w:ins>
      <w:ins w:id="6196" w:author="Orion" w:date="2011-06-21T12:02:00Z">
        <w:del w:id="6197" w:author="IO" w:date="2011-07-22T13:37:00Z">
          <w:r w:rsidR="00981208" w:rsidDel="00085242">
            <w:delText>También es posible que</w:delText>
          </w:r>
        </w:del>
      </w:ins>
      <w:ins w:id="6198" w:author="Orion" w:date="2011-06-21T12:01:00Z">
        <w:del w:id="6199" w:author="IO" w:date="2011-07-22T13:37:00Z">
          <w:r w:rsidR="00F52E1D" w:rsidDel="00085242">
            <w:delText xml:space="preserve"> este</w:delText>
          </w:r>
        </w:del>
      </w:ins>
      <w:ins w:id="6200" w:author="Orion" w:date="2011-06-21T11:57:00Z">
        <w:del w:id="6201" w:author="IO" w:date="2011-07-22T13:37:00Z">
          <w:r w:rsidR="00F52E1D" w:rsidDel="00085242">
            <w:delText xml:space="preserve"> color </w:delText>
          </w:r>
        </w:del>
      </w:ins>
      <w:ins w:id="6202" w:author="Orion" w:date="2011-06-21T12:02:00Z">
        <w:del w:id="6203" w:author="IO" w:date="2011-07-22T13:37:00Z">
          <w:r w:rsidR="007A50A6" w:rsidDel="00085242">
            <w:delText>pas</w:delText>
          </w:r>
          <w:r w:rsidR="00981208" w:rsidDel="00085242">
            <w:delText>e a ser</w:delText>
          </w:r>
        </w:del>
      </w:ins>
      <w:ins w:id="6204" w:author="Orion" w:date="2011-06-21T12:03:00Z">
        <w:del w:id="6205" w:author="IO" w:date="2011-07-22T13:37:00Z">
          <w:r w:rsidR="00981208" w:rsidDel="00085242">
            <w:delText xml:space="preserve"> </w:delText>
          </w:r>
        </w:del>
      </w:ins>
      <w:ins w:id="6206" w:author="Orion" w:date="2011-06-21T11:57:00Z">
        <w:del w:id="6207" w:author="IO" w:date="2011-07-22T13:37:00Z">
          <w:r w:rsidR="00F52E1D" w:rsidDel="00085242">
            <w:delText>rojo</w:delText>
          </w:r>
        </w:del>
      </w:ins>
      <w:ins w:id="6208" w:author="Orion" w:date="2011-06-21T12:03:00Z">
        <w:del w:id="6209" w:author="IO" w:date="2011-07-22T13:37:00Z">
          <w:r w:rsidR="00981208" w:rsidDel="00085242">
            <w:delText>, esto sucederá</w:delText>
          </w:r>
        </w:del>
      </w:ins>
      <w:ins w:id="6210" w:author="Orion" w:date="2011-06-21T11:57:00Z">
        <w:del w:id="6211" w:author="IO" w:date="2011-07-22T13:37:00Z">
          <w:r w:rsidR="00F52E1D" w:rsidDel="00085242">
            <w:delText xml:space="preserve"> cuando el avión </w:delText>
          </w:r>
        </w:del>
      </w:ins>
      <w:ins w:id="6212" w:author="Orion" w:date="2011-06-21T12:03:00Z">
        <w:del w:id="6213" w:author="IO" w:date="2011-07-22T13:37:00Z">
          <w:r w:rsidR="00E975C2" w:rsidDel="00085242">
            <w:delText>deje</w:delText>
          </w:r>
        </w:del>
      </w:ins>
      <w:ins w:id="6214" w:author="Orion" w:date="2011-06-21T11:57:00Z">
        <w:del w:id="6215" w:author="IO" w:date="2011-07-22T13:37:00Z">
          <w:r w:rsidR="00F52E1D" w:rsidDel="00085242">
            <w:delText xml:space="preserve"> de desplazarse</w:delText>
          </w:r>
        </w:del>
        <w:r w:rsidR="00F52E1D">
          <w:t xml:space="preserve">. Esto puede </w:t>
        </w:r>
      </w:ins>
      <w:ins w:id="6216" w:author="Orion" w:date="2011-06-21T12:03:00Z">
        <w:r w:rsidR="006D7266">
          <w:t>ocurrir</w:t>
        </w:r>
      </w:ins>
      <w:ins w:id="6217" w:author="Orion" w:date="2011-06-21T11:57:00Z">
        <w:r w:rsidR="00F52E1D">
          <w:t xml:space="preserve"> </w:t>
        </w:r>
        <w:del w:id="6218" w:author="IO" w:date="2011-07-22T13:37:00Z">
          <w:r w:rsidR="00F52E1D" w:rsidDel="00085242">
            <w:delText xml:space="preserve">o bien </w:delText>
          </w:r>
        </w:del>
        <w:r w:rsidR="00F52E1D">
          <w:t xml:space="preserve">porque la aeronave </w:t>
        </w:r>
      </w:ins>
      <w:ins w:id="6219" w:author="Orion" w:date="2011-06-21T11:58:00Z">
        <w:r w:rsidR="00F52E1D">
          <w:t>h</w:t>
        </w:r>
      </w:ins>
      <w:ins w:id="6220" w:author="Orion" w:date="2011-06-21T11:57:00Z">
        <w:r w:rsidR="00F52E1D">
          <w:t>a llegado a su destino o bien</w:t>
        </w:r>
      </w:ins>
      <w:ins w:id="6221" w:author="Orion" w:date="2011-06-21T11:58:00Z">
        <w:r w:rsidR="00F52E1D">
          <w:t xml:space="preserve"> porque ha colisionado con otro avión. </w:t>
        </w:r>
      </w:ins>
      <w:ins w:id="6222" w:author="IO" w:date="2011-07-22T13:38:00Z">
        <w:r w:rsidR="00085242">
          <w:t>A</w:t>
        </w:r>
      </w:ins>
      <w:ins w:id="6223" w:author="Orion" w:date="2011-06-21T12:02:00Z">
        <w:del w:id="6224" w:author="IO" w:date="2011-07-22T13:38:00Z">
          <w:r w:rsidR="00981208" w:rsidDel="00085242">
            <w:delText>Por otro lado, a</w:delText>
          </w:r>
        </w:del>
      </w:ins>
      <w:ins w:id="6225" w:author="Orion" w:date="2011-06-21T11:58:00Z">
        <w:r w:rsidR="00F52E1D">
          <w:t xml:space="preserve">lgo similar </w:t>
        </w:r>
        <w:del w:id="6226" w:author="IO" w:date="2011-07-22T13:38:00Z">
          <w:r w:rsidR="00F52E1D" w:rsidDel="00085242">
            <w:delText>pasará</w:delText>
          </w:r>
        </w:del>
      </w:ins>
      <w:ins w:id="6227" w:author="IO" w:date="2011-07-22T13:38:00Z">
        <w:r w:rsidR="00085242">
          <w:t>sucede</w:t>
        </w:r>
      </w:ins>
      <w:ins w:id="6228" w:author="Orion" w:date="2011-06-21T11:58:00Z">
        <w:r w:rsidR="00F52E1D">
          <w:t xml:space="preserve"> con la ruta</w:t>
        </w:r>
      </w:ins>
      <w:ins w:id="6229" w:author="IO" w:date="2011-07-22T13:38:00Z">
        <w:r w:rsidR="00085242">
          <w:t>. Su</w:t>
        </w:r>
      </w:ins>
      <w:ins w:id="6230" w:author="Orion" w:date="2011-06-21T11:58:00Z">
        <w:del w:id="6231" w:author="IO" w:date="2011-07-22T13:38:00Z">
          <w:r w:rsidR="00F52E1D" w:rsidDel="00085242">
            <w:delText>, cuyo</w:delText>
          </w:r>
        </w:del>
        <w:r w:rsidR="00F52E1D">
          <w:t xml:space="preserve"> color inicial será blanco</w:t>
        </w:r>
      </w:ins>
      <w:ins w:id="6232" w:author="Orion" w:date="2011-06-21T12:03:00Z">
        <w:r w:rsidR="00531435">
          <w:t>,</w:t>
        </w:r>
      </w:ins>
      <w:ins w:id="6233" w:author="Orion" w:date="2011-06-21T11:58:00Z">
        <w:r w:rsidR="00F52E1D">
          <w:t xml:space="preserve"> lo que indicará que el avión </w:t>
        </w:r>
      </w:ins>
      <w:ins w:id="6234" w:author="IO" w:date="2011-07-22T13:38:00Z">
        <w:r w:rsidR="00085242">
          <w:t xml:space="preserve">correspondiente </w:t>
        </w:r>
      </w:ins>
      <w:ins w:id="6235" w:author="Orion" w:date="2011-06-21T11:58:00Z">
        <w:r w:rsidR="00F52E1D">
          <w:t>est</w:t>
        </w:r>
      </w:ins>
      <w:ins w:id="6236" w:author="Orion" w:date="2011-06-21T11:59:00Z">
        <w:r w:rsidR="00F52E1D">
          <w:t xml:space="preserve">á volando a la altura establecida como altura estándar de crucero para </w:t>
        </w:r>
      </w:ins>
      <w:ins w:id="6237" w:author="Orion" w:date="2011-06-21T12:04:00Z">
        <w:r w:rsidR="00531435">
          <w:t>esa</w:t>
        </w:r>
      </w:ins>
      <w:ins w:id="6238" w:author="Orion" w:date="2011-06-21T11:59:00Z">
        <w:r w:rsidR="00F52E1D">
          <w:t xml:space="preserve"> aeronave. Cuando el avi</w:t>
        </w:r>
        <w:r w:rsidR="00583AD1">
          <w:t xml:space="preserve">ón </w:t>
        </w:r>
      </w:ins>
      <w:ins w:id="6239" w:author="Orion" w:date="2011-06-21T12:04:00Z">
        <w:r w:rsidR="00842B5D">
          <w:t>empiece</w:t>
        </w:r>
      </w:ins>
      <w:ins w:id="6240" w:author="Orion" w:date="2011-06-21T11:59:00Z">
        <w:r w:rsidR="00F52E1D">
          <w:t xml:space="preserve"> a volar por encima de esta altura de cr</w:t>
        </w:r>
        <w:r w:rsidR="00583AD1">
          <w:t>ucero el color de la ruta pasar</w:t>
        </w:r>
      </w:ins>
      <w:ins w:id="6241" w:author="Orion" w:date="2011-06-21T12:04:00Z">
        <w:r w:rsidR="00583AD1">
          <w:t>á</w:t>
        </w:r>
      </w:ins>
      <w:ins w:id="6242" w:author="Orion" w:date="2011-06-21T11:59:00Z">
        <w:r w:rsidR="00F52E1D">
          <w:t xml:space="preserve"> a ser rojo, mientras que </w:t>
        </w:r>
      </w:ins>
      <w:ins w:id="6243" w:author="Orion" w:date="2011-06-21T12:04:00Z">
        <w:r w:rsidR="00754E41">
          <w:t>cuando vuele</w:t>
        </w:r>
      </w:ins>
      <w:ins w:id="6244" w:author="Orion" w:date="2011-06-21T11:59:00Z">
        <w:r w:rsidR="00F52E1D">
          <w:t xml:space="preserve"> por debajo este color ser</w:t>
        </w:r>
      </w:ins>
      <w:ins w:id="6245" w:author="Orion" w:date="2011-06-21T12:00:00Z">
        <w:r w:rsidR="00F52E1D">
          <w:t>á verde.</w:t>
        </w:r>
      </w:ins>
    </w:p>
    <w:p w14:paraId="7DDE55AF" w14:textId="43EB0AE1" w:rsidR="00A570A7" w:rsidRPr="00441066" w:rsidDel="00085242" w:rsidRDefault="00A570A7">
      <w:pPr>
        <w:spacing w:before="240" w:after="120"/>
        <w:ind w:firstLine="284"/>
        <w:jc w:val="both"/>
        <w:rPr>
          <w:ins w:id="6246" w:author="Orion" w:date="2011-06-23T12:57:00Z"/>
          <w:del w:id="6247" w:author="IO" w:date="2011-07-22T13:38:00Z"/>
        </w:rPr>
        <w:pPrChange w:id="6248" w:author="IO" w:date="2011-07-22T12:31:00Z">
          <w:pPr/>
        </w:pPrChange>
      </w:pPr>
      <w:commentRangeStart w:id="6249"/>
    </w:p>
    <w:p w14:paraId="22B68DA0" w14:textId="611D8C86" w:rsidR="003711C5" w:rsidRPr="00441066" w:rsidDel="00085242" w:rsidRDefault="003711C5">
      <w:pPr>
        <w:spacing w:before="240" w:after="120"/>
        <w:ind w:firstLine="284"/>
        <w:jc w:val="both"/>
        <w:rPr>
          <w:ins w:id="6250" w:author="Orion" w:date="2011-06-23T12:57:00Z"/>
          <w:rPrChange w:id="6251" w:author="IO" w:date="2011-07-22T12:31:00Z">
            <w:rPr>
              <w:ins w:id="6252" w:author="Orion" w:date="2011-06-23T12:57:00Z"/>
              <w:rFonts w:cs="Times New Roman"/>
              <w:color w:val="FF0000"/>
            </w:rPr>
          </w:rPrChange>
        </w:rPr>
        <w:pPrChange w:id="6253" w:author="IO" w:date="2011-07-22T12:31:00Z">
          <w:pPr/>
        </w:pPrChange>
      </w:pPr>
      <w:moveFromRangeStart w:id="6254" w:author="IO" w:date="2011-07-22T13:39:00Z" w:name="move299105291"/>
      <w:moveFrom w:id="6255" w:author="IO" w:date="2011-07-22T13:39:00Z">
        <w:ins w:id="6256" w:author="Orion" w:date="2011-06-23T12:57:00Z">
          <w:r w:rsidRPr="00BF438C" w:rsidDel="00085242">
            <w:t>Para poder visualizar cada una de las clases de la capa de la lógica se ha creado una capa de visualización, que adapta las entidades del sistema (aviones, rutas, aeropuertos, etc)  a clases de la herramienta Wor</w:t>
          </w:r>
          <w:r w:rsidRPr="003B5896" w:rsidDel="00085242">
            <w:t>ld Wind para que estas puedan ser gráficamente mostradas en los distintos mapas.</w:t>
          </w:r>
        </w:ins>
      </w:moveFrom>
    </w:p>
    <w:p w14:paraId="5D2FFF63" w14:textId="36FC5259" w:rsidR="0067605C" w:rsidRPr="00441066" w:rsidDel="00085242" w:rsidRDefault="0067605C">
      <w:pPr>
        <w:spacing w:before="240" w:after="120"/>
        <w:ind w:firstLine="284"/>
        <w:jc w:val="both"/>
        <w:rPr>
          <w:ins w:id="6257" w:author="Orion" w:date="2011-06-20T19:16:00Z"/>
          <w:del w:id="6258" w:author="IO" w:date="2011-07-22T13:38:00Z"/>
        </w:rPr>
        <w:pPrChange w:id="6259" w:author="IO" w:date="2011-07-22T12:31:00Z">
          <w:pPr/>
        </w:pPrChange>
      </w:pPr>
      <w:bookmarkStart w:id="6260" w:name="_Toc299463813"/>
      <w:bookmarkStart w:id="6261" w:name="_Toc299463897"/>
      <w:bookmarkStart w:id="6262" w:name="_Toc299721498"/>
      <w:bookmarkEnd w:id="6260"/>
      <w:bookmarkEnd w:id="6261"/>
      <w:bookmarkEnd w:id="6262"/>
      <w:moveFromRangeEnd w:id="6254"/>
    </w:p>
    <w:p w14:paraId="695E81D2" w14:textId="57F30928" w:rsidR="00B937FD" w:rsidRPr="003B5896" w:rsidDel="00085242" w:rsidRDefault="00580B32">
      <w:pPr>
        <w:spacing w:before="240" w:after="120"/>
        <w:ind w:firstLine="284"/>
        <w:jc w:val="both"/>
        <w:rPr>
          <w:ins w:id="6263" w:author="Orion" w:date="2011-05-09T13:45:00Z"/>
          <w:del w:id="6264" w:author="IO" w:date="2011-07-22T13:41:00Z"/>
        </w:rPr>
        <w:pPrChange w:id="6265" w:author="IO" w:date="2011-07-22T12:31:00Z">
          <w:pPr/>
        </w:pPrChange>
      </w:pPr>
      <w:ins w:id="6266" w:author="Orion" w:date="2011-06-10T12:25:00Z">
        <w:del w:id="6267" w:author="IO" w:date="2011-07-22T13:59:00Z">
          <w:r w:rsidRPr="00BF438C" w:rsidDel="00FD4C74">
            <w:delText>En cuanto al diseño de la visualización gráf</w:delText>
          </w:r>
        </w:del>
      </w:ins>
      <w:ins w:id="6268" w:author="Orion" w:date="2011-06-10T12:26:00Z">
        <w:del w:id="6269" w:author="IO" w:date="2011-07-22T13:59:00Z">
          <w:r w:rsidRPr="003B5896" w:rsidDel="00FD4C74">
            <w:delText xml:space="preserve">ica viene determinada por un agente (Simulation </w:delText>
          </w:r>
        </w:del>
      </w:ins>
      <w:ins w:id="6270" w:author="Orion" w:date="2011-06-26T18:02:00Z">
        <w:del w:id="6271" w:author="IO" w:date="2011-07-22T13:59:00Z">
          <w:r w:rsidR="004570B0" w:rsidRPr="003B5896" w:rsidDel="00FD4C74">
            <w:lastRenderedPageBreak/>
            <w:delText>C</w:delText>
          </w:r>
        </w:del>
      </w:ins>
      <w:ins w:id="6272" w:author="Orion" w:date="2011-06-10T12:26:00Z">
        <w:del w:id="6273" w:author="IO" w:date="2011-07-22T13:59:00Z">
          <w:r w:rsidRPr="003B5896" w:rsidDel="00FD4C74">
            <w:delText xml:space="preserve">reator) </w:delText>
          </w:r>
        </w:del>
      </w:ins>
      <w:ins w:id="6274" w:author="Orion" w:date="2011-05-10T09:38:00Z">
        <w:del w:id="6275" w:author="IO" w:date="2011-07-22T13:59:00Z">
          <w:r w:rsidR="00F37264" w:rsidRPr="003B5896" w:rsidDel="00FD4C74">
            <w:delText>que se encarga de arrancar el entorno para mostrar la simulaci</w:delText>
          </w:r>
        </w:del>
      </w:ins>
      <w:ins w:id="6276" w:author="Orion" w:date="2011-05-10T09:39:00Z">
        <w:del w:id="6277" w:author="IO" w:date="2011-07-22T13:59:00Z">
          <w:r w:rsidR="00D0382C" w:rsidRPr="003B5896" w:rsidDel="00FD4C74">
            <w:delText>ón.</w:delText>
          </w:r>
        </w:del>
      </w:ins>
      <w:ins w:id="6278" w:author="Orion" w:date="2011-06-21T12:37:00Z">
        <w:del w:id="6279" w:author="IO" w:date="2011-07-22T13:59:00Z">
          <w:r w:rsidR="00D0382C" w:rsidRPr="003B5896" w:rsidDel="00FD4C74">
            <w:delText xml:space="preserve"> Este entorno esta implementado por una aplicación</w:delText>
          </w:r>
        </w:del>
      </w:ins>
      <w:ins w:id="6280" w:author="Orion" w:date="2011-06-21T12:38:00Z">
        <w:del w:id="6281" w:author="IO" w:date="2011-07-22T13:59:00Z">
          <w:r w:rsidR="00D0382C" w:rsidRPr="003B5896" w:rsidDel="00FD4C74">
            <w:delText xml:space="preserve"> de INGENIAS</w:delText>
          </w:r>
        </w:del>
      </w:ins>
      <w:ins w:id="6282" w:author="Orion" w:date="2011-06-21T12:37:00Z">
        <w:del w:id="6283" w:author="IO" w:date="2011-07-22T13:59:00Z">
          <w:r w:rsidR="00D0382C" w:rsidRPr="003B5896" w:rsidDel="00FD4C74">
            <w:delText xml:space="preserve"> que, dentro de otro hilo de ejecución, cargará las distintas capas</w:delText>
          </w:r>
        </w:del>
      </w:ins>
      <w:ins w:id="6284" w:author="Orion" w:date="2011-06-21T12:39:00Z">
        <w:del w:id="6285" w:author="IO" w:date="2011-07-22T13:59:00Z">
          <w:r w:rsidR="00D0382C" w:rsidRPr="003B5896" w:rsidDel="00FD4C74">
            <w:delText xml:space="preserve"> y paneles</w:delText>
          </w:r>
        </w:del>
      </w:ins>
      <w:ins w:id="6286" w:author="Orion" w:date="2011-06-21T12:37:00Z">
        <w:del w:id="6287" w:author="IO" w:date="2011-07-22T13:59:00Z">
          <w:r w:rsidR="00D0382C" w:rsidRPr="003B5896" w:rsidDel="00FD4C74">
            <w:delText>, donde esta</w:delText>
          </w:r>
        </w:del>
      </w:ins>
      <w:ins w:id="6288" w:author="Orion" w:date="2011-06-21T12:39:00Z">
        <w:del w:id="6289" w:author="IO" w:date="2011-07-22T13:59:00Z">
          <w:r w:rsidR="00D0382C" w:rsidRPr="003B5896" w:rsidDel="00FD4C74">
            <w:delText xml:space="preserve">rán incluidos los mapas, los puntos sobre los mapas y los controles </w:delText>
          </w:r>
        </w:del>
      </w:ins>
      <w:ins w:id="6290" w:author="Orion" w:date="2011-06-21T12:40:00Z">
        <w:del w:id="6291" w:author="IO" w:date="2011-07-22T13:59:00Z">
          <w:r w:rsidR="00D0382C" w:rsidRPr="003B5896" w:rsidDel="00FD4C74">
            <w:delText>que permiten personalizar la visualización.</w:delText>
          </w:r>
        </w:del>
      </w:ins>
      <w:bookmarkStart w:id="6292" w:name="_Toc299463814"/>
      <w:bookmarkStart w:id="6293" w:name="_Toc299463898"/>
      <w:bookmarkStart w:id="6294" w:name="_Toc299721499"/>
      <w:bookmarkEnd w:id="6292"/>
      <w:bookmarkEnd w:id="6293"/>
      <w:bookmarkEnd w:id="6294"/>
    </w:p>
    <w:commentRangeEnd w:id="6249"/>
    <w:p w14:paraId="09FB47AC" w14:textId="367DC3FE" w:rsidR="00B937FD" w:rsidRPr="003B5896" w:rsidDel="00FD4C74" w:rsidRDefault="00E22EE6">
      <w:pPr>
        <w:spacing w:before="240" w:after="120"/>
        <w:ind w:firstLine="284"/>
        <w:jc w:val="both"/>
        <w:rPr>
          <w:ins w:id="6295" w:author="Orion" w:date="2011-05-05T17:41:00Z"/>
          <w:del w:id="6296" w:author="IO" w:date="2011-07-22T13:59:00Z"/>
        </w:rPr>
        <w:pPrChange w:id="6297" w:author="IO" w:date="2011-07-22T12:31:00Z">
          <w:pPr/>
        </w:pPrChange>
      </w:pPr>
      <w:del w:id="6298" w:author="IO" w:date="2011-07-22T13:59:00Z">
        <w:r w:rsidDel="00FD4C74">
          <w:rPr>
            <w:rStyle w:val="CommentReference"/>
          </w:rPr>
          <w:commentReference w:id="6249"/>
        </w:r>
      </w:del>
      <w:bookmarkStart w:id="6299" w:name="_Toc299463815"/>
      <w:bookmarkStart w:id="6300" w:name="_Toc299463899"/>
      <w:bookmarkStart w:id="6301" w:name="_Toc299721500"/>
      <w:bookmarkEnd w:id="6299"/>
      <w:bookmarkEnd w:id="6300"/>
      <w:bookmarkEnd w:id="6301"/>
    </w:p>
    <w:p w14:paraId="07F952AD" w14:textId="77777777" w:rsidR="00B937FD" w:rsidRPr="008A1F38" w:rsidRDefault="00B937FD">
      <w:pPr>
        <w:pStyle w:val="Heading1"/>
        <w:numPr>
          <w:ilvl w:val="2"/>
          <w:numId w:val="40"/>
        </w:numPr>
        <w:rPr>
          <w:ins w:id="6302" w:author="Orion" w:date="2011-05-05T17:41:00Z"/>
          <w:sz w:val="36"/>
          <w:szCs w:val="52"/>
          <w:rPrChange w:id="6303" w:author="IO" w:date="2011-07-22T11:52:00Z">
            <w:rPr>
              <w:ins w:id="6304" w:author="Orion" w:date="2011-05-05T17:41:00Z"/>
              <w:rFonts w:cs="Times New Roman"/>
            </w:rPr>
          </w:rPrChange>
        </w:rPr>
        <w:pPrChange w:id="6305" w:author="IO" w:date="2011-07-22T11:52:00Z">
          <w:pPr>
            <w:outlineLvl w:val="1"/>
          </w:pPr>
        </w:pPrChange>
      </w:pPr>
      <w:bookmarkStart w:id="6306" w:name="_Ref299099252"/>
      <w:bookmarkStart w:id="6307" w:name="_Toc299721501"/>
      <w:ins w:id="6308" w:author="Orion" w:date="2011-05-05T17:41:00Z">
        <w:r w:rsidRPr="00D2330D">
          <w:rPr>
            <w:b w:val="0"/>
            <w:sz w:val="36"/>
            <w:szCs w:val="52"/>
            <w:rPrChange w:id="6309" w:author="IO" w:date="2011-07-20T19:28:00Z">
              <w:rPr>
                <w:rFonts w:cs="Times New Roman"/>
                <w:b/>
                <w:bCs/>
              </w:rPr>
            </w:rPrChange>
          </w:rPr>
          <w:t>Controlador</w:t>
        </w:r>
        <w:bookmarkEnd w:id="6306"/>
        <w:bookmarkEnd w:id="6307"/>
      </w:ins>
    </w:p>
    <w:p w14:paraId="2CF6697D" w14:textId="40472124" w:rsidR="00437154" w:rsidDel="00E22EE6" w:rsidRDefault="00437154">
      <w:pPr>
        <w:spacing w:after="120"/>
        <w:jc w:val="both"/>
        <w:rPr>
          <w:ins w:id="6310" w:author="Orion" w:date="2011-06-26T12:39:00Z"/>
          <w:del w:id="6311" w:author="IO" w:date="2011-07-22T13:46:00Z"/>
        </w:rPr>
        <w:pPrChange w:id="6312" w:author="IO" w:date="2011-07-22T13:46:00Z">
          <w:pPr/>
        </w:pPrChange>
      </w:pPr>
    </w:p>
    <w:p w14:paraId="482F8A0A" w14:textId="77777777" w:rsidR="00FD4C74" w:rsidRDefault="00437154">
      <w:pPr>
        <w:spacing w:after="120"/>
        <w:jc w:val="both"/>
        <w:rPr>
          <w:ins w:id="6313" w:author="IO" w:date="2011-07-22T13:58:00Z"/>
        </w:rPr>
        <w:pPrChange w:id="6314" w:author="IO" w:date="2011-07-22T13:58:00Z">
          <w:pPr/>
        </w:pPrChange>
      </w:pPr>
      <w:ins w:id="6315" w:author="Orion" w:date="2011-06-26T12:39:00Z">
        <w:r>
          <w:t xml:space="preserve">Esta capa </w:t>
        </w:r>
        <w:del w:id="6316" w:author="IO" w:date="2011-07-22T13:51:00Z">
          <w:r w:rsidDel="00BA2C59">
            <w:delText>estará</w:delText>
          </w:r>
        </w:del>
      </w:ins>
      <w:ins w:id="6317" w:author="IO" w:date="2011-07-22T13:51:00Z">
        <w:r w:rsidR="00BA2C59">
          <w:t>se</w:t>
        </w:r>
      </w:ins>
      <w:ins w:id="6318" w:author="Orion" w:date="2011-06-26T12:39:00Z">
        <w:r>
          <w:t xml:space="preserve"> encarga</w:t>
        </w:r>
        <w:del w:id="6319" w:author="IO" w:date="2011-07-22T13:51:00Z">
          <w:r w:rsidDel="00BA2C59">
            <w:delText>da</w:delText>
          </w:r>
        </w:del>
        <w:r>
          <w:t xml:space="preserve"> de</w:t>
        </w:r>
      </w:ins>
      <w:ins w:id="6320" w:author="Orion" w:date="2011-06-10T12:15:00Z">
        <w:r w:rsidR="002809A4">
          <w:t xml:space="preserve"> sincronizar</w:t>
        </w:r>
        <w:del w:id="6321" w:author="IO" w:date="2011-07-22T13:51:00Z">
          <w:r w:rsidR="002809A4" w:rsidDel="00BA2C59">
            <w:delText>á</w:delText>
          </w:r>
        </w:del>
        <w:r w:rsidR="002809A4">
          <w:t xml:space="preserve"> el estado de la</w:t>
        </w:r>
        <w:del w:id="6322" w:author="IO" w:date="2011-07-22T13:56:00Z">
          <w:r w:rsidR="002809A4" w:rsidDel="00FD4C74">
            <w:delText>s</w:delText>
          </w:r>
        </w:del>
        <w:r w:rsidR="002809A4">
          <w:t xml:space="preserve"> </w:t>
        </w:r>
        <w:del w:id="6323" w:author="IO" w:date="2011-07-22T13:56:00Z">
          <w:r w:rsidR="002809A4" w:rsidDel="00FD4C74">
            <w:delText xml:space="preserve">entidades de la </w:delText>
          </w:r>
        </w:del>
      </w:ins>
      <w:ins w:id="6324" w:author="IO" w:date="2011-07-22T13:51:00Z">
        <w:r w:rsidR="00BA2C59">
          <w:t xml:space="preserve">capa </w:t>
        </w:r>
      </w:ins>
      <w:ins w:id="6325" w:author="Orion" w:date="2011-06-10T12:15:00Z">
        <w:r w:rsidR="002809A4">
          <w:t>lógica con el representado por la visualización</w:t>
        </w:r>
        <w:del w:id="6326" w:author="IO" w:date="2011-07-22T13:51:00Z">
          <w:r w:rsidR="002809A4" w:rsidDel="00BA2C59">
            <w:delText>, para que en todo momento tengamos una situación actualizada de las posiciones de los aviones</w:delText>
          </w:r>
        </w:del>
        <w:r w:rsidR="002809A4">
          <w:t>.</w:t>
        </w:r>
      </w:ins>
      <w:ins w:id="6327" w:author="Orion" w:date="2011-06-26T17:58:00Z">
        <w:r w:rsidR="004570B0">
          <w:t xml:space="preserve"> </w:t>
        </w:r>
      </w:ins>
      <w:ins w:id="6328" w:author="IO" w:date="2011-07-22T13:55:00Z">
        <w:r w:rsidR="00FD4C74">
          <w:t>Esta tarea se subdivide en varias partes.</w:t>
        </w:r>
      </w:ins>
      <w:ins w:id="6329" w:author="IO" w:date="2011-07-22T13:57:00Z">
        <w:r w:rsidR="00FD4C74">
          <w:t xml:space="preserve"> </w:t>
        </w:r>
      </w:ins>
      <w:ins w:id="6330" w:author="IO" w:date="2011-07-22T13:56:00Z">
        <w:r w:rsidR="00FD4C74">
          <w:t xml:space="preserve">El controlador accede a la capa de visualización para solicitar que muestre los mapas </w:t>
        </w:r>
      </w:ins>
      <w:ins w:id="6331" w:author="IO" w:date="2011-07-22T13:57:00Z">
        <w:r w:rsidR="00FD4C74">
          <w:t>correspondientes. Ésta es la visualización básica que se muestra incluso cuando no se está simulando.</w:t>
        </w:r>
      </w:ins>
      <w:ins w:id="6332" w:author="IO" w:date="2011-07-22T13:58:00Z">
        <w:r w:rsidR="00FD4C74">
          <w:t xml:space="preserve"> </w:t>
        </w:r>
      </w:ins>
      <w:ins w:id="6333" w:author="Orion" w:date="2011-06-26T17:58:00Z">
        <w:r w:rsidR="004570B0">
          <w:t>También gestiona</w:t>
        </w:r>
        <w:del w:id="6334" w:author="IO" w:date="2011-07-22T13:52:00Z">
          <w:r w:rsidR="004570B0" w:rsidDel="00BA2C59">
            <w:delText>r</w:delText>
          </w:r>
        </w:del>
        <w:del w:id="6335" w:author="IO" w:date="2011-07-22T13:51:00Z">
          <w:r w:rsidR="004570B0" w:rsidDel="00BA2C59">
            <w:delText>á</w:delText>
          </w:r>
        </w:del>
        <w:r w:rsidR="004570B0">
          <w:t xml:space="preserve"> que al </w:t>
        </w:r>
        <w:del w:id="6336" w:author="IO" w:date="2011-07-22T13:58:00Z">
          <w:r w:rsidR="004570B0" w:rsidDel="00FD4C74">
            <w:delText>iniciar</w:delText>
          </w:r>
        </w:del>
      </w:ins>
      <w:ins w:id="6337" w:author="IO" w:date="2011-07-22T13:58:00Z">
        <w:r w:rsidR="00FD4C74">
          <w:t>configurar</w:t>
        </w:r>
      </w:ins>
      <w:ins w:id="6338" w:author="Orion" w:date="2011-06-26T17:58:00Z">
        <w:r w:rsidR="004570B0">
          <w:t xml:space="preserve"> </w:t>
        </w:r>
        <w:del w:id="6339" w:author="IO" w:date="2011-07-22T13:58:00Z">
          <w:r w:rsidR="004570B0" w:rsidDel="00FD4C74">
            <w:delText>la</w:delText>
          </w:r>
        </w:del>
      </w:ins>
      <w:ins w:id="6340" w:author="IO" w:date="2011-07-22T13:58:00Z">
        <w:r w:rsidR="00FD4C74">
          <w:t>una</w:t>
        </w:r>
      </w:ins>
      <w:ins w:id="6341" w:author="Orion" w:date="2011-06-26T17:58:00Z">
        <w:r w:rsidR="004570B0">
          <w:t xml:space="preserve"> </w:t>
        </w:r>
        <w:del w:id="6342" w:author="IO" w:date="2011-07-22T13:58:00Z">
          <w:r w:rsidR="004570B0" w:rsidDel="00FD4C74">
            <w:delText>visualización</w:delText>
          </w:r>
        </w:del>
      </w:ins>
      <w:ins w:id="6343" w:author="IO" w:date="2011-07-22T13:58:00Z">
        <w:r w:rsidR="00FD4C74">
          <w:t>simulación y mientras que dure ésta</w:t>
        </w:r>
      </w:ins>
      <w:ins w:id="6344" w:author="Orion" w:date="2011-06-26T17:58:00Z">
        <w:r w:rsidR="004570B0">
          <w:t xml:space="preserve"> se muestren los aeropuertos y </w:t>
        </w:r>
        <w:del w:id="6345" w:author="IO" w:date="2011-07-22T13:51:00Z">
          <w:r w:rsidR="004570B0" w:rsidDel="00BA2C59">
            <w:delText>waypoints</w:delText>
          </w:r>
        </w:del>
      </w:ins>
      <w:ins w:id="6346" w:author="IO" w:date="2011-07-22T13:51:00Z">
        <w:r w:rsidR="00BA2C59">
          <w:t>puntos de paso</w:t>
        </w:r>
      </w:ins>
      <w:ins w:id="6347" w:author="Orion" w:date="2011-06-26T17:58:00Z">
        <w:r w:rsidR="004570B0">
          <w:t xml:space="preserve"> por los que los aviones pasar</w:t>
        </w:r>
      </w:ins>
      <w:ins w:id="6348" w:author="Orion" w:date="2011-06-26T17:59:00Z">
        <w:r w:rsidR="004570B0">
          <w:t xml:space="preserve">án. </w:t>
        </w:r>
      </w:ins>
      <w:ins w:id="6349" w:author="IO" w:date="2011-07-22T13:58:00Z">
        <w:r w:rsidR="00FD4C74">
          <w:t>Finalmente muestra la evolución de los vuelos, incluyendo los aviones y las rutas que siguen.</w:t>
        </w:r>
      </w:ins>
    </w:p>
    <w:p w14:paraId="02E56B60" w14:textId="3340F8AA" w:rsidR="00B937FD" w:rsidRDefault="00FD4C74">
      <w:pPr>
        <w:spacing w:before="240" w:after="120"/>
        <w:ind w:firstLine="284"/>
        <w:jc w:val="both"/>
        <w:rPr>
          <w:ins w:id="6350" w:author="IO" w:date="2011-07-22T13:45:00Z"/>
        </w:rPr>
        <w:pPrChange w:id="6351" w:author="IO" w:date="2011-07-22T13:59:00Z">
          <w:pPr/>
        </w:pPrChange>
      </w:pPr>
      <w:commentRangeStart w:id="6352"/>
      <w:ins w:id="6353" w:author="IO" w:date="2011-07-22T13:59:00Z">
        <w:r w:rsidRPr="00BF438C">
          <w:t xml:space="preserve">El diseño </w:t>
        </w:r>
      </w:ins>
      <w:ins w:id="6354" w:author="IO" w:date="2011-07-22T14:04:00Z">
        <w:r w:rsidR="002265B6">
          <w:t>de esta capa se basa en</w:t>
        </w:r>
      </w:ins>
      <w:ins w:id="6355" w:author="IO" w:date="2011-07-22T13:59:00Z">
        <w:r w:rsidRPr="003B5896">
          <w:t xml:space="preserve"> agente</w:t>
        </w:r>
      </w:ins>
      <w:ins w:id="6356" w:author="IO" w:date="2011-07-22T14:05:00Z">
        <w:r w:rsidR="007D3930">
          <w:t>s. Las facilidades del IAF arrancar los agentes de la capa lógica y un agente</w:t>
        </w:r>
      </w:ins>
      <w:ins w:id="6357" w:author="IO" w:date="2011-07-22T13:59:00Z">
        <w:r w:rsidRPr="003B5896">
          <w:t xml:space="preserve"> </w:t>
        </w:r>
      </w:ins>
      <w:ins w:id="6358" w:author="IO" w:date="2011-07-22T14:04:00Z">
        <w:r w:rsidR="002265B6">
          <w:t>“</w:t>
        </w:r>
      </w:ins>
      <w:proofErr w:type="spellStart"/>
      <w:ins w:id="6359" w:author="IO" w:date="2011-07-22T13:59:00Z">
        <w:r w:rsidRPr="003B5896">
          <w:t>Simulation</w:t>
        </w:r>
        <w:proofErr w:type="spellEnd"/>
        <w:r w:rsidRPr="003B5896">
          <w:t xml:space="preserve"> </w:t>
        </w:r>
        <w:proofErr w:type="spellStart"/>
        <w:r w:rsidRPr="003B5896">
          <w:t>Creator</w:t>
        </w:r>
      </w:ins>
      <w:proofErr w:type="spellEnd"/>
      <w:ins w:id="6360" w:author="IO" w:date="2011-07-22T14:04:00Z">
        <w:r w:rsidR="002265B6">
          <w:t>”</w:t>
        </w:r>
      </w:ins>
      <w:ins w:id="6361" w:author="IO" w:date="2011-07-22T14:05:00Z">
        <w:r w:rsidR="007D3930">
          <w:t xml:space="preserve">. Este agente </w:t>
        </w:r>
      </w:ins>
      <w:ins w:id="6362" w:author="IO" w:date="2011-07-22T13:59:00Z">
        <w:r w:rsidRPr="003B5896">
          <w:t xml:space="preserve">arranca el entorno para mostrar la simulación. Este entorno esta implementado </w:t>
        </w:r>
      </w:ins>
      <w:ins w:id="6363" w:author="IO" w:date="2011-07-22T14:06:00Z">
        <w:r w:rsidR="007D3930">
          <w:t>como</w:t>
        </w:r>
      </w:ins>
      <w:ins w:id="6364" w:author="IO" w:date="2011-07-22T13:59:00Z">
        <w:r w:rsidRPr="003B5896">
          <w:t xml:space="preserve"> una aplicación de INGENIAS</w:t>
        </w:r>
      </w:ins>
      <w:ins w:id="6365" w:author="IO" w:date="2011-07-22T14:06:00Z">
        <w:r w:rsidR="007D3930">
          <w:t xml:space="preserve"> para que lo pueda manipular el agente. A través de la aplicación se cargan </w:t>
        </w:r>
      </w:ins>
      <w:ins w:id="6366" w:author="IO" w:date="2011-07-22T13:59:00Z">
        <w:r w:rsidRPr="003B5896">
          <w:t>las distintas capas y paneles, donde estarán incluidos los mapas, los puntos sobre los mapas</w:t>
        </w:r>
      </w:ins>
      <w:ins w:id="6367" w:author="IO" w:date="2011-07-22T14:07:00Z">
        <w:r w:rsidR="007D3930">
          <w:t>,</w:t>
        </w:r>
      </w:ins>
      <w:ins w:id="6368" w:author="IO" w:date="2011-07-22T13:59:00Z">
        <w:r w:rsidRPr="003B5896">
          <w:t xml:space="preserve"> y los controles que permiten personalizar la visualización.</w:t>
        </w:r>
        <w:r>
          <w:rPr>
            <w:rStyle w:val="CommentReference"/>
          </w:rPr>
          <w:commentReference w:id="6369"/>
        </w:r>
      </w:ins>
      <w:commentRangeEnd w:id="6352"/>
      <w:ins w:id="6370" w:author="IO" w:date="2011-07-22T14:07:00Z">
        <w:r w:rsidR="007D3930">
          <w:t xml:space="preserve"> Para no penalizar la ejecución del agente, la aplicación corre</w:t>
        </w:r>
        <w:r w:rsidR="007D3930" w:rsidRPr="003B5896">
          <w:t xml:space="preserve"> dentro de otro hilo de ejecución</w:t>
        </w:r>
      </w:ins>
      <w:ins w:id="6371" w:author="IO" w:date="2011-07-22T13:59:00Z">
        <w:r>
          <w:rPr>
            <w:rStyle w:val="CommentReference"/>
          </w:rPr>
          <w:commentReference w:id="6352"/>
        </w:r>
      </w:ins>
      <w:ins w:id="6372" w:author="IO" w:date="2011-07-22T14:07:00Z">
        <w:r w:rsidR="007D3930">
          <w:t>. Tras inic</w:t>
        </w:r>
      </w:ins>
      <w:ins w:id="6373" w:author="IO" w:date="2011-07-22T14:08:00Z">
        <w:r w:rsidR="007D3930">
          <w:t>i</w:t>
        </w:r>
      </w:ins>
      <w:ins w:id="6374" w:author="IO" w:date="2011-07-22T14:07:00Z">
        <w:r w:rsidR="007D3930">
          <w:t xml:space="preserve">ar estos elementos, el agente se ocupa de coordinar las capas de la simulación. </w:t>
        </w:r>
      </w:ins>
      <w:ins w:id="6375" w:author="Orion" w:date="2011-06-26T17:59:00Z">
        <w:del w:id="6376" w:author="IO" w:date="2011-07-22T13:52:00Z">
          <w:r w:rsidR="004570B0" w:rsidDel="00BA2C59">
            <w:delText xml:space="preserve">En resumen </w:delText>
          </w:r>
        </w:del>
        <w:del w:id="6377" w:author="IO" w:date="2011-07-22T13:51:00Z">
          <w:r w:rsidR="004570B0" w:rsidDel="00BA2C59">
            <w:delText>tendrán</w:delText>
          </w:r>
        </w:del>
      </w:ins>
      <w:ins w:id="6378" w:author="IO" w:date="2011-07-22T13:52:00Z">
        <w:r w:rsidR="00BA2C59">
          <w:t>Para el</w:t>
        </w:r>
      </w:ins>
      <w:ins w:id="6379" w:author="IO" w:date="2011-07-22T13:54:00Z">
        <w:r>
          <w:t>l</w:t>
        </w:r>
      </w:ins>
      <w:ins w:id="6380" w:author="IO" w:date="2011-07-22T13:52:00Z">
        <w:r w:rsidR="00BA2C59">
          <w:t xml:space="preserve">o </w:t>
        </w:r>
      </w:ins>
      <w:ins w:id="6381" w:author="IO" w:date="2011-07-22T13:54:00Z">
        <w:r>
          <w:t>cuenta</w:t>
        </w:r>
      </w:ins>
      <w:ins w:id="6382" w:author="IO" w:date="2011-07-22T13:52:00Z">
        <w:r w:rsidR="00BA2C59">
          <w:t xml:space="preserve"> con</w:t>
        </w:r>
      </w:ins>
      <w:ins w:id="6383" w:author="Orion" w:date="2011-06-26T17:59:00Z">
        <w:r w:rsidR="004570B0">
          <w:t xml:space="preserve"> una lista de los elementos </w:t>
        </w:r>
      </w:ins>
      <w:ins w:id="6384" w:author="IO" w:date="2011-07-22T13:52:00Z">
        <w:r w:rsidR="00BA2C59">
          <w:t xml:space="preserve">gráficos </w:t>
        </w:r>
      </w:ins>
      <w:ins w:id="6385" w:author="Orion" w:date="2011-06-26T17:59:00Z">
        <w:r w:rsidR="004570B0">
          <w:t>que visualizan cada un</w:t>
        </w:r>
        <w:del w:id="6386" w:author="IO" w:date="2011-07-22T13:52:00Z">
          <w:r w:rsidR="004570B0" w:rsidDel="00BA2C59">
            <w:delText>o</w:delText>
          </w:r>
        </w:del>
      </w:ins>
      <w:ins w:id="6387" w:author="IO" w:date="2011-07-22T13:52:00Z">
        <w:r w:rsidR="00BA2C59">
          <w:t>a</w:t>
        </w:r>
      </w:ins>
      <w:ins w:id="6388" w:author="Orion" w:date="2011-06-26T17:59:00Z">
        <w:r w:rsidR="004570B0">
          <w:t xml:space="preserve"> de las entidades </w:t>
        </w:r>
      </w:ins>
      <w:ins w:id="6389" w:author="IO" w:date="2011-07-22T13:52:00Z">
        <w:r w:rsidR="00BA2C59">
          <w:t xml:space="preserve">lógicas </w:t>
        </w:r>
      </w:ins>
      <w:ins w:id="6390" w:author="Orion" w:date="2011-06-26T17:59:00Z">
        <w:r w:rsidR="004570B0">
          <w:t>(</w:t>
        </w:r>
      </w:ins>
      <w:ins w:id="6391" w:author="IO" w:date="2011-07-22T13:52:00Z">
        <w:r w:rsidR="00BA2C59">
          <w:t xml:space="preserve">ej. </w:t>
        </w:r>
      </w:ins>
      <w:ins w:id="6392" w:author="Orion" w:date="2011-06-26T17:59:00Z">
        <w:r w:rsidR="004570B0">
          <w:t>aviones</w:t>
        </w:r>
      </w:ins>
      <w:ins w:id="6393" w:author="IO" w:date="2011-07-22T13:52:00Z">
        <w:r w:rsidR="00BA2C59">
          <w:t xml:space="preserve"> </w:t>
        </w:r>
      </w:ins>
      <w:ins w:id="6394" w:author="Orion" w:date="2011-06-26T17:59:00Z">
        <w:del w:id="6395" w:author="IO" w:date="2011-07-22T13:52:00Z">
          <w:r w:rsidR="004570B0" w:rsidDel="00BA2C59">
            <w:delText>,</w:delText>
          </w:r>
        </w:del>
      </w:ins>
      <w:ins w:id="6396" w:author="IO" w:date="2011-07-22T13:52:00Z">
        <w:r w:rsidR="00BA2C59">
          <w:t>y</w:t>
        </w:r>
      </w:ins>
      <w:ins w:id="6397" w:author="Orion" w:date="2011-06-26T17:59:00Z">
        <w:r w:rsidR="004570B0">
          <w:t xml:space="preserve"> rutas</w:t>
        </w:r>
        <w:del w:id="6398" w:author="IO" w:date="2011-07-22T13:52:00Z">
          <w:r w:rsidR="004570B0" w:rsidDel="00BA2C59">
            <w:delText>,</w:delText>
          </w:r>
        </w:del>
      </w:ins>
      <w:ins w:id="6399" w:author="Orion" w:date="2011-06-26T18:00:00Z">
        <w:del w:id="6400" w:author="IO" w:date="2011-07-22T13:52:00Z">
          <w:r w:rsidR="004570B0" w:rsidDel="00BA2C59">
            <w:delText>…</w:delText>
          </w:r>
        </w:del>
        <w:r w:rsidR="004570B0">
          <w:t>)</w:t>
        </w:r>
      </w:ins>
      <w:ins w:id="6401" w:author="IO" w:date="2011-07-22T13:53:00Z">
        <w:r w:rsidR="00BA2C59">
          <w:t>.</w:t>
        </w:r>
      </w:ins>
      <w:ins w:id="6402" w:author="Orion" w:date="2011-06-26T18:00:00Z">
        <w:r w:rsidR="004570B0">
          <w:t xml:space="preserve"> </w:t>
        </w:r>
      </w:ins>
      <w:ins w:id="6403" w:author="Orion" w:date="2011-06-26T18:01:00Z">
        <w:del w:id="6404" w:author="IO" w:date="2011-07-22T13:53:00Z">
          <w:r w:rsidR="004570B0" w:rsidDel="00BA2C59">
            <w:delText>y</w:delText>
          </w:r>
        </w:del>
      </w:ins>
      <w:ins w:id="6405" w:author="Orion" w:date="2011-06-26T18:00:00Z">
        <w:del w:id="6406" w:author="IO" w:date="2011-07-22T13:53:00Z">
          <w:r w:rsidR="004570B0" w:rsidDel="00BA2C59">
            <w:delText xml:space="preserve"> </w:delText>
          </w:r>
        </w:del>
      </w:ins>
      <w:ins w:id="6407" w:author="IO" w:date="2011-07-22T13:53:00Z">
        <w:r w:rsidR="00BA2C59">
          <w:t>S</w:t>
        </w:r>
      </w:ins>
      <w:ins w:id="6408" w:author="Orion" w:date="2011-06-26T18:00:00Z">
        <w:del w:id="6409" w:author="IO" w:date="2011-07-22T13:53:00Z">
          <w:r w:rsidR="004570B0" w:rsidDel="00BA2C59">
            <w:delText>s</w:delText>
          </w:r>
        </w:del>
        <w:r w:rsidR="004570B0">
          <w:t xml:space="preserve">iempre que </w:t>
        </w:r>
        <w:del w:id="6410" w:author="IO" w:date="2011-07-22T13:53:00Z">
          <w:r w:rsidR="004570B0" w:rsidDel="00BA2C59">
            <w:delText>desde</w:delText>
          </w:r>
        </w:del>
      </w:ins>
      <w:ins w:id="6411" w:author="IO" w:date="2011-07-22T13:53:00Z">
        <w:r w:rsidR="00BA2C59">
          <w:t>en</w:t>
        </w:r>
      </w:ins>
      <w:ins w:id="6412" w:author="Orion" w:date="2011-06-26T18:00:00Z">
        <w:r w:rsidR="004570B0">
          <w:t xml:space="preserve"> </w:t>
        </w:r>
        <w:del w:id="6413" w:author="IO" w:date="2011-07-22T13:53:00Z">
          <w:r w:rsidR="004570B0" w:rsidDel="00BA2C59">
            <w:delText>la</w:delText>
          </w:r>
        </w:del>
      </w:ins>
      <w:ins w:id="6414" w:author="IO" w:date="2011-07-22T13:53:00Z">
        <w:r w:rsidR="00BA2C59">
          <w:t>el</w:t>
        </w:r>
      </w:ins>
      <w:ins w:id="6415" w:author="Orion" w:date="2011-06-26T18:00:00Z">
        <w:r w:rsidR="004570B0">
          <w:t xml:space="preserve"> </w:t>
        </w:r>
        <w:del w:id="6416" w:author="IO" w:date="2011-07-22T13:53:00Z">
          <w:r w:rsidR="004570B0" w:rsidDel="00BA2C59">
            <w:delText>lógica</w:delText>
          </w:r>
        </w:del>
      </w:ins>
      <w:ins w:id="6417" w:author="Orion" w:date="2011-06-26T18:01:00Z">
        <w:del w:id="6418" w:author="IO" w:date="2011-07-22T13:53:00Z">
          <w:r w:rsidR="004570B0" w:rsidDel="00BA2C59">
            <w:delText xml:space="preserve"> o </w:delText>
          </w:r>
        </w:del>
        <w:r w:rsidR="004570B0">
          <w:t>modelo se actuali</w:t>
        </w:r>
        <w:del w:id="6419" w:author="IO" w:date="2011-07-22T13:53:00Z">
          <w:r w:rsidR="004570B0" w:rsidDel="00BA2C59">
            <w:delText>ce</w:delText>
          </w:r>
        </w:del>
      </w:ins>
      <w:ins w:id="6420" w:author="IO" w:date="2011-07-22T13:53:00Z">
        <w:r w:rsidR="00BA2C59">
          <w:t>za</w:t>
        </w:r>
      </w:ins>
      <w:ins w:id="6421" w:author="Orion" w:date="2011-06-26T18:01:00Z">
        <w:r w:rsidR="004570B0">
          <w:t xml:space="preserve"> el estado de alguno de est</w:t>
        </w:r>
        <w:del w:id="6422" w:author="IO" w:date="2011-07-22T13:53:00Z">
          <w:r w:rsidR="004570B0" w:rsidDel="00BA2C59">
            <w:delText>o</w:delText>
          </w:r>
        </w:del>
      </w:ins>
      <w:ins w:id="6423" w:author="IO" w:date="2011-07-22T13:53:00Z">
        <w:r w:rsidR="00BA2C59">
          <w:t>a</w:t>
        </w:r>
      </w:ins>
      <w:ins w:id="6424" w:author="Orion" w:date="2011-06-26T18:01:00Z">
        <w:r w:rsidR="004570B0">
          <w:t xml:space="preserve">s </w:t>
        </w:r>
        <w:del w:id="6425" w:author="IO" w:date="2011-07-22T13:53:00Z">
          <w:r w:rsidR="004570B0" w:rsidDel="00BA2C59">
            <w:delText>elementos</w:delText>
          </w:r>
        </w:del>
      </w:ins>
      <w:ins w:id="6426" w:author="IO" w:date="2011-07-22T13:53:00Z">
        <w:r w:rsidR="00BA2C59">
          <w:t>entidades, el</w:t>
        </w:r>
      </w:ins>
      <w:ins w:id="6427" w:author="Orion" w:date="2011-06-26T18:01:00Z">
        <w:del w:id="6428" w:author="IO" w:date="2011-07-22T13:53:00Z">
          <w:r w:rsidR="004570B0" w:rsidDel="00BA2C59">
            <w:delText xml:space="preserve"> </w:delText>
          </w:r>
        </w:del>
      </w:ins>
      <w:ins w:id="6429" w:author="Orion" w:date="2011-06-26T18:05:00Z">
        <w:del w:id="6430" w:author="IO" w:date="2011-07-22T13:53:00Z">
          <w:r w:rsidR="005330CF" w:rsidDel="00BA2C59">
            <w:delText>este</w:delText>
          </w:r>
        </w:del>
      </w:ins>
      <w:ins w:id="6431" w:author="Orion" w:date="2011-06-26T18:01:00Z">
        <w:r w:rsidR="005330CF">
          <w:t xml:space="preserve"> controlador </w:t>
        </w:r>
      </w:ins>
      <w:ins w:id="6432" w:author="Orion" w:date="2011-06-26T18:05:00Z">
        <w:del w:id="6433" w:author="IO" w:date="2011-07-22T13:53:00Z">
          <w:r w:rsidR="005330CF" w:rsidDel="00BA2C59">
            <w:delText xml:space="preserve">lo </w:delText>
          </w:r>
        </w:del>
        <w:r w:rsidR="005330CF">
          <w:t>transmit</w:t>
        </w:r>
      </w:ins>
      <w:ins w:id="6434" w:author="IO" w:date="2011-07-22T13:53:00Z">
        <w:r w:rsidR="00BA2C59">
          <w:t>e</w:t>
        </w:r>
      </w:ins>
      <w:ins w:id="6435" w:author="Orion" w:date="2011-06-26T18:05:00Z">
        <w:del w:id="6436" w:author="IO" w:date="2011-07-22T13:53:00Z">
          <w:r w:rsidR="005330CF" w:rsidDel="00BA2C59">
            <w:delText>irá</w:delText>
          </w:r>
        </w:del>
      </w:ins>
      <w:ins w:id="6437" w:author="IO" w:date="2011-07-22T13:53:00Z">
        <w:r w:rsidR="00BA2C59">
          <w:t xml:space="preserve"> el cambio</w:t>
        </w:r>
      </w:ins>
      <w:ins w:id="6438" w:author="Orion" w:date="2011-06-26T18:01:00Z">
        <w:r w:rsidR="004570B0">
          <w:t xml:space="preserve"> a cada uno de </w:t>
        </w:r>
        <w:del w:id="6439" w:author="IO" w:date="2011-07-22T13:53:00Z">
          <w:r w:rsidR="004570B0" w:rsidDel="00BA2C59">
            <w:delText>es</w:delText>
          </w:r>
        </w:del>
        <w:del w:id="6440" w:author="IO" w:date="2011-07-22T13:54:00Z">
          <w:r w:rsidR="004570B0" w:rsidDel="00BA2C59">
            <w:delText>t</w:delText>
          </w:r>
        </w:del>
      </w:ins>
      <w:ins w:id="6441" w:author="IO" w:date="2011-07-22T13:54:00Z">
        <w:r w:rsidR="00BA2C59">
          <w:t>l</w:t>
        </w:r>
      </w:ins>
      <w:ins w:id="6442" w:author="Orion" w:date="2011-06-26T18:01:00Z">
        <w:r w:rsidR="004570B0">
          <w:t xml:space="preserve">os elementos de </w:t>
        </w:r>
      </w:ins>
      <w:ins w:id="6443" w:author="Orion" w:date="2011-06-26T18:02:00Z">
        <w:r w:rsidR="004570B0">
          <w:t>visualización</w:t>
        </w:r>
      </w:ins>
      <w:ins w:id="6444" w:author="IO" w:date="2011-07-22T13:54:00Z">
        <w:r w:rsidR="00BA2C59">
          <w:t xml:space="preserve"> correspondientes</w:t>
        </w:r>
      </w:ins>
      <w:ins w:id="6445" w:author="Orion" w:date="2011-06-26T18:02:00Z">
        <w:del w:id="6446" w:author="IO" w:date="2011-07-22T16:38:00Z">
          <w:r w:rsidR="004570B0" w:rsidDel="00954F95">
            <w:delText>.</w:delText>
          </w:r>
        </w:del>
        <w:del w:id="6447" w:author="IO" w:date="2011-07-22T13:57:00Z">
          <w:r w:rsidR="00220451" w:rsidDel="00FD4C74">
            <w:delText xml:space="preserve"> Para que esto sea posible adem</w:delText>
          </w:r>
        </w:del>
      </w:ins>
      <w:ins w:id="6448" w:author="Orion" w:date="2011-06-26T18:03:00Z">
        <w:del w:id="6449" w:author="IO" w:date="2011-07-22T13:57:00Z">
          <w:r w:rsidR="00220451" w:rsidDel="00FD4C74">
            <w:delText>ás de estos elementos de visualización el controlador tendrá acceso a la capa con los mapas, para poder refrescar</w:delText>
          </w:r>
        </w:del>
      </w:ins>
      <w:ins w:id="6450" w:author="Orion" w:date="2011-06-27T10:26:00Z">
        <w:del w:id="6451" w:author="IO" w:date="2011-07-22T13:57:00Z">
          <w:r w:rsidR="00944C75" w:rsidDel="00FD4C74">
            <w:delText xml:space="preserve"> los gráficos de</w:delText>
          </w:r>
        </w:del>
      </w:ins>
      <w:ins w:id="6452" w:author="Orion" w:date="2011-06-26T18:03:00Z">
        <w:del w:id="6453" w:author="IO" w:date="2011-07-22T13:57:00Z">
          <w:r w:rsidR="00220451" w:rsidDel="00FD4C74">
            <w:delText xml:space="preserve"> estos</w:delText>
          </w:r>
        </w:del>
      </w:ins>
      <w:ins w:id="6454" w:author="Orion" w:date="2011-06-26T18:04:00Z">
        <w:del w:id="6455" w:author="IO" w:date="2011-07-22T13:57:00Z">
          <w:r w:rsidR="00220451" w:rsidDel="00FD4C74">
            <w:delText xml:space="preserve"> y poder </w:delText>
          </w:r>
        </w:del>
      </w:ins>
      <w:ins w:id="6456" w:author="Orion" w:date="2011-07-07T17:52:00Z">
        <w:del w:id="6457" w:author="IO" w:date="2011-07-22T13:57:00Z">
          <w:r w:rsidR="00C5435E" w:rsidDel="00FD4C74">
            <w:delText>mostrar</w:delText>
          </w:r>
        </w:del>
      </w:ins>
      <w:ins w:id="6458" w:author="Orion" w:date="2011-06-26T18:04:00Z">
        <w:del w:id="6459" w:author="IO" w:date="2011-07-22T13:57:00Z">
          <w:r w:rsidR="00220451" w:rsidDel="00FD4C74">
            <w:delText xml:space="preserve"> en todo momento el estado más actual de la simulación</w:delText>
          </w:r>
        </w:del>
        <w:r w:rsidR="00220451">
          <w:t>.</w:t>
        </w:r>
      </w:ins>
    </w:p>
    <w:p w14:paraId="556EBD01" w14:textId="77777777" w:rsidR="00E22EE6" w:rsidRPr="00FD4C74" w:rsidRDefault="00E22EE6">
      <w:pPr>
        <w:spacing w:before="240" w:after="120"/>
        <w:ind w:firstLine="284"/>
        <w:jc w:val="both"/>
        <w:rPr>
          <w:ins w:id="6460" w:author="Orion" w:date="2011-05-09T13:00:00Z"/>
        </w:rPr>
        <w:pPrChange w:id="6461" w:author="IO" w:date="2011-07-22T13:55:00Z">
          <w:pPr/>
        </w:pPrChange>
      </w:pPr>
    </w:p>
    <w:p w14:paraId="72B682CC" w14:textId="77777777" w:rsidR="008A1F38" w:rsidRDefault="008A1F38" w:rsidP="007A6E14">
      <w:pPr>
        <w:rPr>
          <w:ins w:id="6462" w:author="IO" w:date="2011-07-22T11:52:00Z"/>
          <w:rFonts w:cs="Times New Roman"/>
        </w:rPr>
        <w:sectPr w:rsidR="008A1F38" w:rsidSect="009143CB">
          <w:type w:val="oddPage"/>
          <w:pgSz w:w="11906" w:h="16838"/>
          <w:pgMar w:top="1134" w:right="1134" w:bottom="1134" w:left="1134" w:header="720" w:footer="720" w:gutter="0"/>
          <w:cols w:space="720"/>
          <w:docGrid w:linePitch="360"/>
        </w:sectPr>
      </w:pPr>
    </w:p>
    <w:p w14:paraId="36550204" w14:textId="5EC4B276" w:rsidR="00D93821" w:rsidRPr="008A1F38" w:rsidDel="008A1F38" w:rsidRDefault="00D93821">
      <w:pPr>
        <w:numPr>
          <w:ilvl w:val="0"/>
          <w:numId w:val="40"/>
        </w:numPr>
        <w:rPr>
          <w:ins w:id="6463" w:author="Orion" w:date="2011-05-05T17:41:00Z"/>
          <w:del w:id="6464" w:author="IO" w:date="2011-07-22T11:52:00Z"/>
          <w:sz w:val="52"/>
          <w:szCs w:val="52"/>
          <w:rPrChange w:id="6465" w:author="IO" w:date="2011-07-22T11:52:00Z">
            <w:rPr>
              <w:ins w:id="6466" w:author="Orion" w:date="2011-05-05T17:41:00Z"/>
              <w:del w:id="6467" w:author="IO" w:date="2011-07-22T11:52:00Z"/>
              <w:rFonts w:cs="Times New Roman"/>
            </w:rPr>
          </w:rPrChange>
        </w:rPr>
        <w:pPrChange w:id="6468" w:author="IO" w:date="2011-07-22T11:52:00Z">
          <w:pPr/>
        </w:pPrChange>
      </w:pPr>
      <w:bookmarkStart w:id="6469" w:name="_Toc299103616"/>
      <w:bookmarkStart w:id="6470" w:name="_Toc299103989"/>
      <w:bookmarkStart w:id="6471" w:name="_Toc299463817"/>
      <w:bookmarkStart w:id="6472" w:name="_Toc299463901"/>
      <w:bookmarkStart w:id="6473" w:name="_Toc299721502"/>
      <w:bookmarkEnd w:id="6469"/>
      <w:bookmarkEnd w:id="6470"/>
      <w:bookmarkEnd w:id="6471"/>
      <w:bookmarkEnd w:id="6472"/>
      <w:bookmarkEnd w:id="6473"/>
    </w:p>
    <w:p w14:paraId="763B1983" w14:textId="77777777" w:rsidR="00B937FD" w:rsidRPr="00954F95" w:rsidRDefault="00B937FD">
      <w:pPr>
        <w:pStyle w:val="Heading1"/>
        <w:numPr>
          <w:ilvl w:val="0"/>
          <w:numId w:val="40"/>
        </w:numPr>
        <w:rPr>
          <w:ins w:id="6474" w:author="Orion" w:date="2011-05-05T17:41:00Z"/>
          <w:szCs w:val="52"/>
        </w:rPr>
        <w:pPrChange w:id="6475" w:author="IO" w:date="2011-07-22T11:52:00Z">
          <w:pPr>
            <w:pStyle w:val="Title"/>
            <w:outlineLvl w:val="0"/>
          </w:pPr>
        </w:pPrChange>
      </w:pPr>
      <w:bookmarkStart w:id="6476" w:name="_Toc299721503"/>
      <w:ins w:id="6477" w:author="Orion" w:date="2011-05-05T17:41:00Z">
        <w:r w:rsidRPr="009143CB">
          <w:rPr>
            <w:b w:val="0"/>
            <w:sz w:val="52"/>
            <w:szCs w:val="52"/>
            <w:rPrChange w:id="6478" w:author="IO" w:date="2011-07-13T15:18:00Z">
              <w:rPr>
                <w:rFonts w:cs="Times New Roman"/>
                <w:b/>
                <w:bCs/>
              </w:rPr>
            </w:rPrChange>
          </w:rPr>
          <w:t>Casos de estudio</w:t>
        </w:r>
        <w:bookmarkEnd w:id="6476"/>
      </w:ins>
    </w:p>
    <w:p w14:paraId="19104720" w14:textId="78B2CD8C" w:rsidR="002731E7" w:rsidRPr="007D3930" w:rsidDel="00311567" w:rsidRDefault="00173B16">
      <w:pPr>
        <w:spacing w:after="120"/>
        <w:jc w:val="both"/>
        <w:rPr>
          <w:ins w:id="6479" w:author="Orion" w:date="2011-06-28T16:22:00Z"/>
          <w:del w:id="6480" w:author="IO" w:date="2011-07-22T14:24:00Z"/>
        </w:rPr>
        <w:pPrChange w:id="6481" w:author="IO" w:date="2011-07-22T14:10:00Z">
          <w:pPr/>
        </w:pPrChange>
      </w:pPr>
      <w:ins w:id="6482" w:author="Orion" w:date="2011-06-28T16:09:00Z">
        <w:r w:rsidRPr="007D3930">
          <w:t>En esta sección se estudia</w:t>
        </w:r>
        <w:del w:id="6483" w:author="IO" w:date="2011-07-22T14:16:00Z">
          <w:r w:rsidRPr="007D3930" w:rsidDel="00311567">
            <w:delText>r</w:delText>
          </w:r>
        </w:del>
      </w:ins>
      <w:ins w:id="6484" w:author="Orion" w:date="2011-07-04T11:55:00Z">
        <w:del w:id="6485" w:author="IO" w:date="2011-07-22T14:16:00Z">
          <w:r w:rsidRPr="007D3930" w:rsidDel="00311567">
            <w:delText>á</w:delText>
          </w:r>
        </w:del>
      </w:ins>
      <w:ins w:id="6486" w:author="Orion" w:date="2011-06-28T16:09:00Z">
        <w:r w:rsidR="0027717A" w:rsidRPr="007D3930">
          <w:t xml:space="preserve">n una serie de casos de estudio </w:t>
        </w:r>
        <w:del w:id="6487" w:author="IO" w:date="2011-07-22T14:15:00Z">
          <w:r w:rsidR="0027717A" w:rsidRPr="007D3930" w:rsidDel="00311567">
            <w:delText>del</w:delText>
          </w:r>
        </w:del>
      </w:ins>
      <w:ins w:id="6488" w:author="IO" w:date="2011-07-22T14:15:00Z">
        <w:r w:rsidR="00311567">
          <w:t>sobre el</w:t>
        </w:r>
      </w:ins>
      <w:ins w:id="6489" w:author="Orion" w:date="2011-06-28T16:09:00Z">
        <w:r w:rsidR="0027717A" w:rsidRPr="007D3930">
          <w:t xml:space="preserve"> sistema </w:t>
        </w:r>
      </w:ins>
      <w:ins w:id="6490" w:author="IO" w:date="2011-07-22T14:16:00Z">
        <w:r w:rsidR="00311567">
          <w:t xml:space="preserve">descrito en la Sección </w:t>
        </w:r>
        <w:r w:rsidR="00311567">
          <w:fldChar w:fldCharType="begin"/>
        </w:r>
        <w:r w:rsidR="00311567">
          <w:instrText xml:space="preserve"> REF _Ref299107503 \r \h </w:instrText>
        </w:r>
      </w:ins>
      <w:r w:rsidR="00311567">
        <w:fldChar w:fldCharType="separate"/>
      </w:r>
      <w:ins w:id="6491" w:author="Orion" w:date="2011-07-26T22:30:00Z">
        <w:r w:rsidR="00503590">
          <w:t>5</w:t>
        </w:r>
      </w:ins>
      <w:ins w:id="6492" w:author="IO" w:date="2011-07-22T14:16:00Z">
        <w:r w:rsidR="00311567">
          <w:fldChar w:fldCharType="end"/>
        </w:r>
        <w:r w:rsidR="00311567">
          <w:t xml:space="preserve"> con el objeto de validarlo. Para ello se </w:t>
        </w:r>
      </w:ins>
      <w:ins w:id="6493" w:author="Orion" w:date="2011-06-28T16:09:00Z">
        <w:del w:id="6494" w:author="IO" w:date="2011-07-22T14:16:00Z">
          <w:r w:rsidR="0027717A" w:rsidRPr="007D3930" w:rsidDel="00311567">
            <w:delText xml:space="preserve">para </w:delText>
          </w:r>
        </w:del>
        <w:r w:rsidR="0027717A" w:rsidRPr="007D3930">
          <w:t>analiza</w:t>
        </w:r>
        <w:del w:id="6495" w:author="IO" w:date="2011-07-22T14:16:00Z">
          <w:r w:rsidR="0027717A" w:rsidRPr="007D3930" w:rsidDel="00311567">
            <w:delText>r</w:delText>
          </w:r>
        </w:del>
        <w:r w:rsidR="0027717A" w:rsidRPr="007D3930">
          <w:t xml:space="preserve"> </w:t>
        </w:r>
      </w:ins>
      <w:ins w:id="6496" w:author="Orion" w:date="2011-06-28T16:10:00Z">
        <w:r w:rsidR="0027717A" w:rsidRPr="007D3930">
          <w:t>cómo</w:t>
        </w:r>
      </w:ins>
      <w:ins w:id="6497" w:author="Orion" w:date="2011-06-28T16:09:00Z">
        <w:r w:rsidR="0027717A" w:rsidRPr="007D3930">
          <w:t xml:space="preserve"> se comporta este</w:t>
        </w:r>
      </w:ins>
      <w:ins w:id="6498" w:author="Orion" w:date="2011-06-28T16:10:00Z">
        <w:r w:rsidR="0027717A" w:rsidRPr="007D3930">
          <w:t xml:space="preserve"> </w:t>
        </w:r>
      </w:ins>
      <w:ins w:id="6499" w:author="IO" w:date="2011-07-22T14:17:00Z">
        <w:r w:rsidR="00311567">
          <w:t xml:space="preserve">sistema </w:t>
        </w:r>
      </w:ins>
      <w:ins w:id="6500" w:author="Orion" w:date="2011-06-28T16:10:00Z">
        <w:del w:id="6501" w:author="IO" w:date="2011-07-22T14:17:00Z">
          <w:r w:rsidR="0027717A" w:rsidRPr="007D3930" w:rsidDel="00311567">
            <w:delText xml:space="preserve">con </w:delText>
          </w:r>
        </w:del>
        <w:r w:rsidR="0027717A" w:rsidRPr="007D3930">
          <w:t xml:space="preserve">respecto a </w:t>
        </w:r>
        <w:del w:id="6502" w:author="IO" w:date="2011-07-22T14:17:00Z">
          <w:r w:rsidR="0027717A" w:rsidRPr="007D3930" w:rsidDel="00311567">
            <w:delText xml:space="preserve">la </w:delText>
          </w:r>
        </w:del>
        <w:r w:rsidR="0027717A" w:rsidRPr="007D3930">
          <w:t xml:space="preserve">distintas situaciones que pueden aparecer </w:t>
        </w:r>
      </w:ins>
      <w:ins w:id="6503" w:author="IO" w:date="2011-07-22T14:17:00Z">
        <w:r w:rsidR="00311567">
          <w:t xml:space="preserve">en el tráfico aéreo </w:t>
        </w:r>
      </w:ins>
      <w:ins w:id="6504" w:author="Orion" w:date="2011-06-28T16:10:00Z">
        <w:r w:rsidR="0027717A" w:rsidRPr="007D3930">
          <w:t xml:space="preserve">y si lo hace acorde a la realidad. </w:t>
        </w:r>
      </w:ins>
      <w:ins w:id="6505" w:author="Orion" w:date="2011-07-04T11:46:00Z">
        <w:r w:rsidR="00966135" w:rsidRPr="007D3930">
          <w:t>Los casos de uso se han dividido</w:t>
        </w:r>
      </w:ins>
      <w:ins w:id="6506" w:author="Orion" w:date="2011-07-04T11:55:00Z">
        <w:r w:rsidR="002557EE" w:rsidRPr="007D3930">
          <w:t xml:space="preserve"> en</w:t>
        </w:r>
      </w:ins>
      <w:ins w:id="6507" w:author="Orion" w:date="2011-07-04T11:46:00Z">
        <w:r w:rsidR="00966135" w:rsidRPr="007D3930">
          <w:t xml:space="preserve"> un caso </w:t>
        </w:r>
        <w:del w:id="6508" w:author="IO" w:date="2011-07-22T14:17:00Z">
          <w:r w:rsidR="00966135" w:rsidRPr="007D3930" w:rsidDel="00311567">
            <w:delText>de</w:delText>
          </w:r>
        </w:del>
      </w:ins>
      <w:ins w:id="6509" w:author="IO" w:date="2011-07-22T14:17:00Z">
        <w:r w:rsidR="00311567">
          <w:t>básico con</w:t>
        </w:r>
      </w:ins>
      <w:ins w:id="6510" w:author="Orion" w:date="2011-07-04T11:46:00Z">
        <w:r w:rsidR="00966135" w:rsidRPr="007D3930">
          <w:t xml:space="preserve"> dos aviones </w:t>
        </w:r>
        <w:del w:id="6511" w:author="IO" w:date="2011-07-22T14:22:00Z">
          <w:r w:rsidR="00966135" w:rsidRPr="007D3930" w:rsidDel="00311567">
            <w:delText>para ver el comportamiento b</w:delText>
          </w:r>
        </w:del>
      </w:ins>
      <w:ins w:id="6512" w:author="Orion" w:date="2011-07-04T11:47:00Z">
        <w:del w:id="6513" w:author="IO" w:date="2011-07-22T14:22:00Z">
          <w:r w:rsidR="00966135" w:rsidRPr="007D3930" w:rsidDel="00311567">
            <w:delText xml:space="preserve">ásico del sistema, </w:delText>
          </w:r>
        </w:del>
        <w:r w:rsidR="00966135" w:rsidRPr="007D3930">
          <w:t xml:space="preserve">y </w:t>
        </w:r>
        <w:del w:id="6514" w:author="IO" w:date="2011-07-22T14:22:00Z">
          <w:r w:rsidR="00966135" w:rsidRPr="007D3930" w:rsidDel="00311567">
            <w:delText>un caso</w:delText>
          </w:r>
        </w:del>
      </w:ins>
      <w:ins w:id="6515" w:author="IO" w:date="2011-07-22T14:22:00Z">
        <w:r w:rsidR="00311567">
          <w:t>otro</w:t>
        </w:r>
      </w:ins>
      <w:ins w:id="6516" w:author="Orion" w:date="2011-07-04T11:47:00Z">
        <w:r w:rsidR="00966135" w:rsidRPr="007D3930">
          <w:t xml:space="preserve"> más complejo donde se muestra la interacción de un conjunto</w:t>
        </w:r>
      </w:ins>
      <w:ins w:id="6517" w:author="Orion" w:date="2011-07-04T11:48:00Z">
        <w:r w:rsidR="00966135" w:rsidRPr="007D3930">
          <w:t xml:space="preserve"> de</w:t>
        </w:r>
      </w:ins>
      <w:ins w:id="6518" w:author="Orion" w:date="2011-07-04T11:53:00Z">
        <w:r w:rsidR="007C08B0" w:rsidRPr="007D3930">
          <w:t xml:space="preserve"> </w:t>
        </w:r>
      </w:ins>
      <w:ins w:id="6519" w:author="Orion" w:date="2011-07-04T11:48:00Z">
        <w:del w:id="6520" w:author="IO" w:date="2011-07-22T14:23:00Z">
          <w:r w:rsidR="007C08B0" w:rsidRPr="007D3930" w:rsidDel="00311567">
            <w:delText>has</w:delText>
          </w:r>
          <w:r w:rsidR="00966135" w:rsidRPr="007D3930" w:rsidDel="00311567">
            <w:delText>ta seis</w:delText>
          </w:r>
        </w:del>
      </w:ins>
      <w:ins w:id="6521" w:author="Orion" w:date="2011-07-04T11:47:00Z">
        <w:del w:id="6522" w:author="IO" w:date="2011-07-22T14:23:00Z">
          <w:r w:rsidR="00966135" w:rsidRPr="007D3930" w:rsidDel="00311567">
            <w:delText xml:space="preserve"> </w:delText>
          </w:r>
        </w:del>
        <w:r w:rsidR="00966135" w:rsidRPr="007D3930">
          <w:t>aviones</w:t>
        </w:r>
      </w:ins>
      <w:ins w:id="6523" w:author="Orion" w:date="2011-07-04T11:53:00Z">
        <w:r w:rsidR="007C08B0" w:rsidRPr="007D3930">
          <w:t>. Ambos casos se estudia</w:t>
        </w:r>
        <w:del w:id="6524" w:author="IO" w:date="2011-07-22T14:23:00Z">
          <w:r w:rsidR="007C08B0" w:rsidRPr="007D3930" w:rsidDel="00311567">
            <w:delText>ra</w:delText>
          </w:r>
        </w:del>
        <w:r w:rsidR="007C08B0" w:rsidRPr="007D3930">
          <w:t>n</w:t>
        </w:r>
      </w:ins>
      <w:ins w:id="6525" w:author="Orion" w:date="2011-07-04T11:47:00Z">
        <w:r w:rsidR="00966135" w:rsidRPr="007D3930">
          <w:t xml:space="preserve"> con distintas </w:t>
        </w:r>
      </w:ins>
      <w:ins w:id="6526" w:author="Orion" w:date="2011-07-04T11:48:00Z">
        <w:r w:rsidR="00966135" w:rsidRPr="007D3930">
          <w:t xml:space="preserve">características </w:t>
        </w:r>
      </w:ins>
      <w:ins w:id="6527" w:author="Orion" w:date="2011-07-04T11:53:00Z">
        <w:del w:id="6528" w:author="IO" w:date="2011-07-22T14:23:00Z">
          <w:r w:rsidR="007C08B0" w:rsidRPr="007D3930" w:rsidDel="00311567">
            <w:delText>que determinarán el</w:delText>
          </w:r>
        </w:del>
      </w:ins>
      <w:ins w:id="6529" w:author="IO" w:date="2011-07-22T14:23:00Z">
        <w:r w:rsidR="00311567">
          <w:t>de</w:t>
        </w:r>
      </w:ins>
      <w:ins w:id="6530" w:author="Orion" w:date="2011-07-04T11:53:00Z">
        <w:r w:rsidR="007C08B0" w:rsidRPr="007D3930">
          <w:t xml:space="preserve"> comportamiento de los</w:t>
        </w:r>
      </w:ins>
      <w:ins w:id="6531" w:author="Orion" w:date="2011-07-04T11:48:00Z">
        <w:r w:rsidR="00966135" w:rsidRPr="007D3930">
          <w:t xml:space="preserve"> pilotos.</w:t>
        </w:r>
      </w:ins>
      <w:ins w:id="6532" w:author="Orion" w:date="2011-07-04T12:53:00Z">
        <w:r w:rsidR="00690F18" w:rsidRPr="007D3930">
          <w:t xml:space="preserve"> </w:t>
        </w:r>
        <w:commentRangeStart w:id="6533"/>
        <w:r w:rsidR="00690F18" w:rsidRPr="007D3930">
          <w:t>En estos casos vamos a acelerar la simulación en un factor de 10,</w:t>
        </w:r>
      </w:ins>
      <w:ins w:id="6534" w:author="Orion" w:date="2011-07-04T12:56:00Z">
        <w:r w:rsidR="00690F18" w:rsidRPr="007D3930">
          <w:t xml:space="preserve"> un factor que es totalmente configurable. Esto se ha hecho</w:t>
        </w:r>
      </w:ins>
      <w:ins w:id="6535" w:author="Orion" w:date="2011-07-04T12:53:00Z">
        <w:r w:rsidR="00690F18" w:rsidRPr="007D3930">
          <w:t xml:space="preserve"> para</w:t>
        </w:r>
      </w:ins>
      <w:ins w:id="6536" w:author="Orion" w:date="2011-07-04T12:55:00Z">
        <w:r w:rsidR="00690F18" w:rsidRPr="007D3930">
          <w:t xml:space="preserve"> que las simulaciones no tarden tanto como en tiempo real</w:t>
        </w:r>
      </w:ins>
      <w:ins w:id="6537" w:author="Orion" w:date="2011-07-04T12:56:00Z">
        <w:r w:rsidR="00690F18" w:rsidRPr="007D3930">
          <w:t>, donde un vuelo entre Barajas y Barcelona tardaría una hora aproximadamente. A su vez</w:t>
        </w:r>
      </w:ins>
      <w:ins w:id="6538" w:author="IO" w:date="2011-07-22T14:23:00Z">
        <w:r w:rsidR="00311567">
          <w:t>,</w:t>
        </w:r>
      </w:ins>
      <w:ins w:id="6539" w:author="Orion" w:date="2011-07-04T12:56:00Z">
        <w:r w:rsidR="00690F18" w:rsidRPr="007D3930">
          <w:t xml:space="preserve"> las distancias de riesgos de conflicto han sido ampliadas en un factor de 10 para que, como la simulaci</w:t>
        </w:r>
      </w:ins>
      <w:ins w:id="6540" w:author="Orion" w:date="2011-07-04T12:57:00Z">
        <w:r w:rsidR="00690F18" w:rsidRPr="007D3930">
          <w:t>ón est</w:t>
        </w:r>
        <w:del w:id="6541" w:author="IO" w:date="2011-07-22T14:24:00Z">
          <w:r w:rsidR="00690F18" w:rsidRPr="007D3930" w:rsidDel="00311567">
            <w:delText>a</w:delText>
          </w:r>
        </w:del>
      </w:ins>
      <w:ins w:id="6542" w:author="IO" w:date="2011-07-22T14:24:00Z">
        <w:r w:rsidR="00311567">
          <w:t>á</w:t>
        </w:r>
      </w:ins>
      <w:ins w:id="6543" w:author="Orion" w:date="2011-07-04T12:57:00Z">
        <w:r w:rsidR="00690F18" w:rsidRPr="007D3930">
          <w:t xml:space="preserve"> acelerada, a los controladores les diera </w:t>
        </w:r>
      </w:ins>
      <w:ins w:id="6544" w:author="Orion" w:date="2011-07-04T12:58:00Z">
        <w:r w:rsidR="00690F18" w:rsidRPr="007D3930">
          <w:t>tiempo</w:t>
        </w:r>
      </w:ins>
      <w:ins w:id="6545" w:author="Orion" w:date="2011-07-04T12:57:00Z">
        <w:r w:rsidR="00690F18" w:rsidRPr="007D3930">
          <w:t xml:space="preserve"> </w:t>
        </w:r>
      </w:ins>
      <w:ins w:id="6546" w:author="Orion" w:date="2011-07-04T12:58:00Z">
        <w:r w:rsidR="00690F18" w:rsidRPr="007D3930">
          <w:t>a gestionar debidamente estos conflictos.</w:t>
        </w:r>
      </w:ins>
      <w:commentRangeEnd w:id="6533"/>
      <w:r w:rsidR="00311567">
        <w:rPr>
          <w:rStyle w:val="CommentReference"/>
        </w:rPr>
        <w:commentReference w:id="6533"/>
      </w:r>
      <w:ins w:id="6547" w:author="Orion" w:date="2011-07-04T11:48:00Z">
        <w:r w:rsidR="00966135" w:rsidRPr="007D3930">
          <w:t xml:space="preserve"> </w:t>
        </w:r>
      </w:ins>
      <w:ins w:id="6548" w:author="Orion" w:date="2011-07-04T11:49:00Z">
        <w:r w:rsidR="00966135" w:rsidRPr="00966135">
          <w:rPr>
            <w:rPrChange w:id="6549" w:author="Orion" w:date="2011-07-04T11:49:00Z">
              <w:rPr>
                <w:shd w:val="clear" w:color="auto" w:fill="FFFF00"/>
              </w:rPr>
            </w:rPrChange>
          </w:rPr>
          <w:t xml:space="preserve">Los resultados </w:t>
        </w:r>
      </w:ins>
      <w:ins w:id="6550" w:author="IO" w:date="2011-07-22T14:26:00Z">
        <w:r w:rsidR="00311567">
          <w:t>concretos a</w:t>
        </w:r>
      </w:ins>
      <w:ins w:id="6551" w:author="Orion" w:date="2011-07-04T11:49:00Z">
        <w:del w:id="6552" w:author="IO" w:date="2011-07-22T14:26:00Z">
          <w:r w:rsidR="00966135" w:rsidRPr="00966135" w:rsidDel="00311567">
            <w:rPr>
              <w:rPrChange w:id="6553" w:author="Orion" w:date="2011-07-04T11:49:00Z">
                <w:rPr>
                  <w:shd w:val="clear" w:color="auto" w:fill="FFFF00"/>
                </w:rPr>
              </w:rPrChange>
            </w:rPr>
            <w:delText>que se deseaban</w:delText>
          </w:r>
        </w:del>
        <w:r w:rsidR="00966135" w:rsidRPr="00966135">
          <w:rPr>
            <w:rPrChange w:id="6554" w:author="Orion" w:date="2011-07-04T11:49:00Z">
              <w:rPr>
                <w:shd w:val="clear" w:color="auto" w:fill="FFFF00"/>
              </w:rPr>
            </w:rPrChange>
          </w:rPr>
          <w:t xml:space="preserve"> comprobar son l</w:t>
        </w:r>
        <w:del w:id="6555" w:author="IO" w:date="2011-07-22T14:26:00Z">
          <w:r w:rsidR="00966135" w:rsidRPr="00966135" w:rsidDel="00EC544F">
            <w:rPr>
              <w:rPrChange w:id="6556" w:author="Orion" w:date="2011-07-04T11:49:00Z">
                <w:rPr>
                  <w:shd w:val="clear" w:color="auto" w:fill="FFFF00"/>
                </w:rPr>
              </w:rPrChange>
            </w:rPr>
            <w:delText>os</w:delText>
          </w:r>
        </w:del>
      </w:ins>
      <w:ins w:id="6557" w:author="IO" w:date="2011-07-22T14:26:00Z">
        <w:r w:rsidR="00EC544F">
          <w:t>a aparición de</w:t>
        </w:r>
      </w:ins>
      <w:ins w:id="6558" w:author="Orion" w:date="2011-07-04T11:49:00Z">
        <w:r w:rsidR="00966135" w:rsidRPr="00966135">
          <w:rPr>
            <w:rPrChange w:id="6559" w:author="Orion" w:date="2011-07-04T11:49:00Z">
              <w:rPr>
                <w:shd w:val="clear" w:color="auto" w:fill="FFFF00"/>
              </w:rPr>
            </w:rPrChange>
          </w:rPr>
          <w:t xml:space="preserve"> posibles conflictos </w:t>
        </w:r>
        <w:del w:id="6560" w:author="IO" w:date="2011-07-22T14:28:00Z">
          <w:r w:rsidR="00966135" w:rsidRPr="00966135" w:rsidDel="00EC544F">
            <w:rPr>
              <w:rPrChange w:id="6561" w:author="Orion" w:date="2011-07-04T11:49:00Z">
                <w:rPr>
                  <w:shd w:val="clear" w:color="auto" w:fill="FFFF00"/>
                </w:rPr>
              </w:rPrChange>
            </w:rPr>
            <w:delText xml:space="preserve">o </w:delText>
          </w:r>
        </w:del>
      </w:ins>
      <w:ins w:id="6562" w:author="IO" w:date="2011-07-22T14:28:00Z">
        <w:r w:rsidR="00EC544F">
          <w:t>(</w:t>
        </w:r>
      </w:ins>
      <w:ins w:id="6563" w:author="Orion" w:date="2011-07-04T11:49:00Z">
        <w:r w:rsidR="00966135" w:rsidRPr="00966135">
          <w:rPr>
            <w:rPrChange w:id="6564" w:author="Orion" w:date="2011-07-04T11:49:00Z">
              <w:rPr>
                <w:shd w:val="clear" w:color="auto" w:fill="FFFF00"/>
              </w:rPr>
            </w:rPrChange>
          </w:rPr>
          <w:t xml:space="preserve">situaciones con </w:t>
        </w:r>
        <w:del w:id="6565" w:author="IO" w:date="2011-07-22T14:28:00Z">
          <w:r w:rsidR="00966135" w:rsidRPr="00966135" w:rsidDel="00EC544F">
            <w:rPr>
              <w:rPrChange w:id="6566" w:author="Orion" w:date="2011-07-04T11:49:00Z">
                <w:rPr>
                  <w:shd w:val="clear" w:color="auto" w:fill="FFFF00"/>
                </w:rPr>
              </w:rPrChange>
            </w:rPr>
            <w:delText xml:space="preserve">alto </w:delText>
          </w:r>
        </w:del>
        <w:r w:rsidR="00966135" w:rsidRPr="00966135">
          <w:rPr>
            <w:rPrChange w:id="6567" w:author="Orion" w:date="2011-07-04T11:49:00Z">
              <w:rPr>
                <w:shd w:val="clear" w:color="auto" w:fill="FFFF00"/>
              </w:rPr>
            </w:rPrChange>
          </w:rPr>
          <w:t>riesgo de accidente</w:t>
        </w:r>
      </w:ins>
      <w:ins w:id="6568" w:author="IO" w:date="2011-07-22T14:28:00Z">
        <w:r w:rsidR="00EC544F">
          <w:t>) y colisiones</w:t>
        </w:r>
      </w:ins>
      <w:ins w:id="6569" w:author="IO" w:date="2011-07-22T14:30:00Z">
        <w:r w:rsidR="00EC544F">
          <w:t>, y la gestión de los conflictos</w:t>
        </w:r>
      </w:ins>
      <w:ins w:id="6570" w:author="Orion" w:date="2011-07-04T11:49:00Z">
        <w:del w:id="6571" w:author="IO" w:date="2011-07-22T14:28:00Z">
          <w:r w:rsidR="00966135" w:rsidRPr="00966135" w:rsidDel="00EC544F">
            <w:rPr>
              <w:rPrChange w:id="6572" w:author="Orion" w:date="2011-07-04T11:49:00Z">
                <w:rPr>
                  <w:shd w:val="clear" w:color="auto" w:fill="FFFF00"/>
                </w:rPr>
              </w:rPrChange>
            </w:rPr>
            <w:delText xml:space="preserve">, los cuales ocurren cuando hay un riesgo elevado de colisión entre </w:delText>
          </w:r>
        </w:del>
      </w:ins>
      <w:ins w:id="6573" w:author="Orion" w:date="2011-07-04T11:56:00Z">
        <w:del w:id="6574" w:author="IO" w:date="2011-07-22T14:28:00Z">
          <w:r w:rsidR="007B73F1" w:rsidDel="00EC544F">
            <w:delText>aeronaves</w:delText>
          </w:r>
        </w:del>
      </w:ins>
      <w:ins w:id="6575" w:author="Orion" w:date="2011-07-04T11:49:00Z">
        <w:del w:id="6576" w:author="IO" w:date="2011-07-22T14:28:00Z">
          <w:r w:rsidR="00966135" w:rsidRPr="00966135" w:rsidDel="00EC544F">
            <w:rPr>
              <w:rPrChange w:id="6577" w:author="Orion" w:date="2011-07-04T11:49:00Z">
                <w:rPr>
                  <w:shd w:val="clear" w:color="auto" w:fill="FFFF00"/>
                </w:rPr>
              </w:rPrChange>
            </w:rPr>
            <w:delText xml:space="preserve"> o ya se ha producido dicha colisión</w:delText>
          </w:r>
        </w:del>
        <w:r w:rsidR="00966135" w:rsidRPr="00966135">
          <w:rPr>
            <w:rPrChange w:id="6578" w:author="Orion" w:date="2011-07-04T11:49:00Z">
              <w:rPr>
                <w:shd w:val="clear" w:color="auto" w:fill="FFFF00"/>
              </w:rPr>
            </w:rPrChange>
          </w:rPr>
          <w:t>.</w:t>
        </w:r>
      </w:ins>
    </w:p>
    <w:p w14:paraId="36898152" w14:textId="77777777" w:rsidR="002731E7" w:rsidRPr="007D3930" w:rsidRDefault="002731E7">
      <w:pPr>
        <w:spacing w:after="120"/>
        <w:jc w:val="both"/>
        <w:rPr>
          <w:ins w:id="6579" w:author="Orion" w:date="2011-06-28T16:22:00Z"/>
        </w:rPr>
        <w:pPrChange w:id="6580" w:author="IO" w:date="2011-07-22T14:10:00Z">
          <w:pPr/>
        </w:pPrChange>
      </w:pPr>
    </w:p>
    <w:p w14:paraId="5433092B" w14:textId="19F4F8D1" w:rsidR="002731E7" w:rsidRPr="008F597E" w:rsidRDefault="002731E7">
      <w:pPr>
        <w:pStyle w:val="Heading1"/>
        <w:numPr>
          <w:ilvl w:val="1"/>
          <w:numId w:val="40"/>
        </w:numPr>
        <w:rPr>
          <w:ins w:id="6581" w:author="Orion" w:date="2011-06-28T16:22:00Z"/>
          <w:rFonts w:eastAsiaTheme="majorEastAsia" w:cs="Times New Roman"/>
          <w:color w:val="1F497D" w:themeColor="text2"/>
          <w:spacing w:val="15"/>
          <w:szCs w:val="21"/>
          <w:u w:val="single"/>
          <w:rPrChange w:id="6582" w:author="Orion" w:date="2011-07-04T11:52:00Z">
            <w:rPr>
              <w:ins w:id="6583" w:author="Orion" w:date="2011-06-28T16:22:00Z"/>
            </w:rPr>
          </w:rPrChange>
        </w:rPr>
        <w:pPrChange w:id="6584" w:author="IO" w:date="2011-07-22T11:53:00Z">
          <w:pPr/>
        </w:pPrChange>
      </w:pPr>
      <w:bookmarkStart w:id="6585" w:name="_Ref299115864"/>
      <w:bookmarkStart w:id="6586" w:name="_Toc299721504"/>
      <w:ins w:id="6587" w:author="Orion" w:date="2011-06-28T16:22:00Z">
        <w:r w:rsidRPr="008A1F38">
          <w:rPr>
            <w:b w:val="0"/>
            <w:sz w:val="44"/>
            <w:szCs w:val="52"/>
            <w:rPrChange w:id="6588" w:author="IO" w:date="2011-07-22T11:53:00Z">
              <w:rPr>
                <w:b/>
                <w:bCs/>
              </w:rPr>
            </w:rPrChange>
          </w:rPr>
          <w:t>Caso básico</w:t>
        </w:r>
      </w:ins>
      <w:ins w:id="6589" w:author="IO" w:date="2011-07-22T14:49:00Z">
        <w:r w:rsidR="00EA40AF">
          <w:rPr>
            <w:b w:val="0"/>
            <w:sz w:val="44"/>
            <w:szCs w:val="52"/>
          </w:rPr>
          <w:t>:</w:t>
        </w:r>
      </w:ins>
      <w:ins w:id="6590" w:author="Orion" w:date="2011-06-28T16:22:00Z">
        <w:r w:rsidRPr="008A1F38">
          <w:rPr>
            <w:b w:val="0"/>
            <w:sz w:val="44"/>
            <w:szCs w:val="52"/>
            <w:rPrChange w:id="6591" w:author="IO" w:date="2011-07-22T11:53:00Z">
              <w:rPr>
                <w:b/>
                <w:bCs/>
              </w:rPr>
            </w:rPrChange>
          </w:rPr>
          <w:t xml:space="preserve"> dos aviones</w:t>
        </w:r>
        <w:bookmarkEnd w:id="6585"/>
        <w:bookmarkEnd w:id="6586"/>
      </w:ins>
    </w:p>
    <w:p w14:paraId="0FA377EF" w14:textId="6D1A0219" w:rsidR="00B751CA" w:rsidRPr="007D3930" w:rsidDel="00EC544F" w:rsidRDefault="00D60158">
      <w:pPr>
        <w:spacing w:after="120"/>
        <w:jc w:val="both"/>
        <w:rPr>
          <w:ins w:id="6592" w:author="Orion" w:date="2011-06-25T23:46:00Z"/>
          <w:del w:id="6593" w:author="IO" w:date="2011-07-22T14:32:00Z"/>
        </w:rPr>
        <w:pPrChange w:id="6594" w:author="IO" w:date="2011-07-22T14:11:00Z">
          <w:pPr/>
        </w:pPrChange>
      </w:pPr>
      <w:ins w:id="6595" w:author="Orion" w:date="2011-06-28T16:22:00Z">
        <w:r w:rsidRPr="007D3930">
          <w:t xml:space="preserve">En </w:t>
        </w:r>
      </w:ins>
      <w:ins w:id="6596" w:author="Orion" w:date="2011-06-28T16:10:00Z">
        <w:r w:rsidR="0027717A" w:rsidRPr="007D3930">
          <w:t xml:space="preserve">primer lugar se </w:t>
        </w:r>
        <w:del w:id="6597" w:author="IO" w:date="2011-07-22T14:31:00Z">
          <w:r w:rsidR="0027717A" w:rsidRPr="007D3930" w:rsidDel="00EC544F">
            <w:delText>evalua</w:delText>
          </w:r>
        </w:del>
      </w:ins>
      <w:ins w:id="6598" w:author="IO" w:date="2011-07-22T14:31:00Z">
        <w:r w:rsidR="00EC544F" w:rsidRPr="007D3930">
          <w:t>evalúa</w:t>
        </w:r>
      </w:ins>
      <w:ins w:id="6599" w:author="Orion" w:date="2011-06-28T16:10:00Z">
        <w:del w:id="6600" w:author="IO" w:date="2011-07-22T14:30:00Z">
          <w:r w:rsidR="0027717A" w:rsidRPr="007D3930" w:rsidDel="00EC544F">
            <w:delText>rá un</w:delText>
          </w:r>
        </w:del>
      </w:ins>
      <w:ins w:id="6601" w:author="IO" w:date="2011-07-22T14:30:00Z">
        <w:r w:rsidR="00EC544F">
          <w:t xml:space="preserve"> el</w:t>
        </w:r>
      </w:ins>
      <w:ins w:id="6602" w:author="Orion" w:date="2011-06-28T16:10:00Z">
        <w:r w:rsidR="0027717A" w:rsidRPr="007D3930">
          <w:t xml:space="preserve"> caso de estudio m</w:t>
        </w:r>
      </w:ins>
      <w:ins w:id="6603" w:author="Orion" w:date="2011-06-28T16:11:00Z">
        <w:r w:rsidR="0027717A" w:rsidRPr="007D3930">
          <w:t xml:space="preserve">ás básico. En </w:t>
        </w:r>
        <w:del w:id="6604" w:author="IO" w:date="2011-07-22T14:31:00Z">
          <w:r w:rsidR="0027717A" w:rsidRPr="007D3930" w:rsidDel="00EC544F">
            <w:delText>este</w:delText>
          </w:r>
        </w:del>
      </w:ins>
      <w:ins w:id="6605" w:author="Orion" w:date="2011-06-25T23:31:00Z">
        <w:del w:id="6606" w:author="IO" w:date="2011-07-22T14:31:00Z">
          <w:r w:rsidR="00B751CA" w:rsidRPr="007D3930" w:rsidDel="00EC544F">
            <w:delText xml:space="preserve"> primer caso de estudio</w:delText>
          </w:r>
        </w:del>
      </w:ins>
      <w:ins w:id="6607" w:author="IO" w:date="2011-07-22T14:31:00Z">
        <w:r w:rsidR="00EC544F">
          <w:t>él</w:t>
        </w:r>
      </w:ins>
      <w:ins w:id="6608" w:author="Orion" w:date="2011-06-25T23:31:00Z">
        <w:r w:rsidR="00B751CA" w:rsidRPr="007D3930">
          <w:t xml:space="preserve"> se observa</w:t>
        </w:r>
        <w:del w:id="6609" w:author="IO" w:date="2011-07-22T14:31:00Z">
          <w:r w:rsidR="00B751CA" w:rsidRPr="007D3930" w:rsidDel="00EC544F">
            <w:delText>rá</w:delText>
          </w:r>
        </w:del>
        <w:r w:rsidR="00B751CA" w:rsidRPr="007D3930">
          <w:t xml:space="preserve"> el comportamiento de dos aeronaves que se </w:t>
        </w:r>
      </w:ins>
      <w:ins w:id="6610" w:author="Orion" w:date="2011-06-28T16:11:00Z">
        <w:r w:rsidR="0027717A" w:rsidRPr="007D3930">
          <w:t>cruzan</w:t>
        </w:r>
      </w:ins>
      <w:ins w:id="6611" w:author="Orion" w:date="2011-06-25T23:31:00Z">
        <w:r w:rsidR="00B751CA" w:rsidRPr="007D3930">
          <w:t xml:space="preserve"> en un punto </w:t>
        </w:r>
      </w:ins>
      <w:ins w:id="6612" w:author="Orion" w:date="2011-06-28T16:12:00Z">
        <w:r w:rsidR="001A630E" w:rsidRPr="007D3930">
          <w:t>mientras vuelan</w:t>
        </w:r>
      </w:ins>
      <w:ins w:id="6613" w:author="Orion" w:date="2011-06-25T23:31:00Z">
        <w:r w:rsidR="00B751CA" w:rsidRPr="007D3930">
          <w:t xml:space="preserve"> en sentidos contrarios. </w:t>
        </w:r>
      </w:ins>
      <w:ins w:id="6614" w:author="Orion" w:date="2011-06-25T23:32:00Z">
        <w:r w:rsidR="00B751CA" w:rsidRPr="007D3930">
          <w:t xml:space="preserve">Dicho caso servirá para tener un ejemplo básico del comportamiento del </w:t>
        </w:r>
      </w:ins>
      <w:ins w:id="6615" w:author="Orion" w:date="2011-06-25T23:33:00Z">
        <w:r w:rsidR="00B751CA" w:rsidRPr="007D3930">
          <w:t>sistema</w:t>
        </w:r>
      </w:ins>
      <w:ins w:id="6616" w:author="Orion" w:date="2011-06-25T23:32:00Z">
        <w:r w:rsidR="00B751CA" w:rsidRPr="007D3930">
          <w:t xml:space="preserve"> </w:t>
        </w:r>
      </w:ins>
      <w:ins w:id="6617" w:author="Orion" w:date="2011-06-25T23:33:00Z">
        <w:r w:rsidR="00B751CA" w:rsidRPr="007D3930">
          <w:t>ante los conflictos.</w:t>
        </w:r>
      </w:ins>
      <w:ins w:id="6618" w:author="Orion" w:date="2011-06-25T23:35:00Z">
        <w:r w:rsidR="0029593A" w:rsidRPr="007D3930">
          <w:t xml:space="preserve"> Para ellos diseñaremos un </w:t>
        </w:r>
      </w:ins>
      <w:ins w:id="6619" w:author="Orion" w:date="2011-06-25T23:47:00Z">
        <w:r w:rsidR="00A86110" w:rsidRPr="007D3930">
          <w:t>despliegue</w:t>
        </w:r>
      </w:ins>
      <w:ins w:id="6620" w:author="IO" w:date="2011-07-22T14:31:00Z">
        <w:r w:rsidR="00EC544F">
          <w:t xml:space="preserve"> para el IDK</w:t>
        </w:r>
      </w:ins>
      <w:ins w:id="6621" w:author="Orion" w:date="2011-06-25T23:35:00Z">
        <w:r w:rsidR="0029593A" w:rsidRPr="007D3930">
          <w:t xml:space="preserve"> </w:t>
        </w:r>
      </w:ins>
      <w:ins w:id="6622" w:author="Orion" w:date="2011-06-25T23:47:00Z">
        <w:r w:rsidR="00A86110" w:rsidRPr="007D3930">
          <w:t>(</w:t>
        </w:r>
      </w:ins>
      <w:ins w:id="6623" w:author="IO" w:date="2011-07-22T14:31:00Z">
        <w:r w:rsidR="00EC544F">
          <w:t xml:space="preserve">ver </w:t>
        </w:r>
      </w:ins>
      <w:ins w:id="6624" w:author="Orion" w:date="2011-06-25T23:48:00Z">
        <w:r w:rsidR="00A86110" w:rsidRPr="007D3930">
          <w:fldChar w:fldCharType="begin"/>
        </w:r>
        <w:r w:rsidR="00A86110" w:rsidRPr="007D3930">
          <w:instrText xml:space="preserve"> REF _Ref296809024 \h </w:instrText>
        </w:r>
      </w:ins>
      <w:r w:rsidR="005B55E3" w:rsidRPr="007D3930">
        <w:instrText xml:space="preserve"> \* MERGEFORMAT </w:instrText>
      </w:r>
      <w:r w:rsidR="00A86110" w:rsidRPr="007D3930">
        <w:fldChar w:fldCharType="separate"/>
      </w:r>
      <w:ins w:id="6625" w:author="Orion" w:date="2011-07-26T22:30:00Z">
        <w:r w:rsidR="00503590">
          <w:t>Figura 26</w:t>
        </w:r>
      </w:ins>
      <w:ins w:id="6626" w:author="IO" w:date="2011-07-22T13:16:00Z">
        <w:del w:id="6627" w:author="Orion" w:date="2011-07-26T22:30:00Z">
          <w:r w:rsidR="00416FF6" w:rsidDel="00503590">
            <w:delText>Figura 25</w:delText>
          </w:r>
        </w:del>
      </w:ins>
      <w:ins w:id="6628" w:author="Orion" w:date="2011-06-25T23:48:00Z">
        <w:r w:rsidR="00A86110" w:rsidRPr="007D3930">
          <w:fldChar w:fldCharType="end"/>
        </w:r>
      </w:ins>
      <w:ins w:id="6629" w:author="Orion" w:date="2011-06-25T23:47:00Z">
        <w:r w:rsidR="00A86110" w:rsidRPr="007D3930">
          <w:t>)</w:t>
        </w:r>
      </w:ins>
      <w:ins w:id="6630" w:author="IO" w:date="2011-07-22T14:31:00Z">
        <w:r w:rsidR="00EC544F">
          <w:t xml:space="preserve"> que recoge los agentes que participarán en la simulación. </w:t>
        </w:r>
      </w:ins>
      <w:ins w:id="6631" w:author="Orion" w:date="2011-06-25T23:48:00Z">
        <w:r w:rsidR="00A86110" w:rsidRPr="007D3930">
          <w:t xml:space="preserve"> </w:t>
        </w:r>
      </w:ins>
      <w:ins w:id="6632" w:author="Orion" w:date="2011-06-25T23:35:00Z">
        <w:del w:id="6633" w:author="IO" w:date="2011-07-22T14:32:00Z">
          <w:r w:rsidR="0029593A" w:rsidRPr="007D3930" w:rsidDel="00EC544F">
            <w:delText xml:space="preserve">en </w:delText>
          </w:r>
        </w:del>
      </w:ins>
      <w:ins w:id="6634" w:author="Orion" w:date="2011-06-25T23:48:00Z">
        <w:del w:id="6635" w:author="IO" w:date="2011-07-22T14:32:00Z">
          <w:r w:rsidR="00530C01" w:rsidRPr="007D3930" w:rsidDel="00EC544F">
            <w:delText>el habrá</w:delText>
          </w:r>
        </w:del>
      </w:ins>
      <w:ins w:id="6636" w:author="IO" w:date="2011-07-22T14:32:00Z">
        <w:r w:rsidR="00EC544F">
          <w:t>La simulación incluye</w:t>
        </w:r>
      </w:ins>
      <w:ins w:id="6637" w:author="Orion" w:date="2011-06-25T23:48:00Z">
        <w:r w:rsidR="00530C01" w:rsidRPr="007D3930">
          <w:t xml:space="preserve"> dos pilotos, dos aviones, un planificador de vuelos (que suministra </w:t>
        </w:r>
        <w:del w:id="6638" w:author="IO" w:date="2011-07-22T14:32:00Z">
          <w:r w:rsidR="00530C01" w:rsidRPr="007D3930" w:rsidDel="00EC544F">
            <w:delText>el</w:delText>
          </w:r>
        </w:del>
      </w:ins>
      <w:ins w:id="6639" w:author="IO" w:date="2011-07-22T14:32:00Z">
        <w:r w:rsidR="00EC544F">
          <w:t>los</w:t>
        </w:r>
      </w:ins>
      <w:ins w:id="6640" w:author="Orion" w:date="2011-06-25T23:48:00Z">
        <w:r w:rsidR="00530C01" w:rsidRPr="007D3930">
          <w:t xml:space="preserve"> plan</w:t>
        </w:r>
      </w:ins>
      <w:ins w:id="6641" w:author="IO" w:date="2011-07-22T14:32:00Z">
        <w:r w:rsidR="00EC544F">
          <w:t>es</w:t>
        </w:r>
      </w:ins>
      <w:ins w:id="6642" w:author="Orion" w:date="2011-06-25T23:48:00Z">
        <w:r w:rsidR="00530C01" w:rsidRPr="007D3930">
          <w:t xml:space="preserve"> de vuelo</w:t>
        </w:r>
        <w:del w:id="6643" w:author="IO" w:date="2011-07-22T14:32:00Z">
          <w:r w:rsidR="00530C01" w:rsidRPr="007D3930" w:rsidDel="00EC544F">
            <w:delText>s</w:delText>
          </w:r>
        </w:del>
        <w:r w:rsidR="00530C01" w:rsidRPr="007D3930">
          <w:t xml:space="preserve"> a los pilotos), un controlador </w:t>
        </w:r>
      </w:ins>
      <w:ins w:id="6644" w:author="Orion" w:date="2011-06-25T23:49:00Z">
        <w:r w:rsidR="00530C01" w:rsidRPr="007D3930">
          <w:t>aéreo</w:t>
        </w:r>
      </w:ins>
      <w:ins w:id="6645" w:author="Orion" w:date="2011-06-25T23:48:00Z">
        <w:r w:rsidR="00530C01" w:rsidRPr="007D3930">
          <w:t xml:space="preserve"> </w:t>
        </w:r>
      </w:ins>
      <w:ins w:id="6646" w:author="Orion" w:date="2011-06-25T23:49:00Z">
        <w:r w:rsidR="00530C01" w:rsidRPr="007D3930">
          <w:t xml:space="preserve">que gestiona los posibles conflictos, y un </w:t>
        </w:r>
      </w:ins>
      <w:ins w:id="6647" w:author="Orion" w:date="2011-06-25T23:50:00Z">
        <w:r w:rsidR="00530C01" w:rsidRPr="007D3930">
          <w:t>creador</w:t>
        </w:r>
      </w:ins>
      <w:ins w:id="6648" w:author="Orion" w:date="2011-06-25T23:49:00Z">
        <w:r w:rsidR="00530C01" w:rsidRPr="007D3930">
          <w:t xml:space="preserve"> de la simulación que </w:t>
        </w:r>
      </w:ins>
      <w:ins w:id="6649" w:author="Orion" w:date="2011-06-25T23:50:00Z">
        <w:r w:rsidR="00530C01" w:rsidRPr="007D3930">
          <w:t>se encarga de iniciar la aplicación que muestra la simulación.</w:t>
        </w:r>
      </w:ins>
    </w:p>
    <w:p w14:paraId="7D3F5C0B" w14:textId="726B98F5" w:rsidR="00A86110" w:rsidRPr="007D3930" w:rsidRDefault="00EC544F">
      <w:pPr>
        <w:spacing w:after="120"/>
        <w:jc w:val="both"/>
        <w:rPr>
          <w:ins w:id="6650" w:author="Orion" w:date="2011-06-25T23:46:00Z"/>
        </w:rPr>
        <w:pPrChange w:id="6651" w:author="IO" w:date="2011-07-22T14:11:00Z">
          <w:pPr/>
        </w:pPrChange>
      </w:pPr>
      <w:ins w:id="6652" w:author="IO" w:date="2011-07-22T14:32:00Z">
        <w:r>
          <w:t xml:space="preserve"> Para esta configuración básica se consideran </w:t>
        </w:r>
      </w:ins>
      <w:ins w:id="6653" w:author="IO" w:date="2011-07-22T14:33:00Z">
        <w:r>
          <w:t xml:space="preserve">dos </w:t>
        </w:r>
      </w:ins>
      <w:ins w:id="6654" w:author="IO" w:date="2011-07-22T14:32:00Z">
        <w:r>
          <w:t>variantes</w:t>
        </w:r>
      </w:ins>
      <w:ins w:id="6655" w:author="IO" w:date="2011-07-22T14:33:00Z">
        <w:r>
          <w:t>,</w:t>
        </w:r>
      </w:ins>
      <w:ins w:id="6656" w:author="IO" w:date="2011-07-22T14:32:00Z">
        <w:r>
          <w:t xml:space="preserve"> </w:t>
        </w:r>
      </w:ins>
      <w:ins w:id="6657" w:author="IO" w:date="2011-07-22T14:33:00Z">
        <w:r>
          <w:t>rutas sin y con puntos de paso que se explican en las siguientes secciones.</w:t>
        </w:r>
      </w:ins>
    </w:p>
    <w:p w14:paraId="02BB1E0B" w14:textId="339D07E9" w:rsidR="00A86110" w:rsidRDefault="00A86110">
      <w:pPr>
        <w:jc w:val="both"/>
        <w:rPr>
          <w:ins w:id="6658" w:author="Orion" w:date="2011-07-26T22:41:00Z"/>
          <w:rFonts w:cs="Times New Roman"/>
        </w:rPr>
        <w:pPrChange w:id="6659" w:author="Orion" w:date="2011-06-26T12:33:00Z">
          <w:pPr/>
        </w:pPrChange>
      </w:pPr>
      <w:ins w:id="6660" w:author="Orion" w:date="2011-06-25T23:47:00Z">
        <w:r w:rsidRPr="0083518D">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1784350"/>
                      </a:xfrm>
                      <a:prstGeom prst="rect">
                        <a:avLst/>
                      </a:prstGeom>
                    </pic:spPr>
                  </pic:pic>
                </a:graphicData>
              </a:graphic>
            </wp:inline>
          </w:drawing>
        </w:r>
      </w:ins>
    </w:p>
    <w:p w14:paraId="0AA181D3" w14:textId="49C1368F" w:rsidR="000A487B" w:rsidRDefault="000A487B">
      <w:pPr>
        <w:pStyle w:val="Caption"/>
        <w:rPr>
          <w:ins w:id="6661" w:author="Orion" w:date="2011-06-25T23:47:00Z"/>
          <w:rFonts w:cs="Times New Roman"/>
        </w:rPr>
        <w:pPrChange w:id="6662" w:author="Orion" w:date="2011-07-26T22:41:00Z">
          <w:pPr/>
        </w:pPrChange>
      </w:pPr>
      <w:ins w:id="6663" w:author="Orion" w:date="2011-07-26T22:41:00Z">
        <w:r>
          <w:t xml:space="preserve">Figura </w:t>
        </w:r>
        <w:r>
          <w:fldChar w:fldCharType="begin"/>
        </w:r>
        <w:r>
          <w:instrText xml:space="preserve"> SEQ Figura \* ARABIC </w:instrText>
        </w:r>
      </w:ins>
      <w:r>
        <w:fldChar w:fldCharType="separate"/>
      </w:r>
      <w:ins w:id="6664" w:author="Orion" w:date="2011-07-26T22:41:00Z">
        <w:r>
          <w:rPr>
            <w:noProof/>
          </w:rPr>
          <w:t>26</w:t>
        </w:r>
        <w:r>
          <w:fldChar w:fldCharType="end"/>
        </w:r>
        <w:r>
          <w:t xml:space="preserve">: </w:t>
        </w:r>
        <w:r w:rsidRPr="004D1B04">
          <w:t>Despliegue dos aviones.</w:t>
        </w:r>
      </w:ins>
    </w:p>
    <w:p w14:paraId="54133527" w14:textId="6C8C544A" w:rsidR="009447DD" w:rsidDel="00EC544F" w:rsidRDefault="00EC544F">
      <w:pPr>
        <w:jc w:val="both"/>
        <w:rPr>
          <w:ins w:id="6665" w:author="Orion" w:date="2011-07-05T13:00:00Z"/>
          <w:del w:id="6666" w:author="IO" w:date="2011-07-22T14:33:00Z"/>
          <w:rFonts w:cs="Times New Roman"/>
        </w:rPr>
        <w:pPrChange w:id="6667" w:author="Orion" w:date="2011-06-26T12:33:00Z">
          <w:pPr/>
        </w:pPrChange>
      </w:pPr>
      <w:ins w:id="6668" w:author="IO" w:date="2011-07-22T14:33:00Z">
        <w:del w:id="6669" w:author="Orion" w:date="2011-07-26T22:41:00Z">
          <w:r w:rsidDel="000A487B">
            <w:delText>.</w:delText>
          </w:r>
        </w:del>
      </w:ins>
      <w:bookmarkStart w:id="6670" w:name="_Toc299463820"/>
      <w:bookmarkStart w:id="6671" w:name="_Toc299463904"/>
      <w:bookmarkStart w:id="6672" w:name="_Toc299721505"/>
      <w:bookmarkEnd w:id="6670"/>
      <w:bookmarkEnd w:id="6671"/>
      <w:bookmarkEnd w:id="6672"/>
    </w:p>
    <w:p w14:paraId="7FEB0210" w14:textId="785128B0" w:rsidR="009447DD" w:rsidRPr="008A1F38" w:rsidRDefault="009447DD">
      <w:pPr>
        <w:pStyle w:val="Heading1"/>
        <w:numPr>
          <w:ilvl w:val="2"/>
          <w:numId w:val="40"/>
        </w:numPr>
        <w:rPr>
          <w:ins w:id="6673" w:author="Orion" w:date="2011-07-05T13:00:00Z"/>
          <w:sz w:val="36"/>
          <w:szCs w:val="52"/>
          <w:rPrChange w:id="6674" w:author="IO" w:date="2011-07-22T11:54:00Z">
            <w:rPr>
              <w:ins w:id="6675" w:author="Orion" w:date="2011-07-05T13:00:00Z"/>
            </w:rPr>
          </w:rPrChange>
        </w:rPr>
        <w:pPrChange w:id="6676" w:author="IO" w:date="2011-07-22T11:54:00Z">
          <w:pPr/>
        </w:pPrChange>
      </w:pPr>
      <w:ins w:id="6677" w:author="Orion" w:date="2011-07-05T13:00:00Z">
        <w:del w:id="6678" w:author="IO" w:date="2011-07-22T14:34:00Z">
          <w:r w:rsidRPr="008A1F38" w:rsidDel="00EC544F">
            <w:rPr>
              <w:b w:val="0"/>
              <w:sz w:val="36"/>
              <w:szCs w:val="52"/>
              <w:rPrChange w:id="6679" w:author="IO" w:date="2011-07-22T11:54:00Z">
                <w:rPr>
                  <w:b/>
                  <w:bCs/>
                </w:rPr>
              </w:rPrChange>
            </w:rPr>
            <w:delText xml:space="preserve">Caso básico </w:delText>
          </w:r>
        </w:del>
      </w:ins>
      <w:ins w:id="6680" w:author="Orion" w:date="2011-07-05T13:01:00Z">
        <w:del w:id="6681" w:author="IO" w:date="2011-07-22T14:34:00Z">
          <w:r w:rsidRPr="008A1F38" w:rsidDel="00EC544F">
            <w:rPr>
              <w:b w:val="0"/>
              <w:sz w:val="36"/>
              <w:szCs w:val="52"/>
              <w:rPrChange w:id="6682" w:author="IO" w:date="2011-07-22T11:54:00Z">
                <w:rPr>
                  <w:b/>
                  <w:bCs/>
                </w:rPr>
              </w:rPrChange>
            </w:rPr>
            <w:delText>d</w:delText>
          </w:r>
        </w:del>
      </w:ins>
      <w:bookmarkStart w:id="6683" w:name="_Toc299721506"/>
      <w:ins w:id="6684" w:author="IO" w:date="2011-07-22T14:34:00Z">
        <w:r w:rsidR="00EC544F">
          <w:rPr>
            <w:b w:val="0"/>
            <w:sz w:val="36"/>
            <w:szCs w:val="52"/>
          </w:rPr>
          <w:t>D</w:t>
        </w:r>
      </w:ins>
      <w:ins w:id="6685" w:author="Orion" w:date="2011-07-05T13:01:00Z">
        <w:r w:rsidRPr="008A1F38">
          <w:rPr>
            <w:b w:val="0"/>
            <w:sz w:val="36"/>
            <w:szCs w:val="52"/>
            <w:rPrChange w:id="6686" w:author="IO" w:date="2011-07-22T11:54:00Z">
              <w:rPr>
                <w:b/>
                <w:bCs/>
              </w:rPr>
            </w:rPrChange>
          </w:rPr>
          <w:t xml:space="preserve">os aviones </w:t>
        </w:r>
      </w:ins>
      <w:ins w:id="6687" w:author="Orion" w:date="2011-07-05T13:00:00Z">
        <w:r w:rsidRPr="008A1F38">
          <w:rPr>
            <w:b w:val="0"/>
            <w:sz w:val="36"/>
            <w:szCs w:val="52"/>
            <w:rPrChange w:id="6688" w:author="IO" w:date="2011-07-22T11:54:00Z">
              <w:rPr>
                <w:b/>
                <w:bCs/>
              </w:rPr>
            </w:rPrChange>
          </w:rPr>
          <w:t xml:space="preserve">sin </w:t>
        </w:r>
        <w:del w:id="6689" w:author="IO" w:date="2011-07-22T14:33:00Z">
          <w:r w:rsidRPr="008A1F38" w:rsidDel="00EC544F">
            <w:rPr>
              <w:b w:val="0"/>
              <w:sz w:val="36"/>
              <w:szCs w:val="52"/>
              <w:rPrChange w:id="6690" w:author="IO" w:date="2011-07-22T11:54:00Z">
                <w:rPr>
                  <w:b/>
                  <w:bCs/>
                </w:rPr>
              </w:rPrChange>
            </w:rPr>
            <w:delText>waypoints</w:delText>
          </w:r>
        </w:del>
      </w:ins>
      <w:ins w:id="6691" w:author="IO" w:date="2011-07-22T14:33:00Z">
        <w:r w:rsidR="00EC544F">
          <w:rPr>
            <w:b w:val="0"/>
            <w:sz w:val="36"/>
            <w:szCs w:val="52"/>
          </w:rPr>
          <w:t xml:space="preserve">puntos de </w:t>
        </w:r>
        <w:r w:rsidR="00EC544F">
          <w:rPr>
            <w:b w:val="0"/>
            <w:sz w:val="36"/>
            <w:szCs w:val="52"/>
          </w:rPr>
          <w:lastRenderedPageBreak/>
          <w:t>paso</w:t>
        </w:r>
      </w:ins>
      <w:bookmarkEnd w:id="6683"/>
    </w:p>
    <w:p w14:paraId="41E856D6" w14:textId="2A058077" w:rsidR="00A86110" w:rsidRPr="007D3930" w:rsidRDefault="00E028B5">
      <w:pPr>
        <w:spacing w:after="120"/>
        <w:jc w:val="both"/>
        <w:rPr>
          <w:ins w:id="6692" w:author="Orion" w:date="2011-06-27T23:43:00Z"/>
        </w:rPr>
        <w:pPrChange w:id="6693" w:author="IO" w:date="2011-07-22T14:11:00Z">
          <w:pPr/>
        </w:pPrChange>
      </w:pPr>
      <w:ins w:id="6694" w:author="Orion" w:date="2011-07-05T13:01:00Z">
        <w:r w:rsidRPr="007D3930">
          <w:t>E</w:t>
        </w:r>
      </w:ins>
      <w:ins w:id="6695" w:author="IO" w:date="2011-07-22T14:35:00Z">
        <w:r w:rsidR="00EC544F">
          <w:t xml:space="preserve">l caso más sencillo corresponde a que </w:t>
        </w:r>
      </w:ins>
      <w:ins w:id="6696" w:author="Orion" w:date="2011-07-05T13:01:00Z">
        <w:del w:id="6697" w:author="IO" w:date="2011-07-22T14:35:00Z">
          <w:r w:rsidRPr="007D3930" w:rsidDel="00EC544F">
            <w:delText>n primer lugar, p</w:delText>
          </w:r>
        </w:del>
      </w:ins>
      <w:ins w:id="6698" w:author="Orion" w:date="2011-06-26T00:27:00Z">
        <w:del w:id="6699" w:author="IO" w:date="2011-07-22T14:35:00Z">
          <w:r w:rsidR="009E0357" w:rsidRPr="007D3930" w:rsidDel="00EC544F">
            <w:delText>ara evitar complejidad</w:delText>
          </w:r>
        </w:del>
      </w:ins>
      <w:ins w:id="6700" w:author="Orion" w:date="2011-07-05T13:01:00Z">
        <w:del w:id="6701" w:author="IO" w:date="2011-07-22T14:35:00Z">
          <w:r w:rsidRPr="007D3930" w:rsidDel="00EC544F">
            <w:delText>,</w:delText>
          </w:r>
        </w:del>
      </w:ins>
      <w:ins w:id="6702" w:author="Orion" w:date="2011-06-26T00:27:00Z">
        <w:del w:id="6703" w:author="IO" w:date="2011-07-22T14:35:00Z">
          <w:r w:rsidR="009E0357" w:rsidRPr="007D3930" w:rsidDel="00EC544F">
            <w:delText xml:space="preserve"> </w:delText>
          </w:r>
        </w:del>
      </w:ins>
      <w:ins w:id="6704" w:author="Orion" w:date="2011-06-26T00:28:00Z">
        <w:r w:rsidR="009E0357" w:rsidRPr="007D3930">
          <w:t xml:space="preserve">los planes de vuelo no </w:t>
        </w:r>
        <w:del w:id="6705" w:author="IO" w:date="2011-07-22T14:35:00Z">
          <w:r w:rsidR="009E0357" w:rsidRPr="007D3930" w:rsidDel="00EC544F">
            <w:delText>tendrán</w:delText>
          </w:r>
        </w:del>
      </w:ins>
      <w:ins w:id="6706" w:author="IO" w:date="2011-07-22T14:35:00Z">
        <w:r w:rsidR="00EC544F">
          <w:t>tienen</w:t>
        </w:r>
      </w:ins>
      <w:ins w:id="6707" w:author="Orion" w:date="2011-06-26T00:28:00Z">
        <w:r w:rsidR="009E0357" w:rsidRPr="007D3930">
          <w:t xml:space="preserve"> planificado</w:t>
        </w:r>
        <w:del w:id="6708" w:author="IO" w:date="2011-07-22T14:35:00Z">
          <w:r w:rsidR="009E0357" w:rsidRPr="007D3930" w:rsidDel="00EC544F">
            <w:delText>s</w:delText>
          </w:r>
        </w:del>
        <w:r w:rsidR="009E0357" w:rsidRPr="007D3930">
          <w:t xml:space="preserve"> ningún </w:t>
        </w:r>
        <w:del w:id="6709" w:author="IO" w:date="2011-07-22T14:35:00Z">
          <w:r w:rsidR="009E0357" w:rsidRPr="007D3930" w:rsidDel="00EC544F">
            <w:delText>waypoint</w:delText>
          </w:r>
        </w:del>
      </w:ins>
      <w:ins w:id="6710" w:author="IO" w:date="2011-07-22T14:35:00Z">
        <w:r w:rsidR="00EC544F">
          <w:t>punto de paso</w:t>
        </w:r>
      </w:ins>
      <w:ins w:id="6711" w:author="Orion" w:date="2011-06-26T00:29:00Z">
        <w:r w:rsidR="009E0357" w:rsidRPr="007D3930">
          <w:t xml:space="preserve"> por </w:t>
        </w:r>
      </w:ins>
      <w:ins w:id="6712" w:author="IO" w:date="2011-07-22T14:36:00Z">
        <w:r w:rsidR="00EC544F">
          <w:t>el</w:t>
        </w:r>
      </w:ins>
      <w:ins w:id="6713" w:author="Orion" w:date="2011-06-26T00:29:00Z">
        <w:del w:id="6714" w:author="IO" w:date="2011-07-22T14:36:00Z">
          <w:r w:rsidR="009E0357" w:rsidRPr="007D3930" w:rsidDel="00EC544F">
            <w:delText>los</w:delText>
          </w:r>
        </w:del>
        <w:r w:rsidR="009E0357" w:rsidRPr="007D3930">
          <w:t xml:space="preserve"> que tenga</w:t>
        </w:r>
      </w:ins>
      <w:ins w:id="6715" w:author="Orion" w:date="2011-06-26T00:30:00Z">
        <w:r w:rsidR="00965560" w:rsidRPr="007D3930">
          <w:t>n</w:t>
        </w:r>
      </w:ins>
      <w:ins w:id="6716" w:author="Orion" w:date="2011-06-26T00:29:00Z">
        <w:r w:rsidR="009E0357" w:rsidRPr="007D3930">
          <w:t xml:space="preserve"> que pasar </w:t>
        </w:r>
      </w:ins>
      <w:ins w:id="6717" w:author="Orion" w:date="2011-06-26T00:30:00Z">
        <w:r w:rsidR="00965560" w:rsidRPr="007D3930">
          <w:t>los</w:t>
        </w:r>
        <w:del w:id="6718" w:author="IO" w:date="2011-07-22T14:36:00Z">
          <w:r w:rsidR="00965560" w:rsidRPr="007D3930" w:rsidDel="00EC544F">
            <w:delText xml:space="preserve"> </w:delText>
          </w:r>
        </w:del>
      </w:ins>
      <w:ins w:id="6719" w:author="Orion" w:date="2011-06-26T00:29:00Z">
        <w:r w:rsidR="009E0357" w:rsidRPr="007D3930">
          <w:t xml:space="preserve"> </w:t>
        </w:r>
        <w:r w:rsidR="00965560" w:rsidRPr="007D3930">
          <w:t>avi</w:t>
        </w:r>
      </w:ins>
      <w:ins w:id="6720" w:author="Orion" w:date="2011-06-26T00:30:00Z">
        <w:r w:rsidR="00965560" w:rsidRPr="007D3930">
          <w:t>ones</w:t>
        </w:r>
      </w:ins>
      <w:ins w:id="6721" w:author="Orion" w:date="2011-06-26T00:29:00Z">
        <w:r w:rsidR="009E0357" w:rsidRPr="007D3930">
          <w:t xml:space="preserve"> durante</w:t>
        </w:r>
      </w:ins>
      <w:ins w:id="6722" w:author="Orion" w:date="2011-06-26T00:28:00Z">
        <w:r w:rsidR="009E0357" w:rsidRPr="007D3930">
          <w:t xml:space="preserve"> </w:t>
        </w:r>
      </w:ins>
      <w:ins w:id="6723" w:author="Orion" w:date="2011-06-26T00:29:00Z">
        <w:r w:rsidR="00965560" w:rsidRPr="007D3930">
          <w:t>el</w:t>
        </w:r>
      </w:ins>
      <w:ins w:id="6724" w:author="Orion" w:date="2011-06-26T00:30:00Z">
        <w:r w:rsidR="00965560" w:rsidRPr="007D3930">
          <w:t xml:space="preserve"> trayecto</w:t>
        </w:r>
      </w:ins>
      <w:ins w:id="6725" w:author="Orion" w:date="2011-06-26T12:26:00Z">
        <w:r w:rsidR="00FD1ABF" w:rsidRPr="007D3930">
          <w:t xml:space="preserve">. </w:t>
        </w:r>
      </w:ins>
      <w:ins w:id="6726" w:author="Orion" w:date="2011-06-27T19:56:00Z">
        <w:r w:rsidR="00B83D5C" w:rsidRPr="007D3930">
          <w:t>P</w:t>
        </w:r>
      </w:ins>
      <w:ins w:id="6727" w:author="IO" w:date="2011-07-22T14:36:00Z">
        <w:r w:rsidR="00EC544F">
          <w:t>ara las dos</w:t>
        </w:r>
      </w:ins>
      <w:ins w:id="6728" w:author="Orion" w:date="2011-06-27T19:56:00Z">
        <w:del w:id="6729" w:author="IO" w:date="2011-07-22T14:36:00Z">
          <w:r w:rsidR="00B83D5C" w:rsidRPr="007D3930" w:rsidDel="00EC544F">
            <w:delText>or otro lado, c</w:delText>
          </w:r>
        </w:del>
      </w:ins>
      <w:ins w:id="6730" w:author="Orion" w:date="2011-06-27T19:54:00Z">
        <w:del w:id="6731" w:author="IO" w:date="2011-07-22T14:36:00Z">
          <w:r w:rsidR="005C6C21" w:rsidRPr="007D3930" w:rsidDel="00EC544F">
            <w:delText>ada</w:delText>
          </w:r>
        </w:del>
      </w:ins>
      <w:ins w:id="6732" w:author="Orion" w:date="2011-06-26T12:29:00Z">
        <w:r w:rsidR="00FD1ABF" w:rsidRPr="007D3930">
          <w:t xml:space="preserve"> aeronave</w:t>
        </w:r>
      </w:ins>
      <w:ins w:id="6733" w:author="IO" w:date="2011-07-22T14:36:00Z">
        <w:r w:rsidR="00EC544F">
          <w:t>s</w:t>
        </w:r>
        <w:r w:rsidR="00E31675">
          <w:t>,</w:t>
        </w:r>
      </w:ins>
      <w:ins w:id="6734" w:author="Orion" w:date="2011-06-26T12:29:00Z">
        <w:r w:rsidR="00FD1ABF" w:rsidRPr="007D3930">
          <w:t xml:space="preserve"> </w:t>
        </w:r>
      </w:ins>
      <w:ins w:id="6735" w:author="IO" w:date="2011-07-22T14:36:00Z">
        <w:r w:rsidR="00EC544F">
          <w:t>se asigna como aeropuerto de destino el origen de la otra aeronave</w:t>
        </w:r>
      </w:ins>
      <w:ins w:id="6736" w:author="IO" w:date="2011-07-22T14:37:00Z">
        <w:r w:rsidR="00E31675">
          <w:t xml:space="preserve"> y la misma hora de despegue</w:t>
        </w:r>
      </w:ins>
      <w:ins w:id="6737" w:author="Orion" w:date="2011-06-26T12:29:00Z">
        <w:del w:id="6738" w:author="IO" w:date="2011-07-22T14:37:00Z">
          <w:r w:rsidR="00FD1ABF" w:rsidRPr="007D3930" w:rsidDel="00E31675">
            <w:delText>tendrá como aeropuerto de origen y de destino el contrario al</w:delText>
          </w:r>
        </w:del>
      </w:ins>
      <w:ins w:id="6739" w:author="Orion" w:date="2011-06-26T12:30:00Z">
        <w:del w:id="6740" w:author="IO" w:date="2011-07-22T14:37:00Z">
          <w:r w:rsidR="00FD1ABF" w:rsidRPr="007D3930" w:rsidDel="00E31675">
            <w:delText xml:space="preserve"> del</w:delText>
          </w:r>
        </w:del>
      </w:ins>
      <w:ins w:id="6741" w:author="Orion" w:date="2011-06-26T12:29:00Z">
        <w:del w:id="6742" w:author="IO" w:date="2011-07-22T14:37:00Z">
          <w:r w:rsidR="00FD1ABF" w:rsidRPr="007D3930" w:rsidDel="00E31675">
            <w:delText xml:space="preserve"> otro a</w:delText>
          </w:r>
        </w:del>
      </w:ins>
      <w:ins w:id="6743" w:author="Orion" w:date="2011-06-26T12:30:00Z">
        <w:del w:id="6744" w:author="IO" w:date="2011-07-22T14:37:00Z">
          <w:r w:rsidR="005C6C21" w:rsidRPr="007D3930" w:rsidDel="00E31675">
            <w:delText>vión</w:delText>
          </w:r>
        </w:del>
      </w:ins>
      <w:ins w:id="6745" w:author="Orion" w:date="2011-06-27T19:57:00Z">
        <w:del w:id="6746" w:author="IO" w:date="2011-07-22T14:37:00Z">
          <w:r w:rsidR="00B83D5C" w:rsidRPr="007D3930" w:rsidDel="00E31675">
            <w:delText>, y despegarán de sus respectivos aeropuertos aproximadamente a la misma hora</w:delText>
          </w:r>
        </w:del>
        <w:r w:rsidR="00B83D5C" w:rsidRPr="007D3930">
          <w:t>.</w:t>
        </w:r>
      </w:ins>
      <w:ins w:id="6747" w:author="Orion" w:date="2011-06-27T19:58:00Z">
        <w:r w:rsidR="00B83D5C" w:rsidRPr="007D3930">
          <w:t xml:space="preserve"> </w:t>
        </w:r>
      </w:ins>
      <w:ins w:id="6748" w:author="IO" w:date="2011-07-22T14:38:00Z">
        <w:r w:rsidR="00E31675">
          <w:t>El resultado de esta configuración inicial es que</w:t>
        </w:r>
      </w:ins>
      <w:ins w:id="6749" w:author="IO" w:date="2011-07-22T14:39:00Z">
        <w:r w:rsidR="00E31675">
          <w:t>,</w:t>
        </w:r>
      </w:ins>
      <w:ins w:id="6750" w:author="IO" w:date="2011-07-22T14:38:00Z">
        <w:r w:rsidR="00E31675">
          <w:t xml:space="preserve"> </w:t>
        </w:r>
      </w:ins>
      <w:ins w:id="6751" w:author="IO" w:date="2011-07-22T14:39:00Z">
        <w:r w:rsidR="00E31675">
          <w:t>aproximadamente</w:t>
        </w:r>
      </w:ins>
      <w:ins w:id="6752" w:author="IO" w:date="2011-07-22T14:38:00Z">
        <w:r w:rsidR="00E31675">
          <w:t xml:space="preserve"> hacia la mitad de</w:t>
        </w:r>
      </w:ins>
      <w:ins w:id="6753" w:author="IO" w:date="2011-07-22T14:39:00Z">
        <w:r w:rsidR="00E31675">
          <w:t xml:space="preserve"> </w:t>
        </w:r>
      </w:ins>
      <w:ins w:id="6754" w:author="IO" w:date="2011-07-22T14:38:00Z">
        <w:r w:rsidR="00E31675">
          <w:t>la trayectoria de las aeronaves</w:t>
        </w:r>
      </w:ins>
      <w:ins w:id="6755" w:author="IO" w:date="2011-07-22T14:39:00Z">
        <w:r w:rsidR="00E31675">
          <w:t>,</w:t>
        </w:r>
      </w:ins>
      <w:ins w:id="6756" w:author="IO" w:date="2011-07-22T14:38:00Z">
        <w:r w:rsidR="00E31675">
          <w:t xml:space="preserve"> el controlador detectar</w:t>
        </w:r>
      </w:ins>
      <w:ins w:id="6757" w:author="IO" w:date="2011-07-22T14:39:00Z">
        <w:r w:rsidR="00E31675">
          <w:t xml:space="preserve">á un conflicto entre ellas. Entonces </w:t>
        </w:r>
      </w:ins>
      <w:ins w:id="6758" w:author="Orion" w:date="2011-06-27T19:58:00Z">
        <w:del w:id="6759" w:author="IO" w:date="2011-07-22T14:40:00Z">
          <w:r w:rsidR="00B83D5C" w:rsidRPr="007D3930" w:rsidDel="00E31675">
            <w:delText>Como resultado</w:delText>
          </w:r>
        </w:del>
      </w:ins>
      <w:ins w:id="6760" w:author="Orion" w:date="2011-06-27T19:59:00Z">
        <w:del w:id="6761" w:author="IO" w:date="2011-07-22T14:40:00Z">
          <w:r w:rsidR="00B83D5C" w:rsidRPr="007D3930" w:rsidDel="00E31675">
            <w:delText xml:space="preserve"> </w:delText>
          </w:r>
        </w:del>
        <w:del w:id="6762" w:author="IO" w:date="2011-07-22T14:38:00Z">
          <w:r w:rsidR="00B83D5C" w:rsidRPr="007D3930" w:rsidDel="00E31675">
            <w:delText>tendremos</w:delText>
          </w:r>
        </w:del>
        <w:del w:id="6763" w:author="IO" w:date="2011-07-22T14:40:00Z">
          <w:r w:rsidR="00B83D5C" w:rsidRPr="007D3930" w:rsidDel="00E31675">
            <w:delText xml:space="preserve"> que</w:delText>
          </w:r>
        </w:del>
      </w:ins>
      <w:ins w:id="6764" w:author="Orion" w:date="2011-06-26T12:31:00Z">
        <w:del w:id="6765" w:author="IO" w:date="2011-07-22T14:40:00Z">
          <w:r w:rsidR="00164843" w:rsidRPr="007D3930" w:rsidDel="00E31675">
            <w:delText>,</w:delText>
          </w:r>
        </w:del>
      </w:ins>
      <w:ins w:id="6766" w:author="Orion" w:date="2011-06-26T12:30:00Z">
        <w:del w:id="6767" w:author="IO" w:date="2011-07-22T14:40:00Z">
          <w:r w:rsidR="00164843" w:rsidRPr="007D3930" w:rsidDel="00E31675">
            <w:delText xml:space="preserve"> aproximadamente </w:delText>
          </w:r>
        </w:del>
        <w:del w:id="6768" w:author="IO" w:date="2011-07-22T14:38:00Z">
          <w:r w:rsidR="00164843" w:rsidRPr="007D3930" w:rsidDel="00E31675">
            <w:delText>en el centro</w:delText>
          </w:r>
        </w:del>
        <w:del w:id="6769" w:author="IO" w:date="2011-07-22T14:40:00Z">
          <w:r w:rsidR="00164843" w:rsidRPr="007D3930" w:rsidDel="00E31675">
            <w:delText xml:space="preserve"> de la trayectoria de </w:delText>
          </w:r>
        </w:del>
      </w:ins>
      <w:ins w:id="6770" w:author="Orion" w:date="2011-06-26T12:31:00Z">
        <w:del w:id="6771" w:author="IO" w:date="2011-07-22T14:40:00Z">
          <w:r w:rsidR="00164843" w:rsidRPr="007D3930" w:rsidDel="00E31675">
            <w:delText>amba</w:delText>
          </w:r>
          <w:r w:rsidR="00D55514" w:rsidRPr="007D3930" w:rsidDel="00E31675">
            <w:delText>s aeronaves</w:delText>
          </w:r>
        </w:del>
      </w:ins>
      <w:ins w:id="6772" w:author="Orion" w:date="2011-06-26T12:35:00Z">
        <w:del w:id="6773" w:author="IO" w:date="2011-07-22T14:40:00Z">
          <w:r w:rsidR="00D55514" w:rsidRPr="007D3930" w:rsidDel="00E31675">
            <w:delText>,</w:delText>
          </w:r>
        </w:del>
      </w:ins>
      <w:ins w:id="6774" w:author="Orion" w:date="2011-06-26T12:31:00Z">
        <w:del w:id="6775" w:author="IO" w:date="2011-07-22T14:40:00Z">
          <w:r w:rsidR="00D55514" w:rsidRPr="007D3930" w:rsidDel="00E31675">
            <w:delText xml:space="preserve"> </w:delText>
          </w:r>
        </w:del>
      </w:ins>
      <w:ins w:id="6776" w:author="Orion" w:date="2011-06-26T12:35:00Z">
        <w:r w:rsidR="00D55514" w:rsidRPr="007D3930">
          <w:t xml:space="preserve">el controlador </w:t>
        </w:r>
        <w:del w:id="6777" w:author="IO" w:date="2011-07-22T14:40:00Z">
          <w:r w:rsidR="00D55514" w:rsidRPr="007D3930" w:rsidDel="00E31675">
            <w:delText>detect</w:delText>
          </w:r>
        </w:del>
      </w:ins>
      <w:ins w:id="6778" w:author="Orion" w:date="2011-06-27T19:59:00Z">
        <w:del w:id="6779" w:author="IO" w:date="2011-07-22T14:40:00Z">
          <w:r w:rsidR="00B83D5C" w:rsidRPr="007D3930" w:rsidDel="00E31675">
            <w:delText>ará</w:delText>
          </w:r>
        </w:del>
      </w:ins>
      <w:ins w:id="6780" w:author="Orion" w:date="2011-06-26T12:35:00Z">
        <w:del w:id="6781" w:author="IO" w:date="2011-07-22T14:40:00Z">
          <w:r w:rsidR="00D55514" w:rsidRPr="007D3930" w:rsidDel="00E31675">
            <w:delText xml:space="preserve"> que los aviones</w:delText>
          </w:r>
        </w:del>
      </w:ins>
      <w:ins w:id="6782" w:author="Orion" w:date="2011-06-27T19:54:00Z">
        <w:del w:id="6783" w:author="IO" w:date="2011-07-22T14:40:00Z">
          <w:r w:rsidR="005C6C21" w:rsidRPr="007D3930" w:rsidDel="00E31675">
            <w:delText xml:space="preserve"> </w:delText>
          </w:r>
        </w:del>
      </w:ins>
      <w:ins w:id="6784" w:author="Orion" w:date="2011-06-27T19:59:00Z">
        <w:del w:id="6785" w:author="IO" w:date="2011-07-22T14:40:00Z">
          <w:r w:rsidR="00B83D5C" w:rsidRPr="007D3930" w:rsidDel="00E31675">
            <w:delText>entraron</w:delText>
          </w:r>
        </w:del>
      </w:ins>
      <w:ins w:id="6786" w:author="Orion" w:date="2011-06-26T12:35:00Z">
        <w:del w:id="6787" w:author="IO" w:date="2011-07-22T14:40:00Z">
          <w:r w:rsidR="00D55514" w:rsidRPr="007D3930" w:rsidDel="00E31675">
            <w:delText xml:space="preserve"> </w:delText>
          </w:r>
        </w:del>
      </w:ins>
      <w:ins w:id="6788" w:author="Orion" w:date="2011-06-26T12:36:00Z">
        <w:del w:id="6789" w:author="IO" w:date="2011-07-22T14:40:00Z">
          <w:r w:rsidR="00D55514" w:rsidRPr="007D3930" w:rsidDel="00E31675">
            <w:delText xml:space="preserve">en zona de riesgo de conflicto y </w:delText>
          </w:r>
        </w:del>
      </w:ins>
      <w:ins w:id="6790" w:author="Orion" w:date="2011-06-27T19:59:00Z">
        <w:r w:rsidR="00B83D5C" w:rsidRPr="007D3930">
          <w:t>mandará</w:t>
        </w:r>
        <w:del w:id="6791" w:author="IO" w:date="2011-07-22T14:40:00Z">
          <w:r w:rsidR="00B83D5C" w:rsidRPr="007D3930" w:rsidDel="00E31675">
            <w:delText>n</w:delText>
          </w:r>
        </w:del>
      </w:ins>
      <w:ins w:id="6792" w:author="Orion" w:date="2011-06-26T12:36:00Z">
        <w:r w:rsidR="00D55514" w:rsidRPr="007D3930">
          <w:t xml:space="preserve"> operaciones de cambio de altura y velocidad a ambas aeronaves.</w:t>
        </w:r>
      </w:ins>
      <w:ins w:id="6793" w:author="Orion" w:date="2011-06-26T18:12:00Z">
        <w:r w:rsidR="0031123C" w:rsidRPr="007D3930">
          <w:t xml:space="preserve"> Esto </w:t>
        </w:r>
      </w:ins>
      <w:ins w:id="6794" w:author="Orion" w:date="2011-06-27T19:55:00Z">
        <w:del w:id="6795" w:author="IO" w:date="2011-07-22T14:40:00Z">
          <w:r w:rsidR="0070702D" w:rsidRPr="007D3930" w:rsidDel="00E31675">
            <w:delText>será</w:delText>
          </w:r>
        </w:del>
      </w:ins>
      <w:ins w:id="6796" w:author="IO" w:date="2011-07-22T14:40:00Z">
        <w:r w:rsidR="00E31675">
          <w:t>es</w:t>
        </w:r>
      </w:ins>
      <w:ins w:id="6797" w:author="Orion" w:date="2011-06-27T19:55:00Z">
        <w:r w:rsidR="0070702D" w:rsidRPr="007D3930">
          <w:t xml:space="preserve"> fácil de observar </w:t>
        </w:r>
      </w:ins>
      <w:ins w:id="6798" w:author="Orion" w:date="2011-06-26T18:12:00Z">
        <w:r w:rsidR="0031123C" w:rsidRPr="007D3930">
          <w:t>porque las aeronaves pasa</w:t>
        </w:r>
        <w:del w:id="6799" w:author="IO" w:date="2011-07-22T14:40:00Z">
          <w:r w:rsidR="0031123C" w:rsidRPr="007D3930" w:rsidDel="00E31675">
            <w:delText>rá</w:delText>
          </w:r>
        </w:del>
        <w:r w:rsidR="0031123C" w:rsidRPr="007D3930">
          <w:t xml:space="preserve">n a tener un color amarillo y sus rutas </w:t>
        </w:r>
        <w:proofErr w:type="gramStart"/>
        <w:r w:rsidR="0031123C" w:rsidRPr="007D3930">
          <w:t>toma</w:t>
        </w:r>
        <w:proofErr w:type="gramEnd"/>
        <w:del w:id="6800" w:author="IO" w:date="2011-07-22T14:40:00Z">
          <w:r w:rsidR="0031123C" w:rsidRPr="007D3930" w:rsidDel="00E31675">
            <w:delText>ra</w:delText>
          </w:r>
        </w:del>
        <w:r w:rsidR="0031123C" w:rsidRPr="007D3930">
          <w:t>n el color verde o rojo dependiendo si la variaci</w:t>
        </w:r>
      </w:ins>
      <w:ins w:id="6801" w:author="Orion" w:date="2011-06-26T18:13:00Z">
        <w:r w:rsidR="0031123C" w:rsidRPr="007D3930">
          <w:t>ón de su altura supone un descenso o aumento con respecto a la altura de crucero.</w:t>
        </w:r>
      </w:ins>
      <w:ins w:id="6802" w:author="Orion" w:date="2011-06-26T12:36:00Z">
        <w:r w:rsidR="00D55514" w:rsidRPr="007D3930">
          <w:t xml:space="preserve"> Una vez </w:t>
        </w:r>
      </w:ins>
      <w:ins w:id="6803" w:author="Orion" w:date="2011-06-26T12:37:00Z">
        <w:r w:rsidR="00D55514" w:rsidRPr="007D3930">
          <w:t>pasado el riesgo de conflicto, y acorde al diseño del sistema, los aviones volverán a sus respectivas alturas y velocidades de crucero</w:t>
        </w:r>
      </w:ins>
      <w:ins w:id="6804" w:author="Orion" w:date="2011-06-27T23:43:00Z">
        <w:r w:rsidR="001B21E2" w:rsidRPr="007D3930">
          <w:t xml:space="preserve"> (</w:t>
        </w:r>
      </w:ins>
      <w:ins w:id="6805" w:author="IO" w:date="2011-07-22T14:40:00Z">
        <w:r w:rsidR="00E31675">
          <w:t xml:space="preserve">ver </w:t>
        </w:r>
      </w:ins>
      <w:ins w:id="6806" w:author="Orion" w:date="2011-06-28T00:22:00Z">
        <w:r w:rsidR="004C468C" w:rsidRPr="007D3930">
          <w:fldChar w:fldCharType="begin"/>
        </w:r>
        <w:r w:rsidR="004C468C" w:rsidRPr="007D3930">
          <w:instrText xml:space="preserve"> REF _Ref296983878 \h </w:instrText>
        </w:r>
      </w:ins>
      <w:r w:rsidR="007D3930">
        <w:instrText xml:space="preserve"> \* MERGEFORMAT </w:instrText>
      </w:r>
      <w:r w:rsidR="004C468C" w:rsidRPr="007D3930">
        <w:fldChar w:fldCharType="separate"/>
      </w:r>
      <w:ins w:id="6807" w:author="Orion" w:date="2011-07-26T22:30:00Z">
        <w:r w:rsidR="00503590">
          <w:t>Figura 27. Resolución de conflicto entre dos aviones volando rutas sin puntos de paso especificados.</w:t>
        </w:r>
      </w:ins>
      <w:ins w:id="6808" w:author="IO" w:date="2011-07-22T13:16:00Z">
        <w:del w:id="6809" w:author="Orion" w:date="2011-07-26T22:30:00Z">
          <w:r w:rsidR="00416FF6" w:rsidDel="00503590">
            <w:delText>Figura 26</w:delText>
          </w:r>
        </w:del>
      </w:ins>
      <w:ins w:id="6810" w:author="Orion" w:date="2011-06-28T00:22:00Z">
        <w:r w:rsidR="004C468C" w:rsidRPr="007D3930">
          <w:fldChar w:fldCharType="end"/>
        </w:r>
      </w:ins>
      <w:ins w:id="6811" w:author="Orion" w:date="2011-06-27T23:43:00Z">
        <w:r w:rsidR="001B21E2" w:rsidRPr="007D3930">
          <w:t>)</w:t>
        </w:r>
      </w:ins>
      <w:ins w:id="6812" w:author="Orion" w:date="2011-06-26T12:37:00Z">
        <w:r w:rsidR="00D55514" w:rsidRPr="007D3930">
          <w:t>.</w:t>
        </w:r>
      </w:ins>
    </w:p>
    <w:p w14:paraId="2CDE1DF8" w14:textId="77777777" w:rsidR="001B21E2" w:rsidRDefault="001B21E2">
      <w:pPr>
        <w:jc w:val="both"/>
        <w:rPr>
          <w:ins w:id="6813" w:author="Orion" w:date="2011-06-27T23:43:00Z"/>
          <w:rFonts w:cs="Times New Roman"/>
        </w:rPr>
        <w:pPrChange w:id="6814" w:author="Orion" w:date="2011-06-26T12:33:00Z">
          <w:pPr/>
        </w:pPrChange>
      </w:pPr>
    </w:p>
    <w:p w14:paraId="6030781A" w14:textId="306BA47B" w:rsidR="001B21E2" w:rsidRDefault="00016662">
      <w:pPr>
        <w:jc w:val="both"/>
        <w:rPr>
          <w:ins w:id="6815" w:author="Orion" w:date="2011-06-28T00:22:00Z"/>
          <w:rFonts w:cs="Times New Roman"/>
        </w:rPr>
        <w:pPrChange w:id="6816" w:author="Orion" w:date="2011-06-26T12:33:00Z">
          <w:pPr/>
        </w:pPrChange>
      </w:pPr>
      <w:ins w:id="6817" w:author="Orion" w:date="2011-06-29T15:48:00Z">
        <w:r w:rsidRPr="0083518D">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096FF8C6" w:rsidR="004C468C" w:rsidRDefault="006B1111">
      <w:pPr>
        <w:pStyle w:val="Caption"/>
        <w:rPr>
          <w:ins w:id="6818" w:author="Orion" w:date="2011-06-26T00:27:00Z"/>
          <w:rFonts w:cs="Times New Roman"/>
        </w:rPr>
        <w:pPrChange w:id="6819" w:author="Orion" w:date="2011-06-28T00:22:00Z">
          <w:pPr/>
        </w:pPrChange>
      </w:pPr>
      <w:bookmarkStart w:id="6820" w:name="_Toc299483451"/>
      <w:bookmarkStart w:id="6821" w:name="_Ref296983878"/>
      <w:r>
        <w:t>Figura</w:t>
      </w:r>
      <w:ins w:id="6822" w:author="Orion" w:date="2011-06-28T00:22:00Z">
        <w:del w:id="6823" w:author="IO" w:date="2011-07-22T13:09:00Z">
          <w:r w:rsidR="004C468C" w:rsidDel="006B1111">
            <w:delText>Ilustración</w:delText>
          </w:r>
        </w:del>
        <w:r w:rsidR="004C468C">
          <w:t xml:space="preserve"> </w:t>
        </w:r>
      </w:ins>
      <w:ins w:id="6824" w:author="IO" w:date="2011-07-22T13:09:00Z">
        <w:r>
          <w:fldChar w:fldCharType="begin"/>
        </w:r>
        <w:r>
          <w:instrText xml:space="preserve"> SEQ Figura \* ARABIC </w:instrText>
        </w:r>
      </w:ins>
      <w:r>
        <w:fldChar w:fldCharType="separate"/>
      </w:r>
      <w:ins w:id="6825" w:author="Orion" w:date="2011-07-26T22:41:00Z">
        <w:r w:rsidR="000A487B">
          <w:rPr>
            <w:noProof/>
          </w:rPr>
          <w:t>27</w:t>
        </w:r>
      </w:ins>
      <w:ins w:id="6826" w:author="IO" w:date="2011-07-22T13:09:00Z">
        <w:r>
          <w:fldChar w:fldCharType="end"/>
        </w:r>
      </w:ins>
      <w:ins w:id="6827" w:author="IO" w:date="2011-07-22T14:41:00Z">
        <w:r w:rsidR="00E31675">
          <w:t>. Resolución de conflicto entre dos aviones volando rutas sin puntos de paso especificados.</w:t>
        </w:r>
      </w:ins>
      <w:bookmarkEnd w:id="6820"/>
      <w:ins w:id="6828" w:author="Orion" w:date="2011-06-28T00:22:00Z">
        <w:del w:id="6829" w:author="IO" w:date="2011-07-22T13:09:00Z">
          <w:r w:rsidR="004C468C" w:rsidDel="006B1111">
            <w:fldChar w:fldCharType="begin"/>
          </w:r>
          <w:r w:rsidR="004C468C" w:rsidDel="006B1111">
            <w:delInstrText xml:space="preserve"> SEQ Ilustración \* ARABIC </w:delInstrText>
          </w:r>
        </w:del>
      </w:ins>
      <w:del w:id="6830" w:author="IO" w:date="2011-07-22T13:09:00Z">
        <w:r w:rsidR="004C468C" w:rsidDel="006B1111">
          <w:fldChar w:fldCharType="end"/>
        </w:r>
      </w:del>
      <w:bookmarkEnd w:id="6821"/>
    </w:p>
    <w:p w14:paraId="4FA04E0E" w14:textId="5E5FCD17" w:rsidR="009E0357" w:rsidRPr="007D3930" w:rsidRDefault="00F41907">
      <w:pPr>
        <w:spacing w:before="240" w:after="120"/>
        <w:ind w:firstLine="284"/>
        <w:jc w:val="both"/>
        <w:rPr>
          <w:ins w:id="6831" w:author="Orion" w:date="2011-06-28T16:51:00Z"/>
        </w:rPr>
        <w:pPrChange w:id="6832" w:author="IO" w:date="2011-07-22T14:11:00Z">
          <w:pPr/>
        </w:pPrChange>
      </w:pPr>
      <w:commentRangeStart w:id="6833"/>
      <w:ins w:id="6834" w:author="Orion" w:date="2011-06-28T16:16:00Z">
        <w:r w:rsidRPr="007D3930">
          <w:t xml:space="preserve">Para analizar con más profundidad </w:t>
        </w:r>
      </w:ins>
      <w:ins w:id="6835" w:author="IO" w:date="2011-07-22T14:41:00Z">
        <w:r w:rsidR="00E31675">
          <w:t xml:space="preserve">esta situación se ha ejecutado </w:t>
        </w:r>
      </w:ins>
      <w:ins w:id="6836" w:author="Orion" w:date="2011-06-28T16:17:00Z">
        <w:del w:id="6837" w:author="IO" w:date="2011-07-22T14:41:00Z">
          <w:r w:rsidRPr="007D3930" w:rsidDel="00E31675">
            <w:delText xml:space="preserve">el sistema se ejecutará </w:delText>
          </w:r>
        </w:del>
      </w:ins>
      <w:ins w:id="6838" w:author="Orion" w:date="2011-06-28T16:16:00Z">
        <w:r w:rsidRPr="007D3930">
          <w:t xml:space="preserve">este caso de estudio </w:t>
        </w:r>
      </w:ins>
      <w:ins w:id="6839" w:author="Orion" w:date="2011-06-28T16:17:00Z">
        <w:r w:rsidRPr="007D3930">
          <w:t>con distintos comportamientos de los pilotos.</w:t>
        </w:r>
      </w:ins>
      <w:ins w:id="6840" w:author="Orion" w:date="2011-06-28T16:50:00Z">
        <w:r w:rsidR="00CC12AD" w:rsidRPr="007D3930">
          <w:t xml:space="preserve"> </w:t>
        </w:r>
      </w:ins>
      <w:ins w:id="6841" w:author="IO" w:date="2011-07-22T14:42:00Z">
        <w:r w:rsidR="00E31675">
          <w:t xml:space="preserve">Estos comportamientos están caracterizados </w:t>
        </w:r>
      </w:ins>
      <w:ins w:id="6842" w:author="Orion" w:date="2011-06-28T16:50:00Z">
        <w:del w:id="6843" w:author="IO" w:date="2011-07-22T14:42:00Z">
          <w:r w:rsidR="00CC12AD" w:rsidRPr="007D3930" w:rsidDel="00E31675">
            <w:delText>Para ello se tendr</w:delText>
          </w:r>
        </w:del>
      </w:ins>
      <w:ins w:id="6844" w:author="Orion" w:date="2011-06-28T16:51:00Z">
        <w:del w:id="6845" w:author="IO" w:date="2011-07-22T14:42:00Z">
          <w:r w:rsidR="00CC12AD" w:rsidRPr="007D3930" w:rsidDel="00E31675">
            <w:delText>án en cuenta sus</w:delText>
          </w:r>
        </w:del>
      </w:ins>
      <w:ins w:id="6846" w:author="IO" w:date="2011-07-22T14:42:00Z">
        <w:r w:rsidR="00E31675">
          <w:t xml:space="preserve">por </w:t>
        </w:r>
      </w:ins>
      <w:ins w:id="6847" w:author="Orion" w:date="2011-06-28T16:51:00Z">
        <w:del w:id="6848" w:author="IO" w:date="2011-07-22T14:43:00Z">
          <w:r w:rsidR="00CC12AD" w:rsidRPr="007D3930" w:rsidDel="00E31675">
            <w:delText xml:space="preserve"> </w:delText>
          </w:r>
        </w:del>
      </w:ins>
      <w:ins w:id="6849" w:author="IO" w:date="2011-07-22T14:43:00Z">
        <w:r w:rsidR="00E31675">
          <w:t xml:space="preserve">los </w:t>
        </w:r>
      </w:ins>
      <w:ins w:id="6850" w:author="Orion" w:date="2011-06-28T16:51:00Z">
        <w:r w:rsidR="00CC12AD" w:rsidRPr="007D3930">
          <w:t xml:space="preserve">valores </w:t>
        </w:r>
        <w:del w:id="6851" w:author="IO" w:date="2011-07-22T14:42:00Z">
          <w:r w:rsidR="00CC12AD" w:rsidRPr="007D3930" w:rsidDel="00E31675">
            <w:delText>de</w:delText>
          </w:r>
        </w:del>
      </w:ins>
      <w:ins w:id="6852" w:author="IO" w:date="2011-07-22T14:42:00Z">
        <w:r w:rsidR="00E31675">
          <w:t xml:space="preserve">en los atributos </w:t>
        </w:r>
      </w:ins>
      <w:ins w:id="6853" w:author="IO" w:date="2011-07-22T14:43:00Z">
        <w:r w:rsidR="00E31675" w:rsidRPr="007D3930">
          <w:t>(</w:t>
        </w:r>
        <w:r w:rsidR="00E31675">
          <w:t>e</w:t>
        </w:r>
        <w:r w:rsidR="00E31675" w:rsidRPr="007D3930">
          <w:t>strés, fatiga y experiencia)</w:t>
        </w:r>
        <w:r w:rsidR="00E31675">
          <w:t xml:space="preserve"> </w:t>
        </w:r>
      </w:ins>
      <w:ins w:id="6854" w:author="IO" w:date="2011-07-22T14:42:00Z">
        <w:r w:rsidR="00E31675">
          <w:t>de</w:t>
        </w:r>
      </w:ins>
      <w:ins w:id="6855" w:author="IO" w:date="2011-07-22T14:43:00Z">
        <w:r w:rsidR="00E31675">
          <w:t>l</w:t>
        </w:r>
      </w:ins>
      <w:ins w:id="6856" w:author="IO" w:date="2011-07-22T14:42:00Z">
        <w:r w:rsidR="00E31675">
          <w:t xml:space="preserve"> </w:t>
        </w:r>
      </w:ins>
      <w:ins w:id="6857" w:author="Orion" w:date="2011-06-28T16:51:00Z">
        <w:del w:id="6858" w:author="IO" w:date="2011-07-22T14:44:00Z">
          <w:r w:rsidR="00CC12AD" w:rsidRPr="007D3930" w:rsidDel="00E31675">
            <w:delText xml:space="preserve"> </w:delText>
          </w:r>
        </w:del>
        <w:r w:rsidR="00CC12AD" w:rsidRPr="007D3930">
          <w:t>estado</w:t>
        </w:r>
      </w:ins>
      <w:ins w:id="6859" w:author="IO" w:date="2011-07-22T14:43:00Z">
        <w:r w:rsidR="00E31675">
          <w:t xml:space="preserve"> de estos agentes</w:t>
        </w:r>
      </w:ins>
      <w:ins w:id="6860" w:author="Orion" w:date="2011-06-28T16:51:00Z">
        <w:del w:id="6861" w:author="IO" w:date="2011-07-22T14:43:00Z">
          <w:r w:rsidR="00CC12AD" w:rsidRPr="007D3930" w:rsidDel="00E31675">
            <w:delText xml:space="preserve"> (</w:delText>
          </w:r>
        </w:del>
        <w:del w:id="6862" w:author="IO" w:date="2011-07-22T14:42:00Z">
          <w:r w:rsidR="00CC12AD" w:rsidRPr="007D3930" w:rsidDel="00E31675">
            <w:delText>E</w:delText>
          </w:r>
        </w:del>
        <w:del w:id="6863" w:author="IO" w:date="2011-07-22T14:43:00Z">
          <w:r w:rsidR="00CC12AD" w:rsidRPr="007D3930" w:rsidDel="00E31675">
            <w:delText>strés, fatiga y experiencia)</w:delText>
          </w:r>
        </w:del>
        <w:r w:rsidR="00CC12AD" w:rsidRPr="007D3930">
          <w:t xml:space="preserve">. </w:t>
        </w:r>
      </w:ins>
      <w:ins w:id="6864" w:author="IO" w:date="2011-07-22T14:44:00Z">
        <w:r w:rsidR="001E6DD5">
          <w:t>En relación con estos experimentos se observa</w:t>
        </w:r>
      </w:ins>
      <w:ins w:id="6865" w:author="Orion" w:date="2011-06-28T16:51:00Z">
        <w:del w:id="6866" w:author="IO" w:date="2011-07-22T14:44:00Z">
          <w:r w:rsidR="00CC12AD" w:rsidRPr="007D3930" w:rsidDel="001E6DD5">
            <w:delText>Teniendo en cuenta estos valores podemos concluir</w:delText>
          </w:r>
        </w:del>
        <w:r w:rsidR="00CC12AD" w:rsidRPr="007D3930">
          <w:t>:</w:t>
        </w:r>
      </w:ins>
      <w:commentRangeEnd w:id="6833"/>
      <w:r w:rsidR="001E6DD5">
        <w:rPr>
          <w:rStyle w:val="CommentReference"/>
        </w:rPr>
        <w:commentReference w:id="6833"/>
      </w:r>
    </w:p>
    <w:p w14:paraId="60BEB55B" w14:textId="12805302" w:rsidR="009D2CAD" w:rsidRPr="001E6DD5" w:rsidRDefault="007B2250">
      <w:pPr>
        <w:pStyle w:val="ListParagraph"/>
        <w:numPr>
          <w:ilvl w:val="0"/>
          <w:numId w:val="41"/>
        </w:numPr>
        <w:spacing w:before="120" w:after="120"/>
        <w:ind w:left="641" w:hanging="357"/>
        <w:jc w:val="both"/>
        <w:rPr>
          <w:ins w:id="6867" w:author="Orion" w:date="2011-06-28T17:52:00Z"/>
        </w:rPr>
        <w:pPrChange w:id="6868" w:author="IO" w:date="2011-07-22T12:29:00Z">
          <w:pPr/>
        </w:pPrChange>
      </w:pPr>
      <w:ins w:id="6869" w:author="Orion" w:date="2011-06-28T16:55:00Z">
        <w:r w:rsidRPr="001E6DD5">
          <w:t>Los</w:t>
        </w:r>
      </w:ins>
      <w:ins w:id="6870" w:author="Orion" w:date="2011-06-28T16:52:00Z">
        <w:r w:rsidR="00CC12AD" w:rsidRPr="001E6DD5">
          <w:t xml:space="preserve"> pilotos con gran estrés y fatiga</w:t>
        </w:r>
      </w:ins>
      <w:ins w:id="6871" w:author="Orion" w:date="2011-06-28T16:55:00Z">
        <w:r w:rsidRPr="001E6DD5">
          <w:t>,</w:t>
        </w:r>
      </w:ins>
      <w:ins w:id="6872" w:author="Orion" w:date="2011-06-28T16:52:00Z">
        <w:r w:rsidR="00CC12AD" w:rsidRPr="001E6DD5">
          <w:t xml:space="preserve"> y </w:t>
        </w:r>
      </w:ins>
      <w:ins w:id="6873" w:author="Orion" w:date="2011-06-28T16:55:00Z">
        <w:r w:rsidRPr="001E6DD5">
          <w:t>con muy</w:t>
        </w:r>
      </w:ins>
      <w:ins w:id="6874" w:author="Orion" w:date="2011-06-28T16:52:00Z">
        <w:r w:rsidR="00CC12AD" w:rsidRPr="001E6DD5">
          <w:t xml:space="preserve"> poca experiencia</w:t>
        </w:r>
      </w:ins>
      <w:ins w:id="6875" w:author="Orion" w:date="2011-06-28T16:55:00Z">
        <w:r w:rsidRPr="001E6DD5">
          <w:t xml:space="preserve"> </w:t>
        </w:r>
      </w:ins>
      <w:ins w:id="6876" w:author="Orion" w:date="2011-06-28T18:01:00Z">
        <w:r w:rsidR="0064385E" w:rsidRPr="001E6DD5">
          <w:t>u</w:t>
        </w:r>
      </w:ins>
      <w:ins w:id="6877" w:author="Orion" w:date="2011-06-28T16:55:00Z">
        <w:r w:rsidRPr="001E6DD5">
          <w:t xml:space="preserve"> horas de vuelo</w:t>
        </w:r>
      </w:ins>
      <w:ins w:id="6878" w:author="Orion" w:date="2011-06-28T16:52:00Z">
        <w:r w:rsidR="00CC12AD" w:rsidRPr="001E6DD5">
          <w:t xml:space="preserve"> </w:t>
        </w:r>
      </w:ins>
      <w:ins w:id="6879" w:author="Orion" w:date="2011-06-28T16:53:00Z">
        <w:r w:rsidR="00CC12AD" w:rsidRPr="001E6DD5">
          <w:t xml:space="preserve">tardan </w:t>
        </w:r>
      </w:ins>
      <w:ins w:id="6880" w:author="Orion" w:date="2011-06-28T16:55:00Z">
        <w:r w:rsidRPr="001E6DD5">
          <w:t>bastante e</w:t>
        </w:r>
      </w:ins>
      <w:ins w:id="6881" w:author="Orion" w:date="2011-06-28T16:53:00Z">
        <w:r w:rsidR="00CC12AD" w:rsidRPr="001E6DD5">
          <w:t xml:space="preserve">n reaccionar ante situaciones críticas con lo que </w:t>
        </w:r>
      </w:ins>
      <w:ins w:id="6882" w:author="Orion" w:date="2011-06-28T16:52:00Z">
        <w:r w:rsidR="00CC12AD" w:rsidRPr="001E6DD5">
          <w:t xml:space="preserve">el riesgo de colisión entre aviones </w:t>
        </w:r>
      </w:ins>
      <w:ins w:id="6883" w:author="Orion" w:date="2011-06-28T16:53:00Z">
        <w:r w:rsidR="00CC12AD" w:rsidRPr="001E6DD5">
          <w:t>se incrementa</w:t>
        </w:r>
      </w:ins>
      <w:ins w:id="6884" w:author="Orion" w:date="2011-06-28T16:55:00Z">
        <w:r w:rsidRPr="001E6DD5">
          <w:t>.</w:t>
        </w:r>
      </w:ins>
      <w:ins w:id="6885" w:author="Orion" w:date="2011-06-28T17:51:00Z">
        <w:r w:rsidR="009D2CAD" w:rsidRPr="001E6DD5">
          <w:t xml:space="preserve"> Ejemplo de esta situación serían las siguientes </w:t>
        </w:r>
      </w:ins>
      <w:ins w:id="6886" w:author="Orion" w:date="2011-06-28T17:52:00Z">
        <w:r w:rsidR="009D2CAD" w:rsidRPr="001E6DD5">
          <w:t>imágenes</w:t>
        </w:r>
      </w:ins>
      <w:ins w:id="6887" w:author="Orion" w:date="2011-06-28T18:02:00Z">
        <w:r w:rsidR="0064385E" w:rsidRPr="001E6DD5">
          <w:t xml:space="preserve">, que se explican a </w:t>
        </w:r>
        <w:r w:rsidR="0064385E" w:rsidRPr="001E6DD5">
          <w:lastRenderedPageBreak/>
          <w:t>continuación</w:t>
        </w:r>
      </w:ins>
      <w:ins w:id="6888" w:author="Orion" w:date="2011-06-28T17:52:00Z">
        <w:r w:rsidR="009D2CAD" w:rsidRPr="001E6DD5">
          <w:t>.</w:t>
        </w:r>
      </w:ins>
    </w:p>
    <w:p w14:paraId="234D5E0C" w14:textId="1B65C867" w:rsidR="009D2CAD" w:rsidRPr="00166C1A" w:rsidRDefault="009D2CAD">
      <w:pPr>
        <w:pStyle w:val="ListParagraph"/>
        <w:numPr>
          <w:ilvl w:val="0"/>
          <w:numId w:val="41"/>
        </w:numPr>
        <w:spacing w:before="120" w:after="120"/>
        <w:ind w:left="641" w:hanging="357"/>
        <w:jc w:val="both"/>
        <w:rPr>
          <w:ins w:id="6889" w:author="Orion" w:date="2011-06-28T16:46:00Z"/>
        </w:rPr>
        <w:pPrChange w:id="6890" w:author="Orion" w:date="2011-07-26T22:34:00Z">
          <w:pPr/>
        </w:pPrChange>
      </w:pPr>
      <w:ins w:id="6891" w:author="Orion" w:date="2011-06-28T17:52:00Z">
        <w:r w:rsidRPr="00166C1A">
          <w:t>En</w:t>
        </w:r>
      </w:ins>
      <w:ins w:id="6892" w:author="Orion" w:date="2011-06-28T17:53:00Z">
        <w:r w:rsidRPr="00166C1A">
          <w:t xml:space="preserve"> </w:t>
        </w:r>
      </w:ins>
      <w:ins w:id="6893" w:author="Orion" w:date="2011-07-05T13:05:00Z">
        <w:r w:rsidR="00D326A2" w:rsidRPr="00166C1A">
          <w:t>este caso, donde los valores de estrés, fatiga y experiencia son 98%, 98%</w:t>
        </w:r>
      </w:ins>
      <w:ins w:id="6894" w:author="Orion" w:date="2011-07-05T13:06:00Z">
        <w:r w:rsidR="00D326A2" w:rsidRPr="00166C1A">
          <w:t xml:space="preserve"> y </w:t>
        </w:r>
      </w:ins>
      <w:ins w:id="6895" w:author="Orion" w:date="2011-07-05T13:05:00Z">
        <w:r w:rsidR="00D326A2" w:rsidRPr="00166C1A">
          <w:t>2%</w:t>
        </w:r>
      </w:ins>
      <w:ins w:id="6896" w:author="Orion" w:date="2011-07-05T13:06:00Z">
        <w:r w:rsidR="00D326A2" w:rsidRPr="00166C1A">
          <w:t xml:space="preserve"> respectivamente</w:t>
        </w:r>
      </w:ins>
      <w:ins w:id="6897" w:author="Orion" w:date="2011-07-05T13:05:00Z">
        <w:r w:rsidR="00D326A2" w:rsidRPr="00166C1A">
          <w:t>,</w:t>
        </w:r>
      </w:ins>
      <w:ins w:id="6898" w:author="Orion" w:date="2011-06-28T17:53:00Z">
        <w:r w:rsidRPr="00166C1A">
          <w:t xml:space="preserve"> se puede observar en</w:t>
        </w:r>
      </w:ins>
      <w:ins w:id="6899" w:author="Orion" w:date="2011-06-28T17:52:00Z">
        <w:r w:rsidRPr="00166C1A">
          <w:t xml:space="preserve"> la </w:t>
        </w:r>
      </w:ins>
      <w:ins w:id="6900" w:author="Orion" w:date="2011-06-28T17:53:00Z">
        <w:r w:rsidRPr="00166C1A">
          <w:fldChar w:fldCharType="begin"/>
        </w:r>
        <w:r w:rsidRPr="00166C1A">
          <w:instrText xml:space="preserve"> REF _Ref297046911 \h </w:instrText>
        </w:r>
      </w:ins>
      <w:r w:rsidR="00441066" w:rsidRPr="00E87CD1">
        <w:rPr>
          <w:rPrChange w:id="6901" w:author="Orion" w:date="2011-07-26T22:34:00Z">
            <w:rPr>
              <w:i/>
            </w:rPr>
          </w:rPrChange>
        </w:rPr>
        <w:instrText xml:space="preserve"> \* MERGEFORMAT </w:instrText>
      </w:r>
      <w:r w:rsidRPr="00166C1A">
        <w:fldChar w:fldCharType="separate"/>
      </w:r>
      <w:ins w:id="6902" w:author="Orion" w:date="2011-07-26T22:30:00Z">
        <w:r w:rsidR="00503590" w:rsidRPr="00166C1A">
          <w:t xml:space="preserve">Figura </w:t>
        </w:r>
        <w:r w:rsidR="00503590" w:rsidRPr="00166C1A">
          <w:rPr>
            <w:noProof/>
          </w:rPr>
          <w:t>28</w:t>
        </w:r>
      </w:ins>
      <w:ins w:id="6903" w:author="IO" w:date="2011-07-22T13:16:00Z">
        <w:del w:id="6904" w:author="Orion" w:date="2011-07-26T22:30:00Z">
          <w:r w:rsidR="00416FF6" w:rsidRPr="00166C1A" w:rsidDel="00503590">
            <w:delText>Figura 27</w:delText>
          </w:r>
        </w:del>
      </w:ins>
      <w:ins w:id="6905" w:author="Orion" w:date="2011-06-28T17:53:00Z">
        <w:r w:rsidRPr="00166C1A">
          <w:fldChar w:fldCharType="end"/>
        </w:r>
        <w:r w:rsidRPr="00166C1A">
          <w:t xml:space="preserve"> como la aeronave tarda bastante tiempo en ponerse a rumbo del destino</w:t>
        </w:r>
      </w:ins>
      <w:ins w:id="6906" w:author="Orion" w:date="2011-06-28T17:54:00Z">
        <w:r w:rsidRPr="00166C1A">
          <w:t>. Esta imagen (</w:t>
        </w:r>
        <w:r w:rsidRPr="00166C1A">
          <w:fldChar w:fldCharType="begin"/>
        </w:r>
        <w:r w:rsidRPr="00166C1A">
          <w:instrText xml:space="preserve"> REF _Ref297046911 \h </w:instrText>
        </w:r>
      </w:ins>
      <w:r w:rsidR="00441066" w:rsidRPr="00E87CD1">
        <w:rPr>
          <w:rPrChange w:id="6907" w:author="Orion" w:date="2011-07-26T22:34:00Z">
            <w:rPr>
              <w:i/>
            </w:rPr>
          </w:rPrChange>
        </w:rPr>
        <w:instrText xml:space="preserve"> \* MERGEFORMAT </w:instrText>
      </w:r>
      <w:r w:rsidRPr="00166C1A">
        <w:fldChar w:fldCharType="separate"/>
      </w:r>
      <w:ins w:id="6908" w:author="Orion" w:date="2011-07-26T22:30:00Z">
        <w:r w:rsidR="00503590" w:rsidRPr="00166C1A">
          <w:t xml:space="preserve">Figura </w:t>
        </w:r>
        <w:r w:rsidR="00503590" w:rsidRPr="00166C1A">
          <w:rPr>
            <w:noProof/>
          </w:rPr>
          <w:t>28</w:t>
        </w:r>
      </w:ins>
      <w:ins w:id="6909" w:author="IO" w:date="2011-07-22T13:16:00Z">
        <w:del w:id="6910" w:author="Orion" w:date="2011-07-26T22:30:00Z">
          <w:r w:rsidR="00416FF6" w:rsidRPr="00166C1A" w:rsidDel="00503590">
            <w:delText>Figura 27</w:delText>
          </w:r>
        </w:del>
      </w:ins>
      <w:ins w:id="6911" w:author="Orion" w:date="2011-06-28T17:54:00Z">
        <w:r w:rsidRPr="00166C1A">
          <w:fldChar w:fldCharType="end"/>
        </w:r>
        <w:r w:rsidRPr="00166C1A">
          <w:t xml:space="preserve">) corresponde al momento en el que el controlador detecta que ambas aeronaves </w:t>
        </w:r>
      </w:ins>
      <w:ins w:id="6912" w:author="Orion" w:date="2011-06-28T17:55:00Z">
        <w:r w:rsidRPr="00166C1A">
          <w:t>están</w:t>
        </w:r>
      </w:ins>
      <w:ins w:id="6913" w:author="Orion" w:date="2011-06-28T17:54:00Z">
        <w:r w:rsidRPr="00166C1A">
          <w:t xml:space="preserve"> </w:t>
        </w:r>
      </w:ins>
      <w:ins w:id="6914" w:author="Orion" w:date="2011-06-28T17:55:00Z">
        <w:r w:rsidRPr="00166C1A">
          <w:t>en el radio de conflicto</w:t>
        </w:r>
      </w:ins>
      <w:ins w:id="6915" w:author="Orion" w:date="2011-06-29T16:34:00Z">
        <w:r w:rsidR="00FB245E" w:rsidRPr="00166C1A">
          <w:t xml:space="preserve">. </w:t>
        </w:r>
      </w:ins>
      <w:ins w:id="6916" w:author="Orion" w:date="2011-06-29T16:38:00Z">
        <w:r w:rsidR="00CF2ABA" w:rsidRPr="00166C1A">
          <w:t>A partir de este momento el controlador debe mandar una orden de cambio de altitud/velocidad</w:t>
        </w:r>
      </w:ins>
      <w:ins w:id="6917" w:author="Orion" w:date="2011-06-28T17:56:00Z">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6918" w:author="Orion" w:date="2011-06-28T17:57:00Z">
        <w:r w:rsidRPr="00166C1A">
          <w:t>ón antes de que los pilotos acaten las ordenes (</w:t>
        </w:r>
        <w:r w:rsidRPr="00166C1A">
          <w:fldChar w:fldCharType="begin"/>
        </w:r>
        <w:r w:rsidRPr="00166C1A">
          <w:instrText xml:space="preserve"> REF _Ref297047202 \h </w:instrText>
        </w:r>
      </w:ins>
      <w:r w:rsidR="00441066" w:rsidRPr="00166C1A">
        <w:instrText xml:space="preserve"> \* MERGEFORMAT </w:instrText>
      </w:r>
      <w:r w:rsidRPr="00166C1A">
        <w:fldChar w:fldCharType="separate"/>
      </w:r>
      <w:ins w:id="6919" w:author="Orion" w:date="2011-07-26T22:30:00Z">
        <w:r w:rsidR="00503590" w:rsidRPr="00166C1A">
          <w:t xml:space="preserve">Figura </w:t>
        </w:r>
        <w:r w:rsidR="00503590" w:rsidRPr="00E87CD1">
          <w:rPr>
            <w:rPrChange w:id="6920" w:author="Orion" w:date="2011-07-26T22:34:00Z">
              <w:rPr>
                <w:noProof/>
              </w:rPr>
            </w:rPrChange>
          </w:rPr>
          <w:t>29</w:t>
        </w:r>
      </w:ins>
      <w:ins w:id="6921" w:author="IO" w:date="2011-07-22T13:16:00Z">
        <w:del w:id="6922" w:author="Orion" w:date="2011-07-26T22:30:00Z">
          <w:r w:rsidR="00416FF6" w:rsidRPr="00166C1A" w:rsidDel="00503590">
            <w:delText>Figura 28</w:delText>
          </w:r>
        </w:del>
      </w:ins>
      <w:ins w:id="6923" w:author="Orion" w:date="2011-06-28T17:57:00Z">
        <w:r w:rsidRPr="00166C1A">
          <w:fldChar w:fldCharType="end"/>
        </w:r>
        <w:r w:rsidRPr="00166C1A">
          <w:t>)</w:t>
        </w:r>
      </w:ins>
      <w:ins w:id="6924" w:author="Orion" w:date="2011-06-28T17:58:00Z">
        <w:r w:rsidRPr="00166C1A">
          <w:t xml:space="preserve">. Finalmente el peligro se disipa relativamente en el momento que los pilotos llevan a cabo las ordenes, como puede verse en la </w:t>
        </w:r>
        <w:r w:rsidRPr="00166C1A">
          <w:fldChar w:fldCharType="begin"/>
        </w:r>
        <w:r w:rsidRPr="00166C1A">
          <w:instrText xml:space="preserve"> REF _Ref297047263 \h </w:instrText>
        </w:r>
      </w:ins>
      <w:r w:rsidR="00441066" w:rsidRPr="00166C1A">
        <w:instrText xml:space="preserve"> \* MERGEFORMAT </w:instrText>
      </w:r>
      <w:r w:rsidRPr="00166C1A">
        <w:fldChar w:fldCharType="separate"/>
      </w:r>
      <w:ins w:id="6925" w:author="Orion" w:date="2011-07-26T22:30:00Z">
        <w:r w:rsidR="00503590" w:rsidRPr="00166C1A">
          <w:t xml:space="preserve">Figura </w:t>
        </w:r>
        <w:r w:rsidR="00503590" w:rsidRPr="00E87CD1">
          <w:rPr>
            <w:rPrChange w:id="6926" w:author="Orion" w:date="2011-07-26T22:34:00Z">
              <w:rPr>
                <w:noProof/>
              </w:rPr>
            </w:rPrChange>
          </w:rPr>
          <w:t>30</w:t>
        </w:r>
      </w:ins>
      <w:ins w:id="6927" w:author="IO" w:date="2011-07-22T13:16:00Z">
        <w:del w:id="6928" w:author="Orion" w:date="2011-07-26T22:30:00Z">
          <w:r w:rsidR="00416FF6" w:rsidRPr="00166C1A" w:rsidDel="00503590">
            <w:delText>Figura 29</w:delText>
          </w:r>
        </w:del>
      </w:ins>
      <w:ins w:id="6929" w:author="Orion" w:date="2011-06-28T17:58:00Z">
        <w:r w:rsidRPr="00166C1A">
          <w:fldChar w:fldCharType="end"/>
        </w:r>
        <w:r w:rsidRPr="00166C1A">
          <w:t>.</w:t>
        </w:r>
      </w:ins>
      <w:ins w:id="6930" w:author="Orion" w:date="2011-06-28T17:59:00Z">
        <w:r w:rsidRPr="00166C1A">
          <w:t xml:space="preserve"> Una vez pasado </w:t>
        </w:r>
      </w:ins>
      <w:ins w:id="6931" w:author="Orion" w:date="2011-06-28T18:03:00Z">
        <w:r w:rsidR="008F4BD7" w:rsidRPr="00166C1A">
          <w:t xml:space="preserve">todo </w:t>
        </w:r>
      </w:ins>
      <w:ins w:id="6932" w:author="Orion" w:date="2011-06-28T17:59:00Z">
        <w:r w:rsidRPr="00166C1A">
          <w:t>el peligro los controladores ordenaran a los pilotos que vuelva</w:t>
        </w:r>
      </w:ins>
      <w:ins w:id="6933" w:author="Orion" w:date="2011-06-28T18:03:00Z">
        <w:r w:rsidR="008F4BD7" w:rsidRPr="00166C1A">
          <w:t>n</w:t>
        </w:r>
      </w:ins>
      <w:ins w:id="6934" w:author="Orion" w:date="2011-06-28T17:59:00Z">
        <w:r w:rsidRPr="00166C1A">
          <w:t xml:space="preserve"> a sus respectivas alturas/velocidades de crucero</w:t>
        </w:r>
      </w:ins>
      <w:ins w:id="6935" w:author="Orion" w:date="2011-06-28T18:00:00Z">
        <w:r w:rsidR="002A730E" w:rsidRPr="00166C1A">
          <w:t xml:space="preserve"> </w:t>
        </w:r>
      </w:ins>
      <w:ins w:id="6936" w:author="Orion" w:date="2011-06-28T18:01:00Z">
        <w:r w:rsidR="002A730E" w:rsidRPr="00166C1A">
          <w:t>(</w:t>
        </w:r>
      </w:ins>
      <w:ins w:id="6937" w:author="Orion" w:date="2011-06-28T18:00:00Z">
        <w:r w:rsidR="002A730E" w:rsidRPr="00166C1A">
          <w:fldChar w:fldCharType="begin"/>
        </w:r>
        <w:r w:rsidR="002A730E" w:rsidRPr="00166C1A">
          <w:instrText xml:space="preserve"> REF _Ref297047382 \h </w:instrText>
        </w:r>
      </w:ins>
      <w:r w:rsidR="00441066" w:rsidRPr="00166C1A">
        <w:instrText xml:space="preserve"> \* MERGEFORMAT </w:instrText>
      </w:r>
      <w:r w:rsidR="002A730E" w:rsidRPr="00166C1A">
        <w:fldChar w:fldCharType="separate"/>
      </w:r>
      <w:ins w:id="6938" w:author="Orion" w:date="2011-07-26T22:30:00Z">
        <w:r w:rsidR="00503590" w:rsidRPr="00166C1A">
          <w:t xml:space="preserve">Figura </w:t>
        </w:r>
        <w:r w:rsidR="00503590" w:rsidRPr="00E87CD1">
          <w:rPr>
            <w:rPrChange w:id="6939" w:author="Orion" w:date="2011-07-26T22:34:00Z">
              <w:rPr>
                <w:noProof/>
              </w:rPr>
            </w:rPrChange>
          </w:rPr>
          <w:t>31</w:t>
        </w:r>
      </w:ins>
      <w:ins w:id="6940" w:author="IO" w:date="2011-07-22T13:16:00Z">
        <w:del w:id="6941" w:author="Orion" w:date="2011-07-26T22:30:00Z">
          <w:r w:rsidR="00416FF6" w:rsidRPr="00166C1A" w:rsidDel="00503590">
            <w:delText>Figura 30</w:delText>
          </w:r>
        </w:del>
      </w:ins>
      <w:ins w:id="6942" w:author="Orion" w:date="2011-06-28T18:00:00Z">
        <w:r w:rsidR="002A730E" w:rsidRPr="00166C1A">
          <w:fldChar w:fldCharType="end"/>
        </w:r>
        <w:r w:rsidR="002A730E" w:rsidRPr="00166C1A">
          <w:t>)</w:t>
        </w:r>
      </w:ins>
      <w:ins w:id="6943" w:author="Orion" w:date="2011-06-28T17:59:00Z">
        <w:r w:rsidRPr="00166C1A">
          <w:t>.</w:t>
        </w:r>
      </w:ins>
    </w:p>
    <w:p w14:paraId="5E9B8C06" w14:textId="77777777" w:rsidR="00D77EA3" w:rsidRDefault="00D77EA3">
      <w:pPr>
        <w:jc w:val="both"/>
        <w:rPr>
          <w:ins w:id="6944" w:author="Orion" w:date="2011-06-28T17:06:00Z"/>
          <w:rFonts w:cs="Times New Roman"/>
        </w:rPr>
        <w:pPrChange w:id="6945" w:author="Orion" w:date="2011-06-26T12:33:00Z">
          <w:pPr/>
        </w:pPrChange>
      </w:pPr>
    </w:p>
    <w:p w14:paraId="5F2516EB" w14:textId="77777777" w:rsidR="00587D28" w:rsidRDefault="007D6413">
      <w:pPr>
        <w:jc w:val="both"/>
        <w:rPr>
          <w:ins w:id="6946" w:author="Orion" w:date="2011-07-24T21:36:00Z"/>
        </w:rPr>
        <w:pPrChange w:id="6947" w:author="Orion" w:date="2011-06-29T16:44:00Z">
          <w:pPr/>
        </w:pPrChange>
      </w:pPr>
      <w:bookmarkStart w:id="6948" w:name="_Ref297129370"/>
      <w:ins w:id="6949" w:author="Orion" w:date="2011-06-29T15:48:00Z">
        <w:r w:rsidRPr="0083518D">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6950" w:name="_Ref297046911"/>
    </w:p>
    <w:p w14:paraId="294FCB58" w14:textId="51C0F1D7" w:rsidR="007B14B9" w:rsidRDefault="00587D28">
      <w:pPr>
        <w:pStyle w:val="Caption"/>
        <w:rPr>
          <w:ins w:id="6951" w:author="Orion" w:date="2011-06-29T16:44:00Z"/>
        </w:rPr>
        <w:pPrChange w:id="6952" w:author="Orion" w:date="2011-07-24T21:36:00Z">
          <w:pPr/>
        </w:pPrChange>
      </w:pPr>
      <w:bookmarkStart w:id="6953" w:name="_Toc299483452"/>
      <w:ins w:id="6954" w:author="Orion" w:date="2011-07-24T21:36:00Z">
        <w:r>
          <w:t xml:space="preserve">Figura </w:t>
        </w:r>
        <w:r>
          <w:fldChar w:fldCharType="begin"/>
        </w:r>
        <w:r>
          <w:instrText xml:space="preserve"> SEQ Figura \* ARABIC </w:instrText>
        </w:r>
      </w:ins>
      <w:r>
        <w:fldChar w:fldCharType="separate"/>
      </w:r>
      <w:ins w:id="6955" w:author="Orion" w:date="2011-07-26T22:41:00Z">
        <w:r w:rsidR="000A487B">
          <w:rPr>
            <w:noProof/>
          </w:rPr>
          <w:t>28</w:t>
        </w:r>
      </w:ins>
      <w:bookmarkEnd w:id="6953"/>
      <w:ins w:id="6956" w:author="Orion" w:date="2011-07-24T21:36:00Z">
        <w:r>
          <w:fldChar w:fldCharType="end"/>
        </w:r>
      </w:ins>
      <w:del w:id="6957" w:author="Orion" w:date="2011-07-24T21:37:00Z">
        <w:r w:rsidR="006B1111" w:rsidDel="00587D28">
          <w:delText>Figura</w:delText>
        </w:r>
      </w:del>
      <w:ins w:id="6958" w:author="IO" w:date="2011-07-22T13:09:00Z">
        <w:del w:id="6959" w:author="Orion" w:date="2011-07-24T21:37:00Z">
          <w:r w:rsidR="006B1111" w:rsidDel="00587D28">
            <w:fldChar w:fldCharType="begin"/>
          </w:r>
          <w:r w:rsidR="006B1111" w:rsidDel="00587D28">
            <w:delInstrText xml:space="preserve"> SEQ Figura \* ARABIC </w:delInstrText>
          </w:r>
        </w:del>
      </w:ins>
      <w:del w:id="6960" w:author="Orion" w:date="2011-07-24T21:37:00Z">
        <w:r w:rsidR="006B1111" w:rsidDel="00587D28">
          <w:fldChar w:fldCharType="separate"/>
        </w:r>
      </w:del>
      <w:ins w:id="6961" w:author="IO" w:date="2011-07-22T13:16:00Z">
        <w:del w:id="6962" w:author="Orion" w:date="2011-07-24T21:36:00Z">
          <w:r w:rsidR="00416FF6" w:rsidDel="00587D28">
            <w:rPr>
              <w:noProof/>
            </w:rPr>
            <w:delText>27</w:delText>
          </w:r>
        </w:del>
      </w:ins>
      <w:ins w:id="6963" w:author="IO" w:date="2011-07-22T13:09:00Z">
        <w:del w:id="6964" w:author="Orion" w:date="2011-07-24T21:37:00Z">
          <w:r w:rsidR="006B1111" w:rsidDel="00587D28">
            <w:fldChar w:fldCharType="end"/>
          </w:r>
        </w:del>
      </w:ins>
      <w:ins w:id="6965" w:author="Orion" w:date="2011-06-28T17:52:00Z">
        <w:del w:id="6966" w:author="IO" w:date="2011-07-22T13:09:00Z">
          <w:r w:rsidR="009D2CAD" w:rsidDel="006B1111">
            <w:fldChar w:fldCharType="begin"/>
          </w:r>
          <w:r w:rsidR="009D2CAD" w:rsidDel="006B1111">
            <w:delInstrText xml:space="preserve"> SEQ Ilustración \* ARABIC </w:delInstrText>
          </w:r>
        </w:del>
      </w:ins>
      <w:del w:id="6967" w:author="IO" w:date="2011-07-22T13:09:00Z">
        <w:r w:rsidR="009D2CAD" w:rsidDel="006B1111">
          <w:fldChar w:fldCharType="end"/>
        </w:r>
      </w:del>
      <w:bookmarkEnd w:id="6948"/>
      <w:bookmarkEnd w:id="6950"/>
    </w:p>
    <w:p w14:paraId="6D1C35A5" w14:textId="5F8C31F4" w:rsidR="007D6413" w:rsidRDefault="007B14B9">
      <w:pPr>
        <w:jc w:val="both"/>
        <w:rPr>
          <w:ins w:id="6968" w:author="Orion" w:date="2011-06-29T16:44:00Z"/>
          <w:rFonts w:cs="Times New Roman"/>
        </w:rPr>
        <w:pPrChange w:id="6969" w:author="Orion" w:date="2011-07-26T22:34:00Z">
          <w:pPr/>
        </w:pPrChange>
      </w:pPr>
      <w:ins w:id="6970" w:author="Orion" w:date="2011-06-29T16:44:00Z">
        <w:r>
          <w:t>El tiempo que tarda</w:t>
        </w:r>
      </w:ins>
      <w:ins w:id="6971" w:author="Orion" w:date="2011-06-29T16:46:00Z">
        <w:r>
          <w:t>n</w:t>
        </w:r>
      </w:ins>
      <w:ins w:id="6972" w:author="Orion" w:date="2011-06-29T16:44:00Z">
        <w:r>
          <w:t xml:space="preserve"> en ponerse a rumbo la</w:t>
        </w:r>
      </w:ins>
      <w:ins w:id="6973" w:author="Orion" w:date="2011-06-29T16:45:00Z">
        <w:r>
          <w:t>s</w:t>
        </w:r>
      </w:ins>
      <w:ins w:id="6974" w:author="Orion" w:date="2011-06-29T16:44:00Z">
        <w:r>
          <w:t xml:space="preserve"> aeronaves </w:t>
        </w:r>
      </w:ins>
      <w:ins w:id="6975" w:author="Orion" w:date="2011-06-29T16:45:00Z">
        <w:r>
          <w:t>después</w:t>
        </w:r>
      </w:ins>
      <w:ins w:id="6976" w:author="Orion" w:date="2011-06-29T16:44:00Z">
        <w:r>
          <w:t xml:space="preserve"> </w:t>
        </w:r>
      </w:ins>
      <w:ins w:id="6977" w:author="Orion" w:date="2011-06-29T16:45:00Z">
        <w:r>
          <w:t>del despegue</w:t>
        </w:r>
      </w:ins>
      <w:ins w:id="6978" w:author="Orion" w:date="2011-06-29T16:43:00Z">
        <w:r>
          <w:rPr>
            <w:rFonts w:cs="Times New Roman"/>
          </w:rPr>
          <w:t xml:space="preserve"> estará determinado por los valores de los parámetros </w:t>
        </w:r>
      </w:ins>
      <w:ins w:id="6979" w:author="Orion" w:date="2011-06-29T16:45:00Z">
        <w:r>
          <w:rPr>
            <w:rFonts w:cs="Times New Roman"/>
          </w:rPr>
          <w:t>de estrés, fatiga y experiencia que tengan los pilotos</w:t>
        </w:r>
      </w:ins>
      <w:ins w:id="6980" w:author="Orion" w:date="2011-07-05T13:04:00Z">
        <w:r w:rsidR="005634A8">
          <w:rPr>
            <w:rFonts w:cs="Times New Roman"/>
          </w:rPr>
          <w:t xml:space="preserve"> </w:t>
        </w:r>
      </w:ins>
      <w:ins w:id="6981" w:author="Orion" w:date="2011-06-29T16:43:00Z">
        <w:r>
          <w:rPr>
            <w:rFonts w:cs="Times New Roman"/>
          </w:rPr>
          <w:t>y se consumirá en la tarea “</w:t>
        </w:r>
        <w:proofErr w:type="spellStart"/>
        <w:r>
          <w:rPr>
            <w:rFonts w:cs="Times New Roman"/>
          </w:rPr>
          <w:t>StartThinkNewDecision</w:t>
        </w:r>
        <w:proofErr w:type="spellEnd"/>
        <w:r>
          <w:rPr>
            <w:rFonts w:cs="Times New Roman"/>
          </w:rPr>
          <w:t xml:space="preserve">” </w:t>
        </w:r>
      </w:ins>
      <w:ins w:id="6982" w:author="Orion" w:date="2011-06-29T16:46:00Z">
        <w:r>
          <w:rPr>
            <w:rFonts w:cs="Times New Roman"/>
          </w:rPr>
          <w:t>que se</w:t>
        </w:r>
      </w:ins>
      <w:ins w:id="6983"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6984" w:author="Orion" w:date="2011-06-29T16:43:00Z">
        <w:r>
          <w:rPr>
            <w:rFonts w:cs="Times New Roman"/>
          </w:rPr>
          <w:fldChar w:fldCharType="separate"/>
        </w:r>
      </w:ins>
      <w:ins w:id="6985" w:author="Orion" w:date="2011-07-26T22:30:00Z">
        <w:r w:rsidR="00503590">
          <w:t xml:space="preserve">Figura </w:t>
        </w:r>
        <w:r w:rsidR="00503590">
          <w:rPr>
            <w:noProof/>
          </w:rPr>
          <w:t>12</w:t>
        </w:r>
      </w:ins>
      <w:ins w:id="6986" w:author="Orion" w:date="2011-06-29T16:43:00Z">
        <w:r>
          <w:rPr>
            <w:rFonts w:cs="Times New Roman"/>
          </w:rPr>
          <w:fldChar w:fldCharType="end"/>
        </w:r>
      </w:ins>
      <w:ins w:id="6987" w:author="Orion" w:date="2011-06-29T16:46:00Z">
        <w:r w:rsidR="00D51F0C">
          <w:rPr>
            <w:rFonts w:cs="Times New Roman"/>
          </w:rPr>
          <w:t xml:space="preserve"> de la especificación.</w:t>
        </w:r>
      </w:ins>
    </w:p>
    <w:p w14:paraId="03AC7FAE" w14:textId="6BFC296B" w:rsidR="007B14B9" w:rsidRPr="00E87CD1" w:rsidRDefault="007E500F">
      <w:pPr>
        <w:pStyle w:val="ListParagraph"/>
        <w:numPr>
          <w:ilvl w:val="0"/>
          <w:numId w:val="41"/>
        </w:numPr>
        <w:spacing w:before="120" w:after="120"/>
        <w:ind w:left="641" w:hanging="357"/>
        <w:jc w:val="both"/>
        <w:rPr>
          <w:ins w:id="6988" w:author="Orion" w:date="2011-06-29T16:44:00Z"/>
          <w:i/>
          <w:rPrChange w:id="6989" w:author="Orion" w:date="2011-07-26T22:34:00Z">
            <w:rPr>
              <w:ins w:id="6990" w:author="Orion" w:date="2011-06-29T16:44:00Z"/>
            </w:rPr>
          </w:rPrChange>
        </w:rPr>
        <w:pPrChange w:id="6991" w:author="Orion" w:date="2011-07-26T22:34:00Z">
          <w:pPr/>
        </w:pPrChange>
      </w:pPr>
      <w:ins w:id="6992" w:author="Orion" w:date="2011-06-29T16:46:00Z">
        <w:r>
          <w:rPr>
            <w:rFonts w:cs="Times New Roman"/>
          </w:rPr>
          <w:t>Por otro lado, en la anterior imagen (</w:t>
        </w:r>
      </w:ins>
      <w:ins w:id="6993" w:author="Orion" w:date="2011-07-26T22:34:00Z">
        <w:r w:rsidR="00E87CD1" w:rsidRPr="00166C1A">
          <w:rPr>
            <w:i/>
          </w:rPr>
          <w:fldChar w:fldCharType="begin"/>
        </w:r>
        <w:r w:rsidR="00E87CD1" w:rsidRPr="004E6168">
          <w:rPr>
            <w:i/>
          </w:rPr>
          <w:instrText xml:space="preserve"> REF _Ref297046911 \h </w:instrText>
        </w:r>
        <w:r w:rsidR="00E87CD1">
          <w:rPr>
            <w:i/>
          </w:rPr>
          <w:instrText xml:space="preserve"> \* MERGEFORMAT </w:instrText>
        </w:r>
      </w:ins>
      <w:r w:rsidR="00E87CD1" w:rsidRPr="00166C1A">
        <w:rPr>
          <w:i/>
        </w:rPr>
      </w:r>
      <w:ins w:id="6994" w:author="Orion" w:date="2011-07-26T22:34:00Z">
        <w:r w:rsidR="00E87CD1" w:rsidRPr="00166C1A">
          <w:rPr>
            <w:i/>
          </w:rPr>
          <w:fldChar w:fldCharType="separate"/>
        </w:r>
        <w:r w:rsidR="00E87CD1" w:rsidRPr="00166C1A">
          <w:rPr>
            <w:i/>
          </w:rPr>
          <w:t xml:space="preserve">Figura </w:t>
        </w:r>
        <w:r w:rsidR="00E87CD1">
          <w:rPr>
            <w:noProof/>
          </w:rPr>
          <w:t>28</w:t>
        </w:r>
        <w:r w:rsidR="00E87CD1" w:rsidRPr="00166C1A">
          <w:rPr>
            <w:i/>
          </w:rPr>
          <w:fldChar w:fldCharType="end"/>
        </w:r>
      </w:ins>
      <w:ins w:id="6995" w:author="Orion" w:date="2011-06-29T16:46:00Z">
        <w:r w:rsidRPr="00166C1A">
          <w:rPr>
            <w:rFonts w:cs="Times New Roman"/>
          </w:rPr>
          <w:t>)</w:t>
        </w:r>
      </w:ins>
      <w:ins w:id="6996" w:author="Orion" w:date="2011-06-29T16:47:00Z">
        <w:r w:rsidRPr="00166C1A">
          <w:rPr>
            <w:rFonts w:cs="Times New Roman"/>
          </w:rPr>
          <w:t xml:space="preserve"> puede observarse que los aviones se marcan en amarillo lo que indica que entran en el radio de posible conflicto</w:t>
        </w:r>
      </w:ins>
      <w:ins w:id="6997" w:author="Orion" w:date="2011-06-29T16:49:00Z">
        <w:r w:rsidRPr="00166C1A">
          <w:rPr>
            <w:rFonts w:cs="Times New Roman"/>
          </w:rPr>
          <w:t>.</w:t>
        </w:r>
      </w:ins>
      <w:ins w:id="6998" w:author="Orion" w:date="2011-06-29T16:47:00Z">
        <w:r w:rsidRPr="00166C1A">
          <w:rPr>
            <w:rFonts w:cs="Times New Roman"/>
          </w:rPr>
          <w:t xml:space="preserve"> </w:t>
        </w:r>
      </w:ins>
      <w:ins w:id="6999" w:author="Orion" w:date="2011-06-29T16:49:00Z">
        <w:r w:rsidRPr="00166C1A">
          <w:rPr>
            <w:rFonts w:cs="Times New Roman"/>
          </w:rPr>
          <w:t>Este hecho</w:t>
        </w:r>
      </w:ins>
      <w:ins w:id="7000" w:author="Orion" w:date="2011-06-29T16:47:00Z">
        <w:r w:rsidRPr="00166C1A">
          <w:rPr>
            <w:rFonts w:cs="Times New Roman"/>
          </w:rPr>
          <w:t xml:space="preserve"> dar</w:t>
        </w:r>
      </w:ins>
      <w:ins w:id="7001" w:author="Orion" w:date="2011-06-29T16:48:00Z">
        <w:r w:rsidRPr="00166C1A">
          <w:rPr>
            <w:rFonts w:cs="Times New Roman"/>
          </w:rPr>
          <w:t>ía origen a la ejecución de la tarea “</w:t>
        </w:r>
      </w:ins>
      <w:proofErr w:type="spellStart"/>
      <w:ins w:id="7002" w:author="Orion" w:date="2011-06-29T16:49:00Z">
        <w:r w:rsidRPr="00166C1A">
          <w:rPr>
            <w:rFonts w:cs="Times New Roman"/>
          </w:rPr>
          <w:t>IsANewConflictDetected</w:t>
        </w:r>
      </w:ins>
      <w:proofErr w:type="spellEnd"/>
      <w:ins w:id="7003" w:author="Orion" w:date="2011-06-29T16:48:00Z">
        <w:r w:rsidRPr="00166C1A">
          <w:rPr>
            <w:rFonts w:cs="Times New Roman"/>
          </w:rPr>
          <w:t xml:space="preserve">” que aparece en </w:t>
        </w:r>
      </w:ins>
      <w:ins w:id="7004" w:author="Orion" w:date="2011-06-29T16:44:00Z">
        <w:r w:rsidR="007B14B9" w:rsidRPr="00166C1A">
          <w:rPr>
            <w:rFonts w:cs="Times New Roman"/>
          </w:rPr>
          <w:t xml:space="preserve">el diagrama de la </w:t>
        </w:r>
        <w:r w:rsidR="007B14B9" w:rsidRPr="00166C1A">
          <w:rPr>
            <w:rFonts w:cs="Times New Roman"/>
          </w:rPr>
          <w:fldChar w:fldCharType="begin"/>
        </w:r>
        <w:r w:rsidR="007B14B9" w:rsidRPr="00166C1A">
          <w:rPr>
            <w:rFonts w:cs="Times New Roman"/>
          </w:rPr>
          <w:instrText xml:space="preserve"> REF _Ref296441117 \h </w:instrText>
        </w:r>
      </w:ins>
      <w:r w:rsidR="00E87CD1">
        <w:instrText xml:space="preserve"> \* MERGEFORMAT </w:instrText>
      </w:r>
      <w:r w:rsidR="007B14B9" w:rsidRPr="00166C1A">
        <w:rPr>
          <w:rFonts w:cs="Times New Roman"/>
        </w:rPr>
      </w:r>
      <w:ins w:id="7005" w:author="Orion" w:date="2011-06-29T16:44:00Z">
        <w:r w:rsidR="007B14B9" w:rsidRPr="00166C1A">
          <w:rPr>
            <w:rFonts w:cs="Times New Roman"/>
          </w:rPr>
          <w:fldChar w:fldCharType="separate"/>
        </w:r>
      </w:ins>
      <w:ins w:id="7006" w:author="Orion" w:date="2011-07-26T22:30:00Z">
        <w:r w:rsidR="00503590">
          <w:t xml:space="preserve">Figura </w:t>
        </w:r>
        <w:r w:rsidR="00503590">
          <w:rPr>
            <w:noProof/>
          </w:rPr>
          <w:t>19</w:t>
        </w:r>
      </w:ins>
      <w:ins w:id="7007" w:author="Orion" w:date="2011-06-29T16:44:00Z">
        <w:r w:rsidR="007B14B9" w:rsidRPr="00166C1A">
          <w:rPr>
            <w:rFonts w:cs="Times New Roman"/>
          </w:rPr>
          <w:fldChar w:fldCharType="end"/>
        </w:r>
        <w:r w:rsidR="007B14B9" w:rsidRPr="00166C1A">
          <w:rPr>
            <w:rFonts w:cs="Times New Roman"/>
          </w:rPr>
          <w:t xml:space="preserve"> donde se detectaba un conflicto que no había sido tratado antes.</w:t>
        </w:r>
      </w:ins>
      <w:ins w:id="7008" w:author="Orion" w:date="2011-06-29T16:51:00Z">
        <w:r w:rsidR="00EB325A" w:rsidRPr="00166C1A">
          <w:rPr>
            <w:rFonts w:cs="Times New Roman"/>
          </w:rPr>
          <w:t xml:space="preserve"> Ducha t</w:t>
        </w:r>
      </w:ins>
      <w:ins w:id="7009" w:author="Orion" w:date="2011-06-29T16:50:00Z">
        <w:r w:rsidR="003C27E3" w:rsidRPr="00166C1A">
          <w:rPr>
            <w:rFonts w:cs="Times New Roman"/>
          </w:rPr>
          <w:t xml:space="preserve">area que </w:t>
        </w:r>
      </w:ins>
      <w:ins w:id="7010" w:author="Orion" w:date="2011-06-29T16:51:00Z">
        <w:r w:rsidR="00EB325A" w:rsidRPr="00166C1A">
          <w:rPr>
            <w:rFonts w:cs="Times New Roman"/>
          </w:rPr>
          <w:t>producirá</w:t>
        </w:r>
      </w:ins>
      <w:ins w:id="7011" w:author="Orion" w:date="2011-06-29T16:50:00Z">
        <w:r w:rsidR="003C27E3" w:rsidRPr="00166C1A">
          <w:rPr>
            <w:rFonts w:cs="Times New Roman"/>
          </w:rPr>
          <w:t xml:space="preserve"> a su vez que se </w:t>
        </w:r>
      </w:ins>
      <w:ins w:id="7012" w:author="Orion" w:date="2011-06-29T16:51:00Z">
        <w:r w:rsidR="00EB325A" w:rsidRPr="00166C1A">
          <w:rPr>
            <w:rFonts w:cs="Times New Roman"/>
          </w:rPr>
          <w:t>inicien</w:t>
        </w:r>
      </w:ins>
      <w:ins w:id="7013" w:author="Orion" w:date="2011-06-29T16:50:00Z">
        <w:r w:rsidR="003C27E3" w:rsidRPr="00166C1A">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7014" w:author="Orion" w:date="2011-06-28T17:06:00Z"/>
          <w:rFonts w:cs="Times New Roman"/>
        </w:rPr>
        <w:pPrChange w:id="7015" w:author="Orion" w:date="2011-07-26T22:34:00Z">
          <w:pPr/>
        </w:pPrChange>
      </w:pPr>
    </w:p>
    <w:p w14:paraId="09A895A5" w14:textId="1E25BE73" w:rsidR="002D48A2" w:rsidRDefault="007D6413">
      <w:pPr>
        <w:jc w:val="both"/>
        <w:rPr>
          <w:ins w:id="7016" w:author="Orion" w:date="2011-06-28T17:52:00Z"/>
          <w:rFonts w:cs="Times New Roman"/>
        </w:rPr>
        <w:pPrChange w:id="7017" w:author="Orion" w:date="2011-06-26T12:33:00Z">
          <w:pPr/>
        </w:pPrChange>
      </w:pPr>
      <w:ins w:id="7018" w:author="Orion" w:date="2011-06-29T15:47:00Z">
        <w:r w:rsidRPr="0083518D">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3AE3EF33" w:rsidR="009D2CAD" w:rsidRDefault="006B1111">
      <w:pPr>
        <w:pStyle w:val="Caption"/>
        <w:rPr>
          <w:ins w:id="7019" w:author="Orion" w:date="2011-06-28T17:06:00Z"/>
          <w:rFonts w:cs="Times New Roman"/>
        </w:rPr>
        <w:pPrChange w:id="7020" w:author="Orion" w:date="2011-06-28T17:52:00Z">
          <w:pPr/>
        </w:pPrChange>
      </w:pPr>
      <w:bookmarkStart w:id="7021" w:name="_Toc299483453"/>
      <w:bookmarkStart w:id="7022" w:name="_Ref297047202"/>
      <w:r>
        <w:t>Figura</w:t>
      </w:r>
      <w:ins w:id="7023" w:author="Orion" w:date="2011-06-28T17:52:00Z">
        <w:del w:id="7024" w:author="IO" w:date="2011-07-22T13:09:00Z">
          <w:r w:rsidR="009D2CAD" w:rsidDel="006B1111">
            <w:delText>Ilustración</w:delText>
          </w:r>
        </w:del>
        <w:r w:rsidR="009D2CAD">
          <w:t xml:space="preserve"> </w:t>
        </w:r>
      </w:ins>
      <w:ins w:id="7025" w:author="IO" w:date="2011-07-22T13:09:00Z">
        <w:r>
          <w:fldChar w:fldCharType="begin"/>
        </w:r>
        <w:r>
          <w:instrText xml:space="preserve"> SEQ Figura \* ARABIC </w:instrText>
        </w:r>
      </w:ins>
      <w:r>
        <w:fldChar w:fldCharType="separate"/>
      </w:r>
      <w:ins w:id="7026" w:author="Orion" w:date="2011-07-26T22:30:00Z">
        <w:r w:rsidR="00503590">
          <w:rPr>
            <w:noProof/>
          </w:rPr>
          <w:t>29</w:t>
        </w:r>
      </w:ins>
      <w:bookmarkEnd w:id="7021"/>
      <w:ins w:id="7027" w:author="IO" w:date="2011-07-22T13:16:00Z">
        <w:del w:id="7028" w:author="Orion" w:date="2011-07-24T21:36:00Z">
          <w:r w:rsidR="00416FF6" w:rsidDel="00587D28">
            <w:rPr>
              <w:noProof/>
            </w:rPr>
            <w:delText>28</w:delText>
          </w:r>
        </w:del>
      </w:ins>
      <w:ins w:id="7029" w:author="IO" w:date="2011-07-22T13:09:00Z">
        <w:r>
          <w:fldChar w:fldCharType="end"/>
        </w:r>
      </w:ins>
      <w:ins w:id="7030" w:author="Orion" w:date="2011-06-28T17:52:00Z">
        <w:del w:id="7031" w:author="IO" w:date="2011-07-22T13:09:00Z">
          <w:r w:rsidR="009D2CAD" w:rsidDel="006B1111">
            <w:fldChar w:fldCharType="begin"/>
          </w:r>
          <w:r w:rsidR="009D2CAD" w:rsidDel="006B1111">
            <w:delInstrText xml:space="preserve"> SEQ Ilustración \* ARABIC </w:delInstrText>
          </w:r>
        </w:del>
      </w:ins>
      <w:del w:id="7032" w:author="IO" w:date="2011-07-22T13:09:00Z">
        <w:r w:rsidR="009D2CAD" w:rsidDel="006B1111">
          <w:fldChar w:fldCharType="end"/>
        </w:r>
      </w:del>
      <w:bookmarkEnd w:id="7022"/>
    </w:p>
    <w:p w14:paraId="458AEC4E" w14:textId="2B2BE207" w:rsidR="00D77EA3" w:rsidRDefault="00EB325A">
      <w:pPr>
        <w:jc w:val="both"/>
        <w:rPr>
          <w:ins w:id="7033" w:author="Orion" w:date="2011-06-29T16:52:00Z"/>
          <w:rFonts w:cs="Times New Roman"/>
        </w:rPr>
        <w:pPrChange w:id="7034" w:author="Orion" w:date="2011-06-26T12:33:00Z">
          <w:pPr/>
        </w:pPrChange>
      </w:pPr>
      <w:ins w:id="7035" w:author="Orion" w:date="2011-06-29T16:52:00Z">
        <w:r>
          <w:rPr>
            <w:rFonts w:cs="Times New Roman"/>
          </w:rPr>
          <w:t>En esta imagen (</w:t>
        </w:r>
      </w:ins>
      <w:ins w:id="7036"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7037" w:author="Orion" w:date="2011-07-26T22:30:00Z">
        <w:r w:rsidR="00503590">
          <w:t xml:space="preserve">Figura </w:t>
        </w:r>
        <w:r w:rsidR="00503590">
          <w:rPr>
            <w:noProof/>
          </w:rPr>
          <w:t>29</w:t>
        </w:r>
      </w:ins>
      <w:ins w:id="7038" w:author="Orion" w:date="2011-06-29T16:53:00Z">
        <w:r>
          <w:rPr>
            <w:rFonts w:cs="Times New Roman"/>
          </w:rPr>
          <w:fldChar w:fldCharType="end"/>
        </w:r>
      </w:ins>
      <w:ins w:id="7039" w:author="Orion" w:date="2011-06-29T16:52:00Z">
        <w:r>
          <w:rPr>
            <w:rFonts w:cs="Times New Roman"/>
          </w:rPr>
          <w:t xml:space="preserve">) puede verse que como las </w:t>
        </w:r>
      </w:ins>
      <w:ins w:id="7040" w:author="Orion" w:date="2011-06-29T17:07:00Z">
        <w:r w:rsidR="00F70004">
          <w:rPr>
            <w:rFonts w:cs="Times New Roman"/>
          </w:rPr>
          <w:t>órdenes</w:t>
        </w:r>
      </w:ins>
      <w:ins w:id="7041" w:author="Orion" w:date="2011-06-29T16:52:00Z">
        <w:r>
          <w:rPr>
            <w:rFonts w:cs="Times New Roman"/>
          </w:rPr>
          <w:t xml:space="preserve"> no han sido acatadas todavía por los pilotos, debido a su alto tiempo de respuesta, los aviones </w:t>
        </w:r>
      </w:ins>
      <w:ins w:id="7042" w:author="Orion" w:date="2011-06-29T16:53:00Z">
        <w:r>
          <w:rPr>
            <w:rFonts w:cs="Times New Roman"/>
          </w:rPr>
          <w:t>continúan</w:t>
        </w:r>
      </w:ins>
      <w:ins w:id="7043" w:author="Orion" w:date="2011-06-29T16:52:00Z">
        <w:r>
          <w:rPr>
            <w:rFonts w:cs="Times New Roman"/>
          </w:rPr>
          <w:t xml:space="preserve"> </w:t>
        </w:r>
      </w:ins>
      <w:ins w:id="7044" w:author="Orion" w:date="2011-06-29T16:53:00Z">
        <w:r>
          <w:rPr>
            <w:rFonts w:cs="Times New Roman"/>
          </w:rPr>
          <w:t>con su ruta anterior entrando en una zona de alto riesgo de colisión.</w:t>
        </w:r>
      </w:ins>
    </w:p>
    <w:p w14:paraId="359273C2" w14:textId="77777777" w:rsidR="00EB325A" w:rsidRDefault="00EB325A">
      <w:pPr>
        <w:jc w:val="both"/>
        <w:rPr>
          <w:ins w:id="7045" w:author="Orion" w:date="2011-06-28T17:15:00Z"/>
          <w:rFonts w:cs="Times New Roman"/>
        </w:rPr>
        <w:pPrChange w:id="7046" w:author="Orion" w:date="2011-06-26T12:33:00Z">
          <w:pPr/>
        </w:pPrChange>
      </w:pPr>
    </w:p>
    <w:p w14:paraId="17AD5DA4" w14:textId="336662A6" w:rsidR="002D48A2" w:rsidRDefault="00B02340">
      <w:pPr>
        <w:jc w:val="both"/>
        <w:rPr>
          <w:ins w:id="7047" w:author="Orion" w:date="2011-06-28T17:16:00Z"/>
          <w:rFonts w:cs="Times New Roman"/>
        </w:rPr>
        <w:pPrChange w:id="7048" w:author="Orion" w:date="2011-06-26T12:33:00Z">
          <w:pPr/>
        </w:pPrChange>
      </w:pPr>
      <w:ins w:id="7049" w:author="Orion" w:date="2011-06-29T15:45:00Z">
        <w:r w:rsidRPr="0083518D">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76BA8E97" w:rsidR="00690137" w:rsidRDefault="006B1111">
      <w:pPr>
        <w:pStyle w:val="Caption"/>
        <w:rPr>
          <w:ins w:id="7050" w:author="Orion" w:date="2011-06-28T17:16:00Z"/>
          <w:rFonts w:cs="Times New Roman"/>
        </w:rPr>
        <w:pPrChange w:id="7051" w:author="Orion" w:date="2011-06-28T17:52:00Z">
          <w:pPr/>
        </w:pPrChange>
      </w:pPr>
      <w:bookmarkStart w:id="7052" w:name="_Toc299483454"/>
      <w:bookmarkStart w:id="7053" w:name="_Ref297047263"/>
      <w:r>
        <w:t>Figura</w:t>
      </w:r>
      <w:ins w:id="7054" w:author="Orion" w:date="2011-06-28T17:52:00Z">
        <w:del w:id="7055" w:author="IO" w:date="2011-07-22T13:09:00Z">
          <w:r w:rsidR="009D2CAD" w:rsidDel="006B1111">
            <w:delText>Ilustración</w:delText>
          </w:r>
        </w:del>
        <w:r w:rsidR="009D2CAD">
          <w:t xml:space="preserve"> </w:t>
        </w:r>
      </w:ins>
      <w:ins w:id="7056" w:author="IO" w:date="2011-07-22T13:09:00Z">
        <w:r>
          <w:fldChar w:fldCharType="begin"/>
        </w:r>
        <w:r>
          <w:instrText xml:space="preserve"> SEQ Figura \* ARABIC </w:instrText>
        </w:r>
      </w:ins>
      <w:r>
        <w:fldChar w:fldCharType="separate"/>
      </w:r>
      <w:ins w:id="7057" w:author="Orion" w:date="2011-07-26T22:30:00Z">
        <w:r w:rsidR="00503590">
          <w:rPr>
            <w:noProof/>
          </w:rPr>
          <w:t>30</w:t>
        </w:r>
      </w:ins>
      <w:bookmarkEnd w:id="7052"/>
      <w:ins w:id="7058" w:author="IO" w:date="2011-07-22T13:16:00Z">
        <w:del w:id="7059" w:author="Orion" w:date="2011-07-24T21:36:00Z">
          <w:r w:rsidR="00416FF6" w:rsidDel="00587D28">
            <w:rPr>
              <w:noProof/>
            </w:rPr>
            <w:delText>29</w:delText>
          </w:r>
        </w:del>
      </w:ins>
      <w:ins w:id="7060" w:author="IO" w:date="2011-07-22T13:09:00Z">
        <w:r>
          <w:fldChar w:fldCharType="end"/>
        </w:r>
      </w:ins>
      <w:ins w:id="7061" w:author="Orion" w:date="2011-06-28T17:52:00Z">
        <w:del w:id="7062" w:author="IO" w:date="2011-07-22T13:09:00Z">
          <w:r w:rsidR="009D2CAD" w:rsidDel="006B1111">
            <w:fldChar w:fldCharType="begin"/>
          </w:r>
          <w:r w:rsidR="009D2CAD" w:rsidDel="006B1111">
            <w:delInstrText xml:space="preserve"> SEQ Ilustración \* ARABIC </w:delInstrText>
          </w:r>
        </w:del>
      </w:ins>
      <w:del w:id="7063" w:author="IO" w:date="2011-07-22T13:09:00Z">
        <w:r w:rsidR="009D2CAD" w:rsidDel="006B1111">
          <w:fldChar w:fldCharType="end"/>
        </w:r>
      </w:del>
      <w:bookmarkEnd w:id="7053"/>
    </w:p>
    <w:p w14:paraId="3F5A2482" w14:textId="0500CFDC" w:rsidR="00690137" w:rsidRDefault="001D1141">
      <w:pPr>
        <w:jc w:val="both"/>
        <w:rPr>
          <w:ins w:id="7064" w:author="Orion" w:date="2011-06-29T16:54:00Z"/>
          <w:rFonts w:cs="Times New Roman"/>
        </w:rPr>
        <w:pPrChange w:id="7065" w:author="Orion" w:date="2011-06-26T12:33:00Z">
          <w:pPr/>
        </w:pPrChange>
      </w:pPr>
      <w:ins w:id="7066" w:author="Orion" w:date="2011-06-29T16:54:00Z">
        <w:r>
          <w:rPr>
            <w:rFonts w:cs="Times New Roman"/>
          </w:rPr>
          <w:t>En esta imagen (</w:t>
        </w:r>
      </w:ins>
      <w:ins w:id="7067"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7068" w:author="Orion" w:date="2011-07-26T22:30:00Z">
        <w:r w:rsidR="00503590">
          <w:t xml:space="preserve">Figura </w:t>
        </w:r>
        <w:r w:rsidR="00503590">
          <w:rPr>
            <w:noProof/>
          </w:rPr>
          <w:t>30</w:t>
        </w:r>
      </w:ins>
      <w:ins w:id="7069" w:author="Orion" w:date="2011-06-29T16:55:00Z">
        <w:r>
          <w:rPr>
            <w:rFonts w:cs="Times New Roman"/>
          </w:rPr>
          <w:fldChar w:fldCharType="end"/>
        </w:r>
      </w:ins>
      <w:ins w:id="7070" w:author="Orion" w:date="2011-06-29T16:54:00Z">
        <w:r>
          <w:rPr>
            <w:rFonts w:cs="Times New Roman"/>
          </w:rPr>
          <w:t>)</w:t>
        </w:r>
      </w:ins>
      <w:ins w:id="7071" w:author="Orion" w:date="2011-06-29T16:55:00Z">
        <w:r>
          <w:rPr>
            <w:rFonts w:cs="Times New Roman"/>
          </w:rPr>
          <w:t xml:space="preserve"> puede verse como la orden</w:t>
        </w:r>
      </w:ins>
      <w:ins w:id="7072" w:author="Orion" w:date="2011-06-29T16:58:00Z">
        <w:r>
          <w:rPr>
            <w:rFonts w:cs="Times New Roman"/>
          </w:rPr>
          <w:t>,</w:t>
        </w:r>
      </w:ins>
      <w:ins w:id="7073" w:author="Orion" w:date="2011-06-29T16:55:00Z">
        <w:r>
          <w:rPr>
            <w:rFonts w:cs="Times New Roman"/>
          </w:rPr>
          <w:t xml:space="preserve"> que inicio una interacción entre controlador y piloto (</w:t>
        </w:r>
      </w:ins>
      <w:ins w:id="7074"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7075" w:author="Orion" w:date="2011-07-26T22:30:00Z">
        <w:r w:rsidR="00503590">
          <w:t xml:space="preserve">Figura </w:t>
        </w:r>
        <w:r w:rsidR="00503590">
          <w:rPr>
            <w:noProof/>
          </w:rPr>
          <w:t>21</w:t>
        </w:r>
      </w:ins>
      <w:ins w:id="7076" w:author="Orion" w:date="2011-06-29T16:56:00Z">
        <w:r>
          <w:rPr>
            <w:rFonts w:cs="Times New Roman"/>
          </w:rPr>
          <w:fldChar w:fldCharType="end"/>
        </w:r>
      </w:ins>
      <w:ins w:id="7077" w:author="Orion" w:date="2011-06-29T16:55:00Z">
        <w:r>
          <w:rPr>
            <w:rFonts w:cs="Times New Roman"/>
          </w:rPr>
          <w:t>)</w:t>
        </w:r>
      </w:ins>
      <w:ins w:id="7078" w:author="Orion" w:date="2011-06-29T16:56:00Z">
        <w:r>
          <w:rPr>
            <w:rFonts w:cs="Times New Roman"/>
          </w:rPr>
          <w:t xml:space="preserve"> y que hizo que el piloto creara un nuevo tramo </w:t>
        </w:r>
      </w:ins>
      <w:ins w:id="7079" w:author="Orion" w:date="2011-06-29T16:57:00Z">
        <w:r>
          <w:rPr>
            <w:rFonts w:cs="Times New Roman"/>
          </w:rPr>
          <w:t>“ficticio” (</w:t>
        </w:r>
      </w:ins>
      <w:ins w:id="7080"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7081" w:author="Orion" w:date="2011-07-26T22:30:00Z">
        <w:r w:rsidR="00503590">
          <w:t xml:space="preserve">Figura </w:t>
        </w:r>
        <w:r w:rsidR="00503590">
          <w:rPr>
            <w:noProof/>
          </w:rPr>
          <w:t>22</w:t>
        </w:r>
      </w:ins>
      <w:ins w:id="7082" w:author="Orion" w:date="2011-06-29T16:58:00Z">
        <w:r>
          <w:rPr>
            <w:rFonts w:cs="Times New Roman"/>
          </w:rPr>
          <w:fldChar w:fldCharType="end"/>
        </w:r>
      </w:ins>
      <w:ins w:id="7083" w:author="Orion" w:date="2011-06-29T16:57:00Z">
        <w:r>
          <w:rPr>
            <w:rFonts w:cs="Times New Roman"/>
          </w:rPr>
          <w:t>)</w:t>
        </w:r>
      </w:ins>
      <w:ins w:id="7084" w:author="Orion" w:date="2011-06-29T16:58:00Z">
        <w:r>
          <w:rPr>
            <w:rFonts w:cs="Times New Roman"/>
          </w:rPr>
          <w:t>, ha empezado a ser procesada por el piloto y que</w:t>
        </w:r>
      </w:ins>
      <w:ins w:id="7085" w:author="Orion" w:date="2011-06-29T17:03:00Z">
        <w:r w:rsidR="003D3F86">
          <w:rPr>
            <w:rFonts w:cs="Times New Roman"/>
          </w:rPr>
          <w:t xml:space="preserve"> este</w:t>
        </w:r>
      </w:ins>
      <w:ins w:id="7086" w:author="Orion" w:date="2011-06-29T16:58:00Z">
        <w:r>
          <w:rPr>
            <w:rFonts w:cs="Times New Roman"/>
          </w:rPr>
          <w:t xml:space="preserve"> empieza a tomar </w:t>
        </w:r>
      </w:ins>
      <w:ins w:id="7087" w:author="Orion" w:date="2011-06-29T16:59:00Z">
        <w:r>
          <w:rPr>
            <w:rFonts w:cs="Times New Roman"/>
          </w:rPr>
          <w:t xml:space="preserve">algunas </w:t>
        </w:r>
      </w:ins>
      <w:ins w:id="7088" w:author="Orion" w:date="2011-06-29T16:58:00Z">
        <w:r>
          <w:rPr>
            <w:rFonts w:cs="Times New Roman"/>
          </w:rPr>
          <w:t xml:space="preserve">decisiones </w:t>
        </w:r>
      </w:ins>
      <w:ins w:id="7089"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7090" w:author="Orion" w:date="2011-06-29T17:03:00Z">
        <w:r w:rsidR="002F5FB4">
          <w:rPr>
            <w:rFonts w:cs="Times New Roman"/>
          </w:rPr>
          <w:t>l</w:t>
        </w:r>
      </w:ins>
      <w:ins w:id="7091" w:author="Orion" w:date="2011-06-29T16:59:00Z">
        <w:r>
          <w:rPr>
            <w:rFonts w:cs="Times New Roman"/>
          </w:rPr>
          <w:t xml:space="preserve"> oeste aumenta la altitud</w:t>
        </w:r>
      </w:ins>
      <w:ins w:id="7092" w:author="Orion" w:date="2011-06-29T17:00:00Z">
        <w:r w:rsidR="00796392">
          <w:rPr>
            <w:rFonts w:cs="Times New Roman"/>
          </w:rPr>
          <w:t xml:space="preserve"> (ruta en rojo)</w:t>
        </w:r>
      </w:ins>
      <w:ins w:id="7093" w:author="Orion" w:date="2011-06-29T16:59:00Z">
        <w:r>
          <w:rPr>
            <w:rFonts w:cs="Times New Roman"/>
          </w:rPr>
          <w:t xml:space="preserve"> mientras que el situado m</w:t>
        </w:r>
      </w:ins>
      <w:ins w:id="7094" w:author="Orion" w:date="2011-06-29T17:00:00Z">
        <w:r>
          <w:rPr>
            <w:rFonts w:cs="Times New Roman"/>
          </w:rPr>
          <w:t>ás al este disminuye su altitud</w:t>
        </w:r>
        <w:r w:rsidR="00796392">
          <w:rPr>
            <w:rFonts w:cs="Times New Roman"/>
          </w:rPr>
          <w:t xml:space="preserve"> (ruta en verde)</w:t>
        </w:r>
        <w:r>
          <w:rPr>
            <w:rFonts w:cs="Times New Roman"/>
          </w:rPr>
          <w:t>.</w:t>
        </w:r>
      </w:ins>
      <w:ins w:id="7095" w:author="Orion" w:date="2011-06-29T17:03:00Z">
        <w:r w:rsidR="00795AE2">
          <w:rPr>
            <w:rFonts w:cs="Times New Roman"/>
          </w:rPr>
          <w:t xml:space="preserve"> Otra consecuencia de ello es que el riesgo de col</w:t>
        </w:r>
      </w:ins>
      <w:ins w:id="7096" w:author="Orion" w:date="2011-06-29T17:04:00Z">
        <w:r w:rsidR="00795AE2">
          <w:rPr>
            <w:rFonts w:cs="Times New Roman"/>
          </w:rPr>
          <w:t>is</w:t>
        </w:r>
      </w:ins>
      <w:ins w:id="7097" w:author="Orion" w:date="2011-06-29T17:03:00Z">
        <w:r w:rsidR="00795AE2">
          <w:rPr>
            <w:rFonts w:cs="Times New Roman"/>
          </w:rPr>
          <w:t>i</w:t>
        </w:r>
      </w:ins>
      <w:ins w:id="7098"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7099" w:author="Orion" w:date="2011-06-29T15:44:00Z"/>
          <w:rFonts w:cs="Times New Roman"/>
        </w:rPr>
        <w:pPrChange w:id="7100" w:author="Orion" w:date="2011-06-26T12:33:00Z">
          <w:pPr/>
        </w:pPrChange>
      </w:pPr>
    </w:p>
    <w:p w14:paraId="300BB690" w14:textId="4A7537F8" w:rsidR="0096704B" w:rsidRDefault="0096704B">
      <w:pPr>
        <w:jc w:val="both"/>
        <w:rPr>
          <w:ins w:id="7101" w:author="Orion" w:date="2011-06-28T17:15:00Z"/>
          <w:rFonts w:cs="Times New Roman"/>
        </w:rPr>
        <w:pPrChange w:id="7102" w:author="Orion" w:date="2011-06-26T12:33:00Z">
          <w:pPr/>
        </w:pPrChange>
      </w:pPr>
      <w:ins w:id="7103" w:author="Orion" w:date="2011-06-29T15:44:00Z">
        <w:r w:rsidRPr="0083518D">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065B285D" w:rsidR="002D48A2" w:rsidRDefault="006B1111">
      <w:pPr>
        <w:pStyle w:val="Caption"/>
        <w:rPr>
          <w:ins w:id="7104" w:author="Orion" w:date="2011-06-28T17:25:00Z"/>
          <w:rFonts w:cs="Times New Roman"/>
        </w:rPr>
        <w:pPrChange w:id="7105" w:author="Orion" w:date="2011-06-28T17:59:00Z">
          <w:pPr/>
        </w:pPrChange>
      </w:pPr>
      <w:bookmarkStart w:id="7106" w:name="_Toc299483455"/>
      <w:bookmarkStart w:id="7107" w:name="_Ref297047382"/>
      <w:r>
        <w:t>Figura</w:t>
      </w:r>
      <w:ins w:id="7108" w:author="Orion" w:date="2011-06-28T17:59:00Z">
        <w:del w:id="7109" w:author="IO" w:date="2011-07-22T13:09:00Z">
          <w:r w:rsidR="009D2CAD" w:rsidDel="006B1111">
            <w:delText>Ilustración</w:delText>
          </w:r>
        </w:del>
        <w:r w:rsidR="009D2CAD">
          <w:t xml:space="preserve"> </w:t>
        </w:r>
      </w:ins>
      <w:ins w:id="7110" w:author="IO" w:date="2011-07-22T13:09:00Z">
        <w:r>
          <w:fldChar w:fldCharType="begin"/>
        </w:r>
        <w:r>
          <w:instrText xml:space="preserve"> SEQ Figura \* ARABIC </w:instrText>
        </w:r>
      </w:ins>
      <w:r>
        <w:fldChar w:fldCharType="separate"/>
      </w:r>
      <w:ins w:id="7111" w:author="Orion" w:date="2011-07-26T22:30:00Z">
        <w:r w:rsidR="00503590">
          <w:rPr>
            <w:noProof/>
          </w:rPr>
          <w:t>31</w:t>
        </w:r>
      </w:ins>
      <w:bookmarkEnd w:id="7106"/>
      <w:ins w:id="7112" w:author="IO" w:date="2011-07-22T13:16:00Z">
        <w:del w:id="7113" w:author="Orion" w:date="2011-07-24T21:36:00Z">
          <w:r w:rsidR="00416FF6" w:rsidDel="00587D28">
            <w:rPr>
              <w:noProof/>
            </w:rPr>
            <w:delText>30</w:delText>
          </w:r>
        </w:del>
      </w:ins>
      <w:ins w:id="7114" w:author="IO" w:date="2011-07-22T13:09:00Z">
        <w:r>
          <w:fldChar w:fldCharType="end"/>
        </w:r>
      </w:ins>
      <w:ins w:id="7115" w:author="Orion" w:date="2011-06-28T17:59:00Z">
        <w:del w:id="7116" w:author="IO" w:date="2011-07-22T13:09:00Z">
          <w:r w:rsidR="009D2CAD" w:rsidDel="006B1111">
            <w:fldChar w:fldCharType="begin"/>
          </w:r>
          <w:r w:rsidR="009D2CAD" w:rsidDel="006B1111">
            <w:delInstrText xml:space="preserve"> SEQ Ilustración \* ARABIC </w:delInstrText>
          </w:r>
        </w:del>
      </w:ins>
      <w:del w:id="7117" w:author="IO" w:date="2011-07-22T13:09:00Z">
        <w:r w:rsidR="009D2CAD" w:rsidDel="006B1111">
          <w:fldChar w:fldCharType="end"/>
        </w:r>
      </w:del>
      <w:bookmarkEnd w:id="7107"/>
    </w:p>
    <w:p w14:paraId="0CD123FD" w14:textId="643A596B" w:rsidR="00DD79DB" w:rsidRDefault="00EC4B15">
      <w:pPr>
        <w:jc w:val="both"/>
        <w:rPr>
          <w:ins w:id="7118" w:author="Orion" w:date="2011-06-29T17:10:00Z"/>
          <w:rFonts w:cs="Times New Roman"/>
        </w:rPr>
        <w:pPrChange w:id="7119" w:author="Orion" w:date="2011-06-26T12:33:00Z">
          <w:pPr/>
        </w:pPrChange>
      </w:pPr>
      <w:ins w:id="7120"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7121" w:author="Orion" w:date="2011-07-26T22:30:00Z">
        <w:r w:rsidR="00503590">
          <w:t xml:space="preserve">Figura </w:t>
        </w:r>
        <w:r w:rsidR="00503590">
          <w:rPr>
            <w:noProof/>
          </w:rPr>
          <w:t>31</w:t>
        </w:r>
      </w:ins>
      <w:ins w:id="7122" w:author="Orion" w:date="2011-06-29T17:10:00Z">
        <w:r>
          <w:rPr>
            <w:rFonts w:cs="Times New Roman"/>
          </w:rPr>
          <w:fldChar w:fldCharType="end"/>
        </w:r>
        <w:r>
          <w:rPr>
            <w:rFonts w:cs="Times New Roman"/>
          </w:rPr>
          <w:t xml:space="preserve">) es una imagen representativa del diagrama mostrado en la </w:t>
        </w:r>
      </w:ins>
      <w:ins w:id="7123"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7124" w:author="Orion" w:date="2011-07-26T22:30:00Z">
        <w:r w:rsidR="00503590">
          <w:t xml:space="preserve">Figura </w:t>
        </w:r>
        <w:r w:rsidR="00503590">
          <w:rPr>
            <w:noProof/>
          </w:rPr>
          <w:t>23</w:t>
        </w:r>
      </w:ins>
      <w:ins w:id="7125" w:author="Orion" w:date="2011-06-29T17:11:00Z">
        <w:r>
          <w:rPr>
            <w:rFonts w:cs="Times New Roman"/>
          </w:rPr>
          <w:fldChar w:fldCharType="end"/>
        </w:r>
        <w:r>
          <w:rPr>
            <w:rFonts w:cs="Times New Roman"/>
          </w:rPr>
          <w:t xml:space="preserve"> donde la posibilidad de riesgo de conflicto desaparece por completo.</w:t>
        </w:r>
      </w:ins>
      <w:ins w:id="7126" w:author="Orion" w:date="2011-06-29T17:12:00Z">
        <w:r>
          <w:rPr>
            <w:rFonts w:cs="Times New Roman"/>
          </w:rPr>
          <w:t xml:space="preserve"> Pero debido a que a los pilotos, por su condición, les lleva algo de tiempo restablecer el vuelo que llevaban antes del conflicto</w:t>
        </w:r>
      </w:ins>
      <w:ins w:id="7127" w:author="Orion" w:date="2011-06-29T17:13:00Z">
        <w:r>
          <w:rPr>
            <w:rFonts w:cs="Times New Roman"/>
          </w:rPr>
          <w:t xml:space="preserve">, no es hasta que están muy lejos cuando </w:t>
        </w:r>
      </w:ins>
      <w:ins w:id="7128" w:author="Orion" w:date="2011-06-29T17:14:00Z">
        <w:r>
          <w:rPr>
            <w:rFonts w:cs="Times New Roman"/>
          </w:rPr>
          <w:t>los aviones vuelven a sus alturas y velocidades de crucero.</w:t>
        </w:r>
      </w:ins>
    </w:p>
    <w:p w14:paraId="0094A167" w14:textId="77777777" w:rsidR="00EC4B15" w:rsidRDefault="00EC4B15">
      <w:pPr>
        <w:jc w:val="both"/>
        <w:rPr>
          <w:ins w:id="7129" w:author="Orion" w:date="2011-06-28T17:25:00Z"/>
          <w:rFonts w:cs="Times New Roman"/>
        </w:rPr>
        <w:pPrChange w:id="7130" w:author="Orion" w:date="2011-06-26T12:33:00Z">
          <w:pPr/>
        </w:pPrChange>
      </w:pPr>
    </w:p>
    <w:p w14:paraId="0864336A" w14:textId="204AB0C9" w:rsidR="007A7012" w:rsidRPr="00441066" w:rsidRDefault="007A7012">
      <w:pPr>
        <w:pStyle w:val="ListParagraph"/>
        <w:numPr>
          <w:ilvl w:val="0"/>
          <w:numId w:val="41"/>
        </w:numPr>
        <w:spacing w:before="120" w:after="120"/>
        <w:ind w:left="641" w:hanging="357"/>
        <w:jc w:val="both"/>
        <w:rPr>
          <w:ins w:id="7131" w:author="Orion" w:date="2011-06-28T18:17:00Z"/>
          <w:i/>
          <w:rPrChange w:id="7132" w:author="IO" w:date="2011-07-22T12:29:00Z">
            <w:rPr>
              <w:ins w:id="7133" w:author="Orion" w:date="2011-06-28T18:17:00Z"/>
              <w:rFonts w:cs="Times New Roman"/>
            </w:rPr>
          </w:rPrChange>
        </w:rPr>
        <w:pPrChange w:id="7134" w:author="IO" w:date="2011-07-22T12:29:00Z">
          <w:pPr/>
        </w:pPrChange>
      </w:pPr>
      <w:ins w:id="7135" w:author="Orion" w:date="2011-06-28T18:13:00Z">
        <w:r w:rsidRPr="00441066">
          <w:rPr>
            <w:i/>
            <w:rPrChange w:id="7136" w:author="IO" w:date="2011-07-22T12:29:00Z">
              <w:rPr>
                <w:rFonts w:cs="Times New Roman"/>
              </w:rPr>
            </w:rPrChange>
          </w:rPr>
          <w:t xml:space="preserve">El en el siguiente grupo de </w:t>
        </w:r>
      </w:ins>
      <w:ins w:id="7137" w:author="Orion" w:date="2011-06-28T18:14:00Z">
        <w:r w:rsidRPr="00441066">
          <w:rPr>
            <w:i/>
            <w:rPrChange w:id="7138" w:author="IO" w:date="2011-07-22T12:29:00Z">
              <w:rPr>
                <w:rFonts w:cs="Times New Roman"/>
              </w:rPr>
            </w:rPrChange>
          </w:rPr>
          <w:t>imágenes</w:t>
        </w:r>
      </w:ins>
      <w:ins w:id="7139" w:author="Orion" w:date="2011-06-28T18:13:00Z">
        <w:r w:rsidRPr="00441066">
          <w:rPr>
            <w:i/>
            <w:rPrChange w:id="7140" w:author="IO" w:date="2011-07-22T12:29:00Z">
              <w:rPr>
                <w:rFonts w:cs="Times New Roman"/>
              </w:rPr>
            </w:rPrChange>
          </w:rPr>
          <w:t xml:space="preserve"> </w:t>
        </w:r>
      </w:ins>
      <w:ins w:id="7141" w:author="Orion" w:date="2011-06-28T18:14:00Z">
        <w:r w:rsidRPr="00441066">
          <w:rPr>
            <w:i/>
            <w:rPrChange w:id="7142" w:author="IO" w:date="2011-07-22T12:29:00Z">
              <w:rPr>
                <w:rFonts w:cs="Times New Roman"/>
              </w:rPr>
            </w:rPrChange>
          </w:rPr>
          <w:t>se verá el comportamiento de pilotos con valores de estrés y fatiga medios y una experiencia media de vuelo</w:t>
        </w:r>
      </w:ins>
      <w:ins w:id="7143" w:author="Orion" w:date="2011-07-05T13:06:00Z">
        <w:r w:rsidR="008759A0" w:rsidRPr="00441066">
          <w:rPr>
            <w:i/>
            <w:rPrChange w:id="7144" w:author="IO" w:date="2011-07-22T12:29:00Z">
              <w:rPr>
                <w:rFonts w:cs="Times New Roman"/>
              </w:rPr>
            </w:rPrChange>
          </w:rPr>
          <w:t xml:space="preserve"> (valores de estrés, fatiga y experiencia </w:t>
        </w:r>
      </w:ins>
      <w:ins w:id="7145" w:author="Orion" w:date="2011-07-05T13:07:00Z">
        <w:r w:rsidR="008759A0" w:rsidRPr="00441066">
          <w:rPr>
            <w:i/>
            <w:rPrChange w:id="7146" w:author="IO" w:date="2011-07-22T12:29:00Z">
              <w:rPr>
                <w:rFonts w:cs="Times New Roman"/>
              </w:rPr>
            </w:rPrChange>
          </w:rPr>
          <w:t>igual a 50</w:t>
        </w:r>
      </w:ins>
      <w:ins w:id="7147" w:author="Orion" w:date="2011-07-05T13:06:00Z">
        <w:r w:rsidR="008759A0" w:rsidRPr="00441066">
          <w:rPr>
            <w:i/>
            <w:rPrChange w:id="7148" w:author="IO" w:date="2011-07-22T12:29:00Z">
              <w:rPr>
                <w:rFonts w:cs="Times New Roman"/>
              </w:rPr>
            </w:rPrChange>
          </w:rPr>
          <w:t xml:space="preserve">%, </w:t>
        </w:r>
      </w:ins>
      <w:ins w:id="7149" w:author="Orion" w:date="2011-07-05T13:07:00Z">
        <w:r w:rsidR="008759A0" w:rsidRPr="00441066">
          <w:rPr>
            <w:i/>
            <w:rPrChange w:id="7150" w:author="IO" w:date="2011-07-22T12:29:00Z">
              <w:rPr>
                <w:rFonts w:cs="Times New Roman"/>
              </w:rPr>
            </w:rPrChange>
          </w:rPr>
          <w:t>50</w:t>
        </w:r>
      </w:ins>
      <w:ins w:id="7151" w:author="Orion" w:date="2011-07-05T13:06:00Z">
        <w:r w:rsidR="008759A0" w:rsidRPr="00441066">
          <w:rPr>
            <w:i/>
            <w:rPrChange w:id="7152" w:author="IO" w:date="2011-07-22T12:29:00Z">
              <w:rPr>
                <w:rFonts w:cs="Times New Roman"/>
              </w:rPr>
            </w:rPrChange>
          </w:rPr>
          <w:t>% y 2</w:t>
        </w:r>
      </w:ins>
      <w:ins w:id="7153" w:author="Orion" w:date="2011-07-05T13:07:00Z">
        <w:r w:rsidR="008759A0" w:rsidRPr="00441066">
          <w:rPr>
            <w:i/>
            <w:rPrChange w:id="7154" w:author="IO" w:date="2011-07-22T12:29:00Z">
              <w:rPr>
                <w:rFonts w:cs="Times New Roman"/>
              </w:rPr>
            </w:rPrChange>
          </w:rPr>
          <w:t>5</w:t>
        </w:r>
      </w:ins>
      <w:ins w:id="7155" w:author="Orion" w:date="2011-07-05T13:06:00Z">
        <w:r w:rsidR="008759A0" w:rsidRPr="00441066">
          <w:rPr>
            <w:i/>
            <w:rPrChange w:id="7156" w:author="IO" w:date="2011-07-22T12:29:00Z">
              <w:rPr>
                <w:rFonts w:cs="Times New Roman"/>
              </w:rPr>
            </w:rPrChange>
          </w:rPr>
          <w:t>% respectivamente)</w:t>
        </w:r>
      </w:ins>
      <w:ins w:id="7157" w:author="Orion" w:date="2011-06-28T18:14:00Z">
        <w:r w:rsidRPr="00441066">
          <w:rPr>
            <w:i/>
            <w:rPrChange w:id="7158" w:author="IO" w:date="2011-07-22T12:29:00Z">
              <w:rPr>
                <w:rFonts w:cs="Times New Roman"/>
              </w:rPr>
            </w:rPrChange>
          </w:rPr>
          <w:t>.</w:t>
        </w:r>
      </w:ins>
      <w:ins w:id="7159" w:author="Orion" w:date="2011-06-28T18:21:00Z">
        <w:r w:rsidR="004B1C04" w:rsidRPr="00441066">
          <w:rPr>
            <w:i/>
            <w:rPrChange w:id="7160" w:author="IO" w:date="2011-07-22T12:29:00Z">
              <w:rPr>
                <w:rFonts w:cs="Times New Roman"/>
              </w:rPr>
            </w:rPrChange>
          </w:rPr>
          <w:t xml:space="preserve"> Lo primero que se puede observar es que a los pilotos les lleva men</w:t>
        </w:r>
      </w:ins>
      <w:ins w:id="7161" w:author="Orion" w:date="2011-06-29T09:56:00Z">
        <w:r w:rsidR="000F6D72" w:rsidRPr="00441066">
          <w:rPr>
            <w:i/>
            <w:rPrChange w:id="7162" w:author="IO" w:date="2011-07-22T12:29:00Z">
              <w:rPr>
                <w:rFonts w:cs="Times New Roman"/>
              </w:rPr>
            </w:rPrChange>
          </w:rPr>
          <w:t>o</w:t>
        </w:r>
      </w:ins>
      <w:ins w:id="7163" w:author="Orion" w:date="2011-06-28T18:21:00Z">
        <w:r w:rsidR="004B1C04" w:rsidRPr="00441066">
          <w:rPr>
            <w:i/>
            <w:rPrChange w:id="7164" w:author="IO" w:date="2011-07-22T12:29:00Z">
              <w:rPr>
                <w:rFonts w:cs="Times New Roman"/>
              </w:rPr>
            </w:rPrChange>
          </w:rPr>
          <w:t>s tiempo ponerse a rumbo del destino. También se pu</w:t>
        </w:r>
      </w:ins>
      <w:ins w:id="7165" w:author="Orion" w:date="2011-06-29T09:56:00Z">
        <w:r w:rsidR="00C2103E" w:rsidRPr="00441066">
          <w:rPr>
            <w:i/>
            <w:rPrChange w:id="7166" w:author="IO" w:date="2011-07-22T12:29:00Z">
              <w:rPr>
                <w:rFonts w:cs="Times New Roman"/>
              </w:rPr>
            </w:rPrChange>
          </w:rPr>
          <w:t>e</w:t>
        </w:r>
      </w:ins>
      <w:ins w:id="7167" w:author="Orion" w:date="2011-06-28T18:21:00Z">
        <w:r w:rsidR="004B1C04" w:rsidRPr="00441066">
          <w:rPr>
            <w:i/>
            <w:rPrChange w:id="7168" w:author="IO" w:date="2011-07-22T12:29:00Z">
              <w:rPr>
                <w:rFonts w:cs="Times New Roman"/>
              </w:rPr>
            </w:rPrChange>
          </w:rPr>
          <w:t xml:space="preserve">de ver </w:t>
        </w:r>
      </w:ins>
      <w:ins w:id="7169" w:author="Orion" w:date="2011-06-28T18:22:00Z">
        <w:r w:rsidR="004B1C04" w:rsidRPr="00441066">
          <w:rPr>
            <w:i/>
            <w:rPrChange w:id="7170" w:author="IO" w:date="2011-07-22T12:29:00Z">
              <w:rPr>
                <w:rFonts w:cs="Times New Roman"/>
              </w:rPr>
            </w:rPrChange>
          </w:rPr>
          <w:t>poco después de detectado el conflicto (</w:t>
        </w:r>
      </w:ins>
      <w:ins w:id="7171" w:author="Orion" w:date="2011-06-28T18:23:00Z">
        <w:r w:rsidR="004B1C04" w:rsidRPr="00441066">
          <w:rPr>
            <w:i/>
            <w:rPrChange w:id="7172" w:author="IO" w:date="2011-07-22T12:29:00Z">
              <w:rPr>
                <w:rFonts w:cs="Times New Roman"/>
              </w:rPr>
            </w:rPrChange>
          </w:rPr>
          <w:fldChar w:fldCharType="begin"/>
        </w:r>
        <w:r w:rsidR="004B1C04" w:rsidRPr="00441066">
          <w:rPr>
            <w:i/>
            <w:rPrChange w:id="7173" w:author="IO" w:date="2011-07-22T12:29:00Z">
              <w:rPr>
                <w:rFonts w:cs="Times New Roman"/>
              </w:rPr>
            </w:rPrChange>
          </w:rPr>
          <w:instrText xml:space="preserve"> REF _Ref297048711 \h </w:instrText>
        </w:r>
      </w:ins>
      <w:r w:rsidR="00441066">
        <w:rPr>
          <w:i/>
        </w:rPr>
        <w:instrText xml:space="preserve"> \* MERGEFORMAT </w:instrText>
      </w:r>
      <w:r w:rsidR="004B1C04" w:rsidRPr="00441066">
        <w:rPr>
          <w:i/>
          <w:rPrChange w:id="7174" w:author="IO" w:date="2011-07-22T12:29:00Z">
            <w:rPr>
              <w:i/>
            </w:rPr>
          </w:rPrChange>
        </w:rPr>
      </w:r>
      <w:r w:rsidR="004B1C04" w:rsidRPr="00441066">
        <w:rPr>
          <w:i/>
          <w:rPrChange w:id="7175" w:author="IO" w:date="2011-07-22T12:29:00Z">
            <w:rPr>
              <w:rFonts w:cs="Times New Roman"/>
            </w:rPr>
          </w:rPrChange>
        </w:rPr>
        <w:fldChar w:fldCharType="separate"/>
      </w:r>
      <w:ins w:id="7176" w:author="Orion" w:date="2011-07-26T22:30:00Z">
        <w:r w:rsidR="00503590" w:rsidRPr="00503590">
          <w:rPr>
            <w:i/>
            <w:rPrChange w:id="7177" w:author="Orion" w:date="2011-07-26T22:30:00Z">
              <w:rPr/>
            </w:rPrChange>
          </w:rPr>
          <w:t>Figura 32</w:t>
        </w:r>
      </w:ins>
      <w:ins w:id="7178" w:author="Orion" w:date="2011-06-28T18:23:00Z">
        <w:r w:rsidR="004B1C04" w:rsidRPr="00441066">
          <w:rPr>
            <w:i/>
            <w:rPrChange w:id="7179" w:author="IO" w:date="2011-07-22T12:29:00Z">
              <w:rPr>
                <w:rFonts w:cs="Times New Roman"/>
              </w:rPr>
            </w:rPrChange>
          </w:rPr>
          <w:fldChar w:fldCharType="end"/>
        </w:r>
      </w:ins>
      <w:ins w:id="7180" w:author="Orion" w:date="2011-06-28T18:22:00Z">
        <w:r w:rsidR="004B1C04" w:rsidRPr="00441066">
          <w:rPr>
            <w:i/>
            <w:rPrChange w:id="7181" w:author="IO" w:date="2011-07-22T12:29:00Z">
              <w:rPr>
                <w:rFonts w:cs="Times New Roman"/>
              </w:rPr>
            </w:rPrChange>
          </w:rPr>
          <w:t>) los pilotos</w:t>
        </w:r>
      </w:ins>
      <w:ins w:id="7182" w:author="Orion" w:date="2011-06-28T18:23:00Z">
        <w:r w:rsidR="004B1C04" w:rsidRPr="00441066">
          <w:rPr>
            <w:i/>
            <w:rPrChange w:id="7183" w:author="IO" w:date="2011-07-22T12:29:00Z">
              <w:rPr>
                <w:rFonts w:cs="Times New Roman"/>
              </w:rPr>
            </w:rPrChange>
          </w:rPr>
          <w:t xml:space="preserve"> acatan las ordenes de los controladores y ponen a volar a sus respectivas aeronaves a la altura/velocidad ordenada. </w:t>
        </w:r>
      </w:ins>
      <w:ins w:id="7184" w:author="Orion" w:date="2011-06-28T18:24:00Z">
        <w:r w:rsidR="004B1C04" w:rsidRPr="00441066">
          <w:rPr>
            <w:i/>
            <w:rPrChange w:id="7185" w:author="IO" w:date="2011-07-22T12:29:00Z">
              <w:rPr>
                <w:rFonts w:cs="Times New Roman"/>
              </w:rPr>
            </w:rPrChange>
          </w:rPr>
          <w:t xml:space="preserve">A su vez se puede ver en la </w:t>
        </w:r>
        <w:r w:rsidR="004B1C04" w:rsidRPr="00441066">
          <w:rPr>
            <w:i/>
            <w:rPrChange w:id="7186" w:author="IO" w:date="2011-07-22T12:29:00Z">
              <w:rPr>
                <w:rFonts w:cs="Times New Roman"/>
              </w:rPr>
            </w:rPrChange>
          </w:rPr>
          <w:fldChar w:fldCharType="begin"/>
        </w:r>
        <w:r w:rsidR="004B1C04" w:rsidRPr="00441066">
          <w:rPr>
            <w:i/>
            <w:rPrChange w:id="7187" w:author="IO" w:date="2011-07-22T12:29:00Z">
              <w:rPr>
                <w:rFonts w:cs="Times New Roman"/>
              </w:rPr>
            </w:rPrChange>
          </w:rPr>
          <w:instrText xml:space="preserve"> REF _Ref297048794 \h </w:instrText>
        </w:r>
      </w:ins>
      <w:r w:rsidR="00441066">
        <w:rPr>
          <w:i/>
        </w:rPr>
        <w:instrText xml:space="preserve"> \* MERGEFORMAT </w:instrText>
      </w:r>
      <w:r w:rsidR="004B1C04" w:rsidRPr="00441066">
        <w:rPr>
          <w:i/>
          <w:rPrChange w:id="7188" w:author="IO" w:date="2011-07-22T12:29:00Z">
            <w:rPr>
              <w:i/>
            </w:rPr>
          </w:rPrChange>
        </w:rPr>
      </w:r>
      <w:r w:rsidR="004B1C04" w:rsidRPr="00441066">
        <w:rPr>
          <w:i/>
          <w:rPrChange w:id="7189" w:author="IO" w:date="2011-07-22T12:29:00Z">
            <w:rPr>
              <w:rFonts w:cs="Times New Roman"/>
            </w:rPr>
          </w:rPrChange>
        </w:rPr>
        <w:fldChar w:fldCharType="separate"/>
      </w:r>
      <w:ins w:id="7190" w:author="Orion" w:date="2011-07-26T22:30:00Z">
        <w:r w:rsidR="00503590" w:rsidRPr="00503590">
          <w:rPr>
            <w:i/>
            <w:rPrChange w:id="7191" w:author="Orion" w:date="2011-07-26T22:30:00Z">
              <w:rPr/>
            </w:rPrChange>
          </w:rPr>
          <w:t>Figura 33</w:t>
        </w:r>
      </w:ins>
      <w:ins w:id="7192" w:author="Orion" w:date="2011-06-28T18:24:00Z">
        <w:r w:rsidR="004B1C04" w:rsidRPr="00441066">
          <w:rPr>
            <w:i/>
            <w:rPrChange w:id="7193" w:author="IO" w:date="2011-07-22T12:29:00Z">
              <w:rPr>
                <w:rFonts w:cs="Times New Roman"/>
              </w:rPr>
            </w:rPrChange>
          </w:rPr>
          <w:fldChar w:fldCharType="end"/>
        </w:r>
        <w:r w:rsidR="004B1C04" w:rsidRPr="00441066">
          <w:rPr>
            <w:i/>
            <w:rPrChange w:id="7194" w:author="IO" w:date="2011-07-22T12:29:00Z">
              <w:rPr>
                <w:rFonts w:cs="Times New Roman"/>
              </w:rPr>
            </w:rPrChange>
          </w:rPr>
          <w:t xml:space="preserve"> que </w:t>
        </w:r>
      </w:ins>
      <w:ins w:id="7195" w:author="Orion" w:date="2011-06-28T18:26:00Z">
        <w:r w:rsidR="004B1C04" w:rsidRPr="00441066">
          <w:rPr>
            <w:i/>
            <w:rPrChange w:id="7196" w:author="IO" w:date="2011-07-22T12:29:00Z">
              <w:rPr>
                <w:rFonts w:cs="Times New Roman"/>
              </w:rPr>
            </w:rPrChange>
          </w:rPr>
          <w:t xml:space="preserve">no transcurre demasiado tiempo desde </w:t>
        </w:r>
      </w:ins>
      <w:ins w:id="7197" w:author="Orion" w:date="2011-06-28T18:24:00Z">
        <w:r w:rsidR="004B1C04" w:rsidRPr="00441066">
          <w:rPr>
            <w:i/>
            <w:rPrChange w:id="7198" w:author="IO" w:date="2011-07-22T12:29:00Z">
              <w:rPr>
                <w:rFonts w:cs="Times New Roman"/>
              </w:rPr>
            </w:rPrChange>
          </w:rPr>
          <w:t>que el controlador orden</w:t>
        </w:r>
      </w:ins>
      <w:ins w:id="7199" w:author="Orion" w:date="2011-06-28T18:27:00Z">
        <w:r w:rsidR="006958B4" w:rsidRPr="00441066">
          <w:rPr>
            <w:i/>
            <w:rPrChange w:id="7200" w:author="IO" w:date="2011-07-22T12:29:00Z">
              <w:rPr>
                <w:rFonts w:cs="Times New Roman"/>
              </w:rPr>
            </w:rPrChange>
          </w:rPr>
          <w:t>a</w:t>
        </w:r>
      </w:ins>
      <w:ins w:id="7201" w:author="Orion" w:date="2011-06-28T18:24:00Z">
        <w:r w:rsidR="004B1C04" w:rsidRPr="00441066">
          <w:rPr>
            <w:i/>
            <w:rPrChange w:id="7202" w:author="IO" w:date="2011-07-22T12:29:00Z">
              <w:rPr>
                <w:rFonts w:cs="Times New Roman"/>
              </w:rPr>
            </w:rPrChange>
          </w:rPr>
          <w:t xml:space="preserve"> a los pilotos </w:t>
        </w:r>
      </w:ins>
      <w:ins w:id="7203" w:author="Orion" w:date="2011-06-28T18:27:00Z">
        <w:r w:rsidR="006958B4" w:rsidRPr="00441066">
          <w:rPr>
            <w:i/>
            <w:rPrChange w:id="7204" w:author="IO" w:date="2011-07-22T12:29:00Z">
              <w:rPr>
                <w:rFonts w:cs="Times New Roman"/>
              </w:rPr>
            </w:rPrChange>
          </w:rPr>
          <w:t>restablecer</w:t>
        </w:r>
      </w:ins>
      <w:ins w:id="7205" w:author="Orion" w:date="2011-06-28T18:26:00Z">
        <w:r w:rsidR="004B1C04" w:rsidRPr="00441066">
          <w:rPr>
            <w:i/>
            <w:rPrChange w:id="7206" w:author="IO" w:date="2011-07-22T12:29:00Z">
              <w:rPr>
                <w:rFonts w:cs="Times New Roman"/>
              </w:rPr>
            </w:rPrChange>
          </w:rPr>
          <w:t xml:space="preserve"> los </w:t>
        </w:r>
      </w:ins>
      <w:ins w:id="7207" w:author="Orion" w:date="2011-06-28T18:24:00Z">
        <w:r w:rsidR="004B1C04" w:rsidRPr="00441066">
          <w:rPr>
            <w:i/>
            <w:rPrChange w:id="7208" w:author="IO" w:date="2011-07-22T12:29:00Z">
              <w:rPr>
                <w:rFonts w:cs="Times New Roman"/>
              </w:rPr>
            </w:rPrChange>
          </w:rPr>
          <w:t>valores de crucero</w:t>
        </w:r>
      </w:ins>
      <w:ins w:id="7209" w:author="Orion" w:date="2011-06-28T18:26:00Z">
        <w:r w:rsidR="004B1C04" w:rsidRPr="00441066">
          <w:rPr>
            <w:i/>
            <w:rPrChange w:id="7210" w:author="IO" w:date="2011-07-22T12:29:00Z">
              <w:rPr>
                <w:rFonts w:cs="Times New Roman"/>
              </w:rPr>
            </w:rPrChange>
          </w:rPr>
          <w:t xml:space="preserve"> de la aeronave</w:t>
        </w:r>
        <w:r w:rsidR="000A07B8" w:rsidRPr="00441066">
          <w:rPr>
            <w:i/>
            <w:rPrChange w:id="7211" w:author="IO" w:date="2011-07-22T12:29:00Z">
              <w:rPr>
                <w:rFonts w:cs="Times New Roman"/>
              </w:rPr>
            </w:rPrChange>
          </w:rPr>
          <w:t xml:space="preserve"> </w:t>
        </w:r>
      </w:ins>
      <w:ins w:id="7212" w:author="Orion" w:date="2011-06-28T18:27:00Z">
        <w:r w:rsidR="000A07B8" w:rsidRPr="00441066">
          <w:rPr>
            <w:i/>
            <w:rPrChange w:id="7213" w:author="IO" w:date="2011-07-22T12:29:00Z">
              <w:rPr>
                <w:rFonts w:cs="Times New Roman"/>
              </w:rPr>
            </w:rPrChange>
          </w:rPr>
          <w:t>hasta que estos pilotos</w:t>
        </w:r>
        <w:r w:rsidR="006958B4" w:rsidRPr="00441066">
          <w:rPr>
            <w:i/>
            <w:rPrChange w:id="7214" w:author="IO" w:date="2011-07-22T12:29:00Z">
              <w:rPr>
                <w:rFonts w:cs="Times New Roman"/>
              </w:rPr>
            </w:rPrChange>
          </w:rPr>
          <w:t xml:space="preserve"> </w:t>
        </w:r>
      </w:ins>
      <w:ins w:id="7215" w:author="Orion" w:date="2011-06-28T18:28:00Z">
        <w:r w:rsidR="000A07B8" w:rsidRPr="00441066">
          <w:rPr>
            <w:i/>
            <w:rPrChange w:id="7216" w:author="IO" w:date="2011-07-22T12:29:00Z">
              <w:rPr>
                <w:rFonts w:cs="Times New Roman"/>
              </w:rPr>
            </w:rPrChange>
          </w:rPr>
          <w:t>llevan realmente</w:t>
        </w:r>
      </w:ins>
      <w:ins w:id="7217" w:author="Orion" w:date="2011-06-28T18:26:00Z">
        <w:r w:rsidR="004B1C04" w:rsidRPr="00441066">
          <w:rPr>
            <w:i/>
            <w:rPrChange w:id="7218" w:author="IO" w:date="2011-07-22T12:29:00Z">
              <w:rPr>
                <w:rFonts w:cs="Times New Roman"/>
              </w:rPr>
            </w:rPrChange>
          </w:rPr>
          <w:t xml:space="preserve"> a cabo la maniobra.</w:t>
        </w:r>
      </w:ins>
    </w:p>
    <w:p w14:paraId="68E8AA44" w14:textId="77777777" w:rsidR="007A7012" w:rsidRDefault="007A7012">
      <w:pPr>
        <w:jc w:val="both"/>
        <w:rPr>
          <w:ins w:id="7219" w:author="Orion" w:date="2011-06-28T18:17:00Z"/>
          <w:rFonts w:cs="Times New Roman"/>
        </w:rPr>
        <w:pPrChange w:id="7220" w:author="Orion" w:date="2011-06-28T18:17:00Z">
          <w:pPr/>
        </w:pPrChange>
      </w:pPr>
    </w:p>
    <w:p w14:paraId="356B1991" w14:textId="285360B0" w:rsidR="007A7012" w:rsidRDefault="0055309E">
      <w:pPr>
        <w:jc w:val="both"/>
        <w:rPr>
          <w:ins w:id="7221" w:author="Orion" w:date="2011-06-28T18:17:00Z"/>
          <w:rFonts w:cs="Times New Roman"/>
        </w:rPr>
        <w:pPrChange w:id="7222" w:author="Orion" w:date="2011-06-28T18:17:00Z">
          <w:pPr/>
        </w:pPrChange>
      </w:pPr>
      <w:ins w:id="7223" w:author="Orion" w:date="2011-06-29T15:43:00Z">
        <w:r w:rsidRPr="0083518D">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37BD93B3" w:rsidR="007A7012" w:rsidRDefault="006B1111">
      <w:pPr>
        <w:pStyle w:val="Caption"/>
        <w:rPr>
          <w:ins w:id="7224" w:author="Orion" w:date="2011-06-28T18:19:00Z"/>
          <w:rFonts w:cs="Times New Roman"/>
        </w:rPr>
        <w:pPrChange w:id="7225" w:author="Orion" w:date="2011-06-28T18:22:00Z">
          <w:pPr/>
        </w:pPrChange>
      </w:pPr>
      <w:bookmarkStart w:id="7226" w:name="_Toc299483456"/>
      <w:bookmarkStart w:id="7227" w:name="_Ref297048711"/>
      <w:r>
        <w:t>Figura</w:t>
      </w:r>
      <w:ins w:id="7228" w:author="Orion" w:date="2011-06-28T18:22:00Z">
        <w:del w:id="7229" w:author="IO" w:date="2011-07-22T13:09:00Z">
          <w:r w:rsidR="004B1C04" w:rsidDel="006B1111">
            <w:delText>Ilustración</w:delText>
          </w:r>
        </w:del>
        <w:r w:rsidR="004B1C04">
          <w:t xml:space="preserve"> </w:t>
        </w:r>
      </w:ins>
      <w:ins w:id="7230" w:author="IO" w:date="2011-07-22T13:09:00Z">
        <w:r>
          <w:fldChar w:fldCharType="begin"/>
        </w:r>
        <w:r>
          <w:instrText xml:space="preserve"> SEQ Figura \* ARABIC </w:instrText>
        </w:r>
      </w:ins>
      <w:r>
        <w:fldChar w:fldCharType="separate"/>
      </w:r>
      <w:ins w:id="7231" w:author="Orion" w:date="2011-07-26T22:30:00Z">
        <w:r w:rsidR="00503590">
          <w:rPr>
            <w:noProof/>
          </w:rPr>
          <w:t>32</w:t>
        </w:r>
      </w:ins>
      <w:bookmarkEnd w:id="7226"/>
      <w:ins w:id="7232" w:author="IO" w:date="2011-07-22T13:16:00Z">
        <w:del w:id="7233" w:author="Orion" w:date="2011-07-24T21:36:00Z">
          <w:r w:rsidR="00416FF6" w:rsidDel="00587D28">
            <w:rPr>
              <w:noProof/>
            </w:rPr>
            <w:delText>31</w:delText>
          </w:r>
        </w:del>
      </w:ins>
      <w:ins w:id="7234" w:author="IO" w:date="2011-07-22T13:09:00Z">
        <w:r>
          <w:fldChar w:fldCharType="end"/>
        </w:r>
      </w:ins>
      <w:ins w:id="7235" w:author="Orion" w:date="2011-06-28T18:22:00Z">
        <w:del w:id="7236" w:author="IO" w:date="2011-07-22T13:09:00Z">
          <w:r w:rsidR="004B1C04" w:rsidDel="006B1111">
            <w:fldChar w:fldCharType="begin"/>
          </w:r>
          <w:r w:rsidR="004B1C04" w:rsidDel="006B1111">
            <w:delInstrText xml:space="preserve"> SEQ Ilustración \* ARABIC </w:delInstrText>
          </w:r>
        </w:del>
      </w:ins>
      <w:del w:id="7237" w:author="IO" w:date="2011-07-22T13:09:00Z">
        <w:r w:rsidR="004B1C04" w:rsidDel="006B1111">
          <w:fldChar w:fldCharType="end"/>
        </w:r>
      </w:del>
      <w:bookmarkEnd w:id="7227"/>
    </w:p>
    <w:p w14:paraId="5F6DA6F6" w14:textId="77777777" w:rsidR="007A7012" w:rsidRDefault="007A7012">
      <w:pPr>
        <w:jc w:val="both"/>
        <w:rPr>
          <w:ins w:id="7238" w:author="Orion" w:date="2011-06-28T18:19:00Z"/>
          <w:rFonts w:cs="Times New Roman"/>
        </w:rPr>
        <w:pPrChange w:id="7239" w:author="Orion" w:date="2011-06-28T18:17:00Z">
          <w:pPr/>
        </w:pPrChange>
      </w:pPr>
    </w:p>
    <w:p w14:paraId="13FD1AFD" w14:textId="26E793CA" w:rsidR="004B1C04" w:rsidRDefault="002B4BCF">
      <w:pPr>
        <w:jc w:val="both"/>
        <w:rPr>
          <w:ins w:id="7240" w:author="Orion" w:date="2011-06-28T18:17:00Z"/>
          <w:rFonts w:cs="Times New Roman"/>
        </w:rPr>
        <w:pPrChange w:id="7241" w:author="Orion" w:date="2011-06-28T18:17:00Z">
          <w:pPr/>
        </w:pPrChange>
      </w:pPr>
      <w:ins w:id="7242" w:author="Orion" w:date="2011-06-29T15:42:00Z">
        <w:r w:rsidRPr="0083518D">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F66C837" w:rsidR="007A7012" w:rsidRDefault="006B1111">
      <w:pPr>
        <w:pStyle w:val="Caption"/>
        <w:rPr>
          <w:ins w:id="7243" w:author="Orion" w:date="2011-06-28T18:17:00Z"/>
          <w:rFonts w:cs="Times New Roman"/>
        </w:rPr>
        <w:pPrChange w:id="7244" w:author="Orion" w:date="2011-06-28T18:24:00Z">
          <w:pPr/>
        </w:pPrChange>
      </w:pPr>
      <w:bookmarkStart w:id="7245" w:name="_Toc299483457"/>
      <w:bookmarkStart w:id="7246" w:name="_Ref297048794"/>
      <w:r>
        <w:t>Figura</w:t>
      </w:r>
      <w:ins w:id="7247" w:author="Orion" w:date="2011-06-28T18:24:00Z">
        <w:del w:id="7248" w:author="IO" w:date="2011-07-22T13:09:00Z">
          <w:r w:rsidR="004B1C04" w:rsidDel="006B1111">
            <w:delText>Ilustración</w:delText>
          </w:r>
        </w:del>
        <w:r w:rsidR="004B1C04">
          <w:t xml:space="preserve"> </w:t>
        </w:r>
      </w:ins>
      <w:ins w:id="7249" w:author="IO" w:date="2011-07-22T13:09:00Z">
        <w:r>
          <w:fldChar w:fldCharType="begin"/>
        </w:r>
        <w:r>
          <w:instrText xml:space="preserve"> SEQ Figura \* ARABIC </w:instrText>
        </w:r>
      </w:ins>
      <w:r>
        <w:fldChar w:fldCharType="separate"/>
      </w:r>
      <w:ins w:id="7250" w:author="Orion" w:date="2011-07-26T22:30:00Z">
        <w:r w:rsidR="00503590">
          <w:rPr>
            <w:noProof/>
          </w:rPr>
          <w:t>33</w:t>
        </w:r>
      </w:ins>
      <w:bookmarkEnd w:id="7245"/>
      <w:ins w:id="7251" w:author="IO" w:date="2011-07-22T13:16:00Z">
        <w:del w:id="7252" w:author="Orion" w:date="2011-07-24T21:36:00Z">
          <w:r w:rsidR="00416FF6" w:rsidDel="00587D28">
            <w:rPr>
              <w:noProof/>
            </w:rPr>
            <w:delText>32</w:delText>
          </w:r>
        </w:del>
      </w:ins>
      <w:ins w:id="7253" w:author="IO" w:date="2011-07-22T13:09:00Z">
        <w:r>
          <w:fldChar w:fldCharType="end"/>
        </w:r>
      </w:ins>
      <w:ins w:id="7254" w:author="Orion" w:date="2011-06-28T18:24:00Z">
        <w:del w:id="7255" w:author="IO" w:date="2011-07-22T13:09:00Z">
          <w:r w:rsidR="004B1C04" w:rsidDel="006B1111">
            <w:fldChar w:fldCharType="begin"/>
          </w:r>
          <w:r w:rsidR="004B1C04" w:rsidDel="006B1111">
            <w:delInstrText xml:space="preserve"> SEQ Ilustración \* ARABIC </w:delInstrText>
          </w:r>
        </w:del>
      </w:ins>
      <w:del w:id="7256" w:author="IO" w:date="2011-07-22T13:09:00Z">
        <w:r w:rsidR="004B1C04" w:rsidDel="006B1111">
          <w:fldChar w:fldCharType="end"/>
        </w:r>
      </w:del>
      <w:bookmarkEnd w:id="7246"/>
    </w:p>
    <w:p w14:paraId="68C0A0AC" w14:textId="77777777" w:rsidR="007A7012" w:rsidRDefault="007A7012">
      <w:pPr>
        <w:jc w:val="both"/>
        <w:rPr>
          <w:ins w:id="7257" w:author="Orion" w:date="2011-06-28T18:17:00Z"/>
          <w:rFonts w:cs="Times New Roman"/>
        </w:rPr>
        <w:pPrChange w:id="7258" w:author="Orion" w:date="2011-06-28T18:17:00Z">
          <w:pPr/>
        </w:pPrChange>
      </w:pPr>
    </w:p>
    <w:p w14:paraId="40E0CDE3" w14:textId="77777777" w:rsidR="007A7012" w:rsidRPr="000F6D72" w:rsidRDefault="007A7012">
      <w:pPr>
        <w:jc w:val="both"/>
        <w:rPr>
          <w:ins w:id="7259" w:author="Orion" w:date="2011-06-28T18:13:00Z"/>
          <w:rFonts w:cs="Times New Roman"/>
        </w:rPr>
        <w:pPrChange w:id="7260" w:author="Orion" w:date="2011-06-28T18:17:00Z">
          <w:pPr/>
        </w:pPrChange>
      </w:pPr>
    </w:p>
    <w:p w14:paraId="4E5E62EC" w14:textId="057AC56F" w:rsidR="00DD79DB" w:rsidRPr="00441066" w:rsidRDefault="00603073">
      <w:pPr>
        <w:pStyle w:val="ListParagraph"/>
        <w:numPr>
          <w:ilvl w:val="0"/>
          <w:numId w:val="41"/>
        </w:numPr>
        <w:spacing w:before="120" w:after="120"/>
        <w:ind w:left="641" w:hanging="357"/>
        <w:jc w:val="both"/>
        <w:rPr>
          <w:ins w:id="7261" w:author="Orion" w:date="2011-06-28T18:30:00Z"/>
          <w:i/>
          <w:rPrChange w:id="7262" w:author="IO" w:date="2011-07-22T12:29:00Z">
            <w:rPr>
              <w:ins w:id="7263" w:author="Orion" w:date="2011-06-28T18:30:00Z"/>
              <w:rFonts w:cs="Times New Roman"/>
            </w:rPr>
          </w:rPrChange>
        </w:rPr>
        <w:pPrChange w:id="7264" w:author="IO" w:date="2011-07-22T12:29:00Z">
          <w:pPr/>
        </w:pPrChange>
      </w:pPr>
      <w:ins w:id="7265" w:author="Orion" w:date="2011-06-28T18:03:00Z">
        <w:r w:rsidRPr="00441066">
          <w:rPr>
            <w:i/>
            <w:rPrChange w:id="7266" w:author="IO" w:date="2011-07-22T12:29:00Z">
              <w:rPr>
                <w:rFonts w:cs="Times New Roman"/>
              </w:rPr>
            </w:rPrChange>
          </w:rPr>
          <w:t xml:space="preserve">En </w:t>
        </w:r>
      </w:ins>
      <w:ins w:id="7267" w:author="Orion" w:date="2011-06-28T18:04:00Z">
        <w:r w:rsidRPr="00441066">
          <w:rPr>
            <w:i/>
            <w:rPrChange w:id="7268" w:author="IO" w:date="2011-07-22T12:29:00Z">
              <w:rPr>
                <w:rFonts w:cs="Times New Roman"/>
              </w:rPr>
            </w:rPrChange>
          </w:rPr>
          <w:t xml:space="preserve">contraposición se puede ver como se comportarían dos pilotos con valores de comportamiento </w:t>
        </w:r>
      </w:ins>
      <w:ins w:id="7269" w:author="Orion" w:date="2011-06-28T18:28:00Z">
        <w:r w:rsidR="00933C09" w:rsidRPr="00441066">
          <w:rPr>
            <w:i/>
            <w:rPrChange w:id="7270" w:author="IO" w:date="2011-07-22T12:29:00Z">
              <w:rPr>
                <w:rFonts w:cs="Times New Roman"/>
              </w:rPr>
            </w:rPrChange>
          </w:rPr>
          <w:t>distintos</w:t>
        </w:r>
      </w:ins>
      <w:ins w:id="7271" w:author="Orion" w:date="2011-06-28T18:04:00Z">
        <w:r w:rsidRPr="00441066">
          <w:rPr>
            <w:i/>
            <w:rPrChange w:id="7272" w:author="IO" w:date="2011-07-22T12:29:00Z">
              <w:rPr>
                <w:rFonts w:cs="Times New Roman"/>
              </w:rPr>
            </w:rPrChange>
          </w:rPr>
          <w:t>. Es decir, bajo nivel de estrés y fatiga, y algo grado de experiencia</w:t>
        </w:r>
      </w:ins>
      <w:ins w:id="7273" w:author="Orion" w:date="2011-07-05T13:08:00Z">
        <w:r w:rsidR="00AD689C" w:rsidRPr="00441066">
          <w:rPr>
            <w:i/>
            <w:rPrChange w:id="7274" w:author="IO" w:date="2011-07-22T12:29:00Z">
              <w:rPr>
                <w:rFonts w:cs="Times New Roman"/>
              </w:rPr>
            </w:rPrChange>
          </w:rPr>
          <w:t xml:space="preserve"> (valores de estrés, fatiga y experiencia igual a 2%, 2% y 98% respectivamente)</w:t>
        </w:r>
      </w:ins>
      <w:ins w:id="7275" w:author="Orion" w:date="2011-06-28T18:04:00Z">
        <w:r w:rsidRPr="00441066">
          <w:rPr>
            <w:i/>
            <w:rPrChange w:id="7276" w:author="IO" w:date="2011-07-22T12:29:00Z">
              <w:rPr>
                <w:rFonts w:cs="Times New Roman"/>
              </w:rPr>
            </w:rPrChange>
          </w:rPr>
          <w:t xml:space="preserve">. </w:t>
        </w:r>
      </w:ins>
      <w:ins w:id="7277" w:author="Orion" w:date="2011-06-28T18:05:00Z">
        <w:r w:rsidRPr="00441066">
          <w:rPr>
            <w:i/>
            <w:rPrChange w:id="7278" w:author="IO" w:date="2011-07-22T12:29:00Z">
              <w:rPr>
                <w:rFonts w:cs="Times New Roman"/>
              </w:rPr>
            </w:rPrChange>
          </w:rPr>
          <w:t xml:space="preserve">En primer lugar se puede observar que a los pilotos </w:t>
        </w:r>
      </w:ins>
      <w:ins w:id="7279" w:author="Orion" w:date="2011-06-29T09:56:00Z">
        <w:r w:rsidR="002C4E30" w:rsidRPr="00441066">
          <w:rPr>
            <w:i/>
            <w:rPrChange w:id="7280" w:author="IO" w:date="2011-07-22T12:29:00Z">
              <w:rPr>
                <w:rFonts w:cs="Times New Roman"/>
              </w:rPr>
            </w:rPrChange>
          </w:rPr>
          <w:t>apenas les lleva tiempo p</w:t>
        </w:r>
      </w:ins>
      <w:ins w:id="7281" w:author="Orion" w:date="2011-06-28T18:05:00Z">
        <w:r w:rsidRPr="00441066">
          <w:rPr>
            <w:i/>
            <w:rPrChange w:id="7282" w:author="IO" w:date="2011-07-22T12:29:00Z">
              <w:rPr>
                <w:rFonts w:cs="Times New Roman"/>
              </w:rPr>
            </w:rPrChange>
          </w:rPr>
          <w:t xml:space="preserve">onerse a rumbo del </w:t>
        </w:r>
        <w:r w:rsidRPr="00441066">
          <w:rPr>
            <w:i/>
            <w:rPrChange w:id="7283" w:author="IO" w:date="2011-07-22T12:29:00Z">
              <w:rPr>
                <w:rFonts w:cs="Times New Roman"/>
              </w:rPr>
            </w:rPrChange>
          </w:rPr>
          <w:lastRenderedPageBreak/>
          <w:t>destino</w:t>
        </w:r>
      </w:ins>
      <w:ins w:id="7284" w:author="Orion" w:date="2011-06-28T18:06:00Z">
        <w:r w:rsidRPr="00441066">
          <w:rPr>
            <w:i/>
            <w:rPrChange w:id="7285" w:author="IO" w:date="2011-07-22T12:29:00Z">
              <w:rPr>
                <w:rFonts w:cs="Times New Roman"/>
              </w:rPr>
            </w:rPrChange>
          </w:rPr>
          <w:t xml:space="preserve"> (</w:t>
        </w:r>
        <w:r w:rsidRPr="00441066">
          <w:rPr>
            <w:i/>
            <w:rPrChange w:id="7286" w:author="IO" w:date="2011-07-22T12:29:00Z">
              <w:rPr>
                <w:rFonts w:cs="Times New Roman"/>
              </w:rPr>
            </w:rPrChange>
          </w:rPr>
          <w:fldChar w:fldCharType="begin"/>
        </w:r>
        <w:r w:rsidRPr="00441066">
          <w:rPr>
            <w:i/>
            <w:rPrChange w:id="7287" w:author="IO" w:date="2011-07-22T12:29:00Z">
              <w:rPr>
                <w:rFonts w:cs="Times New Roman"/>
              </w:rPr>
            </w:rPrChange>
          </w:rPr>
          <w:instrText xml:space="preserve"> REF _Ref297047702 \h </w:instrText>
        </w:r>
      </w:ins>
      <w:r w:rsidR="00441066">
        <w:rPr>
          <w:i/>
        </w:rPr>
        <w:instrText xml:space="preserve"> \* MERGEFORMAT </w:instrText>
      </w:r>
      <w:r w:rsidRPr="00441066">
        <w:rPr>
          <w:i/>
          <w:rPrChange w:id="7288" w:author="IO" w:date="2011-07-22T12:29:00Z">
            <w:rPr>
              <w:i/>
            </w:rPr>
          </w:rPrChange>
        </w:rPr>
      </w:r>
      <w:r w:rsidRPr="00441066">
        <w:rPr>
          <w:i/>
          <w:rPrChange w:id="7289" w:author="IO" w:date="2011-07-22T12:29:00Z">
            <w:rPr>
              <w:rFonts w:cs="Times New Roman"/>
            </w:rPr>
          </w:rPrChange>
        </w:rPr>
        <w:fldChar w:fldCharType="separate"/>
      </w:r>
      <w:ins w:id="7290" w:author="Orion" w:date="2011-07-26T22:30:00Z">
        <w:r w:rsidR="00503590" w:rsidRPr="00503590">
          <w:rPr>
            <w:i/>
            <w:rPrChange w:id="7291" w:author="Orion" w:date="2011-07-26T22:30:00Z">
              <w:rPr/>
            </w:rPrChange>
          </w:rPr>
          <w:t>Figura 34</w:t>
        </w:r>
      </w:ins>
      <w:ins w:id="7292" w:author="Orion" w:date="2011-06-28T18:06:00Z">
        <w:r w:rsidRPr="00441066">
          <w:rPr>
            <w:i/>
            <w:rPrChange w:id="7293" w:author="IO" w:date="2011-07-22T12:29:00Z">
              <w:rPr>
                <w:rFonts w:cs="Times New Roman"/>
              </w:rPr>
            </w:rPrChange>
          </w:rPr>
          <w:fldChar w:fldCharType="end"/>
        </w:r>
        <w:r w:rsidRPr="00441066">
          <w:rPr>
            <w:i/>
            <w:rPrChange w:id="7294" w:author="IO" w:date="2011-07-22T12:29:00Z">
              <w:rPr>
                <w:rFonts w:cs="Times New Roman"/>
              </w:rPr>
            </w:rPrChange>
          </w:rPr>
          <w:t>)</w:t>
        </w:r>
      </w:ins>
      <w:ins w:id="7295" w:author="Orion" w:date="2011-06-28T18:29:00Z">
        <w:r w:rsidR="00C21A2E" w:rsidRPr="00441066">
          <w:rPr>
            <w:i/>
            <w:rPrChange w:id="7296" w:author="IO" w:date="2011-07-22T12:29:00Z">
              <w:rPr>
                <w:rFonts w:cs="Times New Roman"/>
              </w:rPr>
            </w:rPrChange>
          </w:rPr>
          <w:t>, es decir, prácticamente parece que despegan orientados hacia su destino</w:t>
        </w:r>
      </w:ins>
      <w:ins w:id="7297" w:author="Orion" w:date="2011-06-28T18:06:00Z">
        <w:r w:rsidRPr="00441066">
          <w:rPr>
            <w:i/>
            <w:rPrChange w:id="7298" w:author="IO" w:date="2011-07-22T12:29:00Z">
              <w:rPr>
                <w:rFonts w:cs="Times New Roman"/>
              </w:rPr>
            </w:rPrChange>
          </w:rPr>
          <w:t>.</w:t>
        </w:r>
      </w:ins>
      <w:ins w:id="7299" w:author="Orion" w:date="2011-06-28T18:08:00Z">
        <w:r w:rsidR="007A7012" w:rsidRPr="00441066">
          <w:rPr>
            <w:i/>
            <w:rPrChange w:id="7300" w:author="IO" w:date="2011-07-22T12:29:00Z">
              <w:rPr>
                <w:rFonts w:cs="Times New Roman"/>
              </w:rPr>
            </w:rPrChange>
          </w:rPr>
          <w:t xml:space="preserve"> </w:t>
        </w:r>
      </w:ins>
      <w:ins w:id="7301" w:author="Orion" w:date="2011-06-28T18:30:00Z">
        <w:r w:rsidR="00C21A2E" w:rsidRPr="00441066">
          <w:rPr>
            <w:i/>
            <w:rPrChange w:id="7302" w:author="IO" w:date="2011-07-22T12:29:00Z">
              <w:rPr>
                <w:rFonts w:cs="Times New Roman"/>
              </w:rPr>
            </w:rPrChange>
          </w:rPr>
          <w:t>Por otro lado,</w:t>
        </w:r>
      </w:ins>
      <w:ins w:id="7303" w:author="Orion" w:date="2011-06-28T18:08:00Z">
        <w:r w:rsidR="007A7012" w:rsidRPr="00441066">
          <w:rPr>
            <w:i/>
            <w:rPrChange w:id="7304" w:author="IO" w:date="2011-07-22T12:29:00Z">
              <w:rPr>
                <w:rFonts w:cs="Times New Roman"/>
              </w:rPr>
            </w:rPrChange>
          </w:rPr>
          <w:t xml:space="preserve"> si se compara la </w:t>
        </w:r>
        <w:r w:rsidR="007A7012" w:rsidRPr="00441066">
          <w:rPr>
            <w:i/>
            <w:rPrChange w:id="7305" w:author="IO" w:date="2011-07-22T12:29:00Z">
              <w:rPr>
                <w:rFonts w:cs="Times New Roman"/>
              </w:rPr>
            </w:rPrChange>
          </w:rPr>
          <w:fldChar w:fldCharType="begin"/>
        </w:r>
        <w:r w:rsidR="007A7012" w:rsidRPr="00441066">
          <w:rPr>
            <w:i/>
            <w:rPrChange w:id="7306" w:author="IO" w:date="2011-07-22T12:29:00Z">
              <w:rPr>
                <w:rFonts w:cs="Times New Roman"/>
              </w:rPr>
            </w:rPrChange>
          </w:rPr>
          <w:instrText xml:space="preserve"> REF _Ref297047702 \h </w:instrText>
        </w:r>
      </w:ins>
      <w:r w:rsidR="00441066">
        <w:rPr>
          <w:i/>
        </w:rPr>
        <w:instrText xml:space="preserve"> \* MERGEFORMAT </w:instrText>
      </w:r>
      <w:r w:rsidR="007A7012" w:rsidRPr="00441066">
        <w:rPr>
          <w:i/>
          <w:rPrChange w:id="7307" w:author="IO" w:date="2011-07-22T12:29:00Z">
            <w:rPr>
              <w:i/>
            </w:rPr>
          </w:rPrChange>
        </w:rPr>
      </w:r>
      <w:r w:rsidR="007A7012" w:rsidRPr="00441066">
        <w:rPr>
          <w:i/>
          <w:rPrChange w:id="7308" w:author="IO" w:date="2011-07-22T12:29:00Z">
            <w:rPr>
              <w:rFonts w:cs="Times New Roman"/>
            </w:rPr>
          </w:rPrChange>
        </w:rPr>
        <w:fldChar w:fldCharType="separate"/>
      </w:r>
      <w:ins w:id="7309" w:author="Orion" w:date="2011-07-26T22:30:00Z">
        <w:r w:rsidR="00503590" w:rsidRPr="00503590">
          <w:rPr>
            <w:i/>
            <w:rPrChange w:id="7310" w:author="Orion" w:date="2011-07-26T22:30:00Z">
              <w:rPr/>
            </w:rPrChange>
          </w:rPr>
          <w:t>Figura 34</w:t>
        </w:r>
      </w:ins>
      <w:ins w:id="7311" w:author="Orion" w:date="2011-06-28T18:08:00Z">
        <w:r w:rsidR="007A7012" w:rsidRPr="00441066">
          <w:rPr>
            <w:i/>
            <w:rPrChange w:id="7312" w:author="IO" w:date="2011-07-22T12:29:00Z">
              <w:rPr>
                <w:rFonts w:cs="Times New Roman"/>
              </w:rPr>
            </w:rPrChange>
          </w:rPr>
          <w:fldChar w:fldCharType="end"/>
        </w:r>
        <w:r w:rsidR="007A7012" w:rsidRPr="00441066">
          <w:rPr>
            <w:i/>
            <w:rPrChange w:id="7313" w:author="IO" w:date="2011-07-22T12:29:00Z">
              <w:rPr>
                <w:rFonts w:cs="Times New Roman"/>
              </w:rPr>
            </w:rPrChange>
          </w:rPr>
          <w:t xml:space="preserve"> con la </w:t>
        </w:r>
        <w:r w:rsidR="007A7012" w:rsidRPr="00441066">
          <w:rPr>
            <w:i/>
            <w:rPrChange w:id="7314" w:author="IO" w:date="2011-07-22T12:29:00Z">
              <w:rPr>
                <w:rFonts w:cs="Times New Roman"/>
              </w:rPr>
            </w:rPrChange>
          </w:rPr>
          <w:fldChar w:fldCharType="begin"/>
        </w:r>
        <w:r w:rsidR="007A7012" w:rsidRPr="00441066">
          <w:rPr>
            <w:i/>
            <w:rPrChange w:id="7315" w:author="IO" w:date="2011-07-22T12:29:00Z">
              <w:rPr>
                <w:rFonts w:cs="Times New Roman"/>
              </w:rPr>
            </w:rPrChange>
          </w:rPr>
          <w:instrText xml:space="preserve"> REF _Ref297047837 \h </w:instrText>
        </w:r>
      </w:ins>
      <w:r w:rsidR="00441066">
        <w:rPr>
          <w:i/>
        </w:rPr>
        <w:instrText xml:space="preserve"> \* MERGEFORMAT </w:instrText>
      </w:r>
      <w:r w:rsidR="007A7012" w:rsidRPr="00441066">
        <w:rPr>
          <w:i/>
          <w:rPrChange w:id="7316" w:author="IO" w:date="2011-07-22T12:29:00Z">
            <w:rPr>
              <w:i/>
            </w:rPr>
          </w:rPrChange>
        </w:rPr>
      </w:r>
      <w:r w:rsidR="007A7012" w:rsidRPr="00441066">
        <w:rPr>
          <w:i/>
          <w:rPrChange w:id="7317" w:author="IO" w:date="2011-07-22T12:29:00Z">
            <w:rPr>
              <w:rFonts w:cs="Times New Roman"/>
            </w:rPr>
          </w:rPrChange>
        </w:rPr>
        <w:fldChar w:fldCharType="separate"/>
      </w:r>
      <w:ins w:id="7318" w:author="Orion" w:date="2011-07-26T22:30:00Z">
        <w:r w:rsidR="00503590" w:rsidRPr="00503590">
          <w:rPr>
            <w:i/>
            <w:rPrChange w:id="7319" w:author="Orion" w:date="2011-07-26T22:30:00Z">
              <w:rPr/>
            </w:rPrChange>
          </w:rPr>
          <w:t>Figura 35</w:t>
        </w:r>
      </w:ins>
      <w:ins w:id="7320" w:author="Orion" w:date="2011-06-28T18:08:00Z">
        <w:r w:rsidR="007A7012" w:rsidRPr="00441066">
          <w:rPr>
            <w:i/>
            <w:rPrChange w:id="7321" w:author="IO" w:date="2011-07-22T12:29:00Z">
              <w:rPr>
                <w:rFonts w:cs="Times New Roman"/>
              </w:rPr>
            </w:rPrChange>
          </w:rPr>
          <w:fldChar w:fldCharType="end"/>
        </w:r>
        <w:r w:rsidR="007A7012" w:rsidRPr="00441066">
          <w:rPr>
            <w:i/>
            <w:rPrChange w:id="7322" w:author="IO" w:date="2011-07-22T12:29:00Z">
              <w:rPr>
                <w:rFonts w:cs="Times New Roman"/>
              </w:rPr>
            </w:rPrChange>
          </w:rPr>
          <w:t xml:space="preserve"> se puede ver</w:t>
        </w:r>
      </w:ins>
      <w:ins w:id="7323" w:author="Orion" w:date="2011-06-29T09:55:00Z">
        <w:r w:rsidR="000F6D72" w:rsidRPr="00441066">
          <w:rPr>
            <w:i/>
            <w:rPrChange w:id="7324" w:author="IO" w:date="2011-07-22T12:29:00Z">
              <w:rPr>
                <w:rFonts w:cs="Times New Roman"/>
              </w:rPr>
            </w:rPrChange>
          </w:rPr>
          <w:t xml:space="preserve"> </w:t>
        </w:r>
      </w:ins>
      <w:ins w:id="7325" w:author="Orion" w:date="2011-06-29T10:45:00Z">
        <w:r w:rsidR="001D74F4" w:rsidRPr="00441066">
          <w:rPr>
            <w:i/>
            <w:rPrChange w:id="7326" w:author="IO" w:date="2011-07-22T12:29:00Z">
              <w:rPr>
                <w:rFonts w:cs="Times New Roman"/>
              </w:rPr>
            </w:rPrChange>
          </w:rPr>
          <w:t xml:space="preserve">que poco después de la detección del conflicto los pilotos acatan las ordenes y ponen la aeronave a volar con los nuevos </w:t>
        </w:r>
      </w:ins>
      <w:ins w:id="7327" w:author="Orion" w:date="2011-06-29T10:46:00Z">
        <w:r w:rsidR="001D74F4" w:rsidRPr="00441066">
          <w:rPr>
            <w:i/>
            <w:rPrChange w:id="7328" w:author="IO" w:date="2011-07-22T12:29:00Z">
              <w:rPr>
                <w:rFonts w:cs="Times New Roman"/>
              </w:rPr>
            </w:rPrChange>
          </w:rPr>
          <w:t>parámetros</w:t>
        </w:r>
      </w:ins>
      <w:ins w:id="7329" w:author="Orion" w:date="2011-06-29T10:45:00Z">
        <w:r w:rsidR="001D74F4" w:rsidRPr="00441066">
          <w:rPr>
            <w:i/>
            <w:rPrChange w:id="7330" w:author="IO" w:date="2011-07-22T12:29:00Z">
              <w:rPr>
                <w:rFonts w:cs="Times New Roman"/>
              </w:rPr>
            </w:rPrChange>
          </w:rPr>
          <w:t>,</w:t>
        </w:r>
      </w:ins>
      <w:ins w:id="7331" w:author="Orion" w:date="2011-06-29T10:46:00Z">
        <w:r w:rsidR="001D74F4" w:rsidRPr="00441066">
          <w:rPr>
            <w:i/>
            <w:rPrChange w:id="7332" w:author="IO" w:date="2011-07-22T12:29:00Z">
              <w:rPr>
                <w:rFonts w:cs="Times New Roman"/>
              </w:rPr>
            </w:rPrChange>
          </w:rPr>
          <w:t xml:space="preserve"> siendo nulo el riesgo grave de colisión.</w:t>
        </w:r>
      </w:ins>
    </w:p>
    <w:p w14:paraId="3A374572" w14:textId="77777777" w:rsidR="00C21A2E" w:rsidRPr="000F6D72" w:rsidRDefault="00C21A2E">
      <w:pPr>
        <w:jc w:val="both"/>
        <w:rPr>
          <w:ins w:id="7333" w:author="Orion" w:date="2011-06-28T17:25:00Z"/>
          <w:rFonts w:cs="Times New Roman"/>
        </w:rPr>
        <w:pPrChange w:id="7334" w:author="Orion" w:date="2011-06-28T18:30:00Z">
          <w:pPr/>
        </w:pPrChange>
      </w:pPr>
    </w:p>
    <w:p w14:paraId="1605D28D" w14:textId="3F12C1D1" w:rsidR="00DD79DB" w:rsidRDefault="00E31E68">
      <w:pPr>
        <w:jc w:val="both"/>
        <w:rPr>
          <w:ins w:id="7335" w:author="Orion" w:date="2011-06-28T18:05:00Z"/>
          <w:rFonts w:cs="Times New Roman"/>
        </w:rPr>
        <w:pPrChange w:id="7336" w:author="Orion" w:date="2011-06-26T12:33:00Z">
          <w:pPr/>
        </w:pPrChange>
      </w:pPr>
      <w:ins w:id="7337" w:author="Orion" w:date="2011-06-29T12:16:00Z">
        <w:r w:rsidRPr="0083518D">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79D02380" w:rsidR="00603073" w:rsidRDefault="006B1111">
      <w:pPr>
        <w:pStyle w:val="Caption"/>
        <w:rPr>
          <w:ins w:id="7338" w:author="Orion" w:date="2011-06-28T17:25:00Z"/>
          <w:rFonts w:cs="Times New Roman"/>
        </w:rPr>
        <w:pPrChange w:id="7339" w:author="Orion" w:date="2011-06-28T18:05:00Z">
          <w:pPr/>
        </w:pPrChange>
      </w:pPr>
      <w:bookmarkStart w:id="7340" w:name="_Toc299483458"/>
      <w:bookmarkStart w:id="7341" w:name="_Ref297047702"/>
      <w:r>
        <w:t>Figura</w:t>
      </w:r>
      <w:ins w:id="7342" w:author="Orion" w:date="2011-06-28T18:05:00Z">
        <w:del w:id="7343" w:author="IO" w:date="2011-07-22T13:09:00Z">
          <w:r w:rsidR="00603073" w:rsidDel="006B1111">
            <w:delText>Ilustración</w:delText>
          </w:r>
        </w:del>
        <w:r w:rsidR="00603073">
          <w:t xml:space="preserve"> </w:t>
        </w:r>
      </w:ins>
      <w:ins w:id="7344" w:author="IO" w:date="2011-07-22T13:09:00Z">
        <w:r>
          <w:fldChar w:fldCharType="begin"/>
        </w:r>
        <w:r>
          <w:instrText xml:space="preserve"> SEQ Figura \* ARABIC </w:instrText>
        </w:r>
      </w:ins>
      <w:r>
        <w:fldChar w:fldCharType="separate"/>
      </w:r>
      <w:ins w:id="7345" w:author="Orion" w:date="2011-07-26T22:30:00Z">
        <w:r w:rsidR="00503590">
          <w:rPr>
            <w:noProof/>
          </w:rPr>
          <w:t>34</w:t>
        </w:r>
      </w:ins>
      <w:bookmarkEnd w:id="7340"/>
      <w:ins w:id="7346" w:author="IO" w:date="2011-07-22T13:16:00Z">
        <w:del w:id="7347" w:author="Orion" w:date="2011-07-24T21:36:00Z">
          <w:r w:rsidR="00416FF6" w:rsidDel="00587D28">
            <w:rPr>
              <w:noProof/>
            </w:rPr>
            <w:delText>33</w:delText>
          </w:r>
        </w:del>
      </w:ins>
      <w:ins w:id="7348" w:author="IO" w:date="2011-07-22T13:09:00Z">
        <w:r>
          <w:fldChar w:fldCharType="end"/>
        </w:r>
      </w:ins>
      <w:ins w:id="7349" w:author="Orion" w:date="2011-06-28T18:05:00Z">
        <w:del w:id="7350" w:author="IO" w:date="2011-07-22T13:09:00Z">
          <w:r w:rsidR="00603073" w:rsidDel="006B1111">
            <w:fldChar w:fldCharType="begin"/>
          </w:r>
          <w:r w:rsidR="00603073" w:rsidDel="006B1111">
            <w:delInstrText xml:space="preserve"> SEQ Ilustración \* ARABIC </w:delInstrText>
          </w:r>
        </w:del>
      </w:ins>
      <w:del w:id="7351" w:author="IO" w:date="2011-07-22T13:09:00Z">
        <w:r w:rsidR="00603073" w:rsidDel="006B1111">
          <w:fldChar w:fldCharType="end"/>
        </w:r>
      </w:del>
      <w:bookmarkEnd w:id="7341"/>
    </w:p>
    <w:p w14:paraId="71F70350" w14:textId="77777777" w:rsidR="00DD79DB" w:rsidRDefault="00DD79DB">
      <w:pPr>
        <w:jc w:val="both"/>
        <w:rPr>
          <w:ins w:id="7352" w:author="Orion" w:date="2011-06-28T17:25:00Z"/>
          <w:rFonts w:cs="Times New Roman"/>
        </w:rPr>
        <w:pPrChange w:id="7353" w:author="Orion" w:date="2011-06-26T12:33:00Z">
          <w:pPr/>
        </w:pPrChange>
      </w:pPr>
    </w:p>
    <w:p w14:paraId="2C47194A" w14:textId="7AEE8A70" w:rsidR="00DD79DB" w:rsidRDefault="00E31E68">
      <w:pPr>
        <w:jc w:val="both"/>
        <w:rPr>
          <w:ins w:id="7354" w:author="Orion" w:date="2011-06-28T18:05:00Z"/>
          <w:rFonts w:cs="Times New Roman"/>
        </w:rPr>
        <w:pPrChange w:id="7355" w:author="Orion" w:date="2011-06-26T12:33:00Z">
          <w:pPr/>
        </w:pPrChange>
      </w:pPr>
      <w:ins w:id="7356" w:author="Orion" w:date="2011-06-29T12:17:00Z">
        <w:r w:rsidRPr="0083518D">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52F34747" w:rsidR="00603073" w:rsidRDefault="006B1111">
      <w:pPr>
        <w:pStyle w:val="Caption"/>
        <w:rPr>
          <w:ins w:id="7357" w:author="Orion" w:date="2011-06-28T17:25:00Z"/>
          <w:rFonts w:cs="Times New Roman"/>
        </w:rPr>
        <w:pPrChange w:id="7358" w:author="Orion" w:date="2011-06-28T18:06:00Z">
          <w:pPr/>
        </w:pPrChange>
      </w:pPr>
      <w:bookmarkStart w:id="7359" w:name="_Toc299483459"/>
      <w:bookmarkStart w:id="7360" w:name="_Ref297047837"/>
      <w:r>
        <w:t>Figura</w:t>
      </w:r>
      <w:ins w:id="7361" w:author="Orion" w:date="2011-06-28T18:06:00Z">
        <w:del w:id="7362" w:author="IO" w:date="2011-07-22T13:09:00Z">
          <w:r w:rsidR="00603073" w:rsidDel="006B1111">
            <w:delText>Ilustración</w:delText>
          </w:r>
        </w:del>
        <w:r w:rsidR="00603073">
          <w:t xml:space="preserve"> </w:t>
        </w:r>
      </w:ins>
      <w:ins w:id="7363" w:author="IO" w:date="2011-07-22T13:09:00Z">
        <w:r>
          <w:fldChar w:fldCharType="begin"/>
        </w:r>
        <w:r>
          <w:instrText xml:space="preserve"> SEQ Figura \* ARABIC </w:instrText>
        </w:r>
      </w:ins>
      <w:r>
        <w:fldChar w:fldCharType="separate"/>
      </w:r>
      <w:ins w:id="7364" w:author="Orion" w:date="2011-07-26T22:30:00Z">
        <w:r w:rsidR="00503590">
          <w:rPr>
            <w:noProof/>
          </w:rPr>
          <w:t>35</w:t>
        </w:r>
      </w:ins>
      <w:bookmarkEnd w:id="7359"/>
      <w:ins w:id="7365" w:author="IO" w:date="2011-07-22T13:16:00Z">
        <w:del w:id="7366" w:author="Orion" w:date="2011-07-24T21:36:00Z">
          <w:r w:rsidR="00416FF6" w:rsidDel="00587D28">
            <w:rPr>
              <w:noProof/>
            </w:rPr>
            <w:delText>34</w:delText>
          </w:r>
        </w:del>
      </w:ins>
      <w:ins w:id="7367" w:author="IO" w:date="2011-07-22T13:09:00Z">
        <w:r>
          <w:fldChar w:fldCharType="end"/>
        </w:r>
      </w:ins>
      <w:ins w:id="7368" w:author="Orion" w:date="2011-06-28T18:06:00Z">
        <w:del w:id="7369" w:author="IO" w:date="2011-07-22T13:09:00Z">
          <w:r w:rsidR="00603073" w:rsidDel="006B1111">
            <w:fldChar w:fldCharType="begin"/>
          </w:r>
          <w:r w:rsidR="00603073" w:rsidDel="006B1111">
            <w:delInstrText xml:space="preserve"> SEQ Ilustración \* ARABIC </w:delInstrText>
          </w:r>
        </w:del>
      </w:ins>
      <w:del w:id="7370" w:author="IO" w:date="2011-07-22T13:09:00Z">
        <w:r w:rsidR="00603073" w:rsidDel="006B1111">
          <w:fldChar w:fldCharType="end"/>
        </w:r>
      </w:del>
      <w:bookmarkEnd w:id="7360"/>
    </w:p>
    <w:p w14:paraId="3EA1F4CA" w14:textId="77777777" w:rsidR="00DD79DB" w:rsidRDefault="00DD79DB">
      <w:pPr>
        <w:jc w:val="both"/>
        <w:rPr>
          <w:ins w:id="7371" w:author="Orion" w:date="2011-07-04T19:50:00Z"/>
          <w:rFonts w:cs="Times New Roman"/>
        </w:rPr>
        <w:pPrChange w:id="7372" w:author="Orion" w:date="2011-06-26T12:33:00Z">
          <w:pPr/>
        </w:pPrChange>
      </w:pPr>
    </w:p>
    <w:p w14:paraId="576F8006" w14:textId="77777777" w:rsidR="00DB7DEA" w:rsidRDefault="00DB7DEA">
      <w:pPr>
        <w:jc w:val="both"/>
        <w:rPr>
          <w:ins w:id="7373" w:author="Orion" w:date="2011-07-05T13:02:00Z"/>
          <w:rFonts w:cs="Times New Roman"/>
        </w:rPr>
        <w:pPrChange w:id="7374" w:author="Orion" w:date="2011-06-26T12:33:00Z">
          <w:pPr/>
        </w:pPrChange>
      </w:pPr>
    </w:p>
    <w:p w14:paraId="09A1787D" w14:textId="77777777" w:rsidR="00260A98" w:rsidRDefault="00260A98">
      <w:pPr>
        <w:jc w:val="both"/>
        <w:rPr>
          <w:ins w:id="7375" w:author="Orion" w:date="2011-07-05T13:02:00Z"/>
          <w:rFonts w:cs="Times New Roman"/>
        </w:rPr>
        <w:pPrChange w:id="7376" w:author="Orion" w:date="2011-06-26T12:33:00Z">
          <w:pPr/>
        </w:pPrChange>
      </w:pPr>
    </w:p>
    <w:p w14:paraId="6DC89E93" w14:textId="24744291" w:rsidR="00260A98" w:rsidRPr="008A1F38" w:rsidRDefault="00260A98">
      <w:pPr>
        <w:pStyle w:val="Heading1"/>
        <w:numPr>
          <w:ilvl w:val="2"/>
          <w:numId w:val="40"/>
        </w:numPr>
        <w:rPr>
          <w:ins w:id="7377" w:author="Orion" w:date="2011-07-05T13:02:00Z"/>
          <w:sz w:val="36"/>
          <w:szCs w:val="52"/>
          <w:rPrChange w:id="7378" w:author="IO" w:date="2011-07-22T11:54:00Z">
            <w:rPr>
              <w:ins w:id="7379" w:author="Orion" w:date="2011-07-05T13:02:00Z"/>
            </w:rPr>
          </w:rPrChange>
        </w:rPr>
        <w:pPrChange w:id="7380" w:author="IO" w:date="2011-07-22T11:54:00Z">
          <w:pPr>
            <w:pStyle w:val="Subtitle"/>
          </w:pPr>
        </w:pPrChange>
      </w:pPr>
      <w:ins w:id="7381" w:author="Orion" w:date="2011-07-05T13:02:00Z">
        <w:del w:id="7382" w:author="IO" w:date="2011-07-22T14:34:00Z">
          <w:r w:rsidRPr="008A1F38" w:rsidDel="00EC544F">
            <w:rPr>
              <w:b w:val="0"/>
              <w:sz w:val="36"/>
              <w:szCs w:val="52"/>
              <w:rPrChange w:id="7383" w:author="IO" w:date="2011-07-22T11:54:00Z">
                <w:rPr>
                  <w:b/>
                  <w:bCs/>
                  <w:i w:val="0"/>
                  <w:iCs w:val="0"/>
                </w:rPr>
              </w:rPrChange>
            </w:rPr>
            <w:delText>Caso básico d</w:delText>
          </w:r>
        </w:del>
      </w:ins>
      <w:bookmarkStart w:id="7384" w:name="_Toc299721507"/>
      <w:ins w:id="7385" w:author="IO" w:date="2011-07-22T14:34:00Z">
        <w:r w:rsidR="00EC544F">
          <w:rPr>
            <w:b w:val="0"/>
            <w:sz w:val="36"/>
            <w:szCs w:val="52"/>
          </w:rPr>
          <w:t>D</w:t>
        </w:r>
      </w:ins>
      <w:ins w:id="7386" w:author="Orion" w:date="2011-07-05T13:02:00Z">
        <w:r w:rsidRPr="008A1F38">
          <w:rPr>
            <w:b w:val="0"/>
            <w:sz w:val="36"/>
            <w:szCs w:val="52"/>
            <w:rPrChange w:id="7387" w:author="IO" w:date="2011-07-22T11:54:00Z">
              <w:rPr>
                <w:b/>
                <w:bCs/>
                <w:i w:val="0"/>
                <w:iCs w:val="0"/>
              </w:rPr>
            </w:rPrChange>
          </w:rPr>
          <w:t xml:space="preserve">os aviones con </w:t>
        </w:r>
        <w:del w:id="7388" w:author="IO" w:date="2011-07-22T14:34:00Z">
          <w:r w:rsidRPr="008A1F38" w:rsidDel="00EC544F">
            <w:rPr>
              <w:b w:val="0"/>
              <w:sz w:val="36"/>
              <w:szCs w:val="52"/>
              <w:rPrChange w:id="7389" w:author="IO" w:date="2011-07-22T11:54:00Z">
                <w:rPr>
                  <w:b/>
                  <w:bCs/>
                  <w:i w:val="0"/>
                  <w:iCs w:val="0"/>
                </w:rPr>
              </w:rPrChange>
            </w:rPr>
            <w:delText>waypoints</w:delText>
          </w:r>
        </w:del>
      </w:ins>
      <w:ins w:id="7390" w:author="IO" w:date="2011-07-22T14:34:00Z">
        <w:r w:rsidR="00EC544F">
          <w:rPr>
            <w:b w:val="0"/>
            <w:sz w:val="36"/>
            <w:szCs w:val="52"/>
          </w:rPr>
          <w:t>puntos de paso</w:t>
        </w:r>
      </w:ins>
      <w:bookmarkEnd w:id="7384"/>
    </w:p>
    <w:p w14:paraId="4D865C00" w14:textId="77777777" w:rsidR="001F6BBC" w:rsidRDefault="001F6BBC">
      <w:pPr>
        <w:jc w:val="both"/>
        <w:rPr>
          <w:ins w:id="7391" w:author="Orion" w:date="2011-07-05T13:48:00Z"/>
          <w:rFonts w:cs="Times New Roman"/>
        </w:rPr>
        <w:pPrChange w:id="7392" w:author="Orion" w:date="2011-06-26T12:33:00Z">
          <w:pPr/>
        </w:pPrChange>
      </w:pPr>
    </w:p>
    <w:p w14:paraId="36843C66" w14:textId="4349F943" w:rsidR="001F6BBC" w:rsidRDefault="001F6BBC">
      <w:pPr>
        <w:jc w:val="both"/>
        <w:rPr>
          <w:ins w:id="7393" w:author="Orion" w:date="2011-07-05T13:48:00Z"/>
          <w:rFonts w:cs="Times New Roman"/>
        </w:rPr>
        <w:pPrChange w:id="7394" w:author="Orion" w:date="2011-06-26T12:33:00Z">
          <w:pPr/>
        </w:pPrChange>
      </w:pPr>
      <w:ins w:id="7395" w:author="Orion" w:date="2011-07-05T13:49:00Z">
        <w:r>
          <w:rPr>
            <w:rFonts w:cs="Times New Roman"/>
          </w:rPr>
          <w:t xml:space="preserve">Otro tipo de caso básico con dos aviones es aquel en el que hay </w:t>
        </w:r>
        <w:proofErr w:type="spellStart"/>
        <w:r>
          <w:rPr>
            <w:rFonts w:cs="Times New Roman"/>
          </w:rPr>
          <w:t>waypoints</w:t>
        </w:r>
      </w:ins>
      <w:proofErr w:type="spellEnd"/>
      <w:ins w:id="7396" w:author="Orion" w:date="2011-07-05T13:50:00Z">
        <w:r>
          <w:rPr>
            <w:rFonts w:cs="Times New Roman"/>
          </w:rPr>
          <w:t xml:space="preserve">. Es estos caos se podrá </w:t>
        </w:r>
      </w:ins>
      <w:ins w:id="7397" w:author="Orion" w:date="2011-07-05T13:49:00Z">
        <w:r>
          <w:rPr>
            <w:rFonts w:cs="Times New Roman"/>
          </w:rPr>
          <w:t xml:space="preserve">observar como  los pilotos </w:t>
        </w:r>
      </w:ins>
      <w:ins w:id="7398" w:author="Orion" w:date="2011-07-05T13:50:00Z">
        <w:r>
          <w:rPr>
            <w:rFonts w:cs="Times New Roman"/>
          </w:rPr>
          <w:t>gestionan el paso de estos pasos intermedios en las distintas situaciones.</w:t>
        </w:r>
      </w:ins>
      <w:ins w:id="7399" w:author="Orion" w:date="2011-07-05T13:51:00Z">
        <w:r>
          <w:rPr>
            <w:rFonts w:cs="Times New Roman"/>
          </w:rPr>
          <w:t xml:space="preserve"> Se va a proponer un ejemplo donde, parecido al anterior, ambas aeronaves salen de aeropuertos opuestos y tendr</w:t>
        </w:r>
      </w:ins>
      <w:ins w:id="7400" w:author="Orion" w:date="2011-07-05T13:52:00Z">
        <w:r>
          <w:rPr>
            <w:rFonts w:cs="Times New Roman"/>
          </w:rPr>
          <w:t xml:space="preserve">án que pasar por una serie de </w:t>
        </w:r>
        <w:proofErr w:type="spellStart"/>
        <w:r>
          <w:rPr>
            <w:rFonts w:cs="Times New Roman"/>
          </w:rPr>
          <w:t>waypoints</w:t>
        </w:r>
        <w:proofErr w:type="spellEnd"/>
        <w:r>
          <w:rPr>
            <w:rFonts w:cs="Times New Roman"/>
          </w:rPr>
          <w:t xml:space="preserve"> dispuestos de tal manera que ambos aviones se crucen relativamente cerca en alg</w:t>
        </w:r>
      </w:ins>
      <w:ins w:id="7401" w:author="Orion" w:date="2011-07-05T13:53:00Z">
        <w:r>
          <w:rPr>
            <w:rFonts w:cs="Times New Roman"/>
          </w:rPr>
          <w:t>ún punto.</w:t>
        </w:r>
      </w:ins>
      <w:ins w:id="7402"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7403" w:author="Orion" w:date="2011-07-05T13:48:00Z"/>
          <w:rFonts w:cs="Times New Roman"/>
        </w:rPr>
        <w:pPrChange w:id="7404" w:author="Orion" w:date="2011-06-26T12:33:00Z">
          <w:pPr/>
        </w:pPrChange>
      </w:pPr>
    </w:p>
    <w:p w14:paraId="21E8A1F5" w14:textId="384B7F86" w:rsidR="006B5FB9" w:rsidRPr="00441066" w:rsidRDefault="00AF49D4">
      <w:pPr>
        <w:pStyle w:val="ListParagraph"/>
        <w:numPr>
          <w:ilvl w:val="0"/>
          <w:numId w:val="41"/>
        </w:numPr>
        <w:spacing w:before="120" w:after="120"/>
        <w:ind w:left="641" w:hanging="357"/>
        <w:jc w:val="both"/>
        <w:rPr>
          <w:ins w:id="7405" w:author="Orion" w:date="2011-07-05T13:56:00Z"/>
          <w:i/>
          <w:rPrChange w:id="7406" w:author="IO" w:date="2011-07-22T12:29:00Z">
            <w:rPr>
              <w:ins w:id="7407" w:author="Orion" w:date="2011-07-05T13:56:00Z"/>
              <w:rFonts w:cs="Times New Roman"/>
            </w:rPr>
          </w:rPrChange>
        </w:rPr>
        <w:pPrChange w:id="7408" w:author="IO" w:date="2011-07-22T12:29:00Z">
          <w:pPr/>
        </w:pPrChange>
      </w:pPr>
      <w:ins w:id="7409" w:author="Orion" w:date="2011-07-05T13:55:00Z">
        <w:r w:rsidRPr="00441066">
          <w:rPr>
            <w:i/>
            <w:rPrChange w:id="7410" w:author="IO" w:date="2011-07-22T12:29:00Z">
              <w:rPr>
                <w:rFonts w:cs="Times New Roman"/>
              </w:rPr>
            </w:rPrChange>
          </w:rPr>
          <w:t xml:space="preserve">En el </w:t>
        </w:r>
      </w:ins>
      <w:ins w:id="7411" w:author="Orion" w:date="2011-07-05T13:56:00Z">
        <w:r w:rsidRPr="00441066">
          <w:rPr>
            <w:i/>
            <w:rPrChange w:id="7412" w:author="IO" w:date="2011-07-22T12:29:00Z">
              <w:rPr>
                <w:rFonts w:cs="Times New Roman"/>
              </w:rPr>
            </w:rPrChange>
          </w:rPr>
          <w:t xml:space="preserve">caso de que los pilotos tengan gran estrés y fatiga, y </w:t>
        </w:r>
      </w:ins>
      <w:ins w:id="7413" w:author="Orion" w:date="2011-07-05T13:59:00Z">
        <w:r w:rsidRPr="00441066">
          <w:rPr>
            <w:i/>
            <w:rPrChange w:id="7414" w:author="IO" w:date="2011-07-22T12:29:00Z">
              <w:rPr>
                <w:rFonts w:cs="Times New Roman"/>
              </w:rPr>
            </w:rPrChange>
          </w:rPr>
          <w:t>poca</w:t>
        </w:r>
      </w:ins>
      <w:ins w:id="7415" w:author="Orion" w:date="2011-07-05T13:56:00Z">
        <w:r w:rsidRPr="00441066">
          <w:rPr>
            <w:i/>
            <w:rPrChange w:id="7416" w:author="IO" w:date="2011-07-22T12:29:00Z">
              <w:rPr>
                <w:rFonts w:cs="Times New Roman"/>
              </w:rPr>
            </w:rPrChange>
          </w:rPr>
          <w:t xml:space="preserve"> experiencia, </w:t>
        </w:r>
      </w:ins>
      <w:ins w:id="7417" w:author="Orion" w:date="2011-07-05T14:02:00Z">
        <w:r w:rsidR="0006481D" w:rsidRPr="00441066">
          <w:rPr>
            <w:i/>
            <w:rPrChange w:id="7418" w:author="IO" w:date="2011-07-22T12:29:00Z">
              <w:rPr>
                <w:rFonts w:cs="Times New Roman"/>
              </w:rPr>
            </w:rPrChange>
          </w:rPr>
          <w:t>para</w:t>
        </w:r>
      </w:ins>
      <w:ins w:id="7419" w:author="Orion" w:date="2011-07-05T13:56:00Z">
        <w:r w:rsidRPr="00441066">
          <w:rPr>
            <w:i/>
            <w:rPrChange w:id="7420" w:author="IO" w:date="2011-07-22T12:29:00Z">
              <w:rPr>
                <w:rFonts w:cs="Times New Roman"/>
              </w:rPr>
            </w:rPrChange>
          </w:rPr>
          <w:t xml:space="preserve"> este caso</w:t>
        </w:r>
      </w:ins>
      <w:ins w:id="7421" w:author="Orion" w:date="2011-07-05T14:02:00Z">
        <w:r w:rsidR="0006481D" w:rsidRPr="00441066">
          <w:rPr>
            <w:i/>
            <w:rPrChange w:id="7422" w:author="IO" w:date="2011-07-22T12:29:00Z">
              <w:rPr>
                <w:rFonts w:cs="Times New Roman"/>
              </w:rPr>
            </w:rPrChange>
          </w:rPr>
          <w:t xml:space="preserve"> </w:t>
        </w:r>
      </w:ins>
      <w:ins w:id="7423" w:author="Orion" w:date="2011-07-05T14:01:00Z">
        <w:r w:rsidR="0006481D" w:rsidRPr="00441066">
          <w:rPr>
            <w:i/>
            <w:rPrChange w:id="7424" w:author="IO" w:date="2011-07-22T12:29:00Z">
              <w:rPr>
                <w:rFonts w:cs="Times New Roman"/>
              </w:rPr>
            </w:rPrChange>
          </w:rPr>
          <w:t>se han usado</w:t>
        </w:r>
      </w:ins>
      <w:ins w:id="7425" w:author="Orion" w:date="2011-07-05T13:56:00Z">
        <w:r w:rsidRPr="00441066">
          <w:rPr>
            <w:i/>
            <w:rPrChange w:id="7426" w:author="IO" w:date="2011-07-22T12:29:00Z">
              <w:rPr>
                <w:rFonts w:cs="Times New Roman"/>
              </w:rPr>
            </w:rPrChange>
          </w:rPr>
          <w:t xml:space="preserve"> los valores </w:t>
        </w:r>
      </w:ins>
      <w:ins w:id="7427" w:author="Orion" w:date="2011-07-05T13:45:00Z">
        <w:r w:rsidR="006B5FB9" w:rsidRPr="00441066">
          <w:rPr>
            <w:i/>
            <w:rPrChange w:id="7428" w:author="IO" w:date="2011-07-22T12:29:00Z">
              <w:rPr>
                <w:rFonts w:cs="Times New Roman"/>
              </w:rPr>
            </w:rPrChange>
          </w:rPr>
          <w:t>98%, 98%, 5%</w:t>
        </w:r>
      </w:ins>
      <w:ins w:id="7429" w:author="Orion" w:date="2011-07-05T13:56:00Z">
        <w:r w:rsidRPr="00441066">
          <w:rPr>
            <w:i/>
            <w:rPrChange w:id="7430" w:author="IO" w:date="2011-07-22T12:29:00Z">
              <w:rPr>
                <w:rFonts w:cs="Times New Roman"/>
              </w:rPr>
            </w:rPrChange>
          </w:rPr>
          <w:t xml:space="preserve"> respectivamente, se p</w:t>
        </w:r>
      </w:ins>
      <w:ins w:id="7431" w:author="Orion" w:date="2011-07-05T13:57:00Z">
        <w:r w:rsidRPr="00441066">
          <w:rPr>
            <w:i/>
            <w:rPrChange w:id="7432" w:author="IO" w:date="2011-07-22T12:29:00Z">
              <w:rPr>
                <w:rFonts w:cs="Times New Roman"/>
              </w:rPr>
            </w:rPrChange>
          </w:rPr>
          <w:t>r</w:t>
        </w:r>
      </w:ins>
      <w:ins w:id="7433" w:author="Orion" w:date="2011-07-05T13:56:00Z">
        <w:r w:rsidRPr="00441066">
          <w:rPr>
            <w:i/>
            <w:rPrChange w:id="7434" w:author="IO" w:date="2011-07-22T12:29:00Z">
              <w:rPr>
                <w:rFonts w:cs="Times New Roman"/>
              </w:rPr>
            </w:rPrChange>
          </w:rPr>
          <w:t xml:space="preserve">oduce un </w:t>
        </w:r>
      </w:ins>
      <w:ins w:id="7435" w:author="Orion" w:date="2011-07-05T13:57:00Z">
        <w:r w:rsidRPr="00441066">
          <w:rPr>
            <w:i/>
            <w:rPrChange w:id="7436" w:author="IO" w:date="2011-07-22T12:29:00Z">
              <w:rPr>
                <w:rFonts w:cs="Times New Roman"/>
              </w:rPr>
            </w:rPrChange>
          </w:rPr>
          <w:t xml:space="preserve">hecho </w:t>
        </w:r>
      </w:ins>
      <w:ins w:id="7437" w:author="Orion" w:date="2011-07-05T13:59:00Z">
        <w:r w:rsidR="002B3B09" w:rsidRPr="00441066">
          <w:rPr>
            <w:i/>
            <w:rPrChange w:id="7438" w:author="IO" w:date="2011-07-22T12:29:00Z">
              <w:rPr>
                <w:rFonts w:cs="Times New Roman"/>
              </w:rPr>
            </w:rPrChange>
          </w:rPr>
          <w:t>interesante</w:t>
        </w:r>
      </w:ins>
      <w:ins w:id="7439" w:author="Orion" w:date="2011-07-05T13:57:00Z">
        <w:r w:rsidRPr="00441066">
          <w:rPr>
            <w:i/>
            <w:rPrChange w:id="7440" w:author="IO" w:date="2011-07-22T12:29:00Z">
              <w:rPr>
                <w:rFonts w:cs="Times New Roman"/>
              </w:rPr>
            </w:rPrChange>
          </w:rPr>
          <w:t xml:space="preserve"> que es que los pilotos tardan tanto en gestionar las órdenes</w:t>
        </w:r>
        <w:r w:rsidR="00080145" w:rsidRPr="00441066">
          <w:rPr>
            <w:i/>
            <w:rPrChange w:id="7441" w:author="IO" w:date="2011-07-22T12:29:00Z">
              <w:rPr>
                <w:rFonts w:cs="Times New Roman"/>
              </w:rPr>
            </w:rPrChange>
          </w:rPr>
          <w:t xml:space="preserve"> de conflicto que, en ciertas ocasiones, </w:t>
        </w:r>
        <w:r w:rsidRPr="00441066">
          <w:rPr>
            <w:i/>
            <w:rPrChange w:id="7442" w:author="IO" w:date="2011-07-22T12:29:00Z">
              <w:rPr>
                <w:rFonts w:cs="Times New Roman"/>
              </w:rPr>
            </w:rPrChange>
          </w:rPr>
          <w:t>dicha</w:t>
        </w:r>
      </w:ins>
      <w:ins w:id="7443" w:author="Orion" w:date="2011-07-05T14:02:00Z">
        <w:r w:rsidR="00080145" w:rsidRPr="00441066">
          <w:rPr>
            <w:i/>
            <w:rPrChange w:id="7444" w:author="IO" w:date="2011-07-22T12:29:00Z">
              <w:rPr>
                <w:rFonts w:cs="Times New Roman"/>
              </w:rPr>
            </w:rPrChange>
          </w:rPr>
          <w:t>s</w:t>
        </w:r>
      </w:ins>
      <w:ins w:id="7445" w:author="Orion" w:date="2011-07-05T13:57:00Z">
        <w:r w:rsidRPr="00441066">
          <w:rPr>
            <w:i/>
            <w:rPrChange w:id="7446" w:author="IO" w:date="2011-07-22T12:29:00Z">
              <w:rPr>
                <w:rFonts w:cs="Times New Roman"/>
              </w:rPr>
            </w:rPrChange>
          </w:rPr>
          <w:t xml:space="preserve"> gesti</w:t>
        </w:r>
      </w:ins>
      <w:ins w:id="7447" w:author="Orion" w:date="2011-07-05T14:02:00Z">
        <w:r w:rsidR="00080145" w:rsidRPr="00441066">
          <w:rPr>
            <w:i/>
            <w:rPrChange w:id="7448" w:author="IO" w:date="2011-07-22T12:29:00Z">
              <w:rPr>
                <w:rFonts w:cs="Times New Roman"/>
              </w:rPr>
            </w:rPrChange>
          </w:rPr>
          <w:t>o</w:t>
        </w:r>
      </w:ins>
      <w:ins w:id="7449" w:author="Orion" w:date="2011-07-05T13:57:00Z">
        <w:r w:rsidRPr="00441066">
          <w:rPr>
            <w:i/>
            <w:rPrChange w:id="7450" w:author="IO" w:date="2011-07-22T12:29:00Z">
              <w:rPr>
                <w:rFonts w:cs="Times New Roman"/>
              </w:rPr>
            </w:rPrChange>
          </w:rPr>
          <w:t>n</w:t>
        </w:r>
      </w:ins>
      <w:ins w:id="7451" w:author="Orion" w:date="2011-07-05T14:02:00Z">
        <w:r w:rsidR="00080145" w:rsidRPr="00441066">
          <w:rPr>
            <w:i/>
            <w:rPrChange w:id="7452" w:author="IO" w:date="2011-07-22T12:29:00Z">
              <w:rPr>
                <w:rFonts w:cs="Times New Roman"/>
              </w:rPr>
            </w:rPrChange>
          </w:rPr>
          <w:t>es</w:t>
        </w:r>
      </w:ins>
      <w:ins w:id="7453" w:author="Orion" w:date="2011-07-05T13:57:00Z">
        <w:r w:rsidRPr="00441066">
          <w:rPr>
            <w:i/>
            <w:rPrChange w:id="7454" w:author="IO" w:date="2011-07-22T12:29:00Z">
              <w:rPr>
                <w:rFonts w:cs="Times New Roman"/>
              </w:rPr>
            </w:rPrChange>
          </w:rPr>
          <w:t xml:space="preserve"> se solapa con la del paso de los puntos </w:t>
        </w:r>
      </w:ins>
      <w:ins w:id="7455" w:author="Orion" w:date="2011-07-05T13:58:00Z">
        <w:r w:rsidRPr="00441066">
          <w:rPr>
            <w:i/>
            <w:rPrChange w:id="7456" w:author="IO" w:date="2011-07-22T12:29:00Z">
              <w:rPr>
                <w:rFonts w:cs="Times New Roman"/>
              </w:rPr>
            </w:rPrChange>
          </w:rPr>
          <w:t>intermedios.</w:t>
        </w:r>
      </w:ins>
      <w:ins w:id="7457" w:author="Orion" w:date="2011-07-05T14:00:00Z">
        <w:r w:rsidR="0006481D" w:rsidRPr="00441066">
          <w:rPr>
            <w:i/>
            <w:rPrChange w:id="7458" w:author="IO" w:date="2011-07-22T12:29:00Z">
              <w:rPr>
                <w:rFonts w:cs="Times New Roman"/>
              </w:rPr>
            </w:rPrChange>
          </w:rPr>
          <w:t xml:space="preserve"> </w:t>
        </w:r>
      </w:ins>
      <w:ins w:id="7459" w:author="Orion" w:date="2011-07-05T14:04:00Z">
        <w:r w:rsidR="00A85B1F" w:rsidRPr="00441066">
          <w:rPr>
            <w:i/>
            <w:rPrChange w:id="7460" w:author="IO" w:date="2011-07-22T12:29:00Z">
              <w:rPr>
                <w:rFonts w:cs="Times New Roman"/>
              </w:rPr>
            </w:rPrChange>
          </w:rPr>
          <w:t xml:space="preserve">De este modo si se observan la </w:t>
        </w:r>
        <w:r w:rsidR="00A85B1F" w:rsidRPr="00441066">
          <w:rPr>
            <w:i/>
            <w:rPrChange w:id="7461" w:author="IO" w:date="2011-07-22T12:29:00Z">
              <w:rPr>
                <w:rFonts w:cs="Times New Roman"/>
              </w:rPr>
            </w:rPrChange>
          </w:rPr>
          <w:fldChar w:fldCharType="begin"/>
        </w:r>
        <w:r w:rsidR="00A85B1F" w:rsidRPr="00441066">
          <w:rPr>
            <w:i/>
            <w:rPrChange w:id="7462" w:author="IO" w:date="2011-07-22T12:29:00Z">
              <w:rPr>
                <w:rFonts w:cs="Times New Roman"/>
              </w:rPr>
            </w:rPrChange>
          </w:rPr>
          <w:instrText xml:space="preserve"> REF _Ref297638017 \h </w:instrText>
        </w:r>
      </w:ins>
      <w:r w:rsidR="00441066">
        <w:rPr>
          <w:i/>
        </w:rPr>
        <w:instrText xml:space="preserve"> \* MERGEFORMAT </w:instrText>
      </w:r>
      <w:r w:rsidR="00A85B1F" w:rsidRPr="00441066">
        <w:rPr>
          <w:i/>
          <w:rPrChange w:id="7463" w:author="IO" w:date="2011-07-22T12:29:00Z">
            <w:rPr>
              <w:i/>
            </w:rPr>
          </w:rPrChange>
        </w:rPr>
      </w:r>
      <w:r w:rsidR="00A85B1F" w:rsidRPr="00441066">
        <w:rPr>
          <w:i/>
          <w:rPrChange w:id="7464" w:author="IO" w:date="2011-07-22T12:29:00Z">
            <w:rPr>
              <w:rFonts w:cs="Times New Roman"/>
            </w:rPr>
          </w:rPrChange>
        </w:rPr>
        <w:fldChar w:fldCharType="separate"/>
      </w:r>
      <w:ins w:id="7465" w:author="Orion" w:date="2011-07-26T22:30:00Z">
        <w:r w:rsidR="00503590" w:rsidRPr="00503590">
          <w:rPr>
            <w:i/>
            <w:rPrChange w:id="7466" w:author="Orion" w:date="2011-07-26T22:30:00Z">
              <w:rPr/>
            </w:rPrChange>
          </w:rPr>
          <w:t>Figura 36</w:t>
        </w:r>
      </w:ins>
      <w:ins w:id="7467" w:author="Orion" w:date="2011-07-05T14:04:00Z">
        <w:r w:rsidR="00A85B1F" w:rsidRPr="00441066">
          <w:rPr>
            <w:i/>
            <w:rPrChange w:id="7468" w:author="IO" w:date="2011-07-22T12:29:00Z">
              <w:rPr>
                <w:rFonts w:cs="Times New Roman"/>
              </w:rPr>
            </w:rPrChange>
          </w:rPr>
          <w:fldChar w:fldCharType="end"/>
        </w:r>
      </w:ins>
      <w:ins w:id="7469" w:author="Orion" w:date="2011-07-05T14:05:00Z">
        <w:r w:rsidR="00A85B1F" w:rsidRPr="00441066">
          <w:rPr>
            <w:i/>
            <w:rPrChange w:id="7470" w:author="IO" w:date="2011-07-22T12:29:00Z">
              <w:rPr>
                <w:rFonts w:cs="Times New Roman"/>
              </w:rPr>
            </w:rPrChange>
          </w:rPr>
          <w:t xml:space="preserve"> </w:t>
        </w:r>
      </w:ins>
      <w:ins w:id="7471" w:author="Orion" w:date="2011-07-05T14:04:00Z">
        <w:r w:rsidR="00A85B1F" w:rsidRPr="00441066">
          <w:rPr>
            <w:i/>
            <w:rPrChange w:id="7472" w:author="IO" w:date="2011-07-22T12:29:00Z">
              <w:rPr>
                <w:rFonts w:cs="Times New Roman"/>
              </w:rPr>
            </w:rPrChange>
          </w:rPr>
          <w:t xml:space="preserve">y </w:t>
        </w:r>
      </w:ins>
      <w:ins w:id="7473" w:author="Orion" w:date="2011-07-05T14:05:00Z">
        <w:r w:rsidR="00A85B1F" w:rsidRPr="00441066">
          <w:rPr>
            <w:i/>
            <w:rPrChange w:id="7474" w:author="IO" w:date="2011-07-22T12:29:00Z">
              <w:rPr>
                <w:rFonts w:cs="Times New Roman"/>
              </w:rPr>
            </w:rPrChange>
          </w:rPr>
          <w:t>la</w:t>
        </w:r>
      </w:ins>
      <w:ins w:id="7475" w:author="Orion" w:date="2011-07-05T14:04:00Z">
        <w:r w:rsidR="00A85B1F" w:rsidRPr="00441066">
          <w:rPr>
            <w:i/>
            <w:rPrChange w:id="7476" w:author="IO" w:date="2011-07-22T12:29:00Z">
              <w:rPr>
                <w:rFonts w:cs="Times New Roman"/>
              </w:rPr>
            </w:rPrChange>
          </w:rPr>
          <w:t xml:space="preserve"> </w:t>
        </w:r>
      </w:ins>
      <w:ins w:id="7477" w:author="Orion" w:date="2011-07-05T14:05:00Z">
        <w:r w:rsidR="00A85B1F" w:rsidRPr="00441066">
          <w:rPr>
            <w:i/>
            <w:rPrChange w:id="7478" w:author="IO" w:date="2011-07-22T12:29:00Z">
              <w:rPr>
                <w:rFonts w:cs="Times New Roman"/>
              </w:rPr>
            </w:rPrChange>
          </w:rPr>
          <w:fldChar w:fldCharType="begin"/>
        </w:r>
        <w:r w:rsidR="00A85B1F" w:rsidRPr="00441066">
          <w:rPr>
            <w:i/>
            <w:rPrChange w:id="7479" w:author="IO" w:date="2011-07-22T12:29:00Z">
              <w:rPr>
                <w:rFonts w:cs="Times New Roman"/>
              </w:rPr>
            </w:rPrChange>
          </w:rPr>
          <w:instrText xml:space="preserve"> REF _Ref297638028 \h </w:instrText>
        </w:r>
      </w:ins>
      <w:r w:rsidR="00441066">
        <w:rPr>
          <w:i/>
        </w:rPr>
        <w:instrText xml:space="preserve"> \* MERGEFORMAT </w:instrText>
      </w:r>
      <w:r w:rsidR="00A85B1F" w:rsidRPr="00441066">
        <w:rPr>
          <w:i/>
          <w:rPrChange w:id="7480" w:author="IO" w:date="2011-07-22T12:29:00Z">
            <w:rPr>
              <w:i/>
            </w:rPr>
          </w:rPrChange>
        </w:rPr>
      </w:r>
      <w:r w:rsidR="00A85B1F" w:rsidRPr="00441066">
        <w:rPr>
          <w:i/>
          <w:rPrChange w:id="7481" w:author="IO" w:date="2011-07-22T12:29:00Z">
            <w:rPr>
              <w:rFonts w:cs="Times New Roman"/>
            </w:rPr>
          </w:rPrChange>
        </w:rPr>
        <w:fldChar w:fldCharType="separate"/>
      </w:r>
      <w:ins w:id="7482" w:author="Orion" w:date="2011-07-26T22:30:00Z">
        <w:r w:rsidR="00503590" w:rsidRPr="00503590">
          <w:rPr>
            <w:i/>
            <w:rPrChange w:id="7483" w:author="Orion" w:date="2011-07-26T22:30:00Z">
              <w:rPr/>
            </w:rPrChange>
          </w:rPr>
          <w:t>Figura 37</w:t>
        </w:r>
      </w:ins>
      <w:ins w:id="7484" w:author="Orion" w:date="2011-07-05T14:05:00Z">
        <w:r w:rsidR="00A85B1F" w:rsidRPr="00441066">
          <w:rPr>
            <w:i/>
            <w:rPrChange w:id="7485" w:author="IO" w:date="2011-07-22T12:29:00Z">
              <w:rPr>
                <w:rFonts w:cs="Times New Roman"/>
              </w:rPr>
            </w:rPrChange>
          </w:rPr>
          <w:fldChar w:fldCharType="end"/>
        </w:r>
        <w:r w:rsidR="00A85B1F" w:rsidRPr="00441066">
          <w:rPr>
            <w:i/>
            <w:rPrChange w:id="7486" w:author="IO" w:date="2011-07-22T12:29:00Z">
              <w:rPr>
                <w:rFonts w:cs="Times New Roman"/>
              </w:rPr>
            </w:rPrChange>
          </w:rPr>
          <w:t xml:space="preserve"> </w:t>
        </w:r>
        <w:r w:rsidR="000230BE" w:rsidRPr="00441066">
          <w:rPr>
            <w:i/>
            <w:rPrChange w:id="7487" w:author="IO" w:date="2011-07-22T12:29:00Z">
              <w:rPr>
                <w:rFonts w:cs="Times New Roman"/>
              </w:rPr>
            </w:rPrChange>
          </w:rPr>
          <w:t xml:space="preserve">simultáneamente puede verse que el avión </w:t>
        </w:r>
      </w:ins>
      <w:ins w:id="7488" w:author="Orion" w:date="2011-07-05T14:11:00Z">
        <w:r w:rsidR="00EF7F9C" w:rsidRPr="00441066">
          <w:rPr>
            <w:i/>
            <w:rPrChange w:id="7489" w:author="IO" w:date="2011-07-22T12:29:00Z">
              <w:rPr>
                <w:rFonts w:cs="Times New Roman"/>
              </w:rPr>
            </w:rPrChange>
          </w:rPr>
          <w:t xml:space="preserve"> </w:t>
        </w:r>
        <w:r w:rsidR="00EF7F9C" w:rsidRPr="00441066">
          <w:rPr>
            <w:i/>
          </w:rPr>
          <w:t>Plane2</w:t>
        </w:r>
      </w:ins>
      <w:ins w:id="7490" w:author="Orion" w:date="2011-07-05T14:07:00Z">
        <w:r w:rsidR="000230BE" w:rsidRPr="00441066">
          <w:rPr>
            <w:i/>
            <w:rPrChange w:id="7491" w:author="IO" w:date="2011-07-22T12:29:00Z">
              <w:rPr>
                <w:rFonts w:cs="Times New Roman"/>
              </w:rPr>
            </w:rPrChange>
          </w:rPr>
          <w:t xml:space="preserve"> </w:t>
        </w:r>
      </w:ins>
      <w:ins w:id="7492" w:author="Orion" w:date="2011-07-05T14:06:00Z">
        <w:r w:rsidR="000230BE" w:rsidRPr="00441066">
          <w:rPr>
            <w:i/>
            <w:rPrChange w:id="7493" w:author="IO" w:date="2011-07-22T12:29:00Z">
              <w:rPr>
                <w:rFonts w:cs="Times New Roman"/>
              </w:rPr>
            </w:rPrChange>
          </w:rPr>
          <w:t>deja de estar en posible riesgo de conflicto, momento en el que recibe la orden de volver a su altitud y velocidad de crucero</w:t>
        </w:r>
      </w:ins>
      <w:ins w:id="7494" w:author="Orion" w:date="2011-07-05T14:07:00Z">
        <w:r w:rsidR="000230BE" w:rsidRPr="00441066">
          <w:rPr>
            <w:i/>
            <w:rPrChange w:id="7495" w:author="IO" w:date="2011-07-22T12:29:00Z">
              <w:rPr>
                <w:rFonts w:cs="Times New Roman"/>
              </w:rPr>
            </w:rPrChange>
          </w:rPr>
          <w:t>,</w:t>
        </w:r>
      </w:ins>
      <w:ins w:id="7496" w:author="Orion" w:date="2011-07-05T14:06:00Z">
        <w:r w:rsidR="000230BE" w:rsidRPr="00441066">
          <w:rPr>
            <w:i/>
            <w:rPrChange w:id="7497" w:author="IO" w:date="2011-07-22T12:29:00Z">
              <w:rPr>
                <w:rFonts w:cs="Times New Roman"/>
              </w:rPr>
            </w:rPrChange>
          </w:rPr>
          <w:t xml:space="preserve"> antes de </w:t>
        </w:r>
      </w:ins>
      <w:ins w:id="7498" w:author="Orion" w:date="2011-07-05T14:07:00Z">
        <w:r w:rsidR="000230BE" w:rsidRPr="00441066">
          <w:rPr>
            <w:i/>
            <w:rPrChange w:id="7499" w:author="IO" w:date="2011-07-22T12:29:00Z">
              <w:rPr>
                <w:rFonts w:cs="Times New Roman"/>
              </w:rPr>
            </w:rPrChange>
          </w:rPr>
          <w:t xml:space="preserve">llegar a su segundo </w:t>
        </w:r>
        <w:proofErr w:type="spellStart"/>
        <w:r w:rsidR="000230BE" w:rsidRPr="00441066">
          <w:rPr>
            <w:i/>
            <w:rPrChange w:id="7500" w:author="IO" w:date="2011-07-22T12:29:00Z">
              <w:rPr>
                <w:rFonts w:cs="Times New Roman"/>
              </w:rPr>
            </w:rPrChange>
          </w:rPr>
          <w:t>waypoint</w:t>
        </w:r>
        <w:proofErr w:type="spellEnd"/>
        <w:r w:rsidR="000230BE" w:rsidRPr="00441066">
          <w:rPr>
            <w:i/>
            <w:rPrChange w:id="7501" w:author="IO" w:date="2011-07-22T12:29:00Z">
              <w:rPr>
                <w:rFonts w:cs="Times New Roman"/>
              </w:rPr>
            </w:rPrChange>
          </w:rPr>
          <w:t xml:space="preserve">. Pero </w:t>
        </w:r>
      </w:ins>
      <w:ins w:id="7502" w:author="Orion" w:date="2011-07-05T14:08:00Z">
        <w:r w:rsidR="000230BE" w:rsidRPr="00441066">
          <w:rPr>
            <w:i/>
            <w:rPrChange w:id="7503" w:author="IO" w:date="2011-07-22T12:29:00Z">
              <w:rPr>
                <w:rFonts w:cs="Times New Roman"/>
              </w:rPr>
            </w:rPrChange>
          </w:rPr>
          <w:t>el piloto no es capaz de procesar esta orden hasta que ha pasado un tiempo, tiempo en el que el avi</w:t>
        </w:r>
      </w:ins>
      <w:ins w:id="7504" w:author="Orion" w:date="2011-07-05T14:09:00Z">
        <w:r w:rsidR="000230BE" w:rsidRPr="00441066">
          <w:rPr>
            <w:i/>
            <w:rPrChange w:id="7505" w:author="IO" w:date="2011-07-22T12:29:00Z">
              <w:rPr>
                <w:rFonts w:cs="Times New Roman"/>
              </w:rPr>
            </w:rPrChange>
          </w:rPr>
          <w:t>ón y</w:t>
        </w:r>
      </w:ins>
      <w:ins w:id="7506" w:author="Orion" w:date="2011-07-05T14:11:00Z">
        <w:r w:rsidR="00EF7F9C" w:rsidRPr="00441066">
          <w:rPr>
            <w:i/>
            <w:rPrChange w:id="7507" w:author="IO" w:date="2011-07-22T12:29:00Z">
              <w:rPr>
                <w:rFonts w:cs="Times New Roman"/>
              </w:rPr>
            </w:rPrChange>
          </w:rPr>
          <w:t>a</w:t>
        </w:r>
      </w:ins>
      <w:ins w:id="7508" w:author="Orion" w:date="2011-07-05T14:09:00Z">
        <w:r w:rsidR="000230BE" w:rsidRPr="00441066">
          <w:rPr>
            <w:i/>
            <w:rPrChange w:id="7509" w:author="IO" w:date="2011-07-22T12:29:00Z">
              <w:rPr>
                <w:rFonts w:cs="Times New Roman"/>
              </w:rPr>
            </w:rPrChange>
          </w:rPr>
          <w:t xml:space="preserve"> habrá rebasado su próximo</w:t>
        </w:r>
      </w:ins>
      <w:ins w:id="7510" w:author="Orion" w:date="2011-07-05T14:07:00Z">
        <w:r w:rsidR="000230BE" w:rsidRPr="00441066">
          <w:rPr>
            <w:i/>
            <w:rPrChange w:id="7511" w:author="IO" w:date="2011-07-22T12:29:00Z">
              <w:rPr>
                <w:rFonts w:cs="Times New Roman"/>
              </w:rPr>
            </w:rPrChange>
          </w:rPr>
          <w:t xml:space="preserve"> </w:t>
        </w:r>
        <w:proofErr w:type="spellStart"/>
        <w:r w:rsidR="000230BE" w:rsidRPr="00441066">
          <w:rPr>
            <w:i/>
            <w:rPrChange w:id="7512" w:author="IO" w:date="2011-07-22T12:29:00Z">
              <w:rPr>
                <w:rFonts w:cs="Times New Roman"/>
              </w:rPr>
            </w:rPrChange>
          </w:rPr>
          <w:t>waypoint</w:t>
        </w:r>
      </w:ins>
      <w:proofErr w:type="spellEnd"/>
      <w:ins w:id="7513" w:author="Orion" w:date="2011-07-05T14:09:00Z">
        <w:r w:rsidR="000230BE" w:rsidRPr="00441066">
          <w:rPr>
            <w:i/>
            <w:rPrChange w:id="7514" w:author="IO" w:date="2011-07-22T12:29:00Z">
              <w:rPr>
                <w:rFonts w:cs="Times New Roman"/>
              </w:rPr>
            </w:rPrChange>
          </w:rPr>
          <w:t>.</w:t>
        </w:r>
      </w:ins>
    </w:p>
    <w:p w14:paraId="394A66C6" w14:textId="77777777" w:rsidR="00AF49D4" w:rsidRPr="0080539F" w:rsidRDefault="00AF49D4">
      <w:pPr>
        <w:pStyle w:val="ListParagraph"/>
        <w:jc w:val="both"/>
        <w:rPr>
          <w:ins w:id="7515" w:author="Orion" w:date="2011-07-05T13:17:00Z"/>
          <w:rFonts w:cs="Times New Roman"/>
        </w:rPr>
        <w:pPrChange w:id="7516" w:author="Orion" w:date="2011-07-05T13:58:00Z">
          <w:pPr/>
        </w:pPrChange>
      </w:pPr>
    </w:p>
    <w:p w14:paraId="32D8BA7E" w14:textId="25770456" w:rsidR="00DF52F5" w:rsidRDefault="00EF7F9C">
      <w:pPr>
        <w:jc w:val="both"/>
        <w:rPr>
          <w:ins w:id="7517" w:author="Orion" w:date="2011-07-05T13:02:00Z"/>
          <w:rFonts w:cs="Times New Roman"/>
        </w:rPr>
        <w:pPrChange w:id="7518" w:author="Orion" w:date="2011-06-26T12:33:00Z">
          <w:pPr/>
        </w:pPrChange>
      </w:pPr>
      <w:ins w:id="7519" w:author="Orion" w:date="2011-07-05T14:10:00Z">
        <w:r w:rsidRPr="0083518D">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2FB284E9" w:rsidR="00260A98" w:rsidRDefault="006B1111">
      <w:pPr>
        <w:pStyle w:val="Caption"/>
        <w:rPr>
          <w:ins w:id="7520" w:author="Orion" w:date="2011-07-05T13:29:00Z"/>
          <w:rFonts w:cs="Times New Roman"/>
        </w:rPr>
        <w:pPrChange w:id="7521" w:author="Orion" w:date="2011-07-05T14:03:00Z">
          <w:pPr/>
        </w:pPrChange>
      </w:pPr>
      <w:bookmarkStart w:id="7522" w:name="_Toc299483460"/>
      <w:bookmarkStart w:id="7523" w:name="_Ref297638017"/>
      <w:r>
        <w:t>Figura</w:t>
      </w:r>
      <w:ins w:id="7524" w:author="Orion" w:date="2011-07-05T14:03:00Z">
        <w:del w:id="7525" w:author="IO" w:date="2011-07-22T13:09:00Z">
          <w:r w:rsidR="00CD4C4B" w:rsidDel="006B1111">
            <w:delText>Ilustración</w:delText>
          </w:r>
        </w:del>
        <w:r w:rsidR="00CD4C4B">
          <w:t xml:space="preserve"> </w:t>
        </w:r>
      </w:ins>
      <w:ins w:id="7526" w:author="IO" w:date="2011-07-22T13:09:00Z">
        <w:r>
          <w:fldChar w:fldCharType="begin"/>
        </w:r>
        <w:r>
          <w:instrText xml:space="preserve"> SEQ Figura \* ARABIC </w:instrText>
        </w:r>
      </w:ins>
      <w:r>
        <w:fldChar w:fldCharType="separate"/>
      </w:r>
      <w:ins w:id="7527" w:author="Orion" w:date="2011-07-26T22:30:00Z">
        <w:r w:rsidR="00503590">
          <w:rPr>
            <w:noProof/>
          </w:rPr>
          <w:t>36</w:t>
        </w:r>
      </w:ins>
      <w:bookmarkEnd w:id="7522"/>
      <w:ins w:id="7528" w:author="IO" w:date="2011-07-22T13:16:00Z">
        <w:del w:id="7529" w:author="Orion" w:date="2011-07-24T21:36:00Z">
          <w:r w:rsidR="00416FF6" w:rsidDel="00587D28">
            <w:rPr>
              <w:noProof/>
            </w:rPr>
            <w:delText>35</w:delText>
          </w:r>
        </w:del>
      </w:ins>
      <w:ins w:id="7530" w:author="IO" w:date="2011-07-22T13:09:00Z">
        <w:r>
          <w:fldChar w:fldCharType="end"/>
        </w:r>
      </w:ins>
      <w:ins w:id="7531" w:author="Orion" w:date="2011-07-05T14:03:00Z">
        <w:del w:id="7532" w:author="IO" w:date="2011-07-22T13:09:00Z">
          <w:r w:rsidR="00CD4C4B" w:rsidDel="006B1111">
            <w:fldChar w:fldCharType="begin"/>
          </w:r>
          <w:r w:rsidR="00CD4C4B" w:rsidDel="006B1111">
            <w:delInstrText xml:space="preserve"> SEQ Ilustración \* ARABIC </w:delInstrText>
          </w:r>
        </w:del>
      </w:ins>
      <w:del w:id="7533" w:author="IO" w:date="2011-07-22T13:09:00Z">
        <w:r w:rsidR="00CD4C4B" w:rsidDel="006B1111">
          <w:fldChar w:fldCharType="end"/>
        </w:r>
      </w:del>
      <w:bookmarkEnd w:id="7523"/>
    </w:p>
    <w:p w14:paraId="36C2ABCB" w14:textId="15EA1B88" w:rsidR="001D5A64" w:rsidRPr="00441066" w:rsidRDefault="00D40ACE">
      <w:pPr>
        <w:pStyle w:val="ListParagraph"/>
        <w:numPr>
          <w:ilvl w:val="0"/>
          <w:numId w:val="41"/>
        </w:numPr>
        <w:spacing w:before="120" w:after="120"/>
        <w:ind w:left="641" w:hanging="357"/>
        <w:jc w:val="both"/>
        <w:rPr>
          <w:ins w:id="7534" w:author="Orion" w:date="2011-07-05T13:29:00Z"/>
          <w:i/>
          <w:rPrChange w:id="7535" w:author="IO" w:date="2011-07-22T12:30:00Z">
            <w:rPr>
              <w:ins w:id="7536" w:author="Orion" w:date="2011-07-05T13:29:00Z"/>
              <w:rFonts w:cs="Times New Roman"/>
            </w:rPr>
          </w:rPrChange>
        </w:rPr>
        <w:pPrChange w:id="7537" w:author="IO" w:date="2011-07-22T12:30:00Z">
          <w:pPr/>
        </w:pPrChange>
      </w:pPr>
      <w:ins w:id="7538" w:author="Orion" w:date="2011-07-05T14:11:00Z">
        <w:r w:rsidRPr="00441066">
          <w:rPr>
            <w:i/>
            <w:rPrChange w:id="7539" w:author="IO" w:date="2011-07-22T12:30:00Z">
              <w:rPr>
                <w:rFonts w:cs="Times New Roman"/>
              </w:rPr>
            </w:rPrChange>
          </w:rPr>
          <w:t>Esta imagen</w:t>
        </w:r>
      </w:ins>
      <w:ins w:id="7540" w:author="Orion" w:date="2011-07-06T14:48:00Z">
        <w:r w:rsidR="001B6ECB" w:rsidRPr="00441066">
          <w:rPr>
            <w:i/>
            <w:rPrChange w:id="7541" w:author="IO" w:date="2011-07-22T12:30:00Z">
              <w:rPr>
                <w:rFonts w:cs="Times New Roman"/>
              </w:rPr>
            </w:rPrChange>
          </w:rPr>
          <w:t xml:space="preserve"> (</w:t>
        </w:r>
        <w:r w:rsidR="001B6ECB" w:rsidRPr="00441066">
          <w:rPr>
            <w:i/>
            <w:rPrChange w:id="7542" w:author="IO" w:date="2011-07-22T12:30:00Z">
              <w:rPr>
                <w:rFonts w:cs="Times New Roman"/>
              </w:rPr>
            </w:rPrChange>
          </w:rPr>
          <w:fldChar w:fldCharType="begin"/>
        </w:r>
        <w:r w:rsidR="001B6ECB" w:rsidRPr="00441066">
          <w:rPr>
            <w:i/>
            <w:rPrChange w:id="7543" w:author="IO" w:date="2011-07-22T12:30:00Z">
              <w:rPr>
                <w:rFonts w:cs="Times New Roman"/>
              </w:rPr>
            </w:rPrChange>
          </w:rPr>
          <w:instrText xml:space="preserve"> REF _Ref297638017 \h </w:instrText>
        </w:r>
      </w:ins>
      <w:r w:rsidR="00441066">
        <w:rPr>
          <w:i/>
        </w:rPr>
        <w:instrText xml:space="preserve"> \* MERGEFORMAT </w:instrText>
      </w:r>
      <w:r w:rsidR="001B6ECB" w:rsidRPr="00441066">
        <w:rPr>
          <w:i/>
          <w:rPrChange w:id="7544" w:author="IO" w:date="2011-07-22T12:30:00Z">
            <w:rPr>
              <w:i/>
            </w:rPr>
          </w:rPrChange>
        </w:rPr>
      </w:r>
      <w:r w:rsidR="001B6ECB" w:rsidRPr="00441066">
        <w:rPr>
          <w:i/>
          <w:rPrChange w:id="7545" w:author="IO" w:date="2011-07-22T12:30:00Z">
            <w:rPr>
              <w:rFonts w:cs="Times New Roman"/>
            </w:rPr>
          </w:rPrChange>
        </w:rPr>
        <w:fldChar w:fldCharType="separate"/>
      </w:r>
      <w:ins w:id="7546" w:author="Orion" w:date="2011-07-26T22:30:00Z">
        <w:r w:rsidR="00503590" w:rsidRPr="00503590">
          <w:rPr>
            <w:i/>
            <w:rPrChange w:id="7547" w:author="Orion" w:date="2011-07-26T22:30:00Z">
              <w:rPr/>
            </w:rPrChange>
          </w:rPr>
          <w:t>Figura 36</w:t>
        </w:r>
      </w:ins>
      <w:ins w:id="7548" w:author="Orion" w:date="2011-07-06T14:48:00Z">
        <w:r w:rsidR="001B6ECB" w:rsidRPr="00441066">
          <w:rPr>
            <w:i/>
            <w:rPrChange w:id="7549" w:author="IO" w:date="2011-07-22T12:30:00Z">
              <w:rPr>
                <w:rFonts w:cs="Times New Roman"/>
              </w:rPr>
            </w:rPrChange>
          </w:rPr>
          <w:fldChar w:fldCharType="end"/>
        </w:r>
        <w:r w:rsidR="001B6ECB" w:rsidRPr="00441066">
          <w:rPr>
            <w:i/>
            <w:rPrChange w:id="7550" w:author="IO" w:date="2011-07-22T12:30:00Z">
              <w:rPr>
                <w:rFonts w:cs="Times New Roman"/>
              </w:rPr>
            </w:rPrChange>
          </w:rPr>
          <w:t>)</w:t>
        </w:r>
      </w:ins>
      <w:ins w:id="7551" w:author="Orion" w:date="2011-07-05T14:11:00Z">
        <w:r w:rsidRPr="00441066">
          <w:rPr>
            <w:i/>
            <w:rPrChange w:id="7552" w:author="IO" w:date="2011-07-22T12:30:00Z">
              <w:rPr>
                <w:rFonts w:cs="Times New Roman"/>
              </w:rPr>
            </w:rPrChange>
          </w:rPr>
          <w:t xml:space="preserve"> refleja el </w:t>
        </w:r>
      </w:ins>
      <w:ins w:id="7553" w:author="Orion" w:date="2011-07-06T14:48:00Z">
        <w:r w:rsidR="001B6ECB" w:rsidRPr="00441066">
          <w:rPr>
            <w:i/>
            <w:rPrChange w:id="7554" w:author="IO" w:date="2011-07-22T12:30:00Z">
              <w:rPr>
                <w:rFonts w:cs="Times New Roman"/>
              </w:rPr>
            </w:rPrChange>
          </w:rPr>
          <w:t>momento</w:t>
        </w:r>
      </w:ins>
      <w:ins w:id="7555" w:author="Orion" w:date="2011-07-05T14:11:00Z">
        <w:r w:rsidRPr="00441066">
          <w:rPr>
            <w:i/>
            <w:rPrChange w:id="7556" w:author="IO" w:date="2011-07-22T12:30:00Z">
              <w:rPr>
                <w:rFonts w:cs="Times New Roman"/>
              </w:rPr>
            </w:rPrChange>
          </w:rPr>
          <w:t xml:space="preserve"> </w:t>
        </w:r>
      </w:ins>
      <w:ins w:id="7557" w:author="Orion" w:date="2011-07-05T14:13:00Z">
        <w:r w:rsidRPr="00441066">
          <w:rPr>
            <w:i/>
            <w:rPrChange w:id="7558" w:author="IO" w:date="2011-07-22T12:30:00Z">
              <w:rPr>
                <w:rFonts w:cs="Times New Roman"/>
              </w:rPr>
            </w:rPrChange>
          </w:rPr>
          <w:t>exacto</w:t>
        </w:r>
      </w:ins>
      <w:ins w:id="7559" w:author="Orion" w:date="2011-07-05T14:12:00Z">
        <w:r w:rsidRPr="00441066">
          <w:rPr>
            <w:i/>
            <w:rPrChange w:id="7560" w:author="IO" w:date="2011-07-22T12:30:00Z">
              <w:rPr>
                <w:rFonts w:cs="Times New Roman"/>
              </w:rPr>
            </w:rPrChange>
          </w:rPr>
          <w:t xml:space="preserve"> en el que los aviones dejan de estar en confli</w:t>
        </w:r>
        <w:r w:rsidR="00680158" w:rsidRPr="00441066">
          <w:rPr>
            <w:i/>
            <w:rPrChange w:id="7561" w:author="IO" w:date="2011-07-22T12:30:00Z">
              <w:rPr>
                <w:rFonts w:cs="Times New Roman"/>
              </w:rPr>
            </w:rPrChange>
          </w:rPr>
          <w:t xml:space="preserve">cto y por lo tanto reciben las </w:t>
        </w:r>
      </w:ins>
      <w:ins w:id="7562" w:author="Orion" w:date="2011-07-06T14:49:00Z">
        <w:r w:rsidR="00680158" w:rsidRPr="00441066">
          <w:rPr>
            <w:i/>
            <w:rPrChange w:id="7563" w:author="IO" w:date="2011-07-22T12:30:00Z">
              <w:rPr>
                <w:rFonts w:cs="Times New Roman"/>
              </w:rPr>
            </w:rPrChange>
          </w:rPr>
          <w:t>ó</w:t>
        </w:r>
      </w:ins>
      <w:ins w:id="7564" w:author="Orion" w:date="2011-07-05T14:12:00Z">
        <w:r w:rsidRPr="00441066">
          <w:rPr>
            <w:i/>
            <w:rPrChange w:id="7565" w:author="IO" w:date="2011-07-22T12:30:00Z">
              <w:rPr>
                <w:rFonts w:cs="Times New Roman"/>
              </w:rPr>
            </w:rPrChange>
          </w:rPr>
          <w:t>rdene</w:t>
        </w:r>
      </w:ins>
      <w:ins w:id="7566" w:author="Orion" w:date="2011-07-06T14:49:00Z">
        <w:r w:rsidR="00680158" w:rsidRPr="00441066">
          <w:rPr>
            <w:i/>
            <w:rPrChange w:id="7567" w:author="IO" w:date="2011-07-22T12:30:00Z">
              <w:rPr>
                <w:rFonts w:cs="Times New Roman"/>
              </w:rPr>
            </w:rPrChange>
          </w:rPr>
          <w:t>s</w:t>
        </w:r>
      </w:ins>
      <w:ins w:id="7568" w:author="Orion" w:date="2011-07-05T14:12:00Z">
        <w:r w:rsidRPr="00441066">
          <w:rPr>
            <w:i/>
            <w:rPrChange w:id="7569" w:author="IO" w:date="2011-07-22T12:30:00Z">
              <w:rPr>
                <w:rFonts w:cs="Times New Roman"/>
              </w:rPr>
            </w:rPrChange>
          </w:rPr>
          <w:t xml:space="preserve"> del controlador de volver a sus valores de vuelo de crucero.</w:t>
        </w:r>
      </w:ins>
      <w:ins w:id="7570" w:author="Orion" w:date="2011-07-05T14:13:00Z">
        <w:r w:rsidR="00431346" w:rsidRPr="00441066">
          <w:rPr>
            <w:i/>
            <w:rPrChange w:id="7571" w:author="IO" w:date="2011-07-22T12:30:00Z">
              <w:rPr>
                <w:rFonts w:cs="Times New Roman"/>
              </w:rPr>
            </w:rPrChange>
          </w:rPr>
          <w:t xml:space="preserve"> Es importante reflejar que el avión </w:t>
        </w:r>
        <w:r w:rsidR="00431346" w:rsidRPr="00441066">
          <w:rPr>
            <w:i/>
          </w:rPr>
          <w:t>Plane1</w:t>
        </w:r>
        <w:r w:rsidR="00431346" w:rsidRPr="00441066">
          <w:rPr>
            <w:i/>
            <w:rPrChange w:id="7572" w:author="IO" w:date="2011-07-22T12:30:00Z">
              <w:rPr>
                <w:rFonts w:cs="Times New Roman"/>
              </w:rPr>
            </w:rPrChange>
          </w:rPr>
          <w:t xml:space="preserve"> entro en riesgo antes de rebasar su </w:t>
        </w:r>
        <w:r w:rsidR="00431346" w:rsidRPr="00441066">
          <w:rPr>
            <w:i/>
            <w:rPrChange w:id="7573" w:author="IO" w:date="2011-07-22T12:30:00Z">
              <w:rPr>
                <w:rFonts w:cs="Times New Roman"/>
              </w:rPr>
            </w:rPrChange>
          </w:rPr>
          <w:lastRenderedPageBreak/>
          <w:t xml:space="preserve">segundo </w:t>
        </w:r>
        <w:proofErr w:type="spellStart"/>
        <w:r w:rsidR="00431346" w:rsidRPr="00441066">
          <w:rPr>
            <w:i/>
            <w:rPrChange w:id="7574" w:author="IO" w:date="2011-07-22T12:30:00Z">
              <w:rPr>
                <w:rFonts w:cs="Times New Roman"/>
              </w:rPr>
            </w:rPrChange>
          </w:rPr>
          <w:t>waypoint</w:t>
        </w:r>
        <w:proofErr w:type="spellEnd"/>
        <w:r w:rsidR="00431346" w:rsidRPr="00441066">
          <w:rPr>
            <w:i/>
            <w:rPrChange w:id="7575" w:author="IO" w:date="2011-07-22T12:30:00Z">
              <w:rPr>
                <w:rFonts w:cs="Times New Roman"/>
              </w:rPr>
            </w:rPrChange>
          </w:rPr>
          <w:t xml:space="preserve"> y sale de este riego después de haberlo rebasado. </w:t>
        </w:r>
      </w:ins>
      <w:ins w:id="7576" w:author="Orion" w:date="2011-07-06T14:51:00Z">
        <w:r w:rsidR="009B4835" w:rsidRPr="00441066">
          <w:rPr>
            <w:i/>
            <w:rPrChange w:id="7577" w:author="IO" w:date="2011-07-22T12:30:00Z">
              <w:rPr>
                <w:rFonts w:cs="Times New Roman"/>
              </w:rPr>
            </w:rPrChange>
          </w:rPr>
          <w:t>En este caso e</w:t>
        </w:r>
      </w:ins>
      <w:ins w:id="7578" w:author="Orion" w:date="2011-07-05T14:14:00Z">
        <w:r w:rsidR="00431346" w:rsidRPr="00441066">
          <w:rPr>
            <w:i/>
            <w:rPrChange w:id="7579" w:author="IO" w:date="2011-07-22T12:30:00Z">
              <w:rPr>
                <w:rFonts w:cs="Times New Roman"/>
              </w:rPr>
            </w:rPrChange>
          </w:rPr>
          <w:t xml:space="preserve">l comportamiento </w:t>
        </w:r>
      </w:ins>
      <w:ins w:id="7580" w:author="Orion" w:date="2011-07-06T14:51:00Z">
        <w:r w:rsidR="009B4835" w:rsidRPr="00441066">
          <w:rPr>
            <w:i/>
            <w:rPrChange w:id="7581" w:author="IO" w:date="2011-07-22T12:30:00Z">
              <w:rPr>
                <w:rFonts w:cs="Times New Roman"/>
              </w:rPr>
            </w:rPrChange>
          </w:rPr>
          <w:t xml:space="preserve">que tiene el piloto es un claro ejemplo de lo descrito en la </w:t>
        </w:r>
      </w:ins>
      <w:ins w:id="7582" w:author="Orion" w:date="2011-07-06T14:52:00Z">
        <w:r w:rsidR="009B4835" w:rsidRPr="00441066">
          <w:rPr>
            <w:i/>
            <w:rPrChange w:id="7583" w:author="IO" w:date="2011-07-22T12:30:00Z">
              <w:rPr>
                <w:rFonts w:cs="Times New Roman"/>
              </w:rPr>
            </w:rPrChange>
          </w:rPr>
          <w:fldChar w:fldCharType="begin"/>
        </w:r>
        <w:r w:rsidR="009B4835" w:rsidRPr="00441066">
          <w:rPr>
            <w:i/>
            <w:rPrChange w:id="7584" w:author="IO" w:date="2011-07-22T12:30:00Z">
              <w:rPr>
                <w:rFonts w:cs="Times New Roman"/>
              </w:rPr>
            </w:rPrChange>
          </w:rPr>
          <w:instrText xml:space="preserve"> REF _Ref297727267 \h </w:instrText>
        </w:r>
      </w:ins>
      <w:r w:rsidR="00441066">
        <w:rPr>
          <w:i/>
        </w:rPr>
        <w:instrText xml:space="preserve"> \* MERGEFORMAT </w:instrText>
      </w:r>
      <w:r w:rsidR="009B4835" w:rsidRPr="00441066">
        <w:rPr>
          <w:i/>
          <w:rPrChange w:id="7585" w:author="IO" w:date="2011-07-22T12:30:00Z">
            <w:rPr>
              <w:i/>
            </w:rPr>
          </w:rPrChange>
        </w:rPr>
      </w:r>
      <w:r w:rsidR="009B4835" w:rsidRPr="00441066">
        <w:rPr>
          <w:i/>
          <w:rPrChange w:id="7586" w:author="IO" w:date="2011-07-22T12:30:00Z">
            <w:rPr>
              <w:rFonts w:cs="Times New Roman"/>
            </w:rPr>
          </w:rPrChange>
        </w:rPr>
        <w:fldChar w:fldCharType="separate"/>
      </w:r>
      <w:ins w:id="7587" w:author="Orion" w:date="2011-07-26T22:30:00Z">
        <w:r w:rsidR="00503590" w:rsidRPr="00503590">
          <w:rPr>
            <w:i/>
            <w:rPrChange w:id="7588" w:author="Orion" w:date="2011-07-26T22:30:00Z">
              <w:rPr/>
            </w:rPrChange>
          </w:rPr>
          <w:t>Figura 24: Ir al Siguiente Tramo Con Conflicto</w:t>
        </w:r>
      </w:ins>
      <w:ins w:id="7589" w:author="IO" w:date="2011-07-22T13:16:00Z">
        <w:del w:id="7590" w:author="Orion" w:date="2011-07-24T21:39:00Z">
          <w:r w:rsidR="00416FF6" w:rsidRPr="00416FF6" w:rsidDel="00BF1AE4">
            <w:rPr>
              <w:i/>
              <w:rPrChange w:id="7591" w:author="IO" w:date="2011-07-22T13:16:00Z">
                <w:rPr/>
              </w:rPrChange>
            </w:rPr>
            <w:delText>Figura 23: Ir al Siguiente Tramo Con Conflicto</w:delText>
          </w:r>
        </w:del>
      </w:ins>
      <w:ins w:id="7592" w:author="Orion" w:date="2011-07-06T14:52:00Z">
        <w:r w:rsidR="009B4835" w:rsidRPr="00441066">
          <w:rPr>
            <w:i/>
            <w:rPrChange w:id="7593" w:author="IO" w:date="2011-07-22T12:30:00Z">
              <w:rPr>
                <w:rFonts w:cs="Times New Roman"/>
              </w:rPr>
            </w:rPrChange>
          </w:rPr>
          <w:fldChar w:fldCharType="end"/>
        </w:r>
      </w:ins>
      <w:ins w:id="7594" w:author="Orion" w:date="2011-07-06T14:53:00Z">
        <w:r w:rsidR="009B4835" w:rsidRPr="00441066">
          <w:rPr>
            <w:i/>
            <w:rPrChange w:id="7595" w:author="IO" w:date="2011-07-22T12:30:00Z">
              <w:rPr>
                <w:rFonts w:cs="Times New Roman"/>
              </w:rPr>
            </w:rPrChange>
          </w:rPr>
          <w:t>, donde este tiene que gestionar el paso al siguiente tramo a la vez que su avi</w:t>
        </w:r>
      </w:ins>
      <w:ins w:id="7596" w:author="Orion" w:date="2011-07-06T14:54:00Z">
        <w:r w:rsidR="009B4835" w:rsidRPr="00441066">
          <w:rPr>
            <w:i/>
            <w:rPrChange w:id="7597" w:author="IO" w:date="2011-07-22T12:30:00Z">
              <w:rPr>
                <w:rFonts w:cs="Times New Roman"/>
              </w:rPr>
            </w:rPrChange>
          </w:rPr>
          <w:t>ón se encuentra en situación de riesgo de conflicto.</w:t>
        </w:r>
      </w:ins>
    </w:p>
    <w:p w14:paraId="755FE3E2" w14:textId="77777777" w:rsidR="00C07636" w:rsidRDefault="00C07636">
      <w:pPr>
        <w:ind w:left="709"/>
        <w:jc w:val="both"/>
        <w:rPr>
          <w:ins w:id="7598" w:author="Orion" w:date="2011-07-06T15:45:00Z"/>
          <w:rFonts w:cs="Times New Roman"/>
        </w:rPr>
        <w:pPrChange w:id="7599" w:author="Orion" w:date="2011-07-06T15:49:00Z">
          <w:pPr/>
        </w:pPrChange>
      </w:pPr>
    </w:p>
    <w:p w14:paraId="65456B07" w14:textId="1FD04CA9" w:rsidR="001D5A64" w:rsidRDefault="00C07636">
      <w:pPr>
        <w:jc w:val="both"/>
        <w:rPr>
          <w:ins w:id="7600" w:author="Orion" w:date="2011-07-05T13:02:00Z"/>
          <w:rFonts w:cs="Times New Roman"/>
        </w:rPr>
        <w:pPrChange w:id="7601" w:author="Orion" w:date="2011-06-26T12:33:00Z">
          <w:pPr/>
        </w:pPrChange>
      </w:pPr>
      <w:ins w:id="7602" w:author="Orion" w:date="2011-07-06T15:46:00Z">
        <w:r w:rsidRPr="0083518D">
          <w:rPr>
            <w:rFonts w:cs="Times New Roman"/>
            <w:noProof/>
            <w:lang w:eastAsia="es-ES" w:bidi="ar-SA"/>
          </w:rPr>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70F8B301" w:rsidR="00260A98" w:rsidRDefault="006B1111">
      <w:pPr>
        <w:pStyle w:val="Caption"/>
        <w:rPr>
          <w:ins w:id="7603" w:author="Orion" w:date="2011-07-05T14:03:00Z"/>
          <w:rFonts w:cs="Times New Roman"/>
        </w:rPr>
        <w:pPrChange w:id="7604" w:author="Orion" w:date="2011-07-05T14:03:00Z">
          <w:pPr/>
        </w:pPrChange>
      </w:pPr>
      <w:bookmarkStart w:id="7605" w:name="_Toc299483461"/>
      <w:bookmarkStart w:id="7606" w:name="_Ref297638028"/>
      <w:r>
        <w:t>Figura</w:t>
      </w:r>
      <w:ins w:id="7607" w:author="Orion" w:date="2011-07-05T14:03:00Z">
        <w:del w:id="7608" w:author="IO" w:date="2011-07-22T13:09:00Z">
          <w:r w:rsidR="00CD4C4B" w:rsidDel="006B1111">
            <w:delText>Ilustración</w:delText>
          </w:r>
        </w:del>
        <w:r w:rsidR="00CD4C4B">
          <w:t xml:space="preserve"> </w:t>
        </w:r>
      </w:ins>
      <w:ins w:id="7609" w:author="IO" w:date="2011-07-22T13:09:00Z">
        <w:r>
          <w:fldChar w:fldCharType="begin"/>
        </w:r>
        <w:r>
          <w:instrText xml:space="preserve"> SEQ Figura \* ARABIC </w:instrText>
        </w:r>
      </w:ins>
      <w:r>
        <w:fldChar w:fldCharType="separate"/>
      </w:r>
      <w:ins w:id="7610" w:author="Orion" w:date="2011-07-26T22:30:00Z">
        <w:r w:rsidR="00503590">
          <w:rPr>
            <w:noProof/>
          </w:rPr>
          <w:t>37</w:t>
        </w:r>
      </w:ins>
      <w:bookmarkEnd w:id="7605"/>
      <w:ins w:id="7611" w:author="IO" w:date="2011-07-22T13:16:00Z">
        <w:del w:id="7612" w:author="Orion" w:date="2011-07-24T21:36:00Z">
          <w:r w:rsidR="00416FF6" w:rsidDel="00587D28">
            <w:rPr>
              <w:noProof/>
            </w:rPr>
            <w:delText>36</w:delText>
          </w:r>
        </w:del>
      </w:ins>
      <w:ins w:id="7613" w:author="IO" w:date="2011-07-22T13:09:00Z">
        <w:r>
          <w:fldChar w:fldCharType="end"/>
        </w:r>
      </w:ins>
      <w:ins w:id="7614" w:author="Orion" w:date="2011-07-05T14:03:00Z">
        <w:del w:id="7615" w:author="IO" w:date="2011-07-22T13:09:00Z">
          <w:r w:rsidR="00CD4C4B" w:rsidDel="006B1111">
            <w:fldChar w:fldCharType="begin"/>
          </w:r>
          <w:r w:rsidR="00CD4C4B" w:rsidDel="006B1111">
            <w:delInstrText xml:space="preserve"> SEQ Ilustración \* ARABIC </w:delInstrText>
          </w:r>
        </w:del>
      </w:ins>
      <w:del w:id="7616" w:author="IO" w:date="2011-07-22T13:09:00Z">
        <w:r w:rsidR="00CD4C4B" w:rsidDel="006B1111">
          <w:fldChar w:fldCharType="end"/>
        </w:r>
      </w:del>
      <w:bookmarkEnd w:id="7606"/>
    </w:p>
    <w:p w14:paraId="768C7B4E" w14:textId="166616F7" w:rsidR="00CD4C4B" w:rsidRPr="00441066" w:rsidRDefault="00C07636">
      <w:pPr>
        <w:pStyle w:val="ListParagraph"/>
        <w:numPr>
          <w:ilvl w:val="0"/>
          <w:numId w:val="41"/>
        </w:numPr>
        <w:spacing w:before="120" w:after="120"/>
        <w:ind w:left="641" w:hanging="357"/>
        <w:jc w:val="both"/>
        <w:rPr>
          <w:ins w:id="7617" w:author="Orion" w:date="2011-07-05T13:45:00Z"/>
          <w:i/>
          <w:rPrChange w:id="7618" w:author="IO" w:date="2011-07-22T12:30:00Z">
            <w:rPr>
              <w:ins w:id="7619" w:author="Orion" w:date="2011-07-05T13:45:00Z"/>
              <w:rFonts w:cs="Times New Roman"/>
            </w:rPr>
          </w:rPrChange>
        </w:rPr>
        <w:pPrChange w:id="7620" w:author="IO" w:date="2011-07-22T12:30:00Z">
          <w:pPr/>
        </w:pPrChange>
      </w:pPr>
      <w:ins w:id="7621" w:author="Orion" w:date="2011-07-06T15:41:00Z">
        <w:r w:rsidRPr="00441066">
          <w:rPr>
            <w:i/>
            <w:rPrChange w:id="7622" w:author="IO" w:date="2011-07-22T12:30:00Z">
              <w:rPr>
                <w:rFonts w:cs="Times New Roman"/>
              </w:rPr>
            </w:rPrChange>
          </w:rPr>
          <w:t xml:space="preserve">Otro hecho interesante puede verse en la </w:t>
        </w:r>
        <w:r w:rsidRPr="00441066">
          <w:rPr>
            <w:i/>
            <w:rPrChange w:id="7623" w:author="IO" w:date="2011-07-22T12:30:00Z">
              <w:rPr>
                <w:rFonts w:cs="Times New Roman"/>
              </w:rPr>
            </w:rPrChange>
          </w:rPr>
          <w:fldChar w:fldCharType="begin"/>
        </w:r>
        <w:r w:rsidRPr="00441066">
          <w:rPr>
            <w:i/>
            <w:rPrChange w:id="7624" w:author="IO" w:date="2011-07-22T12:30:00Z">
              <w:rPr>
                <w:rFonts w:cs="Times New Roman"/>
              </w:rPr>
            </w:rPrChange>
          </w:rPr>
          <w:instrText xml:space="preserve"> REF _Ref297638028 \h </w:instrText>
        </w:r>
      </w:ins>
      <w:r w:rsidR="00441066">
        <w:rPr>
          <w:i/>
        </w:rPr>
        <w:instrText xml:space="preserve"> \* MERGEFORMAT </w:instrText>
      </w:r>
      <w:r w:rsidRPr="00441066">
        <w:rPr>
          <w:i/>
          <w:rPrChange w:id="7625" w:author="IO" w:date="2011-07-22T12:30:00Z">
            <w:rPr>
              <w:i/>
            </w:rPr>
          </w:rPrChange>
        </w:rPr>
      </w:r>
      <w:r w:rsidRPr="00441066">
        <w:rPr>
          <w:i/>
          <w:rPrChange w:id="7626" w:author="IO" w:date="2011-07-22T12:30:00Z">
            <w:rPr>
              <w:rFonts w:cs="Times New Roman"/>
            </w:rPr>
          </w:rPrChange>
        </w:rPr>
        <w:fldChar w:fldCharType="separate"/>
      </w:r>
      <w:ins w:id="7627" w:author="Orion" w:date="2011-07-26T22:30:00Z">
        <w:r w:rsidR="00503590" w:rsidRPr="00503590">
          <w:rPr>
            <w:i/>
            <w:rPrChange w:id="7628" w:author="Orion" w:date="2011-07-26T22:30:00Z">
              <w:rPr/>
            </w:rPrChange>
          </w:rPr>
          <w:t>Figura 37</w:t>
        </w:r>
      </w:ins>
      <w:ins w:id="7629" w:author="Orion" w:date="2011-07-06T15:41:00Z">
        <w:r w:rsidRPr="00441066">
          <w:rPr>
            <w:i/>
            <w:rPrChange w:id="7630" w:author="IO" w:date="2011-07-22T12:30:00Z">
              <w:rPr>
                <w:rFonts w:cs="Times New Roman"/>
              </w:rPr>
            </w:rPrChange>
          </w:rPr>
          <w:fldChar w:fldCharType="end"/>
        </w:r>
      </w:ins>
      <w:ins w:id="7631" w:author="Orion" w:date="2011-07-06T15:46:00Z">
        <w:r w:rsidRPr="00441066">
          <w:rPr>
            <w:i/>
            <w:rPrChange w:id="7632" w:author="IO" w:date="2011-07-22T12:30:00Z">
              <w:rPr>
                <w:rFonts w:cs="Times New Roman"/>
              </w:rPr>
            </w:rPrChange>
          </w:rPr>
          <w:t xml:space="preserve"> donde el piloto de la aeronave Plane2 recibi</w:t>
        </w:r>
      </w:ins>
      <w:ins w:id="7633" w:author="Orion" w:date="2011-07-06T15:47:00Z">
        <w:r w:rsidRPr="00441066">
          <w:rPr>
            <w:i/>
            <w:rPrChange w:id="7634" w:author="IO" w:date="2011-07-22T12:30:00Z">
              <w:rPr>
                <w:rFonts w:cs="Times New Roman"/>
              </w:rPr>
            </w:rPrChange>
          </w:rPr>
          <w:t xml:space="preserve">ó la orden de volver a los parámetros de vuelo de crucero antes de que el </w:t>
        </w:r>
      </w:ins>
      <w:ins w:id="7635" w:author="Orion" w:date="2011-07-06T15:48:00Z">
        <w:r w:rsidRPr="00441066">
          <w:rPr>
            <w:i/>
            <w:rPrChange w:id="7636" w:author="IO" w:date="2011-07-22T12:30:00Z">
              <w:rPr>
                <w:rFonts w:cs="Times New Roman"/>
              </w:rPr>
            </w:rPrChange>
          </w:rPr>
          <w:t>avión</w:t>
        </w:r>
      </w:ins>
      <w:ins w:id="7637" w:author="Orion" w:date="2011-07-06T15:47:00Z">
        <w:r w:rsidRPr="00441066">
          <w:rPr>
            <w:i/>
            <w:rPrChange w:id="7638" w:author="IO" w:date="2011-07-22T12:30:00Z">
              <w:rPr>
                <w:rFonts w:cs="Times New Roman"/>
              </w:rPr>
            </w:rPrChange>
          </w:rPr>
          <w:t xml:space="preserve"> </w:t>
        </w:r>
      </w:ins>
      <w:ins w:id="7639" w:author="Orion" w:date="2011-07-06T15:48:00Z">
        <w:r w:rsidRPr="00441066">
          <w:rPr>
            <w:i/>
            <w:rPrChange w:id="7640" w:author="IO" w:date="2011-07-22T12:30:00Z">
              <w:rPr>
                <w:rFonts w:cs="Times New Roman"/>
              </w:rPr>
            </w:rPrChange>
          </w:rPr>
          <w:t xml:space="preserve">rebasara el su segundo </w:t>
        </w:r>
        <w:proofErr w:type="spellStart"/>
        <w:r w:rsidRPr="00441066">
          <w:rPr>
            <w:i/>
            <w:rPrChange w:id="7641" w:author="IO" w:date="2011-07-22T12:30:00Z">
              <w:rPr>
                <w:rFonts w:cs="Times New Roman"/>
              </w:rPr>
            </w:rPrChange>
          </w:rPr>
          <w:t>waypoint</w:t>
        </w:r>
        <w:proofErr w:type="spellEnd"/>
        <w:r w:rsidRPr="00441066">
          <w:rPr>
            <w:i/>
            <w:rPrChange w:id="7642" w:author="IO" w:date="2011-07-22T12:30:00Z">
              <w:rPr>
                <w:rFonts w:cs="Times New Roman"/>
              </w:rPr>
            </w:rPrChange>
          </w:rPr>
          <w:t>. Pero, debido a las características de</w:t>
        </w:r>
      </w:ins>
      <w:ins w:id="7643" w:author="Orion" w:date="2011-07-06T15:49:00Z">
        <w:r w:rsidR="00CE6DF6" w:rsidRPr="00441066">
          <w:rPr>
            <w:i/>
            <w:rPrChange w:id="7644" w:author="IO" w:date="2011-07-22T12:30:00Z">
              <w:rPr>
                <w:rFonts w:cs="Times New Roman"/>
              </w:rPr>
            </w:rPrChange>
          </w:rPr>
          <w:t xml:space="preserve"> este</w:t>
        </w:r>
      </w:ins>
      <w:ins w:id="7645" w:author="Orion" w:date="2011-07-06T15:48:00Z">
        <w:r w:rsidRPr="00441066">
          <w:rPr>
            <w:i/>
            <w:rPrChange w:id="7646" w:author="IO" w:date="2011-07-22T12:30:00Z">
              <w:rPr>
                <w:rFonts w:cs="Times New Roman"/>
              </w:rPr>
            </w:rPrChange>
          </w:rPr>
          <w:t xml:space="preserve"> piloto, no es hasta que se so</w:t>
        </w:r>
        <w:r w:rsidR="00CE6DF6" w:rsidRPr="00441066">
          <w:rPr>
            <w:i/>
            <w:rPrChange w:id="7647" w:author="IO" w:date="2011-07-22T12:30:00Z">
              <w:rPr>
                <w:rFonts w:cs="Times New Roman"/>
              </w:rPr>
            </w:rPrChange>
          </w:rPr>
          <w:t xml:space="preserve">brepasa este segundo </w:t>
        </w:r>
        <w:proofErr w:type="spellStart"/>
        <w:r w:rsidR="00CE6DF6" w:rsidRPr="00441066">
          <w:rPr>
            <w:i/>
            <w:rPrChange w:id="7648" w:author="IO" w:date="2011-07-22T12:30:00Z">
              <w:rPr>
                <w:rFonts w:cs="Times New Roman"/>
              </w:rPr>
            </w:rPrChange>
          </w:rPr>
          <w:t>waypoint</w:t>
        </w:r>
      </w:ins>
      <w:proofErr w:type="spellEnd"/>
      <w:ins w:id="7649" w:author="Orion" w:date="2011-07-06T15:50:00Z">
        <w:r w:rsidR="00CE6DF6" w:rsidRPr="00441066">
          <w:rPr>
            <w:i/>
            <w:rPrChange w:id="7650" w:author="IO" w:date="2011-07-22T12:30:00Z">
              <w:rPr>
                <w:rFonts w:cs="Times New Roman"/>
              </w:rPr>
            </w:rPrChange>
          </w:rPr>
          <w:t xml:space="preserve"> cuando </w:t>
        </w:r>
      </w:ins>
      <w:ins w:id="7651" w:author="Orion" w:date="2011-07-06T15:51:00Z">
        <w:r w:rsidR="00CE6DF6" w:rsidRPr="00441066">
          <w:rPr>
            <w:i/>
            <w:rPrChange w:id="7652" w:author="IO" w:date="2011-07-22T12:30:00Z">
              <w:rPr>
                <w:rFonts w:cs="Times New Roman"/>
              </w:rPr>
            </w:rPrChange>
          </w:rPr>
          <w:t xml:space="preserve">el </w:t>
        </w:r>
      </w:ins>
      <w:ins w:id="7653" w:author="Orion" w:date="2011-07-06T15:52:00Z">
        <w:r w:rsidR="00CE6DF6" w:rsidRPr="00441066">
          <w:rPr>
            <w:i/>
            <w:rPrChange w:id="7654" w:author="IO" w:date="2011-07-22T12:30:00Z">
              <w:rPr>
                <w:rFonts w:cs="Times New Roman"/>
              </w:rPr>
            </w:rPrChange>
          </w:rPr>
          <w:t xml:space="preserve">piloto acata esta orden. Es decir, el piloto de la aeronave Plane2 acaba gestionando el paso del su segundo </w:t>
        </w:r>
        <w:proofErr w:type="spellStart"/>
        <w:r w:rsidR="00CE6DF6" w:rsidRPr="00441066">
          <w:rPr>
            <w:i/>
            <w:rPrChange w:id="7655" w:author="IO" w:date="2011-07-22T12:30:00Z">
              <w:rPr>
                <w:rFonts w:cs="Times New Roman"/>
              </w:rPr>
            </w:rPrChange>
          </w:rPr>
          <w:t>waypoint</w:t>
        </w:r>
        <w:proofErr w:type="spellEnd"/>
        <w:r w:rsidR="00CE6DF6" w:rsidRPr="00441066">
          <w:rPr>
            <w:i/>
            <w:rPrChange w:id="7656" w:author="IO" w:date="2011-07-22T12:30:00Z">
              <w:rPr>
                <w:rFonts w:cs="Times New Roman"/>
              </w:rPr>
            </w:rPrChange>
          </w:rPr>
          <w:t xml:space="preserve"> de la misma manera que lo hizo el otro p</w:t>
        </w:r>
      </w:ins>
      <w:ins w:id="7657" w:author="Orion" w:date="2011-07-06T15:53:00Z">
        <w:r w:rsidR="00CE6DF6" w:rsidRPr="00441066">
          <w:rPr>
            <w:i/>
            <w:rPrChange w:id="7658" w:author="IO" w:date="2011-07-22T12:30:00Z">
              <w:rPr>
                <w:rFonts w:cs="Times New Roman"/>
              </w:rPr>
            </w:rPrChange>
          </w:rPr>
          <w:t>iloto</w:t>
        </w:r>
      </w:ins>
      <w:ins w:id="7659" w:author="Orion" w:date="2011-07-06T15:54:00Z">
        <w:r w:rsidR="00CE6DF6" w:rsidRPr="00441066">
          <w:rPr>
            <w:i/>
            <w:rPrChange w:id="7660" w:author="IO" w:date="2011-07-22T12:30:00Z">
              <w:rPr>
                <w:rFonts w:cs="Times New Roman"/>
              </w:rPr>
            </w:rPrChange>
          </w:rPr>
          <w:t xml:space="preserve">, eso es, ejecutando la tarea </w:t>
        </w:r>
        <w:commentRangeStart w:id="7661"/>
        <w:r w:rsidR="00CE6DF6" w:rsidRPr="00441066">
          <w:rPr>
            <w:i/>
            <w:rPrChange w:id="7662" w:author="IO" w:date="2011-07-22T12:30:00Z">
              <w:rPr>
                <w:rFonts w:cs="Times New Roman"/>
              </w:rPr>
            </w:rPrChange>
          </w:rPr>
          <w:t>“</w:t>
        </w:r>
      </w:ins>
      <w:proofErr w:type="spellStart"/>
      <w:ins w:id="7663" w:author="Orion" w:date="2011-07-06T15:55:00Z">
        <w:r w:rsidR="00CE6DF6" w:rsidRPr="00441066">
          <w:rPr>
            <w:i/>
            <w:rPrChange w:id="7664" w:author="IO" w:date="2011-07-22T12:30:00Z">
              <w:rPr>
                <w:rFonts w:cs="Times New Roman"/>
              </w:rPr>
            </w:rPrChange>
          </w:rPr>
          <w:t>Go</w:t>
        </w:r>
      </w:ins>
      <w:ins w:id="7665" w:author="Orion" w:date="2011-07-06T16:29:00Z">
        <w:r w:rsidR="00600A7E" w:rsidRPr="00441066">
          <w:rPr>
            <w:i/>
            <w:rPrChange w:id="7666" w:author="IO" w:date="2011-07-22T12:30:00Z">
              <w:rPr>
                <w:rFonts w:cs="Times New Roman"/>
              </w:rPr>
            </w:rPrChange>
          </w:rPr>
          <w:t>ing</w:t>
        </w:r>
      </w:ins>
      <w:ins w:id="7667" w:author="Orion" w:date="2011-07-06T15:55:00Z">
        <w:r w:rsidR="00CE6DF6" w:rsidRPr="00441066">
          <w:rPr>
            <w:i/>
            <w:rPrChange w:id="7668" w:author="IO" w:date="2011-07-22T12:30:00Z">
              <w:rPr>
                <w:rFonts w:cs="Times New Roman"/>
              </w:rPr>
            </w:rPrChange>
          </w:rPr>
          <w:t>NextLegWithConflict</w:t>
        </w:r>
        <w:proofErr w:type="spellEnd"/>
        <w:r w:rsidR="00CE6DF6" w:rsidRPr="00441066">
          <w:rPr>
            <w:i/>
            <w:rPrChange w:id="7669" w:author="IO" w:date="2011-07-22T12:30:00Z">
              <w:rPr>
                <w:rFonts w:cs="Times New Roman"/>
              </w:rPr>
            </w:rPrChange>
          </w:rPr>
          <w:t xml:space="preserve">” </w:t>
        </w:r>
      </w:ins>
      <w:commentRangeEnd w:id="7661"/>
      <w:r w:rsidR="00954F95">
        <w:rPr>
          <w:rStyle w:val="CommentReference"/>
        </w:rPr>
        <w:commentReference w:id="7661"/>
      </w:r>
      <w:ins w:id="7670" w:author="Orion" w:date="2011-07-06T15:55:00Z">
        <w:r w:rsidR="00CE6DF6" w:rsidRPr="00441066">
          <w:rPr>
            <w:i/>
            <w:rPrChange w:id="7671" w:author="IO" w:date="2011-07-22T12:30:00Z">
              <w:rPr>
                <w:rFonts w:cs="Times New Roman"/>
              </w:rPr>
            </w:rPrChange>
          </w:rPr>
          <w:t>y realizando las acciones que se describen en la</w:t>
        </w:r>
      </w:ins>
      <w:ins w:id="7672" w:author="Orion" w:date="2011-07-06T15:54:00Z">
        <w:r w:rsidR="00CE6DF6" w:rsidRPr="00441066">
          <w:rPr>
            <w:i/>
            <w:rPrChange w:id="7673" w:author="IO" w:date="2011-07-22T12:30:00Z">
              <w:rPr>
                <w:rFonts w:cs="Times New Roman"/>
              </w:rPr>
            </w:rPrChange>
          </w:rPr>
          <w:t xml:space="preserve"> </w:t>
        </w:r>
        <w:r w:rsidR="00CE6DF6" w:rsidRPr="00441066">
          <w:rPr>
            <w:i/>
            <w:rPrChange w:id="7674" w:author="IO" w:date="2011-07-22T12:30:00Z">
              <w:rPr>
                <w:rFonts w:cs="Times New Roman"/>
              </w:rPr>
            </w:rPrChange>
          </w:rPr>
          <w:fldChar w:fldCharType="begin"/>
        </w:r>
        <w:r w:rsidR="00CE6DF6" w:rsidRPr="00441066">
          <w:rPr>
            <w:i/>
            <w:rPrChange w:id="7675" w:author="IO" w:date="2011-07-22T12:30:00Z">
              <w:rPr>
                <w:rFonts w:cs="Times New Roman"/>
              </w:rPr>
            </w:rPrChange>
          </w:rPr>
          <w:instrText xml:space="preserve"> REF _Ref297727267 \h </w:instrText>
        </w:r>
      </w:ins>
      <w:r w:rsidR="00441066">
        <w:rPr>
          <w:i/>
        </w:rPr>
        <w:instrText xml:space="preserve"> \* MERGEFORMAT </w:instrText>
      </w:r>
      <w:r w:rsidR="00CE6DF6" w:rsidRPr="00441066">
        <w:rPr>
          <w:i/>
          <w:rPrChange w:id="7676" w:author="IO" w:date="2011-07-22T12:30:00Z">
            <w:rPr>
              <w:i/>
            </w:rPr>
          </w:rPrChange>
        </w:rPr>
      </w:r>
      <w:ins w:id="7677" w:author="Orion" w:date="2011-07-06T15:54:00Z">
        <w:r w:rsidR="00CE6DF6" w:rsidRPr="00441066">
          <w:rPr>
            <w:i/>
            <w:rPrChange w:id="7678" w:author="IO" w:date="2011-07-22T12:30:00Z">
              <w:rPr>
                <w:rFonts w:cs="Times New Roman"/>
              </w:rPr>
            </w:rPrChange>
          </w:rPr>
          <w:fldChar w:fldCharType="separate"/>
        </w:r>
      </w:ins>
      <w:ins w:id="7679" w:author="Orion" w:date="2011-07-26T22:30:00Z">
        <w:r w:rsidR="00503590" w:rsidRPr="00503590">
          <w:rPr>
            <w:i/>
            <w:rPrChange w:id="7680" w:author="Orion" w:date="2011-07-26T22:30:00Z">
              <w:rPr/>
            </w:rPrChange>
          </w:rPr>
          <w:t>Figura 24: Ir al Siguiente Tramo Con Conflicto</w:t>
        </w:r>
      </w:ins>
      <w:ins w:id="7681" w:author="IO" w:date="2011-07-22T13:16:00Z">
        <w:del w:id="7682" w:author="Orion" w:date="2011-07-24T21:39:00Z">
          <w:r w:rsidR="00416FF6" w:rsidRPr="00416FF6" w:rsidDel="00BF1AE4">
            <w:rPr>
              <w:i/>
              <w:rPrChange w:id="7683" w:author="IO" w:date="2011-07-22T13:16:00Z">
                <w:rPr/>
              </w:rPrChange>
            </w:rPr>
            <w:delText>Figura 23: Ir al Siguiente Tramo Con Conflicto</w:delText>
          </w:r>
        </w:del>
      </w:ins>
      <w:ins w:id="7684" w:author="Orion" w:date="2011-07-06T15:54:00Z">
        <w:r w:rsidR="00CE6DF6" w:rsidRPr="00441066">
          <w:rPr>
            <w:i/>
            <w:rPrChange w:id="7685" w:author="IO" w:date="2011-07-22T12:30:00Z">
              <w:rPr>
                <w:rFonts w:cs="Times New Roman"/>
              </w:rPr>
            </w:rPrChange>
          </w:rPr>
          <w:fldChar w:fldCharType="end"/>
        </w:r>
      </w:ins>
      <w:ins w:id="7686" w:author="Orion" w:date="2011-07-06T15:55:00Z">
        <w:r w:rsidR="00CE6DF6" w:rsidRPr="00441066">
          <w:rPr>
            <w:i/>
            <w:rPrChange w:id="7687" w:author="IO" w:date="2011-07-22T12:30:00Z">
              <w:rPr>
                <w:rFonts w:cs="Times New Roman"/>
              </w:rPr>
            </w:rPrChange>
          </w:rPr>
          <w:t>.</w:t>
        </w:r>
      </w:ins>
    </w:p>
    <w:p w14:paraId="3322CB1F" w14:textId="658BD1FA" w:rsidR="006B5FB9" w:rsidRPr="00441066" w:rsidRDefault="005700A8">
      <w:pPr>
        <w:pStyle w:val="ListParagraph"/>
        <w:numPr>
          <w:ilvl w:val="0"/>
          <w:numId w:val="41"/>
        </w:numPr>
        <w:spacing w:before="120" w:after="120"/>
        <w:ind w:left="641" w:hanging="357"/>
        <w:jc w:val="both"/>
        <w:rPr>
          <w:ins w:id="7688" w:author="Orion" w:date="2011-07-06T16:09:00Z"/>
          <w:i/>
          <w:rPrChange w:id="7689" w:author="IO" w:date="2011-07-22T12:30:00Z">
            <w:rPr>
              <w:ins w:id="7690" w:author="Orion" w:date="2011-07-06T16:09:00Z"/>
              <w:rFonts w:cs="Times New Roman"/>
            </w:rPr>
          </w:rPrChange>
        </w:rPr>
        <w:pPrChange w:id="7691" w:author="IO" w:date="2011-07-22T12:30:00Z">
          <w:pPr/>
        </w:pPrChange>
      </w:pPr>
      <w:ins w:id="7692" w:author="Orion" w:date="2011-07-06T16:12:00Z">
        <w:r w:rsidRPr="00441066">
          <w:rPr>
            <w:i/>
            <w:rPrChange w:id="7693" w:author="IO" w:date="2011-07-22T12:30:00Z">
              <w:rPr>
                <w:rFonts w:cs="Times New Roman"/>
              </w:rPr>
            </w:rPrChange>
          </w:rPr>
          <w:t>Como se ha hecho anteriormente pasaremos a estudiar el mismo caso de prueba pero con</w:t>
        </w:r>
      </w:ins>
      <w:ins w:id="7694" w:author="Orion" w:date="2011-07-06T16:14:00Z">
        <w:r w:rsidRPr="00441066">
          <w:rPr>
            <w:i/>
            <w:rPrChange w:id="7695" w:author="IO" w:date="2011-07-22T12:30:00Z">
              <w:rPr>
                <w:rFonts w:cs="Times New Roman"/>
              </w:rPr>
            </w:rPrChange>
          </w:rPr>
          <w:t xml:space="preserve"> </w:t>
        </w:r>
      </w:ins>
      <w:ins w:id="7696" w:author="Orion" w:date="2011-07-06T16:13:00Z">
        <w:r w:rsidRPr="00441066">
          <w:rPr>
            <w:i/>
            <w:rPrChange w:id="7697" w:author="IO" w:date="2011-07-22T12:30:00Z">
              <w:rPr>
                <w:rFonts w:cs="Times New Roman"/>
              </w:rPr>
            </w:rPrChange>
          </w:rPr>
          <w:t>valores</w:t>
        </w:r>
      </w:ins>
      <w:ins w:id="7698" w:author="Orion" w:date="2011-07-06T16:18:00Z">
        <w:r w:rsidR="00E24AC2" w:rsidRPr="00441066">
          <w:rPr>
            <w:i/>
            <w:rPrChange w:id="7699" w:author="IO" w:date="2011-07-22T12:30:00Z">
              <w:rPr>
                <w:rFonts w:cs="Times New Roman"/>
              </w:rPr>
            </w:rPrChange>
          </w:rPr>
          <w:t xml:space="preserve"> opuestos</w:t>
        </w:r>
      </w:ins>
      <w:ins w:id="7700" w:author="Orion" w:date="2011-07-06T16:13:00Z">
        <w:r w:rsidRPr="00441066">
          <w:rPr>
            <w:i/>
            <w:rPrChange w:id="7701" w:author="IO" w:date="2011-07-22T12:30:00Z">
              <w:rPr>
                <w:rFonts w:cs="Times New Roman"/>
              </w:rPr>
            </w:rPrChange>
          </w:rPr>
          <w:t xml:space="preserve"> de los</w:t>
        </w:r>
      </w:ins>
      <w:ins w:id="7702" w:author="Orion" w:date="2011-07-06T16:12:00Z">
        <w:r w:rsidRPr="00441066">
          <w:rPr>
            <w:i/>
            <w:rPrChange w:id="7703" w:author="IO" w:date="2011-07-22T12:30:00Z">
              <w:rPr>
                <w:rFonts w:cs="Times New Roman"/>
              </w:rPr>
            </w:rPrChange>
          </w:rPr>
          <w:t xml:space="preserve"> </w:t>
        </w:r>
      </w:ins>
      <w:ins w:id="7704" w:author="Orion" w:date="2011-07-06T16:13:00Z">
        <w:r w:rsidRPr="00441066">
          <w:rPr>
            <w:i/>
            <w:rPrChange w:id="7705" w:author="IO" w:date="2011-07-22T12:30:00Z">
              <w:rPr>
                <w:rFonts w:cs="Times New Roman"/>
              </w:rPr>
            </w:rPrChange>
          </w:rPr>
          <w:t>parámetros</w:t>
        </w:r>
      </w:ins>
      <w:ins w:id="7706" w:author="Orion" w:date="2011-07-06T16:12:00Z">
        <w:r w:rsidRPr="00441066">
          <w:rPr>
            <w:i/>
            <w:rPrChange w:id="7707" w:author="IO" w:date="2011-07-22T12:30:00Z">
              <w:rPr>
                <w:rFonts w:cs="Times New Roman"/>
              </w:rPr>
            </w:rPrChange>
          </w:rPr>
          <w:t xml:space="preserve"> </w:t>
        </w:r>
      </w:ins>
      <w:ins w:id="7708" w:author="Orion" w:date="2011-07-06T16:14:00Z">
        <w:r w:rsidRPr="00441066">
          <w:rPr>
            <w:i/>
            <w:rPrChange w:id="7709" w:author="IO" w:date="2011-07-22T12:30:00Z">
              <w:rPr>
                <w:rFonts w:cs="Times New Roman"/>
              </w:rPr>
            </w:rPrChange>
          </w:rPr>
          <w:t>característicos de los pilotos.</w:t>
        </w:r>
      </w:ins>
      <w:ins w:id="7710" w:author="Orion" w:date="2011-07-06T16:18:00Z">
        <w:r w:rsidR="00E24AC2" w:rsidRPr="00441066">
          <w:rPr>
            <w:i/>
            <w:rPrChange w:id="7711" w:author="IO" w:date="2011-07-22T12:30:00Z">
              <w:rPr>
                <w:rFonts w:cs="Times New Roman"/>
              </w:rPr>
            </w:rPrChange>
          </w:rPr>
          <w:t xml:space="preserve"> En este caso usaremos los valores de </w:t>
        </w:r>
      </w:ins>
      <w:ins w:id="7712" w:author="Orion" w:date="2011-07-05T13:45:00Z">
        <w:r w:rsidR="006B5FB9" w:rsidRPr="00441066">
          <w:rPr>
            <w:i/>
            <w:rPrChange w:id="7713" w:author="IO" w:date="2011-07-22T12:30:00Z">
              <w:rPr>
                <w:rFonts w:cs="Times New Roman"/>
              </w:rPr>
            </w:rPrChange>
          </w:rPr>
          <w:t>2%, 2%, 98%</w:t>
        </w:r>
      </w:ins>
      <w:ins w:id="7714" w:author="Orion" w:date="2011-07-06T16:18:00Z">
        <w:r w:rsidR="00E24AC2" w:rsidRPr="00441066">
          <w:rPr>
            <w:i/>
            <w:rPrChange w:id="7715" w:author="IO" w:date="2011-07-22T12:30:00Z">
              <w:rPr>
                <w:rFonts w:cs="Times New Roman"/>
              </w:rPr>
            </w:rPrChange>
          </w:rPr>
          <w:t xml:space="preserve"> para el estrés, fatiga y experiencia respectivamente.</w:t>
        </w:r>
      </w:ins>
      <w:ins w:id="7716" w:author="Orion" w:date="2011-07-06T16:19:00Z">
        <w:r w:rsidR="00E24AC2" w:rsidRPr="00441066">
          <w:rPr>
            <w:i/>
            <w:rPrChange w:id="7717" w:author="IO" w:date="2011-07-22T12:30:00Z">
              <w:rPr>
                <w:rFonts w:cs="Times New Roman"/>
              </w:rPr>
            </w:rPrChange>
          </w:rPr>
          <w:t xml:space="preserve"> Como se observa en la sigui</w:t>
        </w:r>
        <w:r w:rsidR="00162D18" w:rsidRPr="00441066">
          <w:rPr>
            <w:i/>
            <w:rPrChange w:id="7718" w:author="IO" w:date="2011-07-22T12:30:00Z">
              <w:rPr>
                <w:rFonts w:cs="Times New Roman"/>
              </w:rPr>
            </w:rPrChange>
          </w:rPr>
          <w:t>ente imagen (</w:t>
        </w:r>
      </w:ins>
      <w:ins w:id="7719" w:author="Orion" w:date="2011-07-06T16:25:00Z">
        <w:r w:rsidR="00162D18" w:rsidRPr="00441066">
          <w:rPr>
            <w:i/>
            <w:rPrChange w:id="7720" w:author="IO" w:date="2011-07-22T12:30:00Z">
              <w:rPr>
                <w:rFonts w:cs="Times New Roman"/>
              </w:rPr>
            </w:rPrChange>
          </w:rPr>
          <w:fldChar w:fldCharType="begin"/>
        </w:r>
        <w:r w:rsidR="00162D18" w:rsidRPr="00441066">
          <w:rPr>
            <w:i/>
            <w:rPrChange w:id="7721" w:author="IO" w:date="2011-07-22T12:30:00Z">
              <w:rPr>
                <w:rFonts w:cs="Times New Roman"/>
              </w:rPr>
            </w:rPrChange>
          </w:rPr>
          <w:instrText xml:space="preserve"> REF _Ref297732850 \h </w:instrText>
        </w:r>
      </w:ins>
      <w:r w:rsidR="00441066">
        <w:rPr>
          <w:i/>
        </w:rPr>
        <w:instrText xml:space="preserve"> \* MERGEFORMAT </w:instrText>
      </w:r>
      <w:r w:rsidR="00162D18" w:rsidRPr="00441066">
        <w:rPr>
          <w:i/>
          <w:rPrChange w:id="7722" w:author="IO" w:date="2011-07-22T12:30:00Z">
            <w:rPr>
              <w:i/>
            </w:rPr>
          </w:rPrChange>
        </w:rPr>
      </w:r>
      <w:r w:rsidR="00162D18" w:rsidRPr="00441066">
        <w:rPr>
          <w:i/>
          <w:rPrChange w:id="7723" w:author="IO" w:date="2011-07-22T12:30:00Z">
            <w:rPr>
              <w:rFonts w:cs="Times New Roman"/>
            </w:rPr>
          </w:rPrChange>
        </w:rPr>
        <w:fldChar w:fldCharType="separate"/>
      </w:r>
      <w:ins w:id="7724" w:author="Orion" w:date="2011-07-26T22:30:00Z">
        <w:r w:rsidR="00503590" w:rsidRPr="00503590">
          <w:rPr>
            <w:i/>
            <w:rPrChange w:id="7725" w:author="Orion" w:date="2011-07-26T22:30:00Z">
              <w:rPr/>
            </w:rPrChange>
          </w:rPr>
          <w:t>Figura 38</w:t>
        </w:r>
      </w:ins>
      <w:ins w:id="7726" w:author="Orion" w:date="2011-07-06T16:25:00Z">
        <w:r w:rsidR="00162D18" w:rsidRPr="00441066">
          <w:rPr>
            <w:i/>
            <w:rPrChange w:id="7727" w:author="IO" w:date="2011-07-22T12:30:00Z">
              <w:rPr>
                <w:rFonts w:cs="Times New Roman"/>
              </w:rPr>
            </w:rPrChange>
          </w:rPr>
          <w:fldChar w:fldCharType="end"/>
        </w:r>
      </w:ins>
      <w:ins w:id="7728" w:author="Orion" w:date="2011-07-06T16:19:00Z">
        <w:r w:rsidR="00162D18" w:rsidRPr="00441066">
          <w:rPr>
            <w:i/>
            <w:rPrChange w:id="7729" w:author="IO" w:date="2011-07-22T12:30:00Z">
              <w:rPr>
                <w:rFonts w:cs="Times New Roman"/>
              </w:rPr>
            </w:rPrChange>
          </w:rPr>
          <w:t>), como los pilotos tardan</w:t>
        </w:r>
      </w:ins>
      <w:ins w:id="7730" w:author="Orion" w:date="2011-07-06T16:20:00Z">
        <w:r w:rsidR="00162D18" w:rsidRPr="00441066">
          <w:rPr>
            <w:i/>
            <w:rPrChange w:id="7731" w:author="IO" w:date="2011-07-22T12:30:00Z">
              <w:rPr>
                <w:rFonts w:cs="Times New Roman"/>
              </w:rPr>
            </w:rPrChange>
          </w:rPr>
          <w:t xml:space="preserve"> menos, comparado con el anterior caso de prueba, en gestionar las maniobras y órdenes de los controladores, en este caso </w:t>
        </w:r>
      </w:ins>
      <w:ins w:id="7732" w:author="Orion" w:date="2011-07-06T16:21:00Z">
        <w:r w:rsidR="00162D18" w:rsidRPr="00441066">
          <w:rPr>
            <w:i/>
            <w:rPrChange w:id="7733" w:author="IO" w:date="2011-07-22T12:30:00Z">
              <w:rPr>
                <w:rFonts w:cs="Times New Roman"/>
              </w:rPr>
            </w:rPrChange>
          </w:rPr>
          <w:t>no sucederá que l</w:t>
        </w:r>
      </w:ins>
      <w:ins w:id="7734" w:author="Orion" w:date="2011-07-06T16:22:00Z">
        <w:r w:rsidR="00162D18" w:rsidRPr="00441066">
          <w:rPr>
            <w:i/>
            <w:rPrChange w:id="7735" w:author="IO" w:date="2011-07-22T12:30:00Z">
              <w:rPr>
                <w:rFonts w:cs="Times New Roman"/>
              </w:rPr>
            </w:rPrChange>
          </w:rPr>
          <w:t xml:space="preserve">as gestiones de distintos tipos de maniobras se superpongan a no ser que sea totalmente inevitable. Es por ello, por lo que en este caso el piloto del </w:t>
        </w:r>
      </w:ins>
      <w:ins w:id="7736" w:author="Orion" w:date="2011-07-06T16:23:00Z">
        <w:r w:rsidR="00162D18" w:rsidRPr="00441066">
          <w:rPr>
            <w:i/>
            <w:rPrChange w:id="7737" w:author="IO" w:date="2011-07-22T12:30:00Z">
              <w:rPr>
                <w:rFonts w:cs="Times New Roman"/>
              </w:rPr>
            </w:rPrChange>
          </w:rPr>
          <w:t>avión</w:t>
        </w:r>
      </w:ins>
      <w:ins w:id="7738" w:author="Orion" w:date="2011-07-06T16:22:00Z">
        <w:r w:rsidR="00162D18" w:rsidRPr="00441066">
          <w:rPr>
            <w:i/>
            <w:rPrChange w:id="7739" w:author="IO" w:date="2011-07-22T12:30:00Z">
              <w:rPr>
                <w:rFonts w:cs="Times New Roman"/>
              </w:rPr>
            </w:rPrChange>
          </w:rPr>
          <w:t xml:space="preserve"> </w:t>
        </w:r>
      </w:ins>
      <w:ins w:id="7740" w:author="Orion" w:date="2011-07-06T16:23:00Z">
        <w:r w:rsidR="00162D18" w:rsidRPr="00441066">
          <w:rPr>
            <w:i/>
            <w:rPrChange w:id="7741" w:author="IO" w:date="2011-07-22T12:30:00Z">
              <w:rPr>
                <w:rFonts w:cs="Times New Roman"/>
              </w:rPr>
            </w:rPrChange>
          </w:rPr>
          <w:t xml:space="preserve">Plane2 </w:t>
        </w:r>
      </w:ins>
      <w:ins w:id="7742" w:author="Orion" w:date="2011-07-06T16:24:00Z">
        <w:r w:rsidR="00162D18" w:rsidRPr="00441066">
          <w:rPr>
            <w:i/>
            <w:rPrChange w:id="7743" w:author="IO" w:date="2011-07-22T12:30:00Z">
              <w:rPr>
                <w:rFonts w:cs="Times New Roman"/>
              </w:rPr>
            </w:rPrChange>
          </w:rPr>
          <w:t xml:space="preserve">sí </w:t>
        </w:r>
      </w:ins>
      <w:ins w:id="7744" w:author="Orion" w:date="2011-07-06T16:23:00Z">
        <w:r w:rsidR="00162D18" w:rsidRPr="00441066">
          <w:rPr>
            <w:i/>
            <w:rPrChange w:id="7745" w:author="IO" w:date="2011-07-22T12:30:00Z">
              <w:rPr>
                <w:rFonts w:cs="Times New Roman"/>
              </w:rPr>
            </w:rPrChange>
          </w:rPr>
          <w:t xml:space="preserve">es capaz de gestionar la orden de restablecer el vuelo a los valores de crucero antes de pasar por su segundo </w:t>
        </w:r>
        <w:proofErr w:type="spellStart"/>
        <w:r w:rsidR="00162D18" w:rsidRPr="00441066">
          <w:rPr>
            <w:i/>
            <w:rPrChange w:id="7746" w:author="IO" w:date="2011-07-22T12:30:00Z">
              <w:rPr>
                <w:rFonts w:cs="Times New Roman"/>
              </w:rPr>
            </w:rPrChange>
          </w:rPr>
          <w:t>waypoint</w:t>
        </w:r>
      </w:ins>
      <w:proofErr w:type="spellEnd"/>
      <w:ins w:id="7747" w:author="Orion" w:date="2011-07-06T16:24:00Z">
        <w:r w:rsidR="00162D18" w:rsidRPr="00441066">
          <w:rPr>
            <w:i/>
            <w:rPrChange w:id="7748" w:author="IO" w:date="2011-07-22T12:30:00Z">
              <w:rPr>
                <w:rFonts w:cs="Times New Roman"/>
              </w:rPr>
            </w:rPrChange>
          </w:rPr>
          <w:t>.</w:t>
        </w:r>
      </w:ins>
    </w:p>
    <w:p w14:paraId="774EC262" w14:textId="77777777" w:rsidR="00E41C4D" w:rsidRDefault="00E41C4D">
      <w:pPr>
        <w:jc w:val="both"/>
        <w:rPr>
          <w:ins w:id="7749" w:author="Orion" w:date="2011-07-06T16:09:00Z"/>
          <w:rFonts w:cs="Times New Roman"/>
        </w:rPr>
        <w:pPrChange w:id="7750" w:author="Orion" w:date="2011-06-26T12:33:00Z">
          <w:pPr/>
        </w:pPrChange>
      </w:pPr>
    </w:p>
    <w:p w14:paraId="23842C5A" w14:textId="77777777" w:rsidR="00E41C4D" w:rsidRDefault="00E41C4D">
      <w:pPr>
        <w:jc w:val="both"/>
        <w:rPr>
          <w:ins w:id="7751" w:author="Orion" w:date="2011-07-06T16:09:00Z"/>
          <w:rFonts w:cs="Times New Roman"/>
        </w:rPr>
        <w:pPrChange w:id="7752" w:author="Orion" w:date="2011-06-26T12:33:00Z">
          <w:pPr/>
        </w:pPrChange>
      </w:pPr>
    </w:p>
    <w:p w14:paraId="20A65130" w14:textId="4E849903" w:rsidR="00E41C4D" w:rsidRDefault="00E41C4D">
      <w:pPr>
        <w:jc w:val="both"/>
        <w:rPr>
          <w:ins w:id="7753" w:author="Orion" w:date="2011-07-04T19:50:00Z"/>
          <w:rFonts w:cs="Times New Roman"/>
        </w:rPr>
        <w:pPrChange w:id="7754" w:author="Orion" w:date="2011-06-26T12:33:00Z">
          <w:pPr/>
        </w:pPrChange>
      </w:pPr>
      <w:ins w:id="7755" w:author="Orion" w:date="2011-07-06T16:09:00Z">
        <w:r w:rsidRPr="0083518D">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43F3654E" w:rsidR="00DB7DEA" w:rsidRDefault="006B1111" w:rsidP="00A351F1">
      <w:pPr>
        <w:pStyle w:val="Caption"/>
        <w:rPr>
          <w:rFonts w:cs="Times New Roman"/>
        </w:rPr>
      </w:pPr>
      <w:bookmarkStart w:id="7756" w:name="_Toc299483462"/>
      <w:bookmarkStart w:id="7757" w:name="_Ref297732850"/>
      <w:r>
        <w:t>Figura</w:t>
      </w:r>
      <w:r w:rsidR="00162D18">
        <w:t xml:space="preserve"> </w:t>
      </w:r>
      <w:r w:rsidR="004D4758">
        <w:fldChar w:fldCharType="begin"/>
      </w:r>
      <w:r w:rsidR="004D4758">
        <w:instrText xml:space="preserve"> SEQ Figura \* ARABIC </w:instrText>
      </w:r>
      <w:r w:rsidR="004D4758">
        <w:fldChar w:fldCharType="separate"/>
      </w:r>
      <w:ins w:id="7758" w:author="Orion" w:date="2011-07-26T22:30:00Z">
        <w:r w:rsidR="00503590">
          <w:rPr>
            <w:noProof/>
          </w:rPr>
          <w:t>38</w:t>
        </w:r>
      </w:ins>
      <w:bookmarkEnd w:id="7756"/>
      <w:del w:id="7759" w:author="Orion" w:date="2011-07-26T22:30:00Z">
        <w:r w:rsidR="00BF1AE4" w:rsidDel="00503590">
          <w:rPr>
            <w:noProof/>
          </w:rPr>
          <w:delText>37</w:delText>
        </w:r>
      </w:del>
      <w:r w:rsidR="004D4758">
        <w:rPr>
          <w:noProof/>
        </w:rPr>
        <w:fldChar w:fldCharType="end"/>
      </w:r>
      <w:bookmarkEnd w:id="7757"/>
    </w:p>
    <w:p w14:paraId="692BEAE9" w14:textId="12A48DB4" w:rsidR="00162D18" w:rsidRPr="00600A7E" w:rsidRDefault="00162D18">
      <w:pPr>
        <w:jc w:val="both"/>
        <w:rPr>
          <w:ins w:id="7760" w:author="Orion" w:date="2011-07-04T19:56:00Z"/>
          <w:rFonts w:cs="Times New Roman"/>
        </w:rPr>
        <w:pPrChange w:id="7761" w:author="Orion" w:date="2011-06-26T12:33:00Z">
          <w:pPr/>
        </w:pPrChange>
      </w:pPr>
      <w:ins w:id="7762" w:author="Orion" w:date="2011-07-06T16:24:00Z">
        <w:r>
          <w:rPr>
            <w:rFonts w:cs="Times New Roman"/>
          </w:rPr>
          <w:t xml:space="preserve">En esta imagen </w:t>
        </w:r>
        <w:proofErr w:type="spellStart"/>
        <w:r>
          <w:rPr>
            <w:rFonts w:cs="Times New Roman"/>
          </w:rPr>
          <w:t>podenmos</w:t>
        </w:r>
        <w:proofErr w:type="spellEnd"/>
        <w:r>
          <w:rPr>
            <w:rFonts w:cs="Times New Roman"/>
          </w:rPr>
          <w:t xml:space="preserve"> ver </w:t>
        </w:r>
      </w:ins>
      <w:ins w:id="7763"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7764" w:author="Orion" w:date="2011-07-26T22:30:00Z">
        <w:r w:rsidR="00503590">
          <w:t xml:space="preserve">Figura </w:t>
        </w:r>
        <w:r w:rsidR="00503590">
          <w:rPr>
            <w:noProof/>
          </w:rPr>
          <w:t>36</w:t>
        </w:r>
      </w:ins>
      <w:ins w:id="7765" w:author="Orion" w:date="2011-07-06T16:26:00Z">
        <w:r w:rsidR="00600A7E">
          <w:rPr>
            <w:rFonts w:cs="Times New Roman"/>
          </w:rPr>
          <w:fldChar w:fldCharType="end"/>
        </w:r>
        <w:r w:rsidR="00600A7E">
          <w:rPr>
            <w:rFonts w:cs="Times New Roman"/>
          </w:rPr>
          <w:t xml:space="preserve">, el piloto de la aeronave </w:t>
        </w:r>
        <w:r w:rsidR="00600A7E" w:rsidRPr="00600A7E">
          <w:rPr>
            <w:rFonts w:cs="Times New Roman"/>
            <w:i/>
            <w:rPrChange w:id="7766" w:author="Orion" w:date="2011-07-06T16:27:00Z">
              <w:rPr>
                <w:rFonts w:cs="Times New Roman"/>
              </w:rPr>
            </w:rPrChange>
          </w:rPr>
          <w:t>Plane1</w:t>
        </w:r>
      </w:ins>
      <w:ins w:id="7767" w:author="Orion" w:date="2011-07-06T16:27:00Z">
        <w:r w:rsidR="00600A7E">
          <w:rPr>
            <w:rFonts w:cs="Times New Roman"/>
          </w:rPr>
          <w:t xml:space="preserve"> rebasa su segundo </w:t>
        </w:r>
        <w:proofErr w:type="spellStart"/>
        <w:r w:rsidR="00600A7E">
          <w:rPr>
            <w:rFonts w:cs="Times New Roman"/>
          </w:rPr>
          <w:t>waypoint</w:t>
        </w:r>
        <w:proofErr w:type="spellEnd"/>
        <w:r w:rsidR="00600A7E">
          <w:rPr>
            <w:rFonts w:cs="Times New Roman"/>
          </w:rPr>
          <w:t xml:space="preserve"> cuando se encontraba en una situación de riesgo de conflicto. </w:t>
        </w:r>
      </w:ins>
      <w:ins w:id="7768"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7769" w:author="Orion" w:date="2011-07-06T16:29:00Z">
        <w:r w:rsidR="00600A7E">
          <w:rPr>
            <w:rFonts w:cs="Times New Roman"/>
          </w:rPr>
          <w:t>“</w:t>
        </w:r>
        <w:proofErr w:type="spellStart"/>
        <w:r w:rsidR="00600A7E">
          <w:rPr>
            <w:rFonts w:cs="Times New Roman"/>
          </w:rPr>
          <w:t>GoNextLegWithConflict</w:t>
        </w:r>
        <w:proofErr w:type="spellEnd"/>
        <w:r w:rsidR="00600A7E">
          <w:rPr>
            <w:rFonts w:cs="Times New Roman"/>
          </w:rPr>
          <w:t xml:space="preserve">” para posteriormente pasar a realizar la tarea y proceso explicado en la </w:t>
        </w:r>
      </w:ins>
      <w:ins w:id="7770"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7771" w:author="Orion" w:date="2011-07-26T22:30:00Z">
        <w:r w:rsidR="00503590">
          <w:t xml:space="preserve">Figura </w:t>
        </w:r>
        <w:r w:rsidR="00503590">
          <w:rPr>
            <w:noProof/>
          </w:rPr>
          <w:t>24</w:t>
        </w:r>
      </w:ins>
      <w:ins w:id="7772" w:author="Orion" w:date="2011-07-06T16:30:00Z">
        <w:r w:rsidR="00600A7E">
          <w:rPr>
            <w:rFonts w:cs="Times New Roman"/>
          </w:rPr>
          <w:fldChar w:fldCharType="end"/>
        </w:r>
        <w:r w:rsidR="00600A7E">
          <w:rPr>
            <w:rFonts w:cs="Times New Roman"/>
          </w:rPr>
          <w:t>.</w:t>
        </w:r>
      </w:ins>
    </w:p>
    <w:p w14:paraId="7D26DAF1" w14:textId="77777777" w:rsidR="00FA47E2" w:rsidRDefault="00FA47E2">
      <w:pPr>
        <w:jc w:val="both"/>
        <w:rPr>
          <w:ins w:id="7773" w:author="Orion" w:date="2011-06-28T17:25:00Z"/>
          <w:rFonts w:cs="Times New Roman"/>
        </w:rPr>
        <w:pPrChange w:id="7774" w:author="Orion" w:date="2011-06-26T12:33:00Z">
          <w:pPr/>
        </w:pPrChange>
      </w:pPr>
    </w:p>
    <w:p w14:paraId="35B4FAB0" w14:textId="334C5FA7" w:rsidR="00AB3CAE" w:rsidRPr="008A1F38" w:rsidRDefault="00AB3CAE">
      <w:pPr>
        <w:pStyle w:val="Heading1"/>
        <w:numPr>
          <w:ilvl w:val="1"/>
          <w:numId w:val="40"/>
        </w:numPr>
        <w:rPr>
          <w:ins w:id="7775" w:author="Orion" w:date="2011-06-29T11:31:00Z"/>
          <w:sz w:val="44"/>
          <w:szCs w:val="52"/>
          <w:rPrChange w:id="7776" w:author="IO" w:date="2011-07-22T11:53:00Z">
            <w:rPr>
              <w:ins w:id="7777" w:author="Orion" w:date="2011-06-29T11:31:00Z"/>
              <w:rFonts w:cs="Times New Roman"/>
            </w:rPr>
          </w:rPrChange>
        </w:rPr>
        <w:pPrChange w:id="7778" w:author="IO" w:date="2011-07-22T11:53:00Z">
          <w:pPr>
            <w:outlineLvl w:val="1"/>
          </w:pPr>
        </w:pPrChange>
      </w:pPr>
      <w:bookmarkStart w:id="7779" w:name="_Ref299115866"/>
      <w:bookmarkStart w:id="7780" w:name="_Ref299116945"/>
      <w:bookmarkStart w:id="7781" w:name="_Toc299721508"/>
      <w:ins w:id="7782" w:author="Orion" w:date="2011-06-29T11:31:00Z">
        <w:r w:rsidRPr="008A1F38">
          <w:rPr>
            <w:b w:val="0"/>
            <w:sz w:val="44"/>
            <w:szCs w:val="52"/>
            <w:rPrChange w:id="7783" w:author="IO" w:date="2011-07-22T11:53:00Z">
              <w:rPr>
                <w:rFonts w:cs="Times New Roman"/>
                <w:b/>
                <w:bCs/>
              </w:rPr>
            </w:rPrChange>
          </w:rPr>
          <w:t xml:space="preserve">Caso </w:t>
        </w:r>
      </w:ins>
      <w:ins w:id="7784" w:author="Orion" w:date="2011-06-29T11:32:00Z">
        <w:del w:id="7785" w:author="IO" w:date="2011-07-22T14:49:00Z">
          <w:r w:rsidR="00875355" w:rsidRPr="008A1F38" w:rsidDel="00EA40AF">
            <w:rPr>
              <w:b w:val="0"/>
              <w:sz w:val="44"/>
              <w:szCs w:val="52"/>
              <w:rPrChange w:id="7786" w:author="IO" w:date="2011-07-22T11:53:00Z">
                <w:rPr>
                  <w:rFonts w:cs="Times New Roman"/>
                  <w:b/>
                  <w:bCs/>
                </w:rPr>
              </w:rPrChange>
            </w:rPr>
            <w:delText>con</w:delText>
          </w:r>
        </w:del>
      </w:ins>
      <w:ins w:id="7787" w:author="IO" w:date="2011-07-22T14:49:00Z">
        <w:r w:rsidR="00EA40AF">
          <w:rPr>
            <w:b w:val="0"/>
            <w:sz w:val="44"/>
            <w:szCs w:val="52"/>
          </w:rPr>
          <w:t>avanzado:</w:t>
        </w:r>
      </w:ins>
      <w:ins w:id="7788" w:author="Orion" w:date="2011-06-29T11:32:00Z">
        <w:r w:rsidR="00875355" w:rsidRPr="008A1F38">
          <w:rPr>
            <w:b w:val="0"/>
            <w:sz w:val="44"/>
            <w:szCs w:val="52"/>
            <w:rPrChange w:id="7789" w:author="IO" w:date="2011-07-22T11:53:00Z">
              <w:rPr>
                <w:rFonts w:cs="Times New Roman"/>
                <w:b/>
                <w:bCs/>
              </w:rPr>
            </w:rPrChange>
          </w:rPr>
          <w:t xml:space="preserve"> varios</w:t>
        </w:r>
      </w:ins>
      <w:ins w:id="7790" w:author="Orion" w:date="2011-06-29T11:31:00Z">
        <w:r w:rsidRPr="008A1F38">
          <w:rPr>
            <w:b w:val="0"/>
            <w:sz w:val="44"/>
            <w:szCs w:val="52"/>
            <w:rPrChange w:id="7791" w:author="IO" w:date="2011-07-22T11:53:00Z">
              <w:rPr>
                <w:rFonts w:cs="Times New Roman"/>
                <w:b/>
                <w:bCs/>
              </w:rPr>
            </w:rPrChange>
          </w:rPr>
          <w:t xml:space="preserve"> aviones</w:t>
        </w:r>
        <w:bookmarkEnd w:id="7779"/>
        <w:bookmarkEnd w:id="7780"/>
        <w:bookmarkEnd w:id="7781"/>
      </w:ins>
    </w:p>
    <w:p w14:paraId="220C5E53" w14:textId="77777777" w:rsidR="0015563B" w:rsidRDefault="0015563B" w:rsidP="004527AA">
      <w:pPr>
        <w:jc w:val="both"/>
        <w:rPr>
          <w:ins w:id="7792" w:author="Orion" w:date="2011-07-12T10:46:00Z"/>
          <w:rFonts w:cs="Times New Roman"/>
        </w:rPr>
      </w:pPr>
    </w:p>
    <w:p w14:paraId="29E79AC9" w14:textId="2210C4E8" w:rsidR="004527AA" w:rsidRDefault="0015563B" w:rsidP="004527AA">
      <w:pPr>
        <w:jc w:val="both"/>
        <w:rPr>
          <w:ins w:id="7793" w:author="Orion" w:date="2011-07-12T10:47:00Z"/>
          <w:rFonts w:cs="Times New Roman"/>
        </w:rPr>
      </w:pPr>
      <w:ins w:id="7794" w:author="Orion" w:date="2011-07-12T10:45:00Z">
        <w:r>
          <w:rPr>
            <w:rFonts w:cs="Times New Roman"/>
          </w:rPr>
          <w:t xml:space="preserve">El segundo </w:t>
        </w:r>
      </w:ins>
      <w:ins w:id="7795" w:author="Orion" w:date="2011-07-12T10:46:00Z">
        <w:r>
          <w:rPr>
            <w:rFonts w:cs="Times New Roman"/>
          </w:rPr>
          <w:t xml:space="preserve">tipo de </w:t>
        </w:r>
      </w:ins>
      <w:ins w:id="7796" w:author="Orion" w:date="2011-07-12T10:45:00Z">
        <w:r>
          <w:rPr>
            <w:rFonts w:cs="Times New Roman"/>
          </w:rPr>
          <w:t>caso de estudio</w:t>
        </w:r>
      </w:ins>
      <w:ins w:id="7797" w:author="Orion" w:date="2011-07-12T10:46:00Z">
        <w:r>
          <w:rPr>
            <w:rFonts w:cs="Times New Roman"/>
          </w:rPr>
          <w:t xml:space="preserve"> vamos a hacer simulaciones con más aviones, en nuestro caso serán 6 aviones pero ser</w:t>
        </w:r>
      </w:ins>
      <w:ins w:id="7798"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7799" w:author="Orion" w:date="2011-07-12T10:47:00Z"/>
          <w:rFonts w:cs="Times New Roman"/>
        </w:rPr>
      </w:pPr>
    </w:p>
    <w:p w14:paraId="785ECFF2" w14:textId="2EAF9291" w:rsidR="0015563B" w:rsidRDefault="0015563B" w:rsidP="004527AA">
      <w:pPr>
        <w:jc w:val="both"/>
        <w:rPr>
          <w:ins w:id="7800" w:author="Orion" w:date="2011-07-12T10:49:00Z"/>
          <w:rFonts w:cs="Times New Roman"/>
        </w:rPr>
      </w:pPr>
      <w:ins w:id="7801" w:author="Orion" w:date="2011-07-12T10:49:00Z">
        <w:r w:rsidRPr="0083518D">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pPr>
        <w:pStyle w:val="Caption"/>
        <w:rPr>
          <w:ins w:id="7802" w:author="Orion" w:date="2011-07-12T10:45:00Z"/>
          <w:rFonts w:cs="Times New Roman"/>
        </w:rPr>
        <w:pPrChange w:id="7803" w:author="Orion" w:date="2011-07-12T10:50:00Z">
          <w:pPr>
            <w:jc w:val="both"/>
          </w:pPr>
        </w:pPrChange>
      </w:pPr>
      <w:bookmarkStart w:id="7804" w:name="_Toc299483463"/>
      <w:ins w:id="7805" w:author="Orion" w:date="2011-07-12T10:50:00Z">
        <w:r>
          <w:t xml:space="preserve">Figura </w:t>
        </w:r>
        <w:r>
          <w:fldChar w:fldCharType="begin"/>
        </w:r>
        <w:r>
          <w:instrText xml:space="preserve"> SEQ Figura \* ARABIC </w:instrText>
        </w:r>
      </w:ins>
      <w:r>
        <w:fldChar w:fldCharType="separate"/>
      </w:r>
      <w:ins w:id="7806" w:author="Orion" w:date="2011-07-26T22:30:00Z">
        <w:r w:rsidR="00503590">
          <w:rPr>
            <w:noProof/>
          </w:rPr>
          <w:t>39</w:t>
        </w:r>
      </w:ins>
      <w:ins w:id="7807" w:author="IO" w:date="2011-07-22T13:16:00Z">
        <w:del w:id="7808" w:author="Orion" w:date="2011-07-24T21:36:00Z">
          <w:r w:rsidR="00416FF6" w:rsidDel="00587D28">
            <w:rPr>
              <w:noProof/>
            </w:rPr>
            <w:delText>38</w:delText>
          </w:r>
        </w:del>
      </w:ins>
      <w:ins w:id="7809" w:author="Orion" w:date="2011-07-12T10:50:00Z">
        <w:r>
          <w:fldChar w:fldCharType="end"/>
        </w:r>
        <w:r>
          <w:t>:</w:t>
        </w:r>
        <w:r w:rsidR="00AF2F83">
          <w:t xml:space="preserve"> </w:t>
        </w:r>
        <w:r>
          <w:t>Despliegue seis aviones</w:t>
        </w:r>
      </w:ins>
      <w:bookmarkEnd w:id="7804"/>
    </w:p>
    <w:p w14:paraId="41C387A0" w14:textId="77777777" w:rsidR="0015563B" w:rsidRDefault="0015563B" w:rsidP="004527AA">
      <w:pPr>
        <w:jc w:val="both"/>
        <w:rPr>
          <w:ins w:id="7810" w:author="Orion" w:date="2011-07-11T12:24:00Z"/>
          <w:rFonts w:cs="Times New Roman"/>
        </w:rPr>
      </w:pPr>
    </w:p>
    <w:p w14:paraId="17FEED70" w14:textId="52CADDF7" w:rsidR="004527AA" w:rsidRPr="008A1F38" w:rsidRDefault="004527AA">
      <w:pPr>
        <w:pStyle w:val="Heading1"/>
        <w:numPr>
          <w:ilvl w:val="2"/>
          <w:numId w:val="40"/>
        </w:numPr>
        <w:rPr>
          <w:ins w:id="7811" w:author="Orion" w:date="2011-06-29T10:48:00Z"/>
          <w:sz w:val="36"/>
          <w:szCs w:val="52"/>
          <w:rPrChange w:id="7812" w:author="IO" w:date="2011-07-22T11:54:00Z">
            <w:rPr>
              <w:ins w:id="7813" w:author="Orion" w:date="2011-06-29T10:48:00Z"/>
              <w:rFonts w:cs="Times New Roman"/>
            </w:rPr>
          </w:rPrChange>
        </w:rPr>
        <w:pPrChange w:id="7814" w:author="IO" w:date="2011-07-22T11:54:00Z">
          <w:pPr/>
        </w:pPrChange>
      </w:pPr>
      <w:ins w:id="7815" w:author="Orion" w:date="2011-07-11T12:24:00Z">
        <w:del w:id="7816" w:author="IO" w:date="2011-07-22T14:49:00Z">
          <w:r w:rsidRPr="008A1F38" w:rsidDel="00EA40AF">
            <w:rPr>
              <w:b w:val="0"/>
              <w:sz w:val="36"/>
              <w:szCs w:val="52"/>
              <w:rPrChange w:id="7817" w:author="IO" w:date="2011-07-22T11:54:00Z">
                <w:rPr>
                  <w:b/>
                  <w:bCs/>
                </w:rPr>
              </w:rPrChange>
            </w:rPr>
            <w:lastRenderedPageBreak/>
            <w:delText>Caso con v</w:delText>
          </w:r>
        </w:del>
      </w:ins>
      <w:bookmarkStart w:id="7818" w:name="_Toc299721509"/>
      <w:ins w:id="7819" w:author="IO" w:date="2011-07-22T14:49:00Z">
        <w:r w:rsidR="00EA40AF">
          <w:rPr>
            <w:b w:val="0"/>
            <w:sz w:val="36"/>
            <w:szCs w:val="52"/>
          </w:rPr>
          <w:t>V</w:t>
        </w:r>
      </w:ins>
      <w:ins w:id="7820" w:author="Orion" w:date="2011-07-11T12:24:00Z">
        <w:r w:rsidRPr="008A1F38">
          <w:rPr>
            <w:b w:val="0"/>
            <w:sz w:val="36"/>
            <w:szCs w:val="52"/>
            <w:rPrChange w:id="7821" w:author="IO" w:date="2011-07-22T11:54:00Z">
              <w:rPr>
                <w:b/>
                <w:bCs/>
              </w:rPr>
            </w:rPrChange>
          </w:rPr>
          <w:t xml:space="preserve">arios  aviones sin </w:t>
        </w:r>
        <w:del w:id="7822" w:author="IO" w:date="2011-07-22T14:50:00Z">
          <w:r w:rsidRPr="008A1F38" w:rsidDel="00EA40AF">
            <w:rPr>
              <w:b w:val="0"/>
              <w:sz w:val="36"/>
              <w:szCs w:val="52"/>
              <w:rPrChange w:id="7823" w:author="IO" w:date="2011-07-22T11:54:00Z">
                <w:rPr>
                  <w:b/>
                  <w:bCs/>
                </w:rPr>
              </w:rPrChange>
            </w:rPr>
            <w:delText>waypoints</w:delText>
          </w:r>
        </w:del>
      </w:ins>
      <w:ins w:id="7824" w:author="IO" w:date="2011-07-22T14:50:00Z">
        <w:r w:rsidR="00EA40AF">
          <w:rPr>
            <w:b w:val="0"/>
            <w:sz w:val="36"/>
            <w:szCs w:val="52"/>
          </w:rPr>
          <w:t>puntos de paso</w:t>
        </w:r>
      </w:ins>
      <w:bookmarkEnd w:id="7818"/>
    </w:p>
    <w:p w14:paraId="0CC3A02F" w14:textId="5B491D1C" w:rsidR="00AB3CAE" w:rsidRDefault="00EF13C9" w:rsidP="00AB3CAE">
      <w:pPr>
        <w:jc w:val="both"/>
        <w:rPr>
          <w:ins w:id="7825" w:author="Orion" w:date="2011-06-29T11:32:00Z"/>
          <w:rFonts w:cs="Times New Roman"/>
        </w:rPr>
      </w:pPr>
      <w:ins w:id="7826" w:author="Orion" w:date="2011-06-29T11:35:00Z">
        <w:r>
          <w:rPr>
            <w:rFonts w:cs="Times New Roman"/>
          </w:rPr>
          <w:t>Se analizará</w:t>
        </w:r>
      </w:ins>
      <w:ins w:id="7827" w:author="Orion" w:date="2011-06-29T11:32:00Z">
        <w:r>
          <w:rPr>
            <w:rFonts w:cs="Times New Roman"/>
          </w:rPr>
          <w:t xml:space="preserve"> el caso desde tres perspectivas como en el caso anterior:</w:t>
        </w:r>
      </w:ins>
    </w:p>
    <w:p w14:paraId="4EE07654" w14:textId="312FFF25" w:rsidR="00CA1F3A" w:rsidRPr="00441066" w:rsidRDefault="00EF13C9">
      <w:pPr>
        <w:pStyle w:val="ListParagraph"/>
        <w:numPr>
          <w:ilvl w:val="0"/>
          <w:numId w:val="41"/>
        </w:numPr>
        <w:spacing w:before="120" w:after="120"/>
        <w:ind w:left="641" w:hanging="357"/>
        <w:jc w:val="both"/>
        <w:rPr>
          <w:ins w:id="7828" w:author="Orion" w:date="2011-06-29T11:43:00Z"/>
          <w:i/>
          <w:rPrChange w:id="7829" w:author="IO" w:date="2011-07-22T12:30:00Z">
            <w:rPr>
              <w:ins w:id="7830" w:author="Orion" w:date="2011-06-29T11:43:00Z"/>
              <w:rFonts w:cs="Times New Roman"/>
            </w:rPr>
          </w:rPrChange>
        </w:rPr>
        <w:pPrChange w:id="7831" w:author="IO" w:date="2011-07-22T12:30:00Z">
          <w:pPr/>
        </w:pPrChange>
      </w:pPr>
      <w:ins w:id="7832" w:author="Orion" w:date="2011-06-29T11:33:00Z">
        <w:r w:rsidRPr="00441066">
          <w:rPr>
            <w:i/>
            <w:rPrChange w:id="7833" w:author="IO" w:date="2011-07-22T12:30:00Z">
              <w:rPr>
                <w:rFonts w:cs="Times New Roman"/>
              </w:rPr>
            </w:rPrChange>
          </w:rPr>
          <w:t>Pilotos con gran estrés y fatiga, y con muy poca experiencia</w:t>
        </w:r>
      </w:ins>
      <w:ins w:id="7834" w:author="Orion" w:date="2011-06-29T11:35:00Z">
        <w:r w:rsidRPr="00441066">
          <w:rPr>
            <w:i/>
            <w:rPrChange w:id="7835" w:author="IO" w:date="2011-07-22T12:30:00Z">
              <w:rPr>
                <w:rFonts w:cs="Times New Roman"/>
              </w:rPr>
            </w:rPrChange>
          </w:rPr>
          <w:t xml:space="preserve">. Como se puede ver pasa parecido al caso de </w:t>
        </w:r>
      </w:ins>
      <w:ins w:id="7836" w:author="Orion" w:date="2011-06-29T11:36:00Z">
        <w:r w:rsidRPr="00441066">
          <w:rPr>
            <w:i/>
            <w:rPrChange w:id="7837" w:author="IO" w:date="2011-07-22T12:30:00Z">
              <w:rPr>
                <w:rFonts w:cs="Times New Roman"/>
              </w:rPr>
            </w:rPrChange>
          </w:rPr>
          <w:t>dos</w:t>
        </w:r>
      </w:ins>
      <w:ins w:id="7838" w:author="Orion" w:date="2011-06-29T11:35:00Z">
        <w:r w:rsidRPr="00441066">
          <w:rPr>
            <w:i/>
            <w:rPrChange w:id="7839" w:author="IO" w:date="2011-07-22T12:30:00Z">
              <w:rPr>
                <w:rFonts w:cs="Times New Roman"/>
              </w:rPr>
            </w:rPrChange>
          </w:rPr>
          <w:t xml:space="preserve"> aviones</w:t>
        </w:r>
      </w:ins>
      <w:ins w:id="7840" w:author="Orion" w:date="2011-06-29T11:36:00Z">
        <w:r w:rsidRPr="00441066">
          <w:rPr>
            <w:i/>
            <w:rPrChange w:id="7841" w:author="IO" w:date="2011-07-22T12:30:00Z">
              <w:rPr>
                <w:rFonts w:cs="Times New Roman"/>
              </w:rPr>
            </w:rPrChange>
          </w:rPr>
          <w:t>. Los pilotos tardan bastante en poner sus aeronaves a rumbo. De hecho, en este caso, como salen m</w:t>
        </w:r>
      </w:ins>
      <w:ins w:id="7842" w:author="Orion" w:date="2011-06-29T11:37:00Z">
        <w:r w:rsidRPr="00441066">
          <w:rPr>
            <w:i/>
            <w:rPrChange w:id="7843" w:author="IO" w:date="2011-07-22T12:30:00Z">
              <w:rPr>
                <w:rFonts w:cs="Times New Roman"/>
              </w:rPr>
            </w:rPrChange>
          </w:rPr>
          <w:t>ás de un avión desde cada aeropuerto en espacios de tiempo relativamente cortos, hasta que los pilotos corrigen la altura de la aeronave hay un cierto periodo en que se encuentran en alto riesgo de colisi</w:t>
        </w:r>
      </w:ins>
      <w:ins w:id="7844" w:author="Orion" w:date="2011-06-29T11:38:00Z">
        <w:r w:rsidRPr="00441066">
          <w:rPr>
            <w:i/>
            <w:rPrChange w:id="7845" w:author="IO" w:date="2011-07-22T12:30:00Z">
              <w:rPr>
                <w:rFonts w:cs="Times New Roman"/>
              </w:rPr>
            </w:rPrChange>
          </w:rPr>
          <w:t xml:space="preserve">ón con la aeronave que despego del mismo aeropuerto. Esto puede verse en </w:t>
        </w:r>
        <w:r w:rsidRPr="00441066">
          <w:rPr>
            <w:i/>
            <w:rPrChange w:id="7846" w:author="IO" w:date="2011-07-22T12:30:00Z">
              <w:rPr>
                <w:rFonts w:cs="Times New Roman"/>
              </w:rPr>
            </w:rPrChange>
          </w:rPr>
          <w:fldChar w:fldCharType="begin"/>
        </w:r>
        <w:r w:rsidRPr="00441066">
          <w:rPr>
            <w:i/>
            <w:rPrChange w:id="7847" w:author="IO" w:date="2011-07-22T12:30:00Z">
              <w:rPr>
                <w:rFonts w:cs="Times New Roman"/>
              </w:rPr>
            </w:rPrChange>
          </w:rPr>
          <w:instrText xml:space="preserve"> REF _Ref297110864 \h </w:instrText>
        </w:r>
      </w:ins>
      <w:r w:rsidR="00441066">
        <w:rPr>
          <w:i/>
        </w:rPr>
        <w:instrText xml:space="preserve"> \* MERGEFORMAT </w:instrText>
      </w:r>
      <w:r w:rsidRPr="00441066">
        <w:rPr>
          <w:i/>
          <w:rPrChange w:id="7848" w:author="IO" w:date="2011-07-22T12:30:00Z">
            <w:rPr>
              <w:i/>
            </w:rPr>
          </w:rPrChange>
        </w:rPr>
      </w:r>
      <w:r w:rsidRPr="00441066">
        <w:rPr>
          <w:i/>
          <w:rPrChange w:id="7849" w:author="IO" w:date="2011-07-22T12:30:00Z">
            <w:rPr>
              <w:rFonts w:cs="Times New Roman"/>
            </w:rPr>
          </w:rPrChange>
        </w:rPr>
        <w:fldChar w:fldCharType="separate"/>
      </w:r>
      <w:ins w:id="7850" w:author="Orion" w:date="2011-07-26T22:30:00Z">
        <w:r w:rsidR="00503590" w:rsidRPr="00503590">
          <w:rPr>
            <w:i/>
            <w:rPrChange w:id="7851" w:author="Orion" w:date="2011-07-26T22:30:00Z">
              <w:rPr/>
            </w:rPrChange>
          </w:rPr>
          <w:t>Figura 40</w:t>
        </w:r>
      </w:ins>
      <w:ins w:id="7852" w:author="Orion" w:date="2011-06-29T11:38:00Z">
        <w:r w:rsidRPr="00441066">
          <w:rPr>
            <w:i/>
            <w:rPrChange w:id="7853" w:author="IO" w:date="2011-07-22T12:30:00Z">
              <w:rPr>
                <w:rFonts w:cs="Times New Roman"/>
              </w:rPr>
            </w:rPrChange>
          </w:rPr>
          <w:fldChar w:fldCharType="end"/>
        </w:r>
        <w:r w:rsidRPr="00441066">
          <w:rPr>
            <w:i/>
            <w:rPrChange w:id="7854" w:author="IO" w:date="2011-07-22T12:30:00Z">
              <w:rPr>
                <w:rFonts w:cs="Times New Roman"/>
              </w:rPr>
            </w:rPrChange>
          </w:rPr>
          <w:t xml:space="preserve"> donde al principio de cada </w:t>
        </w:r>
      </w:ins>
      <w:ins w:id="7855" w:author="Orion" w:date="2011-06-30T10:46:00Z">
        <w:r w:rsidR="009A0B69" w:rsidRPr="00441066">
          <w:rPr>
            <w:i/>
            <w:rPrChange w:id="7856" w:author="IO" w:date="2011-07-22T12:30:00Z">
              <w:rPr>
                <w:rFonts w:cs="Times New Roman"/>
              </w:rPr>
            </w:rPrChange>
          </w:rPr>
          <w:t>travesía</w:t>
        </w:r>
      </w:ins>
      <w:ins w:id="7857" w:author="Orion" w:date="2011-06-29T11:39:00Z">
        <w:r w:rsidRPr="00441066">
          <w:rPr>
            <w:i/>
            <w:rPrChange w:id="7858" w:author="IO" w:date="2011-07-22T12:30:00Z">
              <w:rPr>
                <w:rFonts w:cs="Times New Roman"/>
              </w:rPr>
            </w:rPrChange>
          </w:rPr>
          <w:t xml:space="preserve"> de los aviones la altitud de estos no cambia hasta pasados unos cuantos </w:t>
        </w:r>
      </w:ins>
      <w:ins w:id="7859" w:author="Orion" w:date="2011-06-30T10:46:00Z">
        <w:r w:rsidR="009A0B69" w:rsidRPr="00441066">
          <w:rPr>
            <w:i/>
            <w:rPrChange w:id="7860" w:author="IO" w:date="2011-07-22T12:30:00Z">
              <w:rPr>
                <w:rFonts w:cs="Times New Roman"/>
              </w:rPr>
            </w:rPrChange>
          </w:rPr>
          <w:t>kilómetros</w:t>
        </w:r>
      </w:ins>
      <w:ins w:id="7861" w:author="Orion" w:date="2011-06-29T11:39:00Z">
        <w:r w:rsidRPr="00441066">
          <w:rPr>
            <w:i/>
            <w:rPrChange w:id="7862" w:author="IO" w:date="2011-07-22T12:30:00Z">
              <w:rPr>
                <w:rFonts w:cs="Times New Roman"/>
              </w:rPr>
            </w:rPrChange>
          </w:rPr>
          <w:t xml:space="preserve"> de vuelo.</w:t>
        </w:r>
      </w:ins>
      <w:ins w:id="7863" w:author="Orion" w:date="2011-06-29T11:40:00Z">
        <w:r w:rsidR="00E260BA" w:rsidRPr="00441066">
          <w:rPr>
            <w:i/>
            <w:rPrChange w:id="7864" w:author="IO" w:date="2011-07-22T12:30:00Z">
              <w:rPr>
                <w:rFonts w:cs="Times New Roman"/>
              </w:rPr>
            </w:rPrChange>
          </w:rPr>
          <w:t xml:space="preserve"> Por otro lado, se puede observar en la </w:t>
        </w:r>
        <w:r w:rsidR="00E260BA" w:rsidRPr="00441066">
          <w:rPr>
            <w:i/>
            <w:rPrChange w:id="7865" w:author="IO" w:date="2011-07-22T12:30:00Z">
              <w:rPr>
                <w:rFonts w:cs="Times New Roman"/>
              </w:rPr>
            </w:rPrChange>
          </w:rPr>
          <w:fldChar w:fldCharType="begin"/>
        </w:r>
        <w:r w:rsidR="00E260BA" w:rsidRPr="00441066">
          <w:rPr>
            <w:i/>
            <w:rPrChange w:id="7866" w:author="IO" w:date="2011-07-22T12:30:00Z">
              <w:rPr>
                <w:rFonts w:cs="Times New Roman"/>
              </w:rPr>
            </w:rPrChange>
          </w:rPr>
          <w:instrText xml:space="preserve"> REF _Ref297110864 \h </w:instrText>
        </w:r>
      </w:ins>
      <w:r w:rsidR="00441066">
        <w:rPr>
          <w:i/>
        </w:rPr>
        <w:instrText xml:space="preserve"> \* MERGEFORMAT </w:instrText>
      </w:r>
      <w:r w:rsidR="00E260BA" w:rsidRPr="00441066">
        <w:rPr>
          <w:i/>
          <w:rPrChange w:id="7867" w:author="IO" w:date="2011-07-22T12:30:00Z">
            <w:rPr>
              <w:i/>
            </w:rPr>
          </w:rPrChange>
        </w:rPr>
      </w:r>
      <w:r w:rsidR="00E260BA" w:rsidRPr="00441066">
        <w:rPr>
          <w:i/>
          <w:rPrChange w:id="7868" w:author="IO" w:date="2011-07-22T12:30:00Z">
            <w:rPr>
              <w:rFonts w:cs="Times New Roman"/>
            </w:rPr>
          </w:rPrChange>
        </w:rPr>
        <w:fldChar w:fldCharType="separate"/>
      </w:r>
      <w:ins w:id="7869" w:author="Orion" w:date="2011-07-26T22:30:00Z">
        <w:r w:rsidR="00503590" w:rsidRPr="00503590">
          <w:rPr>
            <w:i/>
            <w:rPrChange w:id="7870" w:author="Orion" w:date="2011-07-26T22:30:00Z">
              <w:rPr/>
            </w:rPrChange>
          </w:rPr>
          <w:t>Figura 40</w:t>
        </w:r>
      </w:ins>
      <w:ins w:id="7871" w:author="Orion" w:date="2011-06-29T11:40:00Z">
        <w:r w:rsidR="00E260BA" w:rsidRPr="00441066">
          <w:rPr>
            <w:i/>
            <w:rPrChange w:id="7872" w:author="IO" w:date="2011-07-22T12:30:00Z">
              <w:rPr>
                <w:rFonts w:cs="Times New Roman"/>
              </w:rPr>
            </w:rPrChange>
          </w:rPr>
          <w:fldChar w:fldCharType="end"/>
        </w:r>
        <w:r w:rsidR="00E260BA" w:rsidRPr="00441066">
          <w:rPr>
            <w:i/>
            <w:rPrChange w:id="7873" w:author="IO" w:date="2011-07-22T12:30:00Z">
              <w:rPr>
                <w:rFonts w:cs="Times New Roman"/>
              </w:rPr>
            </w:rPrChange>
          </w:rPr>
          <w:t xml:space="preserve"> que de nuevo hay dos aviones que entran en alto riesgo de colisión </w:t>
        </w:r>
      </w:ins>
      <w:ins w:id="7874" w:author="Orion" w:date="2011-06-29T11:41:00Z">
        <w:r w:rsidR="00E260BA" w:rsidRPr="00441066">
          <w:rPr>
            <w:i/>
            <w:rPrChange w:id="7875" w:author="IO" w:date="2011-07-22T12:30:00Z">
              <w:rPr>
                <w:rFonts w:cs="Times New Roman"/>
              </w:rPr>
            </w:rPrChange>
          </w:rPr>
          <w:t xml:space="preserve">(marcados en rojo) y no salen de él hasta que, como se puede ver en la </w:t>
        </w:r>
      </w:ins>
      <w:ins w:id="7876" w:author="Orion" w:date="2011-06-29T11:42:00Z">
        <w:r w:rsidR="00E260BA" w:rsidRPr="00441066">
          <w:rPr>
            <w:i/>
            <w:rPrChange w:id="7877" w:author="IO" w:date="2011-07-22T12:30:00Z">
              <w:rPr>
                <w:rFonts w:cs="Times New Roman"/>
              </w:rPr>
            </w:rPrChange>
          </w:rPr>
          <w:fldChar w:fldCharType="begin"/>
        </w:r>
        <w:r w:rsidR="00E260BA" w:rsidRPr="00441066">
          <w:rPr>
            <w:i/>
            <w:rPrChange w:id="7878" w:author="IO" w:date="2011-07-22T12:30:00Z">
              <w:rPr>
                <w:rFonts w:cs="Times New Roman"/>
              </w:rPr>
            </w:rPrChange>
          </w:rPr>
          <w:instrText xml:space="preserve"> REF _Ref297111036 \h </w:instrText>
        </w:r>
      </w:ins>
      <w:r w:rsidR="00441066">
        <w:rPr>
          <w:i/>
        </w:rPr>
        <w:instrText xml:space="preserve"> \* MERGEFORMAT </w:instrText>
      </w:r>
      <w:r w:rsidR="00E260BA" w:rsidRPr="00441066">
        <w:rPr>
          <w:i/>
          <w:rPrChange w:id="7879" w:author="IO" w:date="2011-07-22T12:30:00Z">
            <w:rPr>
              <w:i/>
            </w:rPr>
          </w:rPrChange>
        </w:rPr>
      </w:r>
      <w:r w:rsidR="00E260BA" w:rsidRPr="00441066">
        <w:rPr>
          <w:i/>
          <w:rPrChange w:id="7880" w:author="IO" w:date="2011-07-22T12:30:00Z">
            <w:rPr>
              <w:rFonts w:cs="Times New Roman"/>
            </w:rPr>
          </w:rPrChange>
        </w:rPr>
        <w:fldChar w:fldCharType="separate"/>
      </w:r>
      <w:ins w:id="7881" w:author="Orion" w:date="2011-07-26T22:30:00Z">
        <w:r w:rsidR="00503590" w:rsidRPr="00503590">
          <w:rPr>
            <w:i/>
            <w:rPrChange w:id="7882" w:author="Orion" w:date="2011-07-26T22:30:00Z">
              <w:rPr/>
            </w:rPrChange>
          </w:rPr>
          <w:t>Figura 41</w:t>
        </w:r>
      </w:ins>
      <w:ins w:id="7883" w:author="Orion" w:date="2011-06-29T11:42:00Z">
        <w:r w:rsidR="00E260BA" w:rsidRPr="00441066">
          <w:rPr>
            <w:i/>
            <w:rPrChange w:id="7884" w:author="IO" w:date="2011-07-22T12:30:00Z">
              <w:rPr>
                <w:rFonts w:cs="Times New Roman"/>
              </w:rPr>
            </w:rPrChange>
          </w:rPr>
          <w:fldChar w:fldCharType="end"/>
        </w:r>
        <w:r w:rsidR="00E260BA" w:rsidRPr="00441066">
          <w:rPr>
            <w:i/>
            <w:rPrChange w:id="7885" w:author="IO" w:date="2011-07-22T12:30:00Z">
              <w:rPr>
                <w:rFonts w:cs="Times New Roman"/>
              </w:rPr>
            </w:rPrChange>
          </w:rPr>
          <w:t>, la aeronave que vuela más al este cambia la altitud de su vuelo. Hecho que se produce cuando el otro avi</w:t>
        </w:r>
      </w:ins>
      <w:ins w:id="7886" w:author="Orion" w:date="2011-06-29T11:43:00Z">
        <w:r w:rsidR="00E260BA" w:rsidRPr="00441066">
          <w:rPr>
            <w:i/>
            <w:rPrChange w:id="7887" w:author="IO" w:date="2011-07-22T12:30:00Z">
              <w:rPr>
                <w:rFonts w:cs="Times New Roman"/>
              </w:rPr>
            </w:rPrChange>
          </w:rPr>
          <w:t>ón ya le cruzo por la parte trasera.</w:t>
        </w:r>
      </w:ins>
    </w:p>
    <w:p w14:paraId="0FB59C7D" w14:textId="77777777" w:rsidR="00E260BA" w:rsidRPr="00766D5E" w:rsidRDefault="00E260BA">
      <w:pPr>
        <w:pStyle w:val="ListParagraph"/>
        <w:jc w:val="both"/>
        <w:rPr>
          <w:ins w:id="7888" w:author="Orion" w:date="2011-06-29T10:48:00Z"/>
          <w:rFonts w:cs="Times New Roman"/>
        </w:rPr>
        <w:pPrChange w:id="7889" w:author="Orion" w:date="2011-06-29T11:43:00Z">
          <w:pPr/>
        </w:pPrChange>
      </w:pPr>
    </w:p>
    <w:p w14:paraId="676E10C8" w14:textId="3E70492F" w:rsidR="00EF606A" w:rsidRDefault="005B67A7">
      <w:pPr>
        <w:jc w:val="both"/>
        <w:rPr>
          <w:ins w:id="7890" w:author="Orion" w:date="2011-06-29T11:38:00Z"/>
          <w:rFonts w:cs="Times New Roman"/>
        </w:rPr>
        <w:pPrChange w:id="7891" w:author="Orion" w:date="2011-06-26T12:33:00Z">
          <w:pPr/>
        </w:pPrChange>
      </w:pPr>
      <w:ins w:id="7892" w:author="Orion" w:date="2011-06-30T11:00:00Z">
        <w:r w:rsidRPr="0083518D">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2C0E5700" w:rsidR="00EF13C9" w:rsidRDefault="006B1111">
      <w:pPr>
        <w:pStyle w:val="Caption"/>
        <w:rPr>
          <w:ins w:id="7893" w:author="Orion" w:date="2011-06-29T10:49:00Z"/>
          <w:rFonts w:cs="Times New Roman"/>
        </w:rPr>
        <w:pPrChange w:id="7894" w:author="Orion" w:date="2011-06-29T11:38:00Z">
          <w:pPr/>
        </w:pPrChange>
      </w:pPr>
      <w:bookmarkStart w:id="7895" w:name="_Toc299483464"/>
      <w:bookmarkStart w:id="7896" w:name="_Ref297110864"/>
      <w:r>
        <w:t>Figura</w:t>
      </w:r>
      <w:ins w:id="7897" w:author="Orion" w:date="2011-06-29T11:38:00Z">
        <w:del w:id="7898" w:author="IO" w:date="2011-07-22T13:09:00Z">
          <w:r w:rsidR="00EF13C9" w:rsidDel="006B1111">
            <w:delText>Ilustración</w:delText>
          </w:r>
        </w:del>
        <w:r w:rsidR="00EF13C9">
          <w:t xml:space="preserve"> </w:t>
        </w:r>
      </w:ins>
      <w:ins w:id="7899" w:author="IO" w:date="2011-07-22T13:09:00Z">
        <w:r>
          <w:fldChar w:fldCharType="begin"/>
        </w:r>
        <w:r>
          <w:instrText xml:space="preserve"> SEQ Figura \* ARABIC </w:instrText>
        </w:r>
      </w:ins>
      <w:r>
        <w:fldChar w:fldCharType="separate"/>
      </w:r>
      <w:ins w:id="7900" w:author="Orion" w:date="2011-07-26T22:30:00Z">
        <w:r w:rsidR="00503590">
          <w:rPr>
            <w:noProof/>
          </w:rPr>
          <w:t>40</w:t>
        </w:r>
      </w:ins>
      <w:bookmarkEnd w:id="7895"/>
      <w:ins w:id="7901" w:author="IO" w:date="2011-07-22T13:16:00Z">
        <w:del w:id="7902" w:author="Orion" w:date="2011-07-24T21:36:00Z">
          <w:r w:rsidR="00416FF6" w:rsidDel="00587D28">
            <w:rPr>
              <w:noProof/>
            </w:rPr>
            <w:delText>39</w:delText>
          </w:r>
        </w:del>
      </w:ins>
      <w:ins w:id="7903" w:author="IO" w:date="2011-07-22T13:09:00Z">
        <w:r>
          <w:fldChar w:fldCharType="end"/>
        </w:r>
      </w:ins>
      <w:ins w:id="7904" w:author="Orion" w:date="2011-06-29T11:38:00Z">
        <w:del w:id="7905" w:author="IO" w:date="2011-07-22T13:09:00Z">
          <w:r w:rsidR="00EF13C9" w:rsidDel="006B1111">
            <w:fldChar w:fldCharType="begin"/>
          </w:r>
          <w:r w:rsidR="00EF13C9" w:rsidDel="006B1111">
            <w:delInstrText xml:space="preserve"> SEQ Ilustración \* ARABIC </w:delInstrText>
          </w:r>
        </w:del>
      </w:ins>
      <w:del w:id="7906" w:author="IO" w:date="2011-07-22T13:09:00Z">
        <w:r w:rsidR="00EF13C9" w:rsidDel="006B1111">
          <w:fldChar w:fldCharType="end"/>
        </w:r>
      </w:del>
      <w:bookmarkEnd w:id="7896"/>
    </w:p>
    <w:p w14:paraId="3E5959AF" w14:textId="274606BC" w:rsidR="00EF606A" w:rsidRPr="00441066" w:rsidRDefault="005E2959">
      <w:pPr>
        <w:pStyle w:val="ListParagraph"/>
        <w:numPr>
          <w:ilvl w:val="0"/>
          <w:numId w:val="41"/>
        </w:numPr>
        <w:spacing w:before="120" w:after="120"/>
        <w:ind w:left="641" w:hanging="357"/>
        <w:jc w:val="both"/>
        <w:rPr>
          <w:ins w:id="7907" w:author="Orion" w:date="2011-06-29T10:49:00Z"/>
          <w:i/>
          <w:rPrChange w:id="7908" w:author="IO" w:date="2011-07-22T12:30:00Z">
            <w:rPr>
              <w:ins w:id="7909" w:author="Orion" w:date="2011-06-29T10:49:00Z"/>
              <w:rFonts w:cs="Times New Roman"/>
            </w:rPr>
          </w:rPrChange>
        </w:rPr>
        <w:pPrChange w:id="7910" w:author="IO" w:date="2011-07-22T12:30:00Z">
          <w:pPr/>
        </w:pPrChange>
      </w:pPr>
      <w:ins w:id="7911" w:author="Orion" w:date="2011-06-30T11:05:00Z">
        <w:r w:rsidRPr="00441066">
          <w:rPr>
            <w:i/>
            <w:rPrChange w:id="7912" w:author="IO" w:date="2011-07-22T12:30:00Z">
              <w:rPr>
                <w:rFonts w:cs="Times New Roman"/>
              </w:rPr>
            </w:rPrChange>
          </w:rPr>
          <w:t>Esta imagen</w:t>
        </w:r>
      </w:ins>
      <w:ins w:id="7913" w:author="Orion" w:date="2011-06-30T11:58:00Z">
        <w:r w:rsidR="00811D35" w:rsidRPr="00441066">
          <w:rPr>
            <w:i/>
            <w:rPrChange w:id="7914" w:author="IO" w:date="2011-07-22T12:30:00Z">
              <w:rPr>
                <w:rFonts w:cs="Times New Roman"/>
              </w:rPr>
            </w:rPrChange>
          </w:rPr>
          <w:t xml:space="preserve"> (</w:t>
        </w:r>
        <w:r w:rsidR="00811D35" w:rsidRPr="00441066">
          <w:rPr>
            <w:i/>
            <w:rPrChange w:id="7915" w:author="IO" w:date="2011-07-22T12:30:00Z">
              <w:rPr>
                <w:rFonts w:cs="Times New Roman"/>
              </w:rPr>
            </w:rPrChange>
          </w:rPr>
          <w:fldChar w:fldCharType="begin"/>
        </w:r>
        <w:r w:rsidR="00811D35" w:rsidRPr="00441066">
          <w:rPr>
            <w:i/>
            <w:rPrChange w:id="7916" w:author="IO" w:date="2011-07-22T12:30:00Z">
              <w:rPr>
                <w:rFonts w:cs="Times New Roman"/>
              </w:rPr>
            </w:rPrChange>
          </w:rPr>
          <w:instrText xml:space="preserve"> REF _Ref297110864 \h </w:instrText>
        </w:r>
      </w:ins>
      <w:r w:rsidR="00441066">
        <w:rPr>
          <w:i/>
        </w:rPr>
        <w:instrText xml:space="preserve"> \* MERGEFORMAT </w:instrText>
      </w:r>
      <w:r w:rsidR="00811D35" w:rsidRPr="00441066">
        <w:rPr>
          <w:i/>
          <w:rPrChange w:id="7917" w:author="IO" w:date="2011-07-22T12:30:00Z">
            <w:rPr>
              <w:i/>
            </w:rPr>
          </w:rPrChange>
        </w:rPr>
      </w:r>
      <w:r w:rsidR="00811D35" w:rsidRPr="00441066">
        <w:rPr>
          <w:i/>
          <w:rPrChange w:id="7918" w:author="IO" w:date="2011-07-22T12:30:00Z">
            <w:rPr>
              <w:rFonts w:cs="Times New Roman"/>
            </w:rPr>
          </w:rPrChange>
        </w:rPr>
        <w:fldChar w:fldCharType="separate"/>
      </w:r>
      <w:ins w:id="7919" w:author="Orion" w:date="2011-07-26T22:30:00Z">
        <w:r w:rsidR="00503590" w:rsidRPr="00503590">
          <w:rPr>
            <w:i/>
            <w:rPrChange w:id="7920" w:author="Orion" w:date="2011-07-26T22:30:00Z">
              <w:rPr/>
            </w:rPrChange>
          </w:rPr>
          <w:t>Figura 40</w:t>
        </w:r>
      </w:ins>
      <w:ins w:id="7921" w:author="Orion" w:date="2011-06-30T11:58:00Z">
        <w:r w:rsidR="00811D35" w:rsidRPr="00441066">
          <w:rPr>
            <w:i/>
            <w:rPrChange w:id="7922" w:author="IO" w:date="2011-07-22T12:30:00Z">
              <w:rPr>
                <w:rFonts w:cs="Times New Roman"/>
              </w:rPr>
            </w:rPrChange>
          </w:rPr>
          <w:fldChar w:fldCharType="end"/>
        </w:r>
        <w:r w:rsidR="00811D35" w:rsidRPr="00441066">
          <w:rPr>
            <w:i/>
            <w:rPrChange w:id="7923" w:author="IO" w:date="2011-07-22T12:30:00Z">
              <w:rPr>
                <w:rFonts w:cs="Times New Roman"/>
              </w:rPr>
            </w:rPrChange>
          </w:rPr>
          <w:t>)</w:t>
        </w:r>
      </w:ins>
      <w:ins w:id="7924" w:author="Orion" w:date="2011-06-30T11:05:00Z">
        <w:r w:rsidRPr="00441066">
          <w:rPr>
            <w:i/>
            <w:rPrChange w:id="7925" w:author="IO" w:date="2011-07-22T12:30:00Z">
              <w:rPr>
                <w:rFonts w:cs="Times New Roman"/>
              </w:rPr>
            </w:rPrChange>
          </w:rPr>
          <w:t xml:space="preserve"> es bastante representativa de lo que ocurriría </w:t>
        </w:r>
      </w:ins>
      <w:ins w:id="7926" w:author="Orion" w:date="2011-06-30T11:06:00Z">
        <w:r w:rsidRPr="00441066">
          <w:rPr>
            <w:i/>
            <w:rPrChange w:id="7927" w:author="IO" w:date="2011-07-22T12:30:00Z">
              <w:rPr>
                <w:rFonts w:cs="Times New Roman"/>
              </w:rPr>
            </w:rPrChange>
          </w:rPr>
          <w:t>cuando, estando los aviones en conflicto, se detecta un nuevo conflicto. Se puede ver en la imagen que t</w:t>
        </w:r>
      </w:ins>
      <w:ins w:id="7928" w:author="Orion" w:date="2011-06-30T11:00:00Z">
        <w:r w:rsidRPr="00441066">
          <w:rPr>
            <w:i/>
            <w:rPrChange w:id="7929" w:author="IO" w:date="2011-07-22T12:30:00Z">
              <w:rPr>
                <w:rFonts w:cs="Times New Roman"/>
              </w:rPr>
            </w:rPrChange>
          </w:rPr>
          <w:t xml:space="preserve">anto los aviones 1 y 2 como los 3 y 4 salen con conflicto desde el despegue, pero </w:t>
        </w:r>
      </w:ins>
      <w:ins w:id="7930" w:author="Orion" w:date="2011-06-30T11:06:00Z">
        <w:r w:rsidRPr="00441066">
          <w:rPr>
            <w:i/>
            <w:rPrChange w:id="7931" w:author="IO" w:date="2011-07-22T12:30:00Z">
              <w:rPr>
                <w:rFonts w:cs="Times New Roman"/>
              </w:rPr>
            </w:rPrChange>
          </w:rPr>
          <w:t xml:space="preserve">posteriormente el </w:t>
        </w:r>
      </w:ins>
      <w:ins w:id="7932" w:author="Orion" w:date="2011-06-30T11:07:00Z">
        <w:r w:rsidRPr="00441066">
          <w:rPr>
            <w:i/>
            <w:rPrChange w:id="7933" w:author="IO" w:date="2011-07-22T12:30:00Z">
              <w:rPr>
                <w:rFonts w:cs="Times New Roman"/>
              </w:rPr>
            </w:rPrChange>
          </w:rPr>
          <w:t>avión</w:t>
        </w:r>
      </w:ins>
      <w:ins w:id="7934" w:author="Orion" w:date="2011-06-30T11:06:00Z">
        <w:r w:rsidRPr="00441066">
          <w:rPr>
            <w:i/>
            <w:rPrChange w:id="7935" w:author="IO" w:date="2011-07-22T12:30:00Z">
              <w:rPr>
                <w:rFonts w:cs="Times New Roman"/>
              </w:rPr>
            </w:rPrChange>
          </w:rPr>
          <w:t xml:space="preserve"> </w:t>
        </w:r>
      </w:ins>
      <w:ins w:id="7936" w:author="Orion" w:date="2011-06-30T11:07:00Z">
        <w:r w:rsidRPr="00441066">
          <w:rPr>
            <w:i/>
            <w:rPrChange w:id="7937" w:author="IO" w:date="2011-07-22T12:30:00Z">
              <w:rPr>
                <w:rFonts w:cs="Times New Roman"/>
              </w:rPr>
            </w:rPrChange>
          </w:rPr>
          <w:t xml:space="preserve">2 entra en conflicto con el 3 y el 4. Esto provocaría que </w:t>
        </w:r>
      </w:ins>
      <w:ins w:id="7938" w:author="Orion" w:date="2011-06-30T11:19:00Z">
        <w:r w:rsidR="00496DC9" w:rsidRPr="00441066">
          <w:rPr>
            <w:i/>
            <w:rPrChange w:id="7939" w:author="IO" w:date="2011-07-22T12:30:00Z">
              <w:rPr>
                <w:rFonts w:cs="Times New Roman"/>
              </w:rPr>
            </w:rPrChange>
          </w:rPr>
          <w:t>los 4 aviones estén</w:t>
        </w:r>
        <w:r w:rsidR="005A1AC0" w:rsidRPr="00441066">
          <w:rPr>
            <w:i/>
            <w:rPrChange w:id="7940" w:author="IO" w:date="2011-07-22T12:30:00Z">
              <w:rPr>
                <w:rFonts w:cs="Times New Roman"/>
              </w:rPr>
            </w:rPrChange>
          </w:rPr>
          <w:t xml:space="preserve"> en </w:t>
        </w:r>
      </w:ins>
      <w:ins w:id="7941" w:author="Orion" w:date="2011-06-30T11:51:00Z">
        <w:r w:rsidR="005A1AC0" w:rsidRPr="00441066">
          <w:rPr>
            <w:i/>
            <w:rPrChange w:id="7942" w:author="IO" w:date="2011-07-22T12:30:00Z">
              <w:rPr>
                <w:rFonts w:cs="Times New Roman"/>
              </w:rPr>
            </w:rPrChange>
          </w:rPr>
          <w:t>un nuevo conflicto, y para ello cada piloto tendr</w:t>
        </w:r>
      </w:ins>
      <w:ins w:id="7943" w:author="Orion" w:date="2011-06-30T11:52:00Z">
        <w:r w:rsidR="005A1AC0" w:rsidRPr="00441066">
          <w:rPr>
            <w:i/>
            <w:rPrChange w:id="7944" w:author="IO" w:date="2011-07-22T12:30:00Z">
              <w:rPr>
                <w:rFonts w:cs="Times New Roman"/>
              </w:rPr>
            </w:rPrChange>
          </w:rPr>
          <w:t xml:space="preserve">á primero que dar la anterior orden de conflicto como finalizada. Esto se puede ver en el diagrama de la </w:t>
        </w:r>
      </w:ins>
      <w:ins w:id="7945" w:author="Orion" w:date="2011-06-30T11:53:00Z">
        <w:r w:rsidR="005A1AC0" w:rsidRPr="00441066">
          <w:rPr>
            <w:i/>
            <w:rPrChange w:id="7946" w:author="IO" w:date="2011-07-22T12:30:00Z">
              <w:rPr>
                <w:rFonts w:cs="Times New Roman"/>
              </w:rPr>
            </w:rPrChange>
          </w:rPr>
          <w:fldChar w:fldCharType="begin"/>
        </w:r>
        <w:r w:rsidR="005A1AC0" w:rsidRPr="00441066">
          <w:rPr>
            <w:i/>
            <w:rPrChange w:id="7947" w:author="IO" w:date="2011-07-22T12:30:00Z">
              <w:rPr>
                <w:rFonts w:cs="Times New Roman"/>
              </w:rPr>
            </w:rPrChange>
          </w:rPr>
          <w:instrText xml:space="preserve"> REF _Ref296442261 \h </w:instrText>
        </w:r>
      </w:ins>
      <w:r w:rsidR="00441066">
        <w:rPr>
          <w:i/>
        </w:rPr>
        <w:instrText xml:space="preserve"> \* MERGEFORMAT </w:instrText>
      </w:r>
      <w:r w:rsidR="005A1AC0" w:rsidRPr="00441066">
        <w:rPr>
          <w:i/>
          <w:rPrChange w:id="7948" w:author="IO" w:date="2011-07-22T12:30:00Z">
            <w:rPr>
              <w:i/>
            </w:rPr>
          </w:rPrChange>
        </w:rPr>
      </w:r>
      <w:r w:rsidR="005A1AC0" w:rsidRPr="00441066">
        <w:rPr>
          <w:i/>
          <w:rPrChange w:id="7949" w:author="IO" w:date="2011-07-22T12:30:00Z">
            <w:rPr>
              <w:rFonts w:cs="Times New Roman"/>
            </w:rPr>
          </w:rPrChange>
        </w:rPr>
        <w:fldChar w:fldCharType="separate"/>
      </w:r>
      <w:ins w:id="7950" w:author="Orion" w:date="2011-07-26T22:30:00Z">
        <w:r w:rsidR="00503590" w:rsidRPr="00503590">
          <w:rPr>
            <w:i/>
            <w:rPrChange w:id="7951" w:author="Orion" w:date="2011-07-26T22:30:00Z">
              <w:rPr/>
            </w:rPrChange>
          </w:rPr>
          <w:t>Figura 21</w:t>
        </w:r>
      </w:ins>
      <w:ins w:id="7952" w:author="Orion" w:date="2011-06-30T11:53:00Z">
        <w:r w:rsidR="005A1AC0" w:rsidRPr="00441066">
          <w:rPr>
            <w:i/>
            <w:rPrChange w:id="7953" w:author="IO" w:date="2011-07-22T12:30:00Z">
              <w:rPr>
                <w:rFonts w:cs="Times New Roman"/>
              </w:rPr>
            </w:rPrChange>
          </w:rPr>
          <w:fldChar w:fldCharType="end"/>
        </w:r>
        <w:r w:rsidR="005A1AC0" w:rsidRPr="00441066">
          <w:rPr>
            <w:i/>
            <w:rPrChange w:id="7954" w:author="IO" w:date="2011-07-22T12:30:00Z">
              <w:rPr>
                <w:rFonts w:cs="Times New Roman"/>
              </w:rPr>
            </w:rPrChange>
          </w:rPr>
          <w:t xml:space="preserve"> donde la tarea “</w:t>
        </w:r>
        <w:proofErr w:type="spellStart"/>
        <w:r w:rsidR="005A1AC0" w:rsidRPr="00441066">
          <w:rPr>
            <w:i/>
            <w:rPrChange w:id="7955" w:author="IO" w:date="2011-07-22T12:30:00Z">
              <w:rPr>
                <w:rFonts w:cs="Times New Roman"/>
              </w:rPr>
            </w:rPrChange>
          </w:rPr>
          <w:t>ObeyOrderCheck</w:t>
        </w:r>
        <w:proofErr w:type="spellEnd"/>
        <w:r w:rsidR="005A1AC0" w:rsidRPr="00441066">
          <w:rPr>
            <w:i/>
            <w:rPrChange w:id="7956" w:author="IO" w:date="2011-07-22T12:30:00Z">
              <w:rPr>
                <w:rFonts w:cs="Times New Roman"/>
              </w:rPr>
            </w:rPrChange>
          </w:rPr>
          <w:t>” recibiría un hecho del tipo “</w:t>
        </w:r>
        <w:proofErr w:type="spellStart"/>
        <w:r w:rsidR="005A1AC0" w:rsidRPr="00441066">
          <w:rPr>
            <w:i/>
            <w:rPrChange w:id="7957" w:author="IO" w:date="2011-07-22T12:30:00Z">
              <w:rPr>
                <w:rFonts w:cs="Times New Roman"/>
              </w:rPr>
            </w:rPrChange>
          </w:rPr>
          <w:t>OrderFinished</w:t>
        </w:r>
      </w:ins>
      <w:proofErr w:type="spellEnd"/>
      <w:ins w:id="7958" w:author="Orion" w:date="2011-06-30T11:54:00Z">
        <w:r w:rsidR="005A1AC0" w:rsidRPr="00441066">
          <w:rPr>
            <w:i/>
            <w:rPrChange w:id="7959" w:author="IO" w:date="2011-07-22T12:30:00Z">
              <w:rPr>
                <w:rFonts w:cs="Times New Roman"/>
              </w:rPr>
            </w:rPrChange>
          </w:rPr>
          <w:t>” con el valor del campo “</w:t>
        </w:r>
        <w:proofErr w:type="spellStart"/>
        <w:r w:rsidR="005A1AC0" w:rsidRPr="00441066">
          <w:rPr>
            <w:i/>
            <w:rPrChange w:id="7960" w:author="IO" w:date="2011-07-22T12:30:00Z">
              <w:rPr>
                <w:rFonts w:cs="Times New Roman"/>
              </w:rPr>
            </w:rPrChange>
          </w:rPr>
          <w:t>IsBecauseOtherConflict</w:t>
        </w:r>
        <w:proofErr w:type="spellEnd"/>
        <w:r w:rsidR="005A1AC0" w:rsidRPr="00441066">
          <w:rPr>
            <w:i/>
            <w:rPrChange w:id="7961" w:author="IO" w:date="2011-07-22T12:30:00Z">
              <w:rPr>
                <w:rFonts w:cs="Times New Roman"/>
              </w:rPr>
            </w:rPrChange>
          </w:rPr>
          <w:t xml:space="preserve">” igual a “true”. Esto </w:t>
        </w:r>
      </w:ins>
      <w:ins w:id="7962" w:author="Orion" w:date="2011-06-30T11:55:00Z">
        <w:r w:rsidR="005A1AC0" w:rsidRPr="00441066">
          <w:rPr>
            <w:i/>
            <w:rPrChange w:id="7963" w:author="IO" w:date="2011-07-22T12:30:00Z">
              <w:rPr>
                <w:rFonts w:cs="Times New Roman"/>
              </w:rPr>
            </w:rPrChange>
          </w:rPr>
          <w:t>produciría qu</w:t>
        </w:r>
      </w:ins>
      <w:ins w:id="7964" w:author="Orion" w:date="2011-06-30T11:56:00Z">
        <w:r w:rsidR="005A1AC0" w:rsidRPr="00441066">
          <w:rPr>
            <w:i/>
            <w:rPrChange w:id="7965" w:author="IO" w:date="2011-07-22T12:30:00Z">
              <w:rPr>
                <w:rFonts w:cs="Times New Roman"/>
              </w:rPr>
            </w:rPrChange>
          </w:rPr>
          <w:t xml:space="preserve">e </w:t>
        </w:r>
      </w:ins>
      <w:ins w:id="7966" w:author="Orion" w:date="2011-06-30T11:57:00Z">
        <w:r w:rsidR="00BA4B94" w:rsidRPr="00441066">
          <w:rPr>
            <w:i/>
            <w:rPrChange w:id="7967" w:author="IO" w:date="2011-07-22T12:30:00Z">
              <w:rPr>
                <w:rFonts w:cs="Times New Roman"/>
              </w:rPr>
            </w:rPrChange>
          </w:rPr>
          <w:t>en esta</w:t>
        </w:r>
      </w:ins>
      <w:ins w:id="7968" w:author="Orion" w:date="2011-06-30T11:56:00Z">
        <w:r w:rsidR="005A1AC0" w:rsidRPr="00441066">
          <w:rPr>
            <w:i/>
            <w:rPrChange w:id="7969" w:author="IO" w:date="2011-07-22T12:30:00Z">
              <w:rPr>
                <w:rFonts w:cs="Times New Roman"/>
              </w:rPr>
            </w:rPrChange>
          </w:rPr>
          <w:t xml:space="preserve"> tarea</w:t>
        </w:r>
      </w:ins>
      <w:ins w:id="7970" w:author="Orion" w:date="2011-06-30T11:57:00Z">
        <w:r w:rsidR="00BA4B94" w:rsidRPr="00441066">
          <w:rPr>
            <w:i/>
            <w:rPrChange w:id="7971" w:author="IO" w:date="2011-07-22T12:30:00Z">
              <w:rPr>
                <w:rFonts w:cs="Times New Roman"/>
              </w:rPr>
            </w:rPrChange>
          </w:rPr>
          <w:t xml:space="preserve"> el piloto</w:t>
        </w:r>
      </w:ins>
      <w:ins w:id="7972" w:author="Orion" w:date="2011-06-30T11:56:00Z">
        <w:r w:rsidR="005A1AC0" w:rsidRPr="00441066">
          <w:rPr>
            <w:i/>
            <w:rPrChange w:id="7973" w:author="IO" w:date="2011-07-22T12:30:00Z">
              <w:rPr>
                <w:rFonts w:cs="Times New Roman"/>
              </w:rPr>
            </w:rPrChange>
          </w:rPr>
          <w:t xml:space="preserve"> no restablezca el tramo por el que se estaba volando antes del conflicto por tener que abordar </w:t>
        </w:r>
      </w:ins>
      <w:ins w:id="7974" w:author="Orion" w:date="2011-06-30T11:57:00Z">
        <w:r w:rsidR="005A1AC0" w:rsidRPr="00441066">
          <w:rPr>
            <w:i/>
            <w:rPrChange w:id="7975" w:author="IO" w:date="2011-07-22T12:30:00Z">
              <w:rPr>
                <w:rFonts w:cs="Times New Roman"/>
              </w:rPr>
            </w:rPrChange>
          </w:rPr>
          <w:t>el nuevo</w:t>
        </w:r>
      </w:ins>
      <w:ins w:id="7976" w:author="Orion" w:date="2011-06-30T11:56:00Z">
        <w:r w:rsidR="005A1AC0" w:rsidRPr="00441066">
          <w:rPr>
            <w:i/>
            <w:rPrChange w:id="7977" w:author="IO" w:date="2011-07-22T12:30:00Z">
              <w:rPr>
                <w:rFonts w:cs="Times New Roman"/>
              </w:rPr>
            </w:rPrChange>
          </w:rPr>
          <w:t xml:space="preserve"> </w:t>
        </w:r>
      </w:ins>
      <w:ins w:id="7978" w:author="Orion" w:date="2011-06-30T11:57:00Z">
        <w:r w:rsidR="005A1AC0" w:rsidRPr="00441066">
          <w:rPr>
            <w:i/>
            <w:rPrChange w:id="7979" w:author="IO" w:date="2011-07-22T12:30:00Z">
              <w:rPr>
                <w:rFonts w:cs="Times New Roman"/>
              </w:rPr>
            </w:rPrChange>
          </w:rPr>
          <w:t>conflicto</w:t>
        </w:r>
        <w:r w:rsidR="007C661C" w:rsidRPr="00441066">
          <w:rPr>
            <w:i/>
            <w:rPrChange w:id="7980" w:author="IO" w:date="2011-07-22T12:30:00Z">
              <w:rPr>
                <w:rFonts w:cs="Times New Roman"/>
              </w:rPr>
            </w:rPrChange>
          </w:rPr>
          <w:t xml:space="preserve"> que ha aparecido</w:t>
        </w:r>
      </w:ins>
      <w:ins w:id="7981" w:author="Orion" w:date="2011-06-30T11:56:00Z">
        <w:r w:rsidR="005A1AC0" w:rsidRPr="00441066">
          <w:rPr>
            <w:i/>
            <w:rPrChange w:id="7982" w:author="IO" w:date="2011-07-22T12:30:00Z">
              <w:rPr>
                <w:rFonts w:cs="Times New Roman"/>
              </w:rPr>
            </w:rPrChange>
          </w:rPr>
          <w:t>.</w:t>
        </w:r>
      </w:ins>
    </w:p>
    <w:p w14:paraId="517822DB" w14:textId="6F35F602" w:rsidR="00EF606A" w:rsidRDefault="00EF606A">
      <w:pPr>
        <w:jc w:val="both"/>
        <w:rPr>
          <w:ins w:id="7983" w:author="Orion" w:date="2011-06-30T10:53:00Z"/>
          <w:rFonts w:cs="Times New Roman"/>
        </w:rPr>
        <w:pPrChange w:id="7984" w:author="Orion" w:date="2011-06-26T12:33:00Z">
          <w:pPr/>
        </w:pPrChange>
      </w:pPr>
    </w:p>
    <w:p w14:paraId="290FC154" w14:textId="7460FACF" w:rsidR="00CF34DB" w:rsidRDefault="002E7A74">
      <w:pPr>
        <w:jc w:val="both"/>
        <w:rPr>
          <w:ins w:id="7985" w:author="Orion" w:date="2011-06-29T11:41:00Z"/>
          <w:rFonts w:cs="Times New Roman"/>
        </w:rPr>
        <w:pPrChange w:id="7986" w:author="Orion" w:date="2011-06-26T12:33:00Z">
          <w:pPr/>
        </w:pPrChange>
      </w:pPr>
      <w:ins w:id="7987" w:author="Orion" w:date="2011-06-30T12:14:00Z">
        <w:r w:rsidRPr="0083518D">
          <w:rPr>
            <w:rFonts w:cs="Times New Roman"/>
            <w:noProof/>
            <w:lang w:eastAsia="es-ES" w:bidi="ar-SA"/>
          </w:rPr>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B029696" w:rsidR="00E260BA" w:rsidRDefault="006B1111">
      <w:pPr>
        <w:pStyle w:val="Caption"/>
        <w:rPr>
          <w:ins w:id="7988" w:author="Orion" w:date="2011-06-29T10:57:00Z"/>
          <w:rFonts w:cs="Times New Roman"/>
        </w:rPr>
        <w:pPrChange w:id="7989" w:author="Orion" w:date="2011-06-29T11:41:00Z">
          <w:pPr/>
        </w:pPrChange>
      </w:pPr>
      <w:bookmarkStart w:id="7990" w:name="_Toc299483465"/>
      <w:bookmarkStart w:id="7991" w:name="_Ref297111036"/>
      <w:r>
        <w:t>Figura</w:t>
      </w:r>
      <w:ins w:id="7992" w:author="Orion" w:date="2011-06-29T11:41:00Z">
        <w:del w:id="7993" w:author="IO" w:date="2011-07-22T13:09:00Z">
          <w:r w:rsidR="00E260BA" w:rsidDel="006B1111">
            <w:delText>Ilustración</w:delText>
          </w:r>
        </w:del>
        <w:r w:rsidR="00E260BA">
          <w:t xml:space="preserve"> </w:t>
        </w:r>
      </w:ins>
      <w:ins w:id="7994" w:author="IO" w:date="2011-07-22T13:09:00Z">
        <w:r>
          <w:fldChar w:fldCharType="begin"/>
        </w:r>
        <w:r>
          <w:instrText xml:space="preserve"> SEQ Figura \* ARABIC </w:instrText>
        </w:r>
      </w:ins>
      <w:r>
        <w:fldChar w:fldCharType="separate"/>
      </w:r>
      <w:ins w:id="7995" w:author="Orion" w:date="2011-07-26T22:30:00Z">
        <w:r w:rsidR="00503590">
          <w:rPr>
            <w:noProof/>
          </w:rPr>
          <w:t>41</w:t>
        </w:r>
      </w:ins>
      <w:bookmarkEnd w:id="7990"/>
      <w:ins w:id="7996" w:author="IO" w:date="2011-07-22T13:16:00Z">
        <w:del w:id="7997" w:author="Orion" w:date="2011-07-24T21:36:00Z">
          <w:r w:rsidR="00416FF6" w:rsidDel="00587D28">
            <w:rPr>
              <w:noProof/>
            </w:rPr>
            <w:delText>40</w:delText>
          </w:r>
        </w:del>
      </w:ins>
      <w:ins w:id="7998" w:author="IO" w:date="2011-07-22T13:09:00Z">
        <w:r>
          <w:fldChar w:fldCharType="end"/>
        </w:r>
      </w:ins>
      <w:ins w:id="7999" w:author="Orion" w:date="2011-06-29T11:41:00Z">
        <w:del w:id="8000" w:author="IO" w:date="2011-07-22T13:09:00Z">
          <w:r w:rsidR="00E260BA" w:rsidDel="006B1111">
            <w:fldChar w:fldCharType="begin"/>
          </w:r>
          <w:r w:rsidR="00E260BA" w:rsidDel="006B1111">
            <w:delInstrText xml:space="preserve"> SEQ Ilustración \* ARABIC </w:delInstrText>
          </w:r>
        </w:del>
      </w:ins>
      <w:del w:id="8001" w:author="IO" w:date="2011-07-22T13:09:00Z">
        <w:r w:rsidR="00E260BA" w:rsidDel="006B1111">
          <w:fldChar w:fldCharType="end"/>
        </w:r>
      </w:del>
      <w:bookmarkEnd w:id="7991"/>
    </w:p>
    <w:p w14:paraId="62B7E388" w14:textId="77777777" w:rsidR="00722FBD" w:rsidRDefault="00722FBD">
      <w:pPr>
        <w:jc w:val="both"/>
        <w:rPr>
          <w:ins w:id="8002" w:author="Orion" w:date="2011-06-29T11:44:00Z"/>
          <w:rFonts w:cs="Times New Roman"/>
        </w:rPr>
        <w:pPrChange w:id="8003" w:author="Orion" w:date="2011-06-29T11:44:00Z">
          <w:pPr/>
        </w:pPrChange>
      </w:pPr>
    </w:p>
    <w:p w14:paraId="0143D6C4" w14:textId="77777777" w:rsidR="00722FBD" w:rsidRPr="00766D5E" w:rsidRDefault="00722FBD">
      <w:pPr>
        <w:jc w:val="both"/>
        <w:rPr>
          <w:ins w:id="8004" w:author="Orion" w:date="2011-06-29T11:44:00Z"/>
          <w:rFonts w:cs="Times New Roman"/>
        </w:rPr>
        <w:pPrChange w:id="8005" w:author="Orion" w:date="2011-06-29T11:44:00Z">
          <w:pPr/>
        </w:pPrChange>
      </w:pPr>
    </w:p>
    <w:p w14:paraId="79B5DE07" w14:textId="7DDE135B" w:rsidR="00394A51" w:rsidRPr="00441066" w:rsidRDefault="00722FBD">
      <w:pPr>
        <w:pStyle w:val="ListParagraph"/>
        <w:numPr>
          <w:ilvl w:val="0"/>
          <w:numId w:val="41"/>
        </w:numPr>
        <w:spacing w:before="120" w:after="120"/>
        <w:ind w:left="641" w:hanging="357"/>
        <w:jc w:val="both"/>
        <w:rPr>
          <w:ins w:id="8006" w:author="Orion" w:date="2011-06-30T16:53:00Z"/>
          <w:i/>
          <w:rPrChange w:id="8007" w:author="IO" w:date="2011-07-22T12:30:00Z">
            <w:rPr>
              <w:ins w:id="8008" w:author="Orion" w:date="2011-06-30T16:53:00Z"/>
              <w:rFonts w:cs="Times New Roman"/>
            </w:rPr>
          </w:rPrChange>
        </w:rPr>
        <w:pPrChange w:id="8009" w:author="IO" w:date="2011-07-22T12:30:00Z">
          <w:pPr/>
        </w:pPrChange>
      </w:pPr>
      <w:ins w:id="8010" w:author="Orion" w:date="2011-06-29T11:43:00Z">
        <w:r w:rsidRPr="00441066">
          <w:rPr>
            <w:i/>
            <w:rPrChange w:id="8011" w:author="IO" w:date="2011-07-22T12:30:00Z">
              <w:rPr>
                <w:rFonts w:cs="Times New Roman"/>
              </w:rPr>
            </w:rPrChange>
          </w:rPr>
          <w:t>Pilotos con poco estr</w:t>
        </w:r>
      </w:ins>
      <w:ins w:id="8012" w:author="Orion" w:date="2011-06-29T11:44:00Z">
        <w:r w:rsidRPr="00441066">
          <w:rPr>
            <w:i/>
            <w:rPrChange w:id="8013" w:author="IO" w:date="2011-07-22T12:30:00Z">
              <w:rPr>
                <w:rFonts w:cs="Times New Roman"/>
              </w:rPr>
            </w:rPrChange>
          </w:rPr>
          <w:t>és y poca fatiga, y alto grado de experiencia.</w:t>
        </w:r>
      </w:ins>
      <w:ins w:id="8014" w:author="Orion" w:date="2011-06-30T16:55:00Z">
        <w:r w:rsidR="0035485D" w:rsidRPr="00441066">
          <w:rPr>
            <w:i/>
            <w:rPrChange w:id="8015" w:author="IO" w:date="2011-07-22T12:30:00Z">
              <w:rPr>
                <w:rFonts w:cs="Times New Roman"/>
              </w:rPr>
            </w:rPrChange>
          </w:rPr>
          <w:t xml:space="preserve"> Como puede verse en el siguiente grupo de imágenes en este caso</w:t>
        </w:r>
      </w:ins>
      <w:ins w:id="8016" w:author="Orion" w:date="2011-06-30T16:51:00Z">
        <w:r w:rsidR="0035485D" w:rsidRPr="00441066">
          <w:rPr>
            <w:i/>
            <w:rPrChange w:id="8017" w:author="IO" w:date="2011-07-22T12:30:00Z">
              <w:rPr>
                <w:rFonts w:cs="Times New Roman"/>
              </w:rPr>
            </w:rPrChange>
          </w:rPr>
          <w:t xml:space="preserve"> los pilotos tardan relativamente poco en establecer el rumbo correcto hacia su aeropuerto de destino. </w:t>
        </w:r>
      </w:ins>
      <w:ins w:id="8018" w:author="Orion" w:date="2011-06-30T16:52:00Z">
        <w:r w:rsidR="0035485D" w:rsidRPr="00441066">
          <w:rPr>
            <w:i/>
            <w:rPrChange w:id="8019" w:author="IO" w:date="2011-07-22T12:30:00Z">
              <w:rPr>
                <w:rFonts w:cs="Times New Roman"/>
              </w:rPr>
            </w:rPrChange>
          </w:rPr>
          <w:t xml:space="preserve">Aunque al principio durante unos instantes tendrán alto riesgo de colisión con los </w:t>
        </w:r>
      </w:ins>
      <w:ins w:id="8020" w:author="Orion" w:date="2011-06-30T16:53:00Z">
        <w:r w:rsidR="0035485D" w:rsidRPr="00441066">
          <w:rPr>
            <w:i/>
            <w:rPrChange w:id="8021" w:author="IO" w:date="2011-07-22T12:30:00Z">
              <w:rPr>
                <w:rFonts w:cs="Times New Roman"/>
              </w:rPr>
            </w:rPrChange>
          </w:rPr>
          <w:t xml:space="preserve">aviones que hayan salido del mismo aeropuerto con poca diferencia de tiempo, no tardarán en recibir y acatar la orden de los controladores </w:t>
        </w:r>
      </w:ins>
      <w:ins w:id="8022" w:author="Orion" w:date="2011-06-30T16:56:00Z">
        <w:r w:rsidR="0035485D" w:rsidRPr="00441066">
          <w:rPr>
            <w:i/>
            <w:rPrChange w:id="8023" w:author="IO" w:date="2011-07-22T12:30:00Z">
              <w:rPr>
                <w:rFonts w:cs="Times New Roman"/>
              </w:rPr>
            </w:rPrChange>
          </w:rPr>
          <w:t>de</w:t>
        </w:r>
      </w:ins>
      <w:ins w:id="8024" w:author="Orion" w:date="2011-06-30T16:53:00Z">
        <w:r w:rsidR="0035485D" w:rsidRPr="00441066">
          <w:rPr>
            <w:i/>
            <w:rPrChange w:id="8025" w:author="IO" w:date="2011-07-22T12:30:00Z">
              <w:rPr>
                <w:rFonts w:cs="Times New Roman"/>
              </w:rPr>
            </w:rPrChange>
          </w:rPr>
          <w:t xml:space="preserve"> </w:t>
        </w:r>
      </w:ins>
      <w:ins w:id="8026" w:author="Orion" w:date="2011-06-30T16:56:00Z">
        <w:r w:rsidR="0035485D" w:rsidRPr="00441066">
          <w:rPr>
            <w:i/>
            <w:rPrChange w:id="8027" w:author="IO" w:date="2011-07-22T12:30:00Z">
              <w:rPr>
                <w:rFonts w:cs="Times New Roman"/>
              </w:rPr>
            </w:rPrChange>
          </w:rPr>
          <w:t>cambiar</w:t>
        </w:r>
      </w:ins>
      <w:ins w:id="8028" w:author="Orion" w:date="2011-06-30T16:53:00Z">
        <w:r w:rsidR="0035485D" w:rsidRPr="00441066">
          <w:rPr>
            <w:i/>
            <w:rPrChange w:id="8029" w:author="IO" w:date="2011-07-22T12:30:00Z">
              <w:rPr>
                <w:rFonts w:cs="Times New Roman"/>
              </w:rPr>
            </w:rPrChange>
          </w:rPr>
          <w:t xml:space="preserve"> su altura y velocidad </w:t>
        </w:r>
      </w:ins>
      <w:ins w:id="8030" w:author="Orion" w:date="2011-06-30T16:56:00Z">
        <w:r w:rsidR="0035485D" w:rsidRPr="00441066">
          <w:rPr>
            <w:i/>
            <w:rPrChange w:id="8031" w:author="IO" w:date="2011-07-22T12:30:00Z">
              <w:rPr>
                <w:rFonts w:cs="Times New Roman"/>
              </w:rPr>
            </w:rPrChange>
          </w:rPr>
          <w:t>reduciendo</w:t>
        </w:r>
      </w:ins>
      <w:ins w:id="8032" w:author="Orion" w:date="2011-06-30T16:57:00Z">
        <w:r w:rsidR="00753B7A" w:rsidRPr="00441066">
          <w:rPr>
            <w:i/>
            <w:rPrChange w:id="8033" w:author="IO" w:date="2011-07-22T12:30:00Z">
              <w:rPr>
                <w:rFonts w:cs="Times New Roman"/>
              </w:rPr>
            </w:rPrChange>
          </w:rPr>
          <w:t xml:space="preserve"> de este modo dicho</w:t>
        </w:r>
      </w:ins>
      <w:ins w:id="8034" w:author="Orion" w:date="2011-06-30T16:53:00Z">
        <w:r w:rsidR="0035485D" w:rsidRPr="00441066">
          <w:rPr>
            <w:i/>
            <w:rPrChange w:id="8035" w:author="IO" w:date="2011-07-22T12:30:00Z">
              <w:rPr>
                <w:rFonts w:cs="Times New Roman"/>
              </w:rPr>
            </w:rPrChange>
          </w:rPr>
          <w:t xml:space="preserve"> riesgo.</w:t>
        </w:r>
      </w:ins>
    </w:p>
    <w:p w14:paraId="392769E3" w14:textId="77777777" w:rsidR="0035485D" w:rsidRPr="0035485D" w:rsidRDefault="0035485D">
      <w:pPr>
        <w:ind w:left="360"/>
        <w:jc w:val="both"/>
        <w:rPr>
          <w:ins w:id="8036" w:author="Orion" w:date="2011-06-29T10:57:00Z"/>
          <w:rFonts w:cs="Times New Roman"/>
        </w:rPr>
        <w:pPrChange w:id="8037" w:author="Orion" w:date="2011-06-30T16:53:00Z">
          <w:pPr/>
        </w:pPrChange>
      </w:pPr>
    </w:p>
    <w:p w14:paraId="7AACE362" w14:textId="4A9B2C14" w:rsidR="00394A51" w:rsidRDefault="00E84CCE">
      <w:pPr>
        <w:jc w:val="both"/>
        <w:rPr>
          <w:ins w:id="8038" w:author="Orion" w:date="2011-06-30T16:58:00Z"/>
          <w:rFonts w:cs="Times New Roman"/>
        </w:rPr>
        <w:pPrChange w:id="8039" w:author="Orion" w:date="2011-06-26T12:33:00Z">
          <w:pPr/>
        </w:pPrChange>
      </w:pPr>
      <w:ins w:id="8040" w:author="Orion" w:date="2011-06-29T12:15:00Z">
        <w:r w:rsidRPr="0083518D">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3F4082CF" w:rsidR="001632CA" w:rsidRDefault="006B1111">
      <w:pPr>
        <w:pStyle w:val="Caption"/>
        <w:rPr>
          <w:ins w:id="8041" w:author="Orion" w:date="2011-06-29T10:59:00Z"/>
          <w:rFonts w:cs="Times New Roman"/>
        </w:rPr>
        <w:pPrChange w:id="8042" w:author="Orion" w:date="2011-06-30T16:58:00Z">
          <w:pPr/>
        </w:pPrChange>
      </w:pPr>
      <w:bookmarkStart w:id="8043" w:name="_Toc299483466"/>
      <w:bookmarkStart w:id="8044" w:name="_Ref297216788"/>
      <w:r>
        <w:t>Figura</w:t>
      </w:r>
      <w:ins w:id="8045" w:author="Orion" w:date="2011-06-30T16:58:00Z">
        <w:del w:id="8046" w:author="IO" w:date="2011-07-22T13:09:00Z">
          <w:r w:rsidR="001632CA" w:rsidDel="006B1111">
            <w:delText>Ilustración</w:delText>
          </w:r>
        </w:del>
        <w:r w:rsidR="001632CA">
          <w:t xml:space="preserve"> </w:t>
        </w:r>
      </w:ins>
      <w:ins w:id="8047" w:author="IO" w:date="2011-07-22T13:09:00Z">
        <w:r>
          <w:fldChar w:fldCharType="begin"/>
        </w:r>
        <w:r>
          <w:instrText xml:space="preserve"> SEQ Figura \* ARABIC </w:instrText>
        </w:r>
      </w:ins>
      <w:r>
        <w:fldChar w:fldCharType="separate"/>
      </w:r>
      <w:ins w:id="8048" w:author="Orion" w:date="2011-07-26T22:30:00Z">
        <w:r w:rsidR="00503590">
          <w:rPr>
            <w:noProof/>
          </w:rPr>
          <w:t>42</w:t>
        </w:r>
      </w:ins>
      <w:bookmarkEnd w:id="8043"/>
      <w:ins w:id="8049" w:author="IO" w:date="2011-07-22T13:16:00Z">
        <w:del w:id="8050" w:author="Orion" w:date="2011-07-24T21:36:00Z">
          <w:r w:rsidR="00416FF6" w:rsidDel="00587D28">
            <w:rPr>
              <w:noProof/>
            </w:rPr>
            <w:delText>41</w:delText>
          </w:r>
        </w:del>
      </w:ins>
      <w:ins w:id="8051" w:author="IO" w:date="2011-07-22T13:09:00Z">
        <w:r>
          <w:fldChar w:fldCharType="end"/>
        </w:r>
      </w:ins>
      <w:ins w:id="8052" w:author="Orion" w:date="2011-06-30T16:58:00Z">
        <w:del w:id="8053" w:author="IO" w:date="2011-07-22T13:09:00Z">
          <w:r w:rsidR="001632CA" w:rsidDel="006B1111">
            <w:fldChar w:fldCharType="begin"/>
          </w:r>
          <w:r w:rsidR="001632CA" w:rsidDel="006B1111">
            <w:delInstrText xml:space="preserve"> SEQ Ilustración \* ARABIC </w:delInstrText>
          </w:r>
        </w:del>
      </w:ins>
      <w:del w:id="8054" w:author="IO" w:date="2011-07-22T13:09:00Z">
        <w:r w:rsidR="001632CA" w:rsidDel="006B1111">
          <w:fldChar w:fldCharType="end"/>
        </w:r>
      </w:del>
      <w:bookmarkEnd w:id="8044"/>
    </w:p>
    <w:p w14:paraId="559C28D3" w14:textId="3C92E2EA" w:rsidR="00394A51" w:rsidRDefault="001632CA">
      <w:pPr>
        <w:jc w:val="both"/>
        <w:rPr>
          <w:ins w:id="8055" w:author="Orion" w:date="2011-06-30T16:59:00Z"/>
          <w:rFonts w:cs="Times New Roman"/>
        </w:rPr>
        <w:pPrChange w:id="8056" w:author="Orion" w:date="2011-06-26T12:33:00Z">
          <w:pPr/>
        </w:pPrChange>
      </w:pPr>
      <w:ins w:id="8057" w:author="Orion" w:date="2011-06-30T16:59:00Z">
        <w:r>
          <w:rPr>
            <w:rFonts w:cs="Times New Roman"/>
          </w:rPr>
          <w:t>Esta imagen (</w:t>
        </w:r>
      </w:ins>
      <w:ins w:id="8058"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8059" w:author="Orion" w:date="2011-07-26T22:30:00Z">
        <w:r w:rsidR="00503590">
          <w:t xml:space="preserve">Figura </w:t>
        </w:r>
        <w:r w:rsidR="00503590">
          <w:rPr>
            <w:noProof/>
          </w:rPr>
          <w:t>42</w:t>
        </w:r>
      </w:ins>
      <w:ins w:id="8060" w:author="Orion" w:date="2011-06-30T17:04:00Z">
        <w:r w:rsidR="00C44607">
          <w:rPr>
            <w:rFonts w:cs="Times New Roman"/>
          </w:rPr>
          <w:fldChar w:fldCharType="end"/>
        </w:r>
      </w:ins>
      <w:ins w:id="8061" w:author="Orion" w:date="2011-06-30T16:59:00Z">
        <w:r>
          <w:rPr>
            <w:rFonts w:cs="Times New Roman"/>
          </w:rPr>
          <w:t>) es un claro ejemplo de como un avión sale de una zona de conflicto durante un breve instante de tiempo y vuelve a entrar en otra zona de riesgo poco tiempo despu</w:t>
        </w:r>
      </w:ins>
      <w:ins w:id="8062"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8063" w:author="Orion" w:date="2011-06-30T17:05:00Z">
        <w:r w:rsidR="002E790F">
          <w:rPr>
            <w:rFonts w:cs="Times New Roman"/>
          </w:rPr>
          <w:t>posteriormente pasan a estar</w:t>
        </w:r>
      </w:ins>
      <w:ins w:id="8064" w:author="Orion" w:date="2011-06-30T17:00:00Z">
        <w:r>
          <w:rPr>
            <w:rFonts w:cs="Times New Roman"/>
          </w:rPr>
          <w:t xml:space="preserve"> </w:t>
        </w:r>
      </w:ins>
      <w:ins w:id="8065" w:author="Orion" w:date="2011-06-30T17:01:00Z">
        <w:r>
          <w:rPr>
            <w:rFonts w:cs="Times New Roman"/>
          </w:rPr>
          <w:t>durante un tiempo libres de conflicto</w:t>
        </w:r>
      </w:ins>
      <w:ins w:id="8066" w:author="Orion" w:date="2011-06-30T17:05:00Z">
        <w:r w:rsidR="002E790F">
          <w:rPr>
            <w:rFonts w:cs="Times New Roman"/>
          </w:rPr>
          <w:t xml:space="preserve">. </w:t>
        </w:r>
        <w:r w:rsidR="00020E73">
          <w:rPr>
            <w:rFonts w:cs="Times New Roman"/>
          </w:rPr>
          <w:t>Dicho proceso</w:t>
        </w:r>
      </w:ins>
      <w:ins w:id="8067" w:author="Orion" w:date="2011-06-30T17:01:00Z">
        <w:r>
          <w:rPr>
            <w:rFonts w:cs="Times New Roman"/>
          </w:rPr>
          <w:t xml:space="preserve"> puede observarse viendo que la ruta vuelve a ser de color blanco lo que indica que se </w:t>
        </w:r>
      </w:ins>
      <w:ins w:id="8068" w:author="Orion" w:date="2011-06-30T17:02:00Z">
        <w:r>
          <w:rPr>
            <w:rFonts w:cs="Times New Roman"/>
          </w:rPr>
          <w:t>está</w:t>
        </w:r>
      </w:ins>
      <w:ins w:id="8069" w:author="Orion" w:date="2011-06-30T17:01:00Z">
        <w:r>
          <w:rPr>
            <w:rFonts w:cs="Times New Roman"/>
          </w:rPr>
          <w:t xml:space="preserve"> volando de nuevo a la altura de crucero</w:t>
        </w:r>
      </w:ins>
      <w:ins w:id="8070" w:author="Orion" w:date="2011-06-30T17:02:00Z">
        <w:r>
          <w:rPr>
            <w:rFonts w:cs="Times New Roman"/>
          </w:rPr>
          <w:t xml:space="preserve">. Pero esto no se mantiene durante mucho tiempo (menos para los </w:t>
        </w:r>
      </w:ins>
      <w:ins w:id="8071" w:author="Orion" w:date="2011-06-30T17:03:00Z">
        <w:r>
          <w:rPr>
            <w:rFonts w:cs="Times New Roman"/>
          </w:rPr>
          <w:t xml:space="preserve">aviones que salieron de Barajas) puesto que se vuelven a encontrar con otras aeronaves que vuelan en sentido contrario y tienen, por tanto, que modificar su altura </w:t>
        </w:r>
      </w:ins>
      <w:ins w:id="8072" w:author="Orion" w:date="2011-06-30T17:06:00Z">
        <w:r w:rsidR="0025314A">
          <w:rPr>
            <w:rFonts w:cs="Times New Roman"/>
          </w:rPr>
          <w:t>y velocidad</w:t>
        </w:r>
      </w:ins>
      <w:ins w:id="8073" w:author="Orion" w:date="2011-06-30T17:03:00Z">
        <w:r>
          <w:rPr>
            <w:rFonts w:cs="Times New Roman"/>
          </w:rPr>
          <w:t xml:space="preserve"> de nuevo.</w:t>
        </w:r>
      </w:ins>
    </w:p>
    <w:p w14:paraId="2FC29E06" w14:textId="77777777" w:rsidR="001632CA" w:rsidRDefault="001632CA">
      <w:pPr>
        <w:jc w:val="both"/>
        <w:rPr>
          <w:ins w:id="8074" w:author="Orion" w:date="2011-06-29T11:00:00Z"/>
          <w:rFonts w:cs="Times New Roman"/>
        </w:rPr>
        <w:pPrChange w:id="8075" w:author="Orion" w:date="2011-06-26T12:33:00Z">
          <w:pPr/>
        </w:pPrChange>
      </w:pPr>
    </w:p>
    <w:p w14:paraId="27918BA1" w14:textId="3595F16E" w:rsidR="00394A51" w:rsidRDefault="00E84CCE">
      <w:pPr>
        <w:jc w:val="both"/>
        <w:rPr>
          <w:ins w:id="8076" w:author="Orion" w:date="2011-06-30T17:06:00Z"/>
          <w:rFonts w:cs="Times New Roman"/>
        </w:rPr>
        <w:pPrChange w:id="8077" w:author="Orion" w:date="2011-06-26T12:33:00Z">
          <w:pPr/>
        </w:pPrChange>
      </w:pPr>
      <w:ins w:id="8078" w:author="Orion" w:date="2011-06-29T12:16:00Z">
        <w:r w:rsidRPr="0083518D">
          <w:rPr>
            <w:rFonts w:cs="Times New Roman"/>
            <w:noProof/>
            <w:lang w:eastAsia="es-ES" w:bidi="ar-SA"/>
          </w:rPr>
          <w:drawing>
            <wp:inline distT="0" distB="0" distL="0" distR="0" wp14:anchorId="7C52EB69" wp14:editId="3C347664">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3B795429" w:rsidR="00C2057C" w:rsidRDefault="006B1111">
      <w:pPr>
        <w:pStyle w:val="Caption"/>
        <w:rPr>
          <w:ins w:id="8079" w:author="Orion" w:date="2011-06-29T11:00:00Z"/>
          <w:rFonts w:cs="Times New Roman"/>
        </w:rPr>
        <w:pPrChange w:id="8080" w:author="Orion" w:date="2011-06-30T17:06:00Z">
          <w:pPr/>
        </w:pPrChange>
      </w:pPr>
      <w:bookmarkStart w:id="8081" w:name="_Toc299483467"/>
      <w:bookmarkStart w:id="8082" w:name="_Ref297217016"/>
      <w:r>
        <w:lastRenderedPageBreak/>
        <w:t>Figura</w:t>
      </w:r>
      <w:ins w:id="8083" w:author="Orion" w:date="2011-06-30T17:06:00Z">
        <w:del w:id="8084" w:author="IO" w:date="2011-07-22T13:09:00Z">
          <w:r w:rsidR="00C2057C" w:rsidDel="006B1111">
            <w:delText>Ilustración</w:delText>
          </w:r>
        </w:del>
        <w:r w:rsidR="00C2057C">
          <w:t xml:space="preserve"> </w:t>
        </w:r>
      </w:ins>
      <w:ins w:id="8085" w:author="IO" w:date="2011-07-22T13:09:00Z">
        <w:r>
          <w:fldChar w:fldCharType="begin"/>
        </w:r>
        <w:r>
          <w:instrText xml:space="preserve"> SEQ Figura \* ARABIC </w:instrText>
        </w:r>
      </w:ins>
      <w:r>
        <w:fldChar w:fldCharType="separate"/>
      </w:r>
      <w:ins w:id="8086" w:author="Orion" w:date="2011-07-26T22:30:00Z">
        <w:r w:rsidR="00503590">
          <w:rPr>
            <w:noProof/>
          </w:rPr>
          <w:t>43</w:t>
        </w:r>
      </w:ins>
      <w:bookmarkEnd w:id="8081"/>
      <w:ins w:id="8087" w:author="IO" w:date="2011-07-22T13:16:00Z">
        <w:del w:id="8088" w:author="Orion" w:date="2011-07-24T21:36:00Z">
          <w:r w:rsidR="00416FF6" w:rsidDel="00587D28">
            <w:rPr>
              <w:noProof/>
            </w:rPr>
            <w:delText>42</w:delText>
          </w:r>
        </w:del>
      </w:ins>
      <w:ins w:id="8089" w:author="IO" w:date="2011-07-22T13:09:00Z">
        <w:r>
          <w:fldChar w:fldCharType="end"/>
        </w:r>
      </w:ins>
      <w:ins w:id="8090" w:author="Orion" w:date="2011-06-30T17:06:00Z">
        <w:del w:id="8091" w:author="IO" w:date="2011-07-22T13:09:00Z">
          <w:r w:rsidR="00C2057C" w:rsidDel="006B1111">
            <w:fldChar w:fldCharType="begin"/>
          </w:r>
          <w:r w:rsidR="00C2057C" w:rsidDel="006B1111">
            <w:delInstrText xml:space="preserve"> SEQ Ilustración \* ARABIC </w:delInstrText>
          </w:r>
        </w:del>
      </w:ins>
      <w:del w:id="8092" w:author="IO" w:date="2011-07-22T13:09:00Z">
        <w:r w:rsidR="00C2057C" w:rsidDel="006B1111">
          <w:fldChar w:fldCharType="end"/>
        </w:r>
      </w:del>
      <w:bookmarkEnd w:id="8082"/>
    </w:p>
    <w:p w14:paraId="15A65A4F" w14:textId="0E893059" w:rsidR="00394A51" w:rsidRDefault="00C2057C">
      <w:pPr>
        <w:jc w:val="both"/>
        <w:rPr>
          <w:ins w:id="8093" w:author="Orion" w:date="2011-07-11T12:23:00Z"/>
          <w:rFonts w:cs="Times New Roman"/>
        </w:rPr>
        <w:pPrChange w:id="8094" w:author="Orion" w:date="2011-06-26T12:33:00Z">
          <w:pPr/>
        </w:pPrChange>
      </w:pPr>
      <w:ins w:id="8095" w:author="Orion" w:date="2011-06-30T17:07:00Z">
        <w:r>
          <w:rPr>
            <w:rFonts w:cs="Times New Roman"/>
          </w:rPr>
          <w:t>En esta imagen (</w:t>
        </w:r>
      </w:ins>
      <w:ins w:id="8096"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8097" w:author="Orion" w:date="2011-07-26T22:30:00Z">
        <w:r w:rsidR="00503590">
          <w:t xml:space="preserve">Figura </w:t>
        </w:r>
        <w:r w:rsidR="00503590">
          <w:rPr>
            <w:noProof/>
          </w:rPr>
          <w:t>43</w:t>
        </w:r>
      </w:ins>
      <w:ins w:id="8098" w:author="Orion" w:date="2011-06-30T17:08:00Z">
        <w:r>
          <w:rPr>
            <w:rFonts w:cs="Times New Roman"/>
          </w:rPr>
          <w:fldChar w:fldCharType="end"/>
        </w:r>
      </w:ins>
      <w:ins w:id="8099"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8100" w:author="Orion" w:date="2011-07-11T12:25:00Z"/>
          <w:rFonts w:cs="Times New Roman"/>
        </w:rPr>
        <w:pPrChange w:id="8101" w:author="Orion" w:date="2011-06-26T12:33:00Z">
          <w:pPr/>
        </w:pPrChange>
      </w:pPr>
    </w:p>
    <w:p w14:paraId="416DA25C" w14:textId="77777777" w:rsidR="004527AA" w:rsidRDefault="004527AA" w:rsidP="004527AA">
      <w:pPr>
        <w:jc w:val="both"/>
        <w:rPr>
          <w:ins w:id="8102" w:author="Orion" w:date="2011-07-11T12:25:00Z"/>
          <w:rFonts w:cs="Times New Roman"/>
        </w:rPr>
      </w:pPr>
    </w:p>
    <w:p w14:paraId="25FA8940" w14:textId="554A7D38" w:rsidR="004527AA" w:rsidRPr="008A1F38" w:rsidRDefault="004527AA">
      <w:pPr>
        <w:pStyle w:val="Heading1"/>
        <w:numPr>
          <w:ilvl w:val="2"/>
          <w:numId w:val="40"/>
        </w:numPr>
        <w:rPr>
          <w:ins w:id="8103" w:author="Orion" w:date="2011-07-11T12:25:00Z"/>
          <w:sz w:val="36"/>
          <w:szCs w:val="52"/>
          <w:rPrChange w:id="8104" w:author="IO" w:date="2011-07-22T11:54:00Z">
            <w:rPr>
              <w:ins w:id="8105" w:author="Orion" w:date="2011-07-11T12:25:00Z"/>
              <w:rFonts w:cs="Times New Roman"/>
            </w:rPr>
          </w:rPrChange>
        </w:rPr>
        <w:pPrChange w:id="8106" w:author="IO" w:date="2011-07-22T11:54:00Z">
          <w:pPr>
            <w:pStyle w:val="Subtitle"/>
          </w:pPr>
        </w:pPrChange>
      </w:pPr>
      <w:ins w:id="8107" w:author="Orion" w:date="2011-07-11T12:25:00Z">
        <w:del w:id="8108" w:author="IO" w:date="2011-07-22T14:50:00Z">
          <w:r w:rsidRPr="008A1F38" w:rsidDel="00EA40AF">
            <w:rPr>
              <w:b w:val="0"/>
              <w:sz w:val="36"/>
              <w:szCs w:val="52"/>
              <w:rPrChange w:id="8109" w:author="IO" w:date="2011-07-22T11:54:00Z">
                <w:rPr>
                  <w:b/>
                  <w:bCs/>
                  <w:i w:val="0"/>
                  <w:iCs w:val="0"/>
                </w:rPr>
              </w:rPrChange>
            </w:rPr>
            <w:delText>Caso con v</w:delText>
          </w:r>
        </w:del>
      </w:ins>
      <w:bookmarkStart w:id="8110" w:name="_Toc299721510"/>
      <w:ins w:id="8111" w:author="IO" w:date="2011-07-22T14:50:00Z">
        <w:r w:rsidR="00EA40AF">
          <w:rPr>
            <w:b w:val="0"/>
            <w:sz w:val="36"/>
            <w:szCs w:val="52"/>
          </w:rPr>
          <w:t>V</w:t>
        </w:r>
      </w:ins>
      <w:ins w:id="8112" w:author="Orion" w:date="2011-07-11T12:25:00Z">
        <w:r w:rsidRPr="008A1F38">
          <w:rPr>
            <w:b w:val="0"/>
            <w:sz w:val="36"/>
            <w:szCs w:val="52"/>
            <w:rPrChange w:id="8113" w:author="IO" w:date="2011-07-22T11:54:00Z">
              <w:rPr>
                <w:b/>
                <w:bCs/>
                <w:i w:val="0"/>
                <w:iCs w:val="0"/>
              </w:rPr>
            </w:rPrChange>
          </w:rPr>
          <w:t xml:space="preserve">arios </w:t>
        </w:r>
        <w:del w:id="8114" w:author="IO" w:date="2011-07-22T14:50:00Z">
          <w:r w:rsidRPr="008A1F38" w:rsidDel="00EA40AF">
            <w:rPr>
              <w:b w:val="0"/>
              <w:sz w:val="36"/>
              <w:szCs w:val="52"/>
              <w:rPrChange w:id="8115" w:author="IO" w:date="2011-07-22T11:54:00Z">
                <w:rPr>
                  <w:b/>
                  <w:bCs/>
                  <w:i w:val="0"/>
                  <w:iCs w:val="0"/>
                </w:rPr>
              </w:rPrChange>
            </w:rPr>
            <w:delText xml:space="preserve"> </w:delText>
          </w:r>
        </w:del>
        <w:r w:rsidRPr="008A1F38">
          <w:rPr>
            <w:b w:val="0"/>
            <w:sz w:val="36"/>
            <w:szCs w:val="52"/>
            <w:rPrChange w:id="8116" w:author="IO" w:date="2011-07-22T11:54:00Z">
              <w:rPr>
                <w:b/>
                <w:bCs/>
                <w:i w:val="0"/>
                <w:iCs w:val="0"/>
              </w:rPr>
            </w:rPrChange>
          </w:rPr>
          <w:t xml:space="preserve">aviones con </w:t>
        </w:r>
        <w:del w:id="8117" w:author="IO" w:date="2011-07-22T14:50:00Z">
          <w:r w:rsidRPr="008A1F38" w:rsidDel="00EA40AF">
            <w:rPr>
              <w:b w:val="0"/>
              <w:sz w:val="36"/>
              <w:szCs w:val="52"/>
              <w:rPrChange w:id="8118" w:author="IO" w:date="2011-07-22T11:54:00Z">
                <w:rPr>
                  <w:b/>
                  <w:bCs/>
                  <w:i w:val="0"/>
                  <w:iCs w:val="0"/>
                </w:rPr>
              </w:rPrChange>
            </w:rPr>
            <w:delText>waypoints</w:delText>
          </w:r>
        </w:del>
      </w:ins>
      <w:ins w:id="8119" w:author="IO" w:date="2011-07-22T14:50:00Z">
        <w:r w:rsidR="00EA40AF">
          <w:rPr>
            <w:b w:val="0"/>
            <w:sz w:val="36"/>
            <w:szCs w:val="52"/>
          </w:rPr>
          <w:t>puntos de paso</w:t>
        </w:r>
      </w:ins>
      <w:bookmarkEnd w:id="8110"/>
    </w:p>
    <w:p w14:paraId="1CE34706" w14:textId="21FD7713" w:rsidR="004527AA" w:rsidRDefault="00160B23">
      <w:pPr>
        <w:jc w:val="both"/>
        <w:rPr>
          <w:ins w:id="8120" w:author="Orion" w:date="2011-07-11T12:22:00Z"/>
          <w:rFonts w:cs="Times New Roman"/>
        </w:rPr>
        <w:pPrChange w:id="8121" w:author="Orion" w:date="2011-06-26T12:33:00Z">
          <w:pPr/>
        </w:pPrChange>
      </w:pPr>
      <w:ins w:id="8122" w:author="Orion" w:date="2011-07-11T12:38:00Z">
        <w:r>
          <w:rPr>
            <w:rFonts w:cs="Times New Roman"/>
          </w:rPr>
          <w:t>Por último vamos a mostrar un caso de prueba donde se combinar</w:t>
        </w:r>
      </w:ins>
      <w:ins w:id="8123" w:author="Orion" w:date="2011-07-11T12:39:00Z">
        <w:r>
          <w:rPr>
            <w:rFonts w:cs="Times New Roman"/>
          </w:rPr>
          <w:t>á varios tipos de comportamientos de piloto</w:t>
        </w:r>
        <w:r w:rsidR="00711D6D">
          <w:rPr>
            <w:rFonts w:cs="Times New Roman"/>
          </w:rPr>
          <w:t>s</w:t>
        </w:r>
        <w:r>
          <w:rPr>
            <w:rFonts w:cs="Times New Roman"/>
          </w:rPr>
          <w:t xml:space="preserve"> par</w:t>
        </w:r>
      </w:ins>
      <w:ins w:id="8124" w:author="Orion" w:date="2011-07-11T12:40:00Z">
        <w:r>
          <w:rPr>
            <w:rFonts w:cs="Times New Roman"/>
          </w:rPr>
          <w:t xml:space="preserve">a </w:t>
        </w:r>
        <w:r w:rsidR="00711D6D">
          <w:rPr>
            <w:rFonts w:cs="Times New Roman"/>
          </w:rPr>
          <w:t xml:space="preserve">sacar </w:t>
        </w:r>
      </w:ins>
      <w:ins w:id="8125" w:author="Orion" w:date="2011-07-11T12:41:00Z">
        <w:r w:rsidR="00711D6D">
          <w:rPr>
            <w:rFonts w:cs="Times New Roman"/>
          </w:rPr>
          <w:t>algunas conclusiones</w:t>
        </w:r>
      </w:ins>
      <w:ins w:id="8126" w:author="Orion" w:date="2011-07-11T12:40:00Z">
        <w:r w:rsidR="00711D6D">
          <w:rPr>
            <w:rFonts w:cs="Times New Roman"/>
          </w:rPr>
          <w:t>:</w:t>
        </w:r>
      </w:ins>
    </w:p>
    <w:p w14:paraId="44F94AB6" w14:textId="46A94351" w:rsidR="004527AA" w:rsidRPr="00615558" w:rsidRDefault="00711D6D">
      <w:pPr>
        <w:pStyle w:val="ListParagraph"/>
        <w:numPr>
          <w:ilvl w:val="0"/>
          <w:numId w:val="41"/>
        </w:numPr>
        <w:spacing w:before="120" w:after="120"/>
        <w:ind w:left="641" w:hanging="357"/>
        <w:jc w:val="both"/>
        <w:rPr>
          <w:ins w:id="8127" w:author="Orion" w:date="2011-07-11T12:41:00Z"/>
        </w:rPr>
        <w:pPrChange w:id="8128" w:author="IO" w:date="2011-07-22T12:30:00Z">
          <w:pPr/>
        </w:pPrChange>
      </w:pPr>
      <w:ins w:id="8129" w:author="Orion" w:date="2011-07-11T12:41:00Z">
        <w:r w:rsidRPr="0018358E">
          <w:t>En este caso de prueba tenemos:</w:t>
        </w:r>
      </w:ins>
    </w:p>
    <w:p w14:paraId="13CDD22C" w14:textId="5C81A00B" w:rsidR="00711D6D" w:rsidRPr="00582A13" w:rsidRDefault="00711D6D">
      <w:pPr>
        <w:pStyle w:val="ListParagraph"/>
        <w:numPr>
          <w:ilvl w:val="1"/>
          <w:numId w:val="41"/>
        </w:numPr>
        <w:spacing w:before="120" w:after="120"/>
        <w:jc w:val="both"/>
        <w:rPr>
          <w:ins w:id="8130" w:author="Orion" w:date="2011-07-11T12:43:00Z"/>
        </w:rPr>
        <w:pPrChange w:id="8131" w:author="IO" w:date="2011-07-22T12:30:00Z">
          <w:pPr/>
        </w:pPrChange>
      </w:pPr>
      <w:ins w:id="8132" w:author="Orion" w:date="2011-07-11T12:42:00Z">
        <w:r w:rsidRPr="00582A13">
          <w:t>Los pilotos de los aviones Plane1 y Plane2 tienen valores de estrés y fatiga elevados y poca experiencia (</w:t>
        </w:r>
      </w:ins>
      <w:ins w:id="8133" w:author="Orion" w:date="2011-07-11T12:44:00Z">
        <w:r w:rsidRPr="00582A13">
          <w:t xml:space="preserve">valores </w:t>
        </w:r>
      </w:ins>
      <w:ins w:id="8134" w:author="Orion" w:date="2011-07-11T12:43:00Z">
        <w:r w:rsidRPr="00582A13">
          <w:t>98%, 98%, 5% respectivamente)</w:t>
        </w:r>
      </w:ins>
    </w:p>
    <w:p w14:paraId="7F7A57DE" w14:textId="5E121E04" w:rsidR="00711D6D" w:rsidRPr="00582A13" w:rsidRDefault="00711D6D">
      <w:pPr>
        <w:pStyle w:val="ListParagraph"/>
        <w:numPr>
          <w:ilvl w:val="1"/>
          <w:numId w:val="41"/>
        </w:numPr>
        <w:spacing w:before="120" w:after="120"/>
        <w:jc w:val="both"/>
        <w:rPr>
          <w:ins w:id="8135" w:author="Orion" w:date="2011-07-11T12:44:00Z"/>
        </w:rPr>
        <w:pPrChange w:id="8136" w:author="IO" w:date="2011-07-22T12:30:00Z">
          <w:pPr>
            <w:pStyle w:val="ListParagraph"/>
            <w:numPr>
              <w:numId w:val="38"/>
            </w:numPr>
            <w:ind w:left="1440" w:hanging="360"/>
            <w:jc w:val="both"/>
          </w:pPr>
        </w:pPrChange>
      </w:pPr>
      <w:ins w:id="8137" w:author="Orion" w:date="2011-07-11T12:43:00Z">
        <w:r w:rsidRPr="00582A13">
          <w:t>Los piloto</w:t>
        </w:r>
        <w:r w:rsidR="00044826" w:rsidRPr="00582A13">
          <w:t>s de los aviones Plane2 y Plane</w:t>
        </w:r>
      </w:ins>
      <w:ins w:id="8138" w:author="Orion" w:date="2011-07-11T12:45:00Z">
        <w:r w:rsidR="00044826" w:rsidRPr="00582A13">
          <w:t>3</w:t>
        </w:r>
      </w:ins>
      <w:ins w:id="8139" w:author="Orion" w:date="2011-07-11T12:43:00Z">
        <w:r w:rsidRPr="00582A13">
          <w:t xml:space="preserve"> tienen valores de estrés y fatiga</w:t>
        </w:r>
      </w:ins>
      <w:ins w:id="8140" w:author="Orion" w:date="2011-07-11T12:44:00Z">
        <w:r w:rsidRPr="00582A13">
          <w:t xml:space="preserve"> medios</w:t>
        </w:r>
      </w:ins>
      <w:ins w:id="8141" w:author="Orion" w:date="2011-07-11T12:48:00Z">
        <w:r w:rsidR="00A942E4" w:rsidRPr="00582A13">
          <w:t>,</w:t>
        </w:r>
      </w:ins>
      <w:ins w:id="8142" w:author="Orion" w:date="2011-07-11T12:44:00Z">
        <w:r w:rsidRPr="00582A13">
          <w:t xml:space="preserve"> y una experiencia media-baja (valores 50%, 50%, 25% respectivamente)</w:t>
        </w:r>
      </w:ins>
    </w:p>
    <w:p w14:paraId="41D81B37" w14:textId="65722041" w:rsidR="00DE752A" w:rsidRPr="00582A13" w:rsidRDefault="00044826">
      <w:pPr>
        <w:pStyle w:val="ListParagraph"/>
        <w:numPr>
          <w:ilvl w:val="1"/>
          <w:numId w:val="41"/>
        </w:numPr>
        <w:spacing w:before="120" w:after="120"/>
        <w:jc w:val="both"/>
        <w:rPr>
          <w:ins w:id="8143" w:author="Orion" w:date="2011-07-11T12:49:00Z"/>
        </w:rPr>
        <w:pPrChange w:id="8144" w:author="IO" w:date="2011-07-22T12:30:00Z">
          <w:pPr/>
        </w:pPrChange>
      </w:pPr>
      <w:ins w:id="8145" w:author="Orion" w:date="2011-07-11T12:45:00Z">
        <w:r w:rsidRPr="00582A13">
          <w:t>El resto de pilotos, aviones Plane4 y Plane5, podría</w:t>
        </w:r>
      </w:ins>
      <w:ins w:id="8146" w:author="Orion" w:date="2011-07-11T12:49:00Z">
        <w:r w:rsidR="004D486D" w:rsidRPr="00582A13">
          <w:t>n ser</w:t>
        </w:r>
      </w:ins>
      <w:ins w:id="8147" w:author="Orion" w:date="2011-07-11T12:45:00Z">
        <w:r w:rsidRPr="00582A13">
          <w:t xml:space="preserve"> considera</w:t>
        </w:r>
      </w:ins>
      <w:ins w:id="8148" w:author="Orion" w:date="2011-07-11T12:49:00Z">
        <w:r w:rsidR="004D486D" w:rsidRPr="00582A13">
          <w:t>do</w:t>
        </w:r>
      </w:ins>
      <w:ins w:id="8149" w:author="Orion" w:date="2011-07-11T12:45:00Z">
        <w:r w:rsidRPr="00582A13">
          <w:t xml:space="preserve">s como </w:t>
        </w:r>
        <w:proofErr w:type="spellStart"/>
        <w:r w:rsidRPr="00582A13">
          <w:t>UAVs</w:t>
        </w:r>
        <w:proofErr w:type="spellEnd"/>
        <w:r w:rsidRPr="00582A13">
          <w:t xml:space="preserve"> puesto que tienen valores de estrés y fatiga 0</w:t>
        </w:r>
      </w:ins>
      <w:ins w:id="8150" w:author="Orion" w:date="2011-07-11T12:46:00Z">
        <w:r w:rsidRPr="00582A13">
          <w:t>%</w:t>
        </w:r>
      </w:ins>
      <w:ins w:id="8151" w:author="Orion" w:date="2011-07-11T12:45:00Z">
        <w:r w:rsidRPr="00582A13">
          <w:t xml:space="preserve">, </w:t>
        </w:r>
      </w:ins>
      <w:ins w:id="8152" w:author="Orion" w:date="2011-07-11T12:49:00Z">
        <w:r w:rsidR="00150D89" w:rsidRPr="00582A13">
          <w:t>los cuales</w:t>
        </w:r>
      </w:ins>
      <w:ins w:id="8153" w:author="Orion" w:date="2011-07-11T12:46:00Z">
        <w:r w:rsidRPr="00582A13">
          <w:t xml:space="preserve"> no </w:t>
        </w:r>
      </w:ins>
      <w:ins w:id="8154" w:author="Orion" w:date="2011-07-11T12:45:00Z">
        <w:r w:rsidRPr="00582A13">
          <w:t>aumentar</w:t>
        </w:r>
      </w:ins>
      <w:ins w:id="8155" w:author="Orion" w:date="2011-07-11T12:46:00Z">
        <w:r w:rsidRPr="00582A13">
          <w:t>á</w:t>
        </w:r>
      </w:ins>
      <w:ins w:id="8156" w:author="Orion" w:date="2011-07-11T12:49:00Z">
        <w:r w:rsidR="00150D89" w:rsidRPr="00582A13">
          <w:t>n</w:t>
        </w:r>
      </w:ins>
      <w:ins w:id="8157" w:author="Orion" w:date="2011-07-11T12:46:00Z">
        <w:r w:rsidRPr="00582A13">
          <w:t xml:space="preserve"> </w:t>
        </w:r>
      </w:ins>
      <w:ins w:id="8158" w:author="Orion" w:date="2011-07-11T12:49:00Z">
        <w:r w:rsidR="007E370E" w:rsidRPr="00582A13">
          <w:t xml:space="preserve">con </w:t>
        </w:r>
      </w:ins>
      <w:ins w:id="8159" w:author="Orion" w:date="2011-07-11T12:46:00Z">
        <w:r w:rsidRPr="00582A13">
          <w:t>el tiempo, y valor experiencia del 100%.</w:t>
        </w:r>
      </w:ins>
    </w:p>
    <w:p w14:paraId="3425C6D2" w14:textId="6CB38F97" w:rsidR="004527AA" w:rsidRDefault="00142A80">
      <w:pPr>
        <w:ind w:left="709"/>
        <w:jc w:val="both"/>
        <w:rPr>
          <w:ins w:id="8160" w:author="Orion" w:date="2011-06-22T18:11:00Z"/>
          <w:rFonts w:cs="Times New Roman"/>
        </w:rPr>
        <w:pPrChange w:id="8161" w:author="Orion" w:date="2011-07-11T13:06:00Z">
          <w:pPr/>
        </w:pPrChange>
      </w:pPr>
      <w:ins w:id="8162" w:author="Orion" w:date="2011-07-11T12:50:00Z">
        <w:r>
          <w:rPr>
            <w:rFonts w:cs="Times New Roman"/>
          </w:rPr>
          <w:t>Varias cosas se pueden resaltar de la</w:t>
        </w:r>
      </w:ins>
      <w:ins w:id="8163" w:author="Orion" w:date="2011-07-11T12:49:00Z">
        <w:r>
          <w:rPr>
            <w:rFonts w:cs="Times New Roman"/>
          </w:rPr>
          <w:t xml:space="preserve"> siguiente imagen</w:t>
        </w:r>
      </w:ins>
      <w:ins w:id="8164"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8165" w:author="Orion" w:date="2011-07-11T12:50:00Z">
        <w:r>
          <w:rPr>
            <w:rFonts w:cs="Times New Roman"/>
          </w:rPr>
          <w:fldChar w:fldCharType="separate"/>
        </w:r>
      </w:ins>
      <w:ins w:id="8166" w:author="Orion" w:date="2011-07-26T22:30:00Z">
        <w:r w:rsidR="00503590">
          <w:t xml:space="preserve">Figura </w:t>
        </w:r>
        <w:r w:rsidR="00503590">
          <w:rPr>
            <w:noProof/>
          </w:rPr>
          <w:t>44</w:t>
        </w:r>
      </w:ins>
      <w:ins w:id="8167" w:author="IO" w:date="2011-07-22T13:16:00Z">
        <w:del w:id="8168" w:author="Orion" w:date="2011-07-24T21:39:00Z">
          <w:r w:rsidR="00416FF6" w:rsidRPr="0083518D" w:rsidDel="00BF1AE4">
            <w:rPr>
              <w:rFonts w:cs="Times New Roman"/>
              <w:noProof/>
              <w:lang w:eastAsia="es-ES" w:bidi="ar-SA"/>
            </w:rPr>
            <w:drawing>
              <wp:inline distT="0" distB="0" distL="0" distR="0" wp14:anchorId="50124F1D" wp14:editId="6971ECA4">
                <wp:extent cx="6096000" cy="3619500"/>
                <wp:effectExtent l="0" t="0" r="0" b="0"/>
                <wp:docPr id="5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00416FF6" w:rsidDel="00BF1AE4">
            <w:delText xml:space="preserve">Figura </w:delText>
          </w:r>
          <w:r w:rsidR="00416FF6" w:rsidDel="00BF1AE4">
            <w:rPr>
              <w:noProof/>
            </w:rPr>
            <w:delText>43</w:delText>
          </w:r>
        </w:del>
      </w:ins>
      <w:ins w:id="8169" w:author="Orion" w:date="2011-07-11T12:50:00Z">
        <w:r>
          <w:rPr>
            <w:rFonts w:cs="Times New Roman"/>
          </w:rPr>
          <w:fldChar w:fldCharType="end"/>
        </w:r>
        <w:r>
          <w:rPr>
            <w:rFonts w:cs="Times New Roman"/>
          </w:rPr>
          <w:t>)</w:t>
        </w:r>
      </w:ins>
      <w:ins w:id="8170" w:author="Orion" w:date="2011-07-11T13:06:00Z">
        <w:r w:rsidR="00997DEF">
          <w:rPr>
            <w:rFonts w:cs="Times New Roman"/>
          </w:rPr>
          <w:t>:</w:t>
        </w:r>
      </w:ins>
      <w:ins w:id="8171" w:author="Orion" w:date="2011-07-11T12:50:00Z">
        <w:r>
          <w:rPr>
            <w:rFonts w:cs="Times New Roman"/>
          </w:rPr>
          <w:t xml:space="preserve"> En primer lugar se puede </w:t>
        </w:r>
      </w:ins>
      <w:ins w:id="8172" w:author="Orion" w:date="2011-07-11T12:51:00Z">
        <w:r>
          <w:rPr>
            <w:rFonts w:cs="Times New Roman"/>
          </w:rPr>
          <w:t xml:space="preserve">destacar que tanto los aviones </w:t>
        </w:r>
      </w:ins>
      <w:ins w:id="8173" w:author="Orion" w:date="2011-07-11T12:52:00Z">
        <w:r w:rsidRPr="00292B44">
          <w:rPr>
            <w:rFonts w:cs="Times New Roman"/>
            <w:i/>
            <w:rPrChange w:id="8174" w:author="Orion" w:date="2011-07-11T12:53:00Z">
              <w:rPr>
                <w:rFonts w:cs="Times New Roman"/>
              </w:rPr>
            </w:rPrChange>
          </w:rPr>
          <w:t>Plane1</w:t>
        </w:r>
        <w:r>
          <w:rPr>
            <w:rFonts w:cs="Times New Roman"/>
          </w:rPr>
          <w:t xml:space="preserve"> como </w:t>
        </w:r>
        <w:r w:rsidRPr="00292B44">
          <w:rPr>
            <w:rFonts w:cs="Times New Roman"/>
            <w:i/>
            <w:rPrChange w:id="8175" w:author="Orion" w:date="2011-07-11T12:53:00Z">
              <w:rPr>
                <w:rFonts w:cs="Times New Roman"/>
              </w:rPr>
            </w:rPrChange>
          </w:rPr>
          <w:t>Plane2</w:t>
        </w:r>
      </w:ins>
      <w:ins w:id="8176" w:author="Orion" w:date="2011-07-11T12:53:00Z">
        <w:r w:rsidR="00292B44">
          <w:rPr>
            <w:rFonts w:cs="Times New Roman"/>
          </w:rPr>
          <w:t>, los cuales partieron antes de su origen con respecto al resto de aeronaves, son los aviones que van a llegar m</w:t>
        </w:r>
      </w:ins>
      <w:ins w:id="8177" w:author="Orion" w:date="2011-07-11T12:55:00Z">
        <w:r w:rsidR="00292B44">
          <w:rPr>
            <w:rFonts w:cs="Times New Roman"/>
          </w:rPr>
          <w:t>ás tarde a sus respectivos destinos. Esto es debido a que son los pilotos que más tiempo les lleva ponerse al rumbo correc</w:t>
        </w:r>
      </w:ins>
      <w:ins w:id="8178"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8179" w:author="Orion" w:date="2011-07-11T12:57:00Z">
        <w:r w:rsidR="00292B44">
          <w:rPr>
            <w:rFonts w:cs="Times New Roman"/>
          </w:rPr>
          <w:t>ón de conflicto</w:t>
        </w:r>
      </w:ins>
      <w:ins w:id="8180" w:author="Orion" w:date="2011-07-11T12:58:00Z">
        <w:r w:rsidR="00292B44">
          <w:rPr>
            <w:rFonts w:cs="Times New Roman"/>
          </w:rPr>
          <w:t xml:space="preserve"> como se puede ver claramente en la trayectoria del </w:t>
        </w:r>
        <w:r w:rsidR="00292B44" w:rsidRPr="00292B44">
          <w:rPr>
            <w:rFonts w:cs="Times New Roman"/>
            <w:i/>
            <w:rPrChange w:id="8181" w:author="Orion" w:date="2011-07-11T12:58:00Z">
              <w:rPr>
                <w:rFonts w:cs="Times New Roman"/>
              </w:rPr>
            </w:rPrChange>
          </w:rPr>
          <w:t>Plane1</w:t>
        </w:r>
        <w:r w:rsidR="00292B44">
          <w:rPr>
            <w:rFonts w:cs="Times New Roman"/>
          </w:rPr>
          <w:t xml:space="preserve">. Esto produce que </w:t>
        </w:r>
      </w:ins>
      <w:ins w:id="8182" w:author="Orion" w:date="2011-07-11T12:59:00Z">
        <w:r w:rsidR="001744B9">
          <w:rPr>
            <w:rFonts w:cs="Times New Roman"/>
          </w:rPr>
          <w:t>en determinadas ocasiones</w:t>
        </w:r>
      </w:ins>
      <w:ins w:id="8183" w:author="Orion" w:date="2011-07-11T13:00:00Z">
        <w:r w:rsidR="001744B9">
          <w:rPr>
            <w:rFonts w:cs="Times New Roman"/>
          </w:rPr>
          <w:t xml:space="preserve"> no</w:t>
        </w:r>
      </w:ins>
      <w:ins w:id="8184" w:author="Orion" w:date="2011-07-11T12:59:00Z">
        <w:r w:rsidR="001744B9">
          <w:rPr>
            <w:rFonts w:cs="Times New Roman"/>
          </w:rPr>
          <w:t xml:space="preserve"> tengan tiempo de salir del conflicto anterior cuando tienen un nuevo riesgo de colisión.</w:t>
        </w:r>
      </w:ins>
      <w:ins w:id="8185" w:author="Orion" w:date="2011-07-11T13:01:00Z">
        <w:r w:rsidR="001744B9">
          <w:rPr>
            <w:rFonts w:cs="Times New Roman"/>
          </w:rPr>
          <w:t xml:space="preserve"> Esto se ve muy bien en el caso del  </w:t>
        </w:r>
        <w:r w:rsidR="001744B9" w:rsidRPr="0042795A">
          <w:rPr>
            <w:rFonts w:cs="Times New Roman"/>
            <w:i/>
            <w:rPrChange w:id="8186"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8187" w:author="Orion" w:date="2011-07-11T13:07:00Z">
              <w:rPr>
                <w:rFonts w:cs="Times New Roman"/>
              </w:rPr>
            </w:rPrChange>
          </w:rPr>
          <w:t>Plane2</w:t>
        </w:r>
        <w:r w:rsidR="001744B9">
          <w:rPr>
            <w:rFonts w:cs="Times New Roman"/>
          </w:rPr>
          <w:t xml:space="preserve"> </w:t>
        </w:r>
        <w:r w:rsidR="001744B9">
          <w:rPr>
            <w:rFonts w:cs="Times New Roman"/>
          </w:rPr>
          <w:lastRenderedPageBreak/>
          <w:t xml:space="preserve">durante un espacio muy breve de tiempo. </w:t>
        </w:r>
      </w:ins>
      <w:ins w:id="8188" w:author="Orion" w:date="2011-07-11T13:02:00Z">
        <w:r w:rsidR="001744B9">
          <w:rPr>
            <w:rFonts w:cs="Times New Roman"/>
          </w:rPr>
          <w:t>Este riesgo desaparece</w:t>
        </w:r>
      </w:ins>
      <w:ins w:id="8189" w:author="Orion" w:date="2011-07-11T13:07:00Z">
        <w:r w:rsidR="0042795A">
          <w:rPr>
            <w:rFonts w:cs="Times New Roman"/>
          </w:rPr>
          <w:t>,</w:t>
        </w:r>
      </w:ins>
      <w:ins w:id="8190"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8191" w:author="Orion" w:date="2011-07-11T13:03:00Z">
        <w:r w:rsidR="001744B9">
          <w:rPr>
            <w:rFonts w:cs="Times New Roman"/>
          </w:rPr>
          <w:t xml:space="preserve"> </w:t>
        </w:r>
        <w:r w:rsidR="001744B9" w:rsidRPr="001744B9">
          <w:rPr>
            <w:rFonts w:cs="Times New Roman"/>
            <w:i/>
            <w:rPrChange w:id="8192" w:author="Orion" w:date="2011-07-11T13:03:00Z">
              <w:rPr>
                <w:rFonts w:cs="Times New Roman"/>
              </w:rPr>
            </w:rPrChange>
          </w:rPr>
          <w:t>Plane3</w:t>
        </w:r>
        <w:r w:rsidR="001744B9">
          <w:rPr>
            <w:rFonts w:cs="Times New Roman"/>
          </w:rPr>
          <w:t>.</w:t>
        </w:r>
      </w:ins>
    </w:p>
    <w:p w14:paraId="23CBDA03" w14:textId="06D96A27" w:rsidR="00711D6D" w:rsidRDefault="004E0030">
      <w:pPr>
        <w:pStyle w:val="Caption"/>
        <w:rPr>
          <w:ins w:id="8193" w:author="Orion" w:date="2011-07-11T12:47:00Z"/>
          <w:rFonts w:cs="Times New Roman"/>
        </w:rPr>
        <w:pPrChange w:id="8194" w:author="Orion" w:date="2011-07-11T12:50:00Z">
          <w:pPr/>
        </w:pPrChange>
      </w:pPr>
      <w:bookmarkStart w:id="8195" w:name="_Toc299483468"/>
      <w:bookmarkStart w:id="8196" w:name="_Ref298151791"/>
      <w:ins w:id="8197" w:author="Orion" w:date="2011-07-11T12:30:00Z">
        <w:r w:rsidRPr="0083518D">
          <w:rPr>
            <w:rFonts w:cs="Times New Roman"/>
            <w:noProof/>
            <w:lang w:eastAsia="es-ES" w:bidi="ar-SA"/>
          </w:rPr>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r w:rsidR="006B1111">
        <w:t>Figura</w:t>
      </w:r>
      <w:ins w:id="8198" w:author="Orion" w:date="2011-07-11T12:40:00Z">
        <w:del w:id="8199" w:author="IO" w:date="2011-07-22T13:09:00Z">
          <w:r w:rsidR="00711D6D" w:rsidDel="006B1111">
            <w:delText>Ilustración</w:delText>
          </w:r>
        </w:del>
        <w:r w:rsidR="00711D6D">
          <w:t xml:space="preserve"> </w:t>
        </w:r>
      </w:ins>
      <w:ins w:id="8200" w:author="IO" w:date="2011-07-22T13:09:00Z">
        <w:r w:rsidR="006B1111">
          <w:fldChar w:fldCharType="begin"/>
        </w:r>
        <w:r w:rsidR="006B1111">
          <w:instrText xml:space="preserve"> SEQ Figura \* ARABIC </w:instrText>
        </w:r>
      </w:ins>
      <w:r w:rsidR="006B1111">
        <w:fldChar w:fldCharType="separate"/>
      </w:r>
      <w:ins w:id="8201" w:author="Orion" w:date="2011-07-26T22:30:00Z">
        <w:r w:rsidR="00503590">
          <w:rPr>
            <w:noProof/>
          </w:rPr>
          <w:t>44</w:t>
        </w:r>
      </w:ins>
      <w:bookmarkEnd w:id="8195"/>
      <w:ins w:id="8202" w:author="IO" w:date="2011-07-22T13:16:00Z">
        <w:del w:id="8203" w:author="Orion" w:date="2011-07-24T21:36:00Z">
          <w:r w:rsidR="00416FF6" w:rsidDel="00587D28">
            <w:rPr>
              <w:noProof/>
            </w:rPr>
            <w:delText>43</w:delText>
          </w:r>
        </w:del>
      </w:ins>
      <w:ins w:id="8204" w:author="IO" w:date="2011-07-22T13:09:00Z">
        <w:r w:rsidR="006B1111">
          <w:fldChar w:fldCharType="end"/>
        </w:r>
      </w:ins>
      <w:ins w:id="8205" w:author="Orion" w:date="2011-07-11T12:40:00Z">
        <w:del w:id="8206" w:author="IO" w:date="2011-07-22T13:09:00Z">
          <w:r w:rsidR="00711D6D" w:rsidDel="006B1111">
            <w:fldChar w:fldCharType="begin"/>
          </w:r>
          <w:r w:rsidR="00711D6D" w:rsidDel="006B1111">
            <w:delInstrText xml:space="preserve"> SEQ Ilustración \* ARABIC </w:delInstrText>
          </w:r>
        </w:del>
      </w:ins>
      <w:del w:id="8207" w:author="IO" w:date="2011-07-22T13:09:00Z">
        <w:r w:rsidR="00711D6D" w:rsidDel="006B1111">
          <w:fldChar w:fldCharType="end"/>
        </w:r>
      </w:del>
      <w:bookmarkEnd w:id="8196"/>
      <w:ins w:id="8208" w:author="Orion" w:date="2011-07-11T12:47:00Z">
        <w:r w:rsidR="00044826">
          <w:rPr>
            <w:rFonts w:cs="Times New Roman"/>
          </w:rPr>
          <w:t xml:space="preserve"> </w:t>
        </w:r>
      </w:ins>
    </w:p>
    <w:p w14:paraId="025522E1" w14:textId="2D5F8FED" w:rsidR="00044826" w:rsidRDefault="00044826">
      <w:pPr>
        <w:jc w:val="both"/>
        <w:rPr>
          <w:ins w:id="8209" w:author="Orion" w:date="2011-05-05T17:41:00Z"/>
          <w:rFonts w:cs="Times New Roman"/>
        </w:rPr>
        <w:pPrChange w:id="8210" w:author="Orion" w:date="2011-06-26T12:33:00Z">
          <w:pPr/>
        </w:pPrChange>
      </w:pPr>
    </w:p>
    <w:p w14:paraId="6785C0FF" w14:textId="64FFCDE8" w:rsidR="00B937FD" w:rsidRPr="008A1F38" w:rsidRDefault="00B937FD">
      <w:pPr>
        <w:pStyle w:val="Heading1"/>
        <w:numPr>
          <w:ilvl w:val="1"/>
          <w:numId w:val="40"/>
        </w:numPr>
        <w:rPr>
          <w:ins w:id="8211" w:author="Orion" w:date="2011-05-05T17:41:00Z"/>
          <w:sz w:val="44"/>
          <w:szCs w:val="52"/>
          <w:rPrChange w:id="8212" w:author="IO" w:date="2011-07-22T11:54:00Z">
            <w:rPr>
              <w:ins w:id="8213" w:author="Orion" w:date="2011-05-05T17:41:00Z"/>
              <w:szCs w:val="52"/>
            </w:rPr>
          </w:rPrChange>
        </w:rPr>
        <w:pPrChange w:id="8214" w:author="IO" w:date="2011-07-22T11:54:00Z">
          <w:pPr>
            <w:pStyle w:val="Title"/>
            <w:outlineLvl w:val="0"/>
          </w:pPr>
        </w:pPrChange>
      </w:pPr>
      <w:bookmarkStart w:id="8215" w:name="_Toc299721511"/>
      <w:ins w:id="8216" w:author="Orion" w:date="2011-05-05T17:41:00Z">
        <w:r w:rsidRPr="008A1F38">
          <w:rPr>
            <w:b w:val="0"/>
            <w:sz w:val="44"/>
            <w:szCs w:val="52"/>
            <w:rPrChange w:id="8217" w:author="IO" w:date="2011-07-22T11:54:00Z">
              <w:rPr>
                <w:rFonts w:cs="Times New Roman"/>
                <w:b/>
                <w:bCs/>
              </w:rPr>
            </w:rPrChange>
          </w:rPr>
          <w:t>Discusión</w:t>
        </w:r>
        <w:bookmarkEnd w:id="8215"/>
      </w:ins>
    </w:p>
    <w:p w14:paraId="4082AB88" w14:textId="46688847" w:rsidR="00954F95" w:rsidRDefault="00954F95">
      <w:pPr>
        <w:spacing w:after="120"/>
        <w:jc w:val="both"/>
        <w:rPr>
          <w:ins w:id="8218" w:author="IO" w:date="2011-07-22T16:33:00Z"/>
        </w:rPr>
        <w:pPrChange w:id="8219" w:author="IO" w:date="2011-07-22T14:51:00Z">
          <w:pPr/>
        </w:pPrChange>
      </w:pPr>
      <w:ins w:id="8220" w:author="IO" w:date="2011-07-22T16:31:00Z">
        <w:r>
          <w:t>E</w:t>
        </w:r>
      </w:ins>
      <w:ins w:id="8221" w:author="Orion" w:date="2011-07-08T14:07:00Z">
        <w:del w:id="8222" w:author="IO" w:date="2011-07-22T16:31:00Z">
          <w:r w:rsidR="000B12C1" w:rsidRPr="00EA40AF" w:rsidDel="00954F95">
            <w:delText xml:space="preserve">Como </w:delText>
          </w:r>
        </w:del>
      </w:ins>
      <w:ins w:id="8223" w:author="Orion" w:date="2011-07-08T14:50:00Z">
        <w:del w:id="8224" w:author="IO" w:date="2011-07-22T16:31:00Z">
          <w:r w:rsidR="00C333A5" w:rsidRPr="00EA40AF" w:rsidDel="00954F95">
            <w:delText>se ha</w:delText>
          </w:r>
        </w:del>
      </w:ins>
      <w:ins w:id="8225" w:author="Orion" w:date="2011-07-08T14:07:00Z">
        <w:del w:id="8226" w:author="IO" w:date="2011-07-22T16:31:00Z">
          <w:r w:rsidR="000B12C1" w:rsidRPr="00EA40AF" w:rsidDel="00954F95">
            <w:delText xml:space="preserve"> visto </w:delText>
          </w:r>
        </w:del>
      </w:ins>
      <w:ins w:id="8227" w:author="Orion" w:date="2011-07-08T14:50:00Z">
        <w:del w:id="8228" w:author="IO" w:date="2011-07-22T16:31:00Z">
          <w:r w:rsidR="00C333A5" w:rsidRPr="00EA40AF" w:rsidDel="00954F95">
            <w:delText>e</w:delText>
          </w:r>
        </w:del>
        <w:r w:rsidR="00C333A5" w:rsidRPr="00EA40AF">
          <w:t>l</w:t>
        </w:r>
      </w:ins>
      <w:ins w:id="8229" w:author="Orion" w:date="2011-07-08T14:07:00Z">
        <w:r w:rsidR="000B12C1" w:rsidRPr="00EA40AF">
          <w:t xml:space="preserve"> sistema</w:t>
        </w:r>
      </w:ins>
      <w:ins w:id="8230" w:author="Orion" w:date="2011-07-08T14:50:00Z">
        <w:r w:rsidR="00C333A5" w:rsidRPr="00EA40AF">
          <w:t xml:space="preserve"> desarrollado</w:t>
        </w:r>
      </w:ins>
      <w:ins w:id="8231" w:author="Orion" w:date="2011-07-08T14:07:00Z">
        <w:r w:rsidR="000B12C1" w:rsidRPr="00EA40AF">
          <w:t xml:space="preserve"> </w:t>
        </w:r>
      </w:ins>
      <w:ins w:id="8232" w:author="IO" w:date="2011-07-22T16:31:00Z">
        <w:r>
          <w:t xml:space="preserve">ha permitido </w:t>
        </w:r>
      </w:ins>
      <w:ins w:id="8233" w:author="IO" w:date="2011-07-22T16:35:00Z">
        <w:r>
          <w:t xml:space="preserve">simular y </w:t>
        </w:r>
      </w:ins>
      <w:ins w:id="8234" w:author="Orion" w:date="2011-07-08T14:07:00Z">
        <w:del w:id="8235" w:author="IO" w:date="2011-07-22T16:31:00Z">
          <w:r w:rsidR="000B12C1" w:rsidRPr="00EA40AF" w:rsidDel="00954F95">
            <w:delText xml:space="preserve">permite </w:delText>
          </w:r>
        </w:del>
        <w:del w:id="8236" w:author="IO" w:date="2011-07-22T16:32:00Z">
          <w:r w:rsidR="000B12C1" w:rsidRPr="00EA40AF" w:rsidDel="00954F95">
            <w:delText xml:space="preserve">la </w:delText>
          </w:r>
        </w:del>
        <w:del w:id="8237" w:author="IO" w:date="2011-07-22T16:35:00Z">
          <w:r w:rsidR="000B12C1" w:rsidRPr="00EA40AF" w:rsidDel="00954F95">
            <w:delText>simula</w:delText>
          </w:r>
        </w:del>
      </w:ins>
      <w:ins w:id="8238" w:author="IO" w:date="2011-07-22T16:35:00Z">
        <w:r>
          <w:t>evaluar</w:t>
        </w:r>
      </w:ins>
      <w:ins w:id="8239" w:author="Orion" w:date="2011-07-08T14:07:00Z">
        <w:del w:id="8240" w:author="IO" w:date="2011-07-22T16:32:00Z">
          <w:r w:rsidR="000B12C1" w:rsidRPr="00EA40AF" w:rsidDel="00954F95">
            <w:delText>ción de</w:delText>
          </w:r>
        </w:del>
        <w:r w:rsidR="000B12C1" w:rsidRPr="00EA40AF">
          <w:t xml:space="preserve"> </w:t>
        </w:r>
        <w:del w:id="8241" w:author="IO" w:date="2011-07-22T16:32:00Z">
          <w:r w:rsidR="000B12C1" w:rsidRPr="00EA40AF" w:rsidDel="00954F95">
            <w:delText>una serie de</w:delText>
          </w:r>
        </w:del>
      </w:ins>
      <w:ins w:id="8242" w:author="IO" w:date="2011-07-22T16:32:00Z">
        <w:r>
          <w:t>los</w:t>
        </w:r>
      </w:ins>
      <w:ins w:id="8243" w:author="Orion" w:date="2011-07-08T14:07:00Z">
        <w:r w:rsidR="000B12C1" w:rsidRPr="00EA40AF">
          <w:t xml:space="preserve"> casos de prueba </w:t>
        </w:r>
      </w:ins>
      <w:ins w:id="8244" w:author="IO" w:date="2011-07-22T16:35:00Z">
        <w:r>
          <w:t xml:space="preserve">de las Secciones </w:t>
        </w:r>
        <w:r>
          <w:fldChar w:fldCharType="begin"/>
        </w:r>
        <w:r>
          <w:instrText xml:space="preserve"> REF _Ref299115864 \r \h </w:instrText>
        </w:r>
      </w:ins>
      <w:r>
        <w:fldChar w:fldCharType="separate"/>
      </w:r>
      <w:ins w:id="8245" w:author="Orion" w:date="2011-07-26T22:30:00Z">
        <w:r w:rsidR="00503590">
          <w:t>6.1</w:t>
        </w:r>
      </w:ins>
      <w:ins w:id="8246" w:author="IO" w:date="2011-07-22T16:35:00Z">
        <w:r>
          <w:fldChar w:fldCharType="end"/>
        </w:r>
        <w:r>
          <w:t xml:space="preserve">y </w:t>
        </w:r>
        <w:r>
          <w:fldChar w:fldCharType="begin"/>
        </w:r>
        <w:r>
          <w:instrText xml:space="preserve"> REF _Ref299115866 \r \h </w:instrText>
        </w:r>
      </w:ins>
      <w:r>
        <w:fldChar w:fldCharType="separate"/>
      </w:r>
      <w:ins w:id="8247" w:author="Orion" w:date="2011-07-26T22:30:00Z">
        <w:r w:rsidR="00503590">
          <w:t>6.2</w:t>
        </w:r>
      </w:ins>
      <w:ins w:id="8248" w:author="IO" w:date="2011-07-22T16:35:00Z">
        <w:r>
          <w:fldChar w:fldCharType="end"/>
        </w:r>
        <w:r>
          <w:t xml:space="preserve">. La información obtenida en estos estudios permite </w:t>
        </w:r>
      </w:ins>
      <w:ins w:id="8249" w:author="IO" w:date="2011-07-22T16:36:00Z">
        <w:r>
          <w:t xml:space="preserve">extraer algunas conclusiones acerca d </w:t>
        </w:r>
        <w:proofErr w:type="spellStart"/>
        <w:r>
          <w:t>ela</w:t>
        </w:r>
        <w:proofErr w:type="spellEnd"/>
        <w:r>
          <w:t xml:space="preserve"> propuesta de este trabajo y compararla con otras aproximaciones vistas en el estado del arte (ver Sección </w:t>
        </w:r>
        <w:r>
          <w:fldChar w:fldCharType="begin"/>
        </w:r>
        <w:r>
          <w:instrText xml:space="preserve"> REF _Ref299115945 \r \h </w:instrText>
        </w:r>
      </w:ins>
      <w:r>
        <w:fldChar w:fldCharType="separate"/>
      </w:r>
      <w:ins w:id="8250" w:author="Orion" w:date="2011-07-26T22:30:00Z">
        <w:r w:rsidR="00503590">
          <w:t>3</w:t>
        </w:r>
      </w:ins>
      <w:ins w:id="8251" w:author="IO" w:date="2011-07-22T16:36:00Z">
        <w:r>
          <w:fldChar w:fldCharType="end"/>
        </w:r>
        <w:r>
          <w:t>).</w:t>
        </w:r>
      </w:ins>
    </w:p>
    <w:p w14:paraId="01B1DA9B" w14:textId="000843A8" w:rsidR="008804A5" w:rsidRDefault="00954F95">
      <w:pPr>
        <w:spacing w:before="240" w:after="120"/>
        <w:ind w:firstLine="284"/>
        <w:jc w:val="both"/>
        <w:rPr>
          <w:ins w:id="8252" w:author="IO" w:date="2011-07-22T17:20:00Z"/>
        </w:rPr>
        <w:pPrChange w:id="8253" w:author="IO" w:date="2011-07-22T16:51:00Z">
          <w:pPr>
            <w:pStyle w:val="ListParagraph"/>
            <w:numPr>
              <w:numId w:val="41"/>
            </w:numPr>
            <w:spacing w:before="120" w:after="120"/>
            <w:ind w:left="641" w:hanging="357"/>
            <w:jc w:val="both"/>
          </w:pPr>
        </w:pPrChange>
      </w:pPr>
      <w:ins w:id="8254" w:author="IO" w:date="2011-07-22T16:38:00Z">
        <w:r>
          <w:t>En primer lugar</w:t>
        </w:r>
      </w:ins>
      <w:ins w:id="8255" w:author="IO" w:date="2011-07-22T16:41:00Z">
        <w:r w:rsidR="008804A5">
          <w:t xml:space="preserve">, los modelos del tráfico aéreo </w:t>
        </w:r>
      </w:ins>
      <w:ins w:id="8256" w:author="IO" w:date="2011-07-22T16:44:00Z">
        <w:r w:rsidR="008804A5">
          <w:t xml:space="preserve">propuestos han permitido reproducir algunos fenómenos observados en la realidad. </w:t>
        </w:r>
      </w:ins>
      <w:ins w:id="8257" w:author="IO" w:date="2011-07-22T16:45:00Z">
        <w:r w:rsidR="008804A5">
          <w:t>En particular, ha podido observarse como la densidad del tráfico incrementa las probabilidades de conflicto y cómo l</w:t>
        </w:r>
      </w:ins>
      <w:ins w:id="8258" w:author="IO" w:date="2011-07-22T16:46:00Z">
        <w:r w:rsidR="008804A5">
          <w:t xml:space="preserve">as respuestas de los pilotos se veían afectadas por su estado. Sobre la primera observación, resulta razonable que una mayor densidad de tráfico implique </w:t>
        </w:r>
      </w:ins>
      <w:ins w:id="8259" w:author="IO" w:date="2011-07-22T16:47:00Z">
        <w:r w:rsidR="008804A5">
          <w:t>que las</w:t>
        </w:r>
      </w:ins>
      <w:ins w:id="8260" w:author="IO" w:date="2011-07-22T16:46:00Z">
        <w:r w:rsidR="008804A5">
          <w:t xml:space="preserve"> distancias entre las aerona</w:t>
        </w:r>
      </w:ins>
      <w:ins w:id="8261" w:author="IO" w:date="2011-07-22T16:47:00Z">
        <w:r w:rsidR="008804A5">
          <w:t xml:space="preserve">ves son más próximas a los límites de seguridad. </w:t>
        </w:r>
      </w:ins>
      <w:ins w:id="8262" w:author="IO" w:date="2011-07-22T16:53:00Z">
        <w:r w:rsidR="009B0C6F">
          <w:t xml:space="preserve">Esta situación ha podido apreciarse en los casos de la Sección </w:t>
        </w:r>
        <w:r w:rsidR="009B0C6F">
          <w:fldChar w:fldCharType="begin"/>
        </w:r>
        <w:r w:rsidR="009B0C6F">
          <w:instrText xml:space="preserve"> REF _Ref299116945 \r \h </w:instrText>
        </w:r>
      </w:ins>
      <w:r w:rsidR="009B0C6F">
        <w:fldChar w:fldCharType="separate"/>
      </w:r>
      <w:ins w:id="8263" w:author="Orion" w:date="2011-07-26T22:30:00Z">
        <w:r w:rsidR="00503590">
          <w:t>6.2</w:t>
        </w:r>
      </w:ins>
      <w:ins w:id="8264" w:author="IO" w:date="2011-07-22T16:53:00Z">
        <w:r w:rsidR="009B0C6F">
          <w:fldChar w:fldCharType="end"/>
        </w:r>
        <w:r w:rsidR="009B0C6F">
          <w:t xml:space="preserve">, donde el número de aviones era mayor. </w:t>
        </w:r>
      </w:ins>
      <w:ins w:id="8265" w:author="IO" w:date="2011-07-22T16:47:00Z">
        <w:r w:rsidR="008804A5">
          <w:t>Por tanto, en caso de conflicto hay menos tiempo para reaccionar. Sobre la segunda observación</w:t>
        </w:r>
      </w:ins>
      <w:ins w:id="8266" w:author="IO" w:date="2011-07-22T16:50:00Z">
        <w:r w:rsidR="00752369">
          <w:t>,</w:t>
        </w:r>
      </w:ins>
      <w:ins w:id="8267" w:author="IO" w:date="2011-07-22T16:47:00Z">
        <w:r w:rsidR="008804A5">
          <w:t xml:space="preserve"> la introducción en los modelos de la tarea </w:t>
        </w:r>
        <w:commentRangeStart w:id="8268"/>
        <w:r w:rsidR="008804A5">
          <w:t>“”</w:t>
        </w:r>
        <w:commentRangeEnd w:id="8268"/>
        <w:r w:rsidR="008804A5">
          <w:rPr>
            <w:rStyle w:val="CommentReference"/>
          </w:rPr>
          <w:commentReference w:id="8268"/>
        </w:r>
      </w:ins>
      <w:ins w:id="8269" w:author="IO" w:date="2011-07-22T16:48:00Z">
        <w:r w:rsidR="008804A5">
          <w:t xml:space="preserve"> </w:t>
        </w:r>
      </w:ins>
      <w:ins w:id="8270" w:author="IO" w:date="2011-07-22T16:50:00Z">
        <w:r w:rsidR="00752369">
          <w:t>ha permitido</w:t>
        </w:r>
      </w:ins>
      <w:ins w:id="8271" w:author="IO" w:date="2011-07-22T16:48:00Z">
        <w:r w:rsidR="008804A5">
          <w:t xml:space="preserve"> recoger la influencia en el tiempo de reacción de los pilotos de su estado en cuanto a fatiga o estrés</w:t>
        </w:r>
      </w:ins>
      <w:ins w:id="8272" w:author="IO" w:date="2011-07-22T16:50:00Z">
        <w:r w:rsidR="00752369">
          <w:t xml:space="preserve"> y de su nivel de experiencia. De esta forma se ha podi</w:t>
        </w:r>
      </w:ins>
      <w:ins w:id="8273" w:author="IO" w:date="2011-07-22T16:51:00Z">
        <w:r w:rsidR="00752369">
          <w:t>d</w:t>
        </w:r>
      </w:ins>
      <w:ins w:id="8274" w:author="IO" w:date="2011-07-22T16:50:00Z">
        <w:r w:rsidR="00752369">
          <w:t>o modelar la influ</w:t>
        </w:r>
      </w:ins>
      <w:ins w:id="8275" w:author="IO" w:date="2011-07-22T16:51:00Z">
        <w:r w:rsidR="00752369">
          <w:t>e</w:t>
        </w:r>
      </w:ins>
      <w:ins w:id="8276" w:author="IO" w:date="2011-07-22T16:50:00Z">
        <w:r w:rsidR="00752369">
          <w:t xml:space="preserve">ncia </w:t>
        </w:r>
      </w:ins>
      <w:ins w:id="8277" w:author="IO" w:date="2011-07-22T16:51:00Z">
        <w:r w:rsidR="00752369">
          <w:t xml:space="preserve">de estos factores en la resolución de conflictos. Así, </w:t>
        </w:r>
      </w:ins>
      <w:ins w:id="8278" w:author="IO" w:date="2011-07-22T16:45:00Z">
        <w:r w:rsidR="008804A5" w:rsidRPr="008804A5">
          <w:rPr>
            <w:rPrChange w:id="8279" w:author="IO" w:date="2011-07-22T16:45:00Z">
              <w:rPr>
                <w:i/>
              </w:rPr>
            </w:rPrChange>
          </w:rPr>
          <w:t xml:space="preserve">en los casos </w:t>
        </w:r>
      </w:ins>
      <w:ins w:id="8280" w:author="IO" w:date="2011-07-22T16:52:00Z">
        <w:r w:rsidR="00752369">
          <w:t>analizados</w:t>
        </w:r>
      </w:ins>
      <w:ins w:id="8281" w:author="IO" w:date="2011-07-22T16:45:00Z">
        <w:r w:rsidR="008804A5" w:rsidRPr="008804A5">
          <w:rPr>
            <w:rPrChange w:id="8282" w:author="IO" w:date="2011-07-22T16:45:00Z">
              <w:rPr>
                <w:i/>
              </w:rPr>
            </w:rPrChange>
          </w:rPr>
          <w:t xml:space="preserve"> donde los valores de experiencia eran bajos y </w:t>
        </w:r>
      </w:ins>
      <w:ins w:id="8283" w:author="IO" w:date="2011-07-22T16:52:00Z">
        <w:r w:rsidR="00752369">
          <w:t xml:space="preserve">los </w:t>
        </w:r>
      </w:ins>
      <w:ins w:id="8284" w:author="IO" w:date="2011-07-22T16:45:00Z">
        <w:r w:rsidR="008804A5" w:rsidRPr="008804A5">
          <w:rPr>
            <w:rPrChange w:id="8285" w:author="IO" w:date="2011-07-22T16:45:00Z">
              <w:rPr>
                <w:i/>
              </w:rPr>
            </w:rPrChange>
          </w:rPr>
          <w:t xml:space="preserve">de estrés y fatiga altos, el número y proximidad de </w:t>
        </w:r>
      </w:ins>
      <w:ins w:id="8286" w:author="IO" w:date="2011-07-22T16:52:00Z">
        <w:r w:rsidR="00752369">
          <w:t xml:space="preserve">los </w:t>
        </w:r>
      </w:ins>
      <w:ins w:id="8287" w:author="IO" w:date="2011-07-22T16:45:00Z">
        <w:r w:rsidR="008804A5" w:rsidRPr="008804A5">
          <w:rPr>
            <w:rPrChange w:id="8288" w:author="IO" w:date="2011-07-22T16:45:00Z">
              <w:rPr>
                <w:i/>
              </w:rPr>
            </w:rPrChange>
          </w:rPr>
          <w:t xml:space="preserve">riesgos de conflicto aumentaba, hasta tal punto que en ciertas ocasiones se llegaba </w:t>
        </w:r>
      </w:ins>
      <w:ins w:id="8289" w:author="IO" w:date="2011-07-22T16:52:00Z">
        <w:r w:rsidR="00752369">
          <w:t>cerca de la colisión</w:t>
        </w:r>
      </w:ins>
      <w:ins w:id="8290" w:author="IO" w:date="2011-07-22T16:45:00Z">
        <w:r w:rsidR="008804A5" w:rsidRPr="008804A5">
          <w:rPr>
            <w:rPrChange w:id="8291" w:author="IO" w:date="2011-07-22T16:45:00Z">
              <w:rPr>
                <w:i/>
              </w:rPr>
            </w:rPrChange>
          </w:rPr>
          <w:t>.</w:t>
        </w:r>
      </w:ins>
    </w:p>
    <w:p w14:paraId="6DD3E099" w14:textId="57FB3795" w:rsidR="00444875" w:rsidRPr="00444875" w:rsidRDefault="00444875">
      <w:pPr>
        <w:spacing w:before="240" w:after="120"/>
        <w:ind w:firstLine="284"/>
        <w:jc w:val="both"/>
        <w:rPr>
          <w:rPrChange w:id="8292" w:author="IO" w:date="2011-07-22T17:20:00Z">
            <w:rPr>
              <w:i/>
            </w:rPr>
          </w:rPrChange>
        </w:rPr>
        <w:pPrChange w:id="8293" w:author="IO" w:date="2011-07-22T17:20:00Z">
          <w:pPr>
            <w:pStyle w:val="ListParagraph"/>
            <w:numPr>
              <w:numId w:val="41"/>
            </w:numPr>
            <w:spacing w:before="120" w:after="120"/>
            <w:ind w:left="641" w:hanging="357"/>
            <w:jc w:val="both"/>
          </w:pPr>
        </w:pPrChange>
      </w:pPr>
      <w:ins w:id="8294" w:author="IO" w:date="2011-07-22T17:21:00Z">
        <w:r>
          <w:t xml:space="preserve">Esta capacidad para representar con realismo situaciones de tráfico aéreo </w:t>
        </w:r>
      </w:ins>
      <w:ins w:id="8295" w:author="IO" w:date="2011-07-22T17:22:00Z">
        <w:r w:rsidR="00FC2154">
          <w:t xml:space="preserve">también puede usarse para evaluar situaciones hipotéticas como se señaló en la introducción (ver Sección </w:t>
        </w:r>
      </w:ins>
      <w:ins w:id="8296" w:author="IO" w:date="2011-07-22T17:23:00Z">
        <w:r w:rsidR="00FC2154">
          <w:fldChar w:fldCharType="begin"/>
        </w:r>
        <w:r w:rsidR="00FC2154">
          <w:instrText xml:space="preserve"> REF _Ref299118708 \r \h </w:instrText>
        </w:r>
      </w:ins>
      <w:r w:rsidR="00FC2154">
        <w:fldChar w:fldCharType="separate"/>
      </w:r>
      <w:ins w:id="8297" w:author="Orion" w:date="2011-07-26T22:30:00Z">
        <w:r w:rsidR="00503590">
          <w:t>1</w:t>
        </w:r>
      </w:ins>
      <w:ins w:id="8298" w:author="IO" w:date="2011-07-22T17:23:00Z">
        <w:r w:rsidR="00FC2154">
          <w:fldChar w:fldCharType="end"/>
        </w:r>
      </w:ins>
      <w:ins w:id="8299" w:author="IO" w:date="2011-07-22T17:22:00Z">
        <w:r w:rsidR="00FC2154">
          <w:t>).</w:t>
        </w:r>
      </w:ins>
      <w:ins w:id="8300" w:author="IO" w:date="2011-07-22T17:23:00Z">
        <w:r w:rsidR="00FC2154">
          <w:t xml:space="preserve"> Por ejemplo, se ha indicado que los </w:t>
        </w:r>
        <w:proofErr w:type="spellStart"/>
        <w:r w:rsidR="00FC2154">
          <w:t>UAVs</w:t>
        </w:r>
        <w:proofErr w:type="spellEnd"/>
        <w:r w:rsidR="00FC2154">
          <w:t xml:space="preserve"> podrían ser modelado</w:t>
        </w:r>
      </w:ins>
      <w:ins w:id="8301" w:author="IO" w:date="2011-07-22T17:29:00Z">
        <w:r w:rsidR="00FC2154">
          <w:t>s</w:t>
        </w:r>
      </w:ins>
      <w:ins w:id="8302" w:author="IO" w:date="2011-07-22T17:23:00Z">
        <w:r w:rsidR="00FC2154">
          <w:t xml:space="preserve"> como pilotos donde los factores de </w:t>
        </w:r>
        <w:r w:rsidR="00FC2154">
          <w:lastRenderedPageBreak/>
          <w:t xml:space="preserve">estrés y fatiga no aparecen (ver Sección </w:t>
        </w:r>
      </w:ins>
      <w:ins w:id="8303" w:author="IO" w:date="2011-07-22T17:28:00Z">
        <w:r w:rsidR="00FC2154">
          <w:fldChar w:fldCharType="begin"/>
        </w:r>
        <w:r w:rsidR="00FC2154">
          <w:instrText xml:space="preserve"> REF _Ref299119056 \r \h </w:instrText>
        </w:r>
      </w:ins>
      <w:r w:rsidR="00FC2154">
        <w:fldChar w:fldCharType="separate"/>
      </w:r>
      <w:ins w:id="8304" w:author="Orion" w:date="2011-07-26T22:30:00Z">
        <w:r w:rsidR="00503590">
          <w:t>4.1.3</w:t>
        </w:r>
      </w:ins>
      <w:ins w:id="8305" w:author="IO" w:date="2011-07-22T17:28:00Z">
        <w:r w:rsidR="00FC2154">
          <w:fldChar w:fldCharType="end"/>
        </w:r>
      </w:ins>
      <w:ins w:id="8306" w:author="IO" w:date="2011-07-22T17:23:00Z">
        <w:r w:rsidR="00FC2154">
          <w:t xml:space="preserve">). </w:t>
        </w:r>
      </w:ins>
      <w:ins w:id="8307" w:author="IO" w:date="2011-07-22T17:29:00Z">
        <w:r w:rsidR="00FC2154">
          <w:t xml:space="preserve">Aquí las simulaciones </w:t>
        </w:r>
      </w:ins>
      <w:ins w:id="8308" w:author="IO" w:date="2011-07-22T17:30:00Z">
        <w:r w:rsidR="00FC2154">
          <w:t xml:space="preserve">muestran el efecto positivo </w:t>
        </w:r>
      </w:ins>
      <w:moveToRangeStart w:id="8309" w:author="IO" w:date="2011-07-22T17:20:00Z" w:name="move299118561"/>
      <w:moveTo w:id="8310" w:author="IO" w:date="2011-07-22T17:20:00Z">
        <w:del w:id="8311" w:author="IO" w:date="2011-07-22T17:30:00Z">
          <w:r w:rsidRPr="00444875" w:rsidDel="00FC2154">
            <w:rPr>
              <w:rPrChange w:id="8312" w:author="IO" w:date="2011-07-22T17:20:00Z">
                <w:rPr>
                  <w:i/>
                </w:rPr>
              </w:rPrChange>
            </w:rPr>
            <w:delText>C</w:delText>
          </w:r>
        </w:del>
      </w:moveTo>
      <w:ins w:id="8313" w:author="IO" w:date="2011-07-22T17:30:00Z">
        <w:r w:rsidR="00FC2154">
          <w:t>de c</w:t>
        </w:r>
      </w:ins>
      <w:moveTo w:id="8314" w:author="IO" w:date="2011-07-22T17:20:00Z">
        <w:r w:rsidRPr="00444875">
          <w:rPr>
            <w:rPrChange w:id="8315" w:author="IO" w:date="2011-07-22T17:20:00Z">
              <w:rPr>
                <w:i/>
              </w:rPr>
            </w:rPrChange>
          </w:rPr>
          <w:t xml:space="preserve">ontar con elementos </w:t>
        </w:r>
        <w:del w:id="8316" w:author="IO" w:date="2011-07-22T17:30:00Z">
          <w:r w:rsidRPr="00444875" w:rsidDel="00FC2154">
            <w:rPr>
              <w:rPrChange w:id="8317" w:author="IO" w:date="2011-07-22T17:20:00Z">
                <w:rPr>
                  <w:i/>
                </w:rPr>
              </w:rPrChange>
            </w:rPr>
            <w:delText>cuyas</w:delText>
          </w:r>
        </w:del>
      </w:moveTo>
      <w:ins w:id="8318" w:author="IO" w:date="2011-07-22T17:30:00Z">
        <w:r w:rsidR="00FC2154">
          <w:t>que evalúan situaciones y toman</w:t>
        </w:r>
      </w:ins>
      <w:moveTo w:id="8319" w:author="IO" w:date="2011-07-22T17:20:00Z">
        <w:del w:id="8320" w:author="IO" w:date="2011-07-22T17:30:00Z">
          <w:r w:rsidRPr="00444875" w:rsidDel="00FC2154">
            <w:rPr>
              <w:rPrChange w:id="8321" w:author="IO" w:date="2011-07-22T17:20:00Z">
                <w:rPr>
                  <w:i/>
                </w:rPr>
              </w:rPrChange>
            </w:rPr>
            <w:delText xml:space="preserve"> evaluaciones y</w:delText>
          </w:r>
        </w:del>
        <w:r w:rsidRPr="00444875">
          <w:rPr>
            <w:rPrChange w:id="8322" w:author="IO" w:date="2011-07-22T17:20:00Z">
              <w:rPr>
                <w:i/>
              </w:rPr>
            </w:rPrChange>
          </w:rPr>
          <w:t xml:space="preserve"> decisiones</w:t>
        </w:r>
      </w:moveTo>
      <w:ins w:id="8323" w:author="IO" w:date="2011-07-22T17:30:00Z">
        <w:r w:rsidR="00FC2154">
          <w:t xml:space="preserve"> de forma prácticamente inmediata</w:t>
        </w:r>
      </w:ins>
      <w:moveTo w:id="8324" w:author="IO" w:date="2011-07-22T17:20:00Z">
        <w:del w:id="8325" w:author="IO" w:date="2011-07-22T17:30:00Z">
          <w:r w:rsidRPr="00444875" w:rsidDel="00FC2154">
            <w:rPr>
              <w:rPrChange w:id="8326" w:author="IO" w:date="2011-07-22T17:20:00Z">
                <w:rPr>
                  <w:i/>
                </w:rPr>
              </w:rPrChange>
            </w:rPr>
            <w:delText xml:space="preserve"> </w:delText>
          </w:r>
        </w:del>
        <w:r w:rsidRPr="00444875">
          <w:rPr>
            <w:rPrChange w:id="8327" w:author="IO" w:date="2011-07-22T17:20:00Z">
              <w:rPr>
                <w:i/>
              </w:rPr>
            </w:rPrChange>
          </w:rPr>
          <w:t xml:space="preserve"> </w:t>
        </w:r>
        <w:del w:id="8328" w:author="IO" w:date="2011-07-22T17:31:00Z">
          <w:r w:rsidRPr="00444875" w:rsidDel="00FC2154">
            <w:rPr>
              <w:rPrChange w:id="8329" w:author="IO" w:date="2011-07-22T17:20:00Z">
                <w:rPr>
                  <w:i/>
                </w:rPr>
              </w:rPrChange>
            </w:rPr>
            <w:delText>son ejecutadas prácticamente en tiempo real contribuye muy positivamente a dar</w:delText>
          </w:r>
        </w:del>
      </w:moveTo>
      <w:ins w:id="8330" w:author="IO" w:date="2011-07-22T17:31:00Z">
        <w:r w:rsidR="00FC2154">
          <w:t>para la</w:t>
        </w:r>
      </w:ins>
      <w:moveTo w:id="8331" w:author="IO" w:date="2011-07-22T17:20:00Z">
        <w:r w:rsidRPr="00444875">
          <w:rPr>
            <w:rPrChange w:id="8332" w:author="IO" w:date="2011-07-22T17:20:00Z">
              <w:rPr>
                <w:i/>
              </w:rPr>
            </w:rPrChange>
          </w:rPr>
          <w:t xml:space="preserve"> fluidez </w:t>
        </w:r>
        <w:del w:id="8333" w:author="IO" w:date="2011-07-22T17:31:00Z">
          <w:r w:rsidRPr="00444875" w:rsidDel="00FC2154">
            <w:rPr>
              <w:rPrChange w:id="8334" w:author="IO" w:date="2011-07-22T17:20:00Z">
                <w:rPr>
                  <w:i/>
                </w:rPr>
              </w:rPrChange>
            </w:rPr>
            <w:delText>a</w:delText>
          </w:r>
        </w:del>
      </w:moveTo>
      <w:ins w:id="8335" w:author="IO" w:date="2011-07-22T17:31:00Z">
        <w:r w:rsidR="00FC2154">
          <w:t>de</w:t>
        </w:r>
      </w:ins>
      <w:moveTo w:id="8336" w:author="IO" w:date="2011-07-22T17:20:00Z">
        <w:r w:rsidRPr="00444875">
          <w:rPr>
            <w:rPrChange w:id="8337" w:author="IO" w:date="2011-07-22T17:20:00Z">
              <w:rPr>
                <w:i/>
              </w:rPr>
            </w:rPrChange>
          </w:rPr>
          <w:t xml:space="preserve">l tráfico y </w:t>
        </w:r>
        <w:del w:id="8338" w:author="IO" w:date="2011-07-22T17:31:00Z">
          <w:r w:rsidRPr="00444875" w:rsidDel="00FC2154">
            <w:rPr>
              <w:rPrChange w:id="8339" w:author="IO" w:date="2011-07-22T17:20:00Z">
                <w:rPr>
                  <w:i/>
                </w:rPr>
              </w:rPrChange>
            </w:rPr>
            <w:delText>reducir</w:delText>
          </w:r>
        </w:del>
      </w:moveTo>
      <w:ins w:id="8340" w:author="IO" w:date="2011-07-22T17:31:00Z">
        <w:r w:rsidR="00FC2154">
          <w:t>la reducción</w:t>
        </w:r>
      </w:ins>
      <w:moveTo w:id="8341" w:author="IO" w:date="2011-07-22T17:20:00Z">
        <w:r w:rsidRPr="00444875">
          <w:rPr>
            <w:rPrChange w:id="8342" w:author="IO" w:date="2011-07-22T17:20:00Z">
              <w:rPr>
                <w:i/>
              </w:rPr>
            </w:rPrChange>
          </w:rPr>
          <w:t xml:space="preserve"> </w:t>
        </w:r>
      </w:moveTo>
      <w:ins w:id="8343" w:author="IO" w:date="2011-07-22T17:31:00Z">
        <w:r w:rsidR="00FC2154">
          <w:t>d</w:t>
        </w:r>
      </w:ins>
      <w:moveTo w:id="8344" w:author="IO" w:date="2011-07-22T17:20:00Z">
        <w:r w:rsidRPr="00444875">
          <w:rPr>
            <w:rPrChange w:id="8345" w:author="IO" w:date="2011-07-22T17:20:00Z">
              <w:rPr>
                <w:i/>
              </w:rPr>
            </w:rPrChange>
          </w:rPr>
          <w:t xml:space="preserve">el número de conflictos. </w:t>
        </w:r>
      </w:moveTo>
      <w:ins w:id="8346" w:author="IO" w:date="2011-07-22T17:31:00Z">
        <w:r w:rsidR="00FC2154">
          <w:t xml:space="preserve">Estas observaciones apoyan las posibles ventajas d </w:t>
        </w:r>
        <w:proofErr w:type="spellStart"/>
        <w:r w:rsidR="00FC2154">
          <w:t>ela</w:t>
        </w:r>
        <w:proofErr w:type="spellEnd"/>
        <w:r w:rsidR="00FC2154">
          <w:t xml:space="preserve"> introducción de </w:t>
        </w:r>
        <w:proofErr w:type="spellStart"/>
        <w:r w:rsidR="00FC2154">
          <w:t>UAVs</w:t>
        </w:r>
        <w:proofErr w:type="spellEnd"/>
        <w:r w:rsidR="00FC2154">
          <w:t xml:space="preserve"> </w:t>
        </w:r>
        <w:r w:rsidR="00150117">
          <w:t xml:space="preserve">en el espacio aéreo. No obstante, hay que señalar que los modelos aplicados son limitados. </w:t>
        </w:r>
      </w:ins>
      <w:moveTo w:id="8347" w:author="IO" w:date="2011-07-22T17:20:00Z">
        <w:del w:id="8348" w:author="IO" w:date="2011-07-22T17:32:00Z">
          <w:r w:rsidRPr="00444875" w:rsidDel="00150117">
            <w:rPr>
              <w:rPrChange w:id="8349" w:author="IO" w:date="2011-07-22T17:20:00Z">
                <w:rPr>
                  <w:i/>
                </w:rPr>
              </w:rPrChange>
            </w:rPr>
            <w:delText>La mejora es tal que la introducción de la tecnología de los UAVs podría permitir, hasta cierto punto, paliar los riesgos que supone que se encuentren volando en el espacio aéreo aviones manejados por pilotos con mucho estrés o fatiga, o con bajos niveles de experiencia.</w:delText>
          </w:r>
        </w:del>
      </w:moveTo>
      <w:ins w:id="8350" w:author="IO" w:date="2011-07-22T17:32:00Z">
        <w:r w:rsidR="00150117">
          <w:t xml:space="preserve">Así, </w:t>
        </w:r>
      </w:ins>
      <w:ins w:id="8351" w:author="IO" w:date="2011-07-22T17:33:00Z">
        <w:r w:rsidR="00150117">
          <w:t xml:space="preserve">en el caso de que sea necesario analizar situaciones más complejas para tomar </w:t>
        </w:r>
      </w:ins>
      <w:ins w:id="8352" w:author="IO" w:date="2011-07-22T17:34:00Z">
        <w:r w:rsidR="00150117">
          <w:t>decisiones</w:t>
        </w:r>
      </w:ins>
      <w:ins w:id="8353" w:author="IO" w:date="2011-07-22T17:33:00Z">
        <w:r w:rsidR="00150117">
          <w:t xml:space="preserve">, es posible que los </w:t>
        </w:r>
      </w:ins>
      <w:ins w:id="8354" w:author="IO" w:date="2011-07-22T17:32:00Z">
        <w:r w:rsidR="00150117">
          <w:t>piloto</w:t>
        </w:r>
      </w:ins>
      <w:ins w:id="8355" w:author="IO" w:date="2011-07-22T17:33:00Z">
        <w:r w:rsidR="00150117">
          <w:t>s</w:t>
        </w:r>
      </w:ins>
      <w:ins w:id="8356" w:author="IO" w:date="2011-07-22T17:32:00Z">
        <w:r w:rsidR="00150117">
          <w:t xml:space="preserve"> humano</w:t>
        </w:r>
      </w:ins>
      <w:ins w:id="8357" w:author="IO" w:date="2011-07-22T17:33:00Z">
        <w:r w:rsidR="00150117">
          <w:t>s</w:t>
        </w:r>
      </w:ins>
      <w:ins w:id="8358" w:author="IO" w:date="2011-07-22T17:32:00Z">
        <w:r w:rsidR="00150117">
          <w:t xml:space="preserve"> pued</w:t>
        </w:r>
      </w:ins>
      <w:ins w:id="8359" w:author="IO" w:date="2011-07-22T17:33:00Z">
        <w:r w:rsidR="00150117">
          <w:t>an</w:t>
        </w:r>
      </w:ins>
      <w:ins w:id="8360" w:author="IO" w:date="2011-07-22T17:32:00Z">
        <w:r w:rsidR="00150117">
          <w:t xml:space="preserve"> obrar de forma rápida según su experiencia </w:t>
        </w:r>
      </w:ins>
      <w:ins w:id="8361" w:author="IO" w:date="2011-07-22T17:34:00Z">
        <w:r w:rsidR="00150117">
          <w:t xml:space="preserve">mientras que los </w:t>
        </w:r>
        <w:proofErr w:type="spellStart"/>
        <w:r w:rsidR="00150117">
          <w:t>UAVs</w:t>
        </w:r>
        <w:proofErr w:type="spellEnd"/>
        <w:r w:rsidR="00150117">
          <w:t xml:space="preserve"> se vean atascados en largas evaluaciones o deban dejarlas incompletas para obrar en tiempo.</w:t>
        </w:r>
      </w:ins>
    </w:p>
    <w:moveToRangeEnd w:id="8309"/>
    <w:p w14:paraId="03CC1A9B" w14:textId="7FC08324" w:rsidR="009440EA" w:rsidRPr="00EA40AF" w:rsidRDefault="009B0C6F">
      <w:pPr>
        <w:spacing w:before="240" w:after="120"/>
        <w:ind w:firstLine="284"/>
        <w:jc w:val="both"/>
        <w:rPr>
          <w:ins w:id="8362" w:author="Orion" w:date="2011-07-08T14:27:00Z"/>
        </w:rPr>
        <w:pPrChange w:id="8363" w:author="IO" w:date="2011-07-22T16:38:00Z">
          <w:pPr/>
        </w:pPrChange>
      </w:pPr>
      <w:ins w:id="8364" w:author="IO" w:date="2011-07-22T16:53:00Z">
        <w:r>
          <w:t>En segundo lugar hay que señalar la flexibilidad proporcionada a la simulac</w:t>
        </w:r>
      </w:ins>
      <w:ins w:id="8365" w:author="IO" w:date="2011-07-22T16:54:00Z">
        <w:r>
          <w:t xml:space="preserve">ión por el MDE y la arquitectura en tres capas. </w:t>
        </w:r>
      </w:ins>
      <w:ins w:id="8366" w:author="IO" w:date="2011-07-22T16:55:00Z">
        <w:r>
          <w:t xml:space="preserve">Una vez desarrollada una primera versión de la simulación con el diseño apropiado, las capas de visualización y control pueden ser </w:t>
        </w:r>
      </w:ins>
      <w:ins w:id="8367" w:author="IO" w:date="2011-07-22T16:56:00Z">
        <w:r>
          <w:t>reutilizadas</w:t>
        </w:r>
      </w:ins>
      <w:ins w:id="8368" w:author="IO" w:date="2011-07-22T16:55:00Z">
        <w:r>
          <w:t xml:space="preserve"> en </w:t>
        </w:r>
      </w:ins>
      <w:ins w:id="8369" w:author="IO" w:date="2011-07-22T16:56:00Z">
        <w:r>
          <w:t xml:space="preserve">múltiples simulaciones con distinta lógica subyacente. Modificar esta lógica sólo requiere cambiar los modelos de la Sección </w:t>
        </w:r>
        <w:r>
          <w:fldChar w:fldCharType="begin"/>
        </w:r>
        <w:r>
          <w:instrText xml:space="preserve"> REF _Ref298953724 \r \h </w:instrText>
        </w:r>
      </w:ins>
      <w:r>
        <w:fldChar w:fldCharType="separate"/>
      </w:r>
      <w:ins w:id="8370" w:author="Orion" w:date="2011-07-26T22:30:00Z">
        <w:r w:rsidR="00503590">
          <w:t>5.1</w:t>
        </w:r>
      </w:ins>
      <w:ins w:id="8371" w:author="IO" w:date="2011-07-22T16:56:00Z">
        <w:r>
          <w:fldChar w:fldCharType="end"/>
        </w:r>
        <w:r>
          <w:t xml:space="preserve"> según las nuevas hipótesis. </w:t>
        </w:r>
      </w:ins>
      <w:ins w:id="8372" w:author="IO" w:date="2011-07-22T16:59:00Z">
        <w:r>
          <w:t xml:space="preserve">Después se regeneran las clases de la capa lógica y se dispone de la nueva simulación. Por supuesto, este cambio puede requerir un mayor trabajo si se decide cambiar </w:t>
        </w:r>
      </w:ins>
      <w:ins w:id="8373" w:author="IO" w:date="2011-07-22T17:00:00Z">
        <w:r>
          <w:t xml:space="preserve">el IAF por </w:t>
        </w:r>
      </w:ins>
      <w:ins w:id="8374" w:author="IO" w:date="2011-07-22T17:03:00Z">
        <w:r w:rsidR="005D501D">
          <w:t>otra plataforma sobre la que ejecutar la lógica</w:t>
        </w:r>
      </w:ins>
      <w:ins w:id="8375" w:author="IO" w:date="2011-07-22T17:04:00Z">
        <w:r w:rsidR="005D501D">
          <w:t xml:space="preserve"> y no se tienen las plantillas de código para esa plataforma</w:t>
        </w:r>
      </w:ins>
      <w:ins w:id="8376" w:author="IO" w:date="2011-07-22T17:03:00Z">
        <w:r w:rsidR="005D501D">
          <w:t>. En ese caso</w:t>
        </w:r>
      </w:ins>
      <w:ins w:id="8377" w:author="IO" w:date="2011-07-22T17:04:00Z">
        <w:r w:rsidR="005D501D">
          <w:t xml:space="preserve"> habría que </w:t>
        </w:r>
      </w:ins>
      <w:ins w:id="8378" w:author="IO" w:date="2011-07-22T17:11:00Z">
        <w:r w:rsidR="00444875">
          <w:t>desarrollar</w:t>
        </w:r>
      </w:ins>
      <w:ins w:id="8379" w:author="IO" w:date="2011-07-22T17:04:00Z">
        <w:r w:rsidR="005D501D">
          <w:t xml:space="preserve"> dichas</w:t>
        </w:r>
      </w:ins>
      <w:ins w:id="8380" w:author="IO" w:date="2011-07-22T17:03:00Z">
        <w:r w:rsidR="005D501D">
          <w:t xml:space="preserve"> plantillas</w:t>
        </w:r>
      </w:ins>
      <w:ins w:id="8381" w:author="IO" w:date="2011-07-22T17:04:00Z">
        <w:r w:rsidR="005D501D">
          <w:t>.</w:t>
        </w:r>
      </w:ins>
      <w:ins w:id="8382" w:author="IO" w:date="2011-07-22T17:13:00Z">
        <w:r w:rsidR="00444875">
          <w:t xml:space="preserve"> </w:t>
        </w:r>
      </w:ins>
      <w:ins w:id="8383" w:author="IO" w:date="2011-07-22T17:12:00Z">
        <w:r w:rsidR="00444875">
          <w:t>A</w:t>
        </w:r>
      </w:ins>
      <w:ins w:id="8384" w:author="IO" w:date="2011-07-22T17:11:00Z">
        <w:r w:rsidR="00444875">
          <w:t xml:space="preserve">bordar </w:t>
        </w:r>
      </w:ins>
      <w:ins w:id="8385" w:author="IO" w:date="2011-07-22T17:12:00Z">
        <w:r w:rsidR="00444875">
          <w:t xml:space="preserve">estos cambios sobre las herramientas de simulación vistas en el estado del arte sería mucho más complejo. En todos los casos analizados requeriría desarrollar código usando las librerías disponibles con la herramienta. </w:t>
        </w:r>
      </w:ins>
      <w:ins w:id="8386" w:author="IO" w:date="2011-07-22T17:13:00Z">
        <w:r w:rsidR="00444875">
          <w:t xml:space="preserve">Éste sería el caso de </w:t>
        </w:r>
        <w:proofErr w:type="spellStart"/>
        <w:r w:rsidR="00444875">
          <w:t>ttratar</w:t>
        </w:r>
        <w:proofErr w:type="spellEnd"/>
        <w:r w:rsidR="00444875">
          <w:t xml:space="preserve"> de contemplar </w:t>
        </w:r>
      </w:ins>
      <w:ins w:id="8387" w:author="Orion" w:date="2011-07-08T14:07:00Z">
        <w:del w:id="8388" w:author="IO" w:date="2011-07-22T17:13:00Z">
          <w:r w:rsidR="000B12C1" w:rsidRPr="00EA40AF" w:rsidDel="00444875">
            <w:delText xml:space="preserve">de una manera flexible y </w:delText>
          </w:r>
        </w:del>
      </w:ins>
      <w:ins w:id="8389" w:author="Orion" w:date="2011-07-08T14:08:00Z">
        <w:del w:id="8390" w:author="IO" w:date="2011-07-22T17:13:00Z">
          <w:r w:rsidR="000B12C1" w:rsidRPr="00EA40AF" w:rsidDel="00444875">
            <w:delText>fácilmente</w:delText>
          </w:r>
        </w:del>
      </w:ins>
      <w:ins w:id="8391" w:author="Orion" w:date="2011-07-08T14:07:00Z">
        <w:del w:id="8392" w:author="IO" w:date="2011-07-22T17:13:00Z">
          <w:r w:rsidR="000B12C1" w:rsidRPr="00EA40AF" w:rsidDel="00444875">
            <w:delText xml:space="preserve"> </w:delText>
          </w:r>
        </w:del>
      </w:ins>
      <w:ins w:id="8393" w:author="Orion" w:date="2011-07-08T14:08:00Z">
        <w:del w:id="8394" w:author="IO" w:date="2011-07-22T17:13:00Z">
          <w:r w:rsidR="000B12C1" w:rsidRPr="00EA40AF" w:rsidDel="00444875">
            <w:delText xml:space="preserve">configurables. </w:delText>
          </w:r>
        </w:del>
      </w:ins>
      <w:ins w:id="8395" w:author="Orion" w:date="2011-07-08T14:06:00Z">
        <w:del w:id="8396" w:author="IO" w:date="2011-07-22T17:13:00Z">
          <w:r w:rsidR="000B12C1" w:rsidRPr="00EA40AF" w:rsidDel="00444875">
            <w:delText>Algunas de estos casos de prueba</w:delText>
          </w:r>
        </w:del>
      </w:ins>
      <w:ins w:id="8397" w:author="Orion" w:date="2011-07-08T14:09:00Z">
        <w:del w:id="8398" w:author="IO" w:date="2011-07-22T17:13:00Z">
          <w:r w:rsidR="000B12C1" w:rsidRPr="00EA40AF" w:rsidDel="00444875">
            <w:delText xml:space="preserve"> podrían intentarse simular con algunas de las herramientas que enumeramos en el estado del arte, pero</w:delText>
          </w:r>
        </w:del>
      </w:ins>
      <w:ins w:id="8399" w:author="Orion" w:date="2011-07-08T14:11:00Z">
        <w:del w:id="8400" w:author="IO" w:date="2011-07-22T17:13:00Z">
          <w:r w:rsidR="000B12C1" w:rsidRPr="00EA40AF" w:rsidDel="00444875">
            <w:delText xml:space="preserve"> para que esto fuera posible</w:delText>
          </w:r>
        </w:del>
      </w:ins>
      <w:ins w:id="8401" w:author="Orion" w:date="2011-07-08T14:09:00Z">
        <w:del w:id="8402" w:author="IO" w:date="2011-07-22T17:13:00Z">
          <w:r w:rsidR="000B12C1" w:rsidRPr="00EA40AF" w:rsidDel="00444875">
            <w:delText xml:space="preserve"> tendr</w:delText>
          </w:r>
        </w:del>
      </w:ins>
      <w:ins w:id="8403" w:author="Orion" w:date="2011-07-08T14:11:00Z">
        <w:del w:id="8404" w:author="IO" w:date="2011-07-22T17:13:00Z">
          <w:r w:rsidR="000B12C1" w:rsidRPr="00EA40AF" w:rsidDel="00444875">
            <w:delText>íamos que limitar la complejidad de estos casos</w:delText>
          </w:r>
        </w:del>
      </w:ins>
      <w:ins w:id="8405" w:author="Orion" w:date="2011-07-08T14:12:00Z">
        <w:del w:id="8406" w:author="IO" w:date="2011-07-22T17:13:00Z">
          <w:r w:rsidR="000B12C1" w:rsidRPr="00EA40AF" w:rsidDel="00444875">
            <w:delText>. E</w:delText>
          </w:r>
          <w:r w:rsidR="00FC3DDD" w:rsidRPr="00EA40AF" w:rsidDel="00444875">
            <w:delText>st</w:delText>
          </w:r>
        </w:del>
      </w:ins>
      <w:ins w:id="8407" w:author="Orion" w:date="2011-07-08T14:18:00Z">
        <w:del w:id="8408" w:author="IO" w:date="2011-07-22T17:13:00Z">
          <w:r w:rsidR="00FC3DDD" w:rsidRPr="00EA40AF" w:rsidDel="00444875">
            <w:delText>a limitación</w:delText>
          </w:r>
        </w:del>
      </w:ins>
      <w:ins w:id="8409" w:author="Orion" w:date="2011-07-08T14:31:00Z">
        <w:del w:id="8410" w:author="IO" w:date="2011-07-22T17:13:00Z">
          <w:r w:rsidR="009440EA" w:rsidRPr="00EA40AF" w:rsidDel="00444875">
            <w:delText>, viene por un lado, debida al</w:delText>
          </w:r>
        </w:del>
      </w:ins>
      <w:ins w:id="8411" w:author="Orion" w:date="2011-07-08T14:12:00Z">
        <w:del w:id="8412" w:author="IO" w:date="2011-07-22T17:13:00Z">
          <w:r w:rsidR="000B12C1" w:rsidRPr="00EA40AF" w:rsidDel="00444875">
            <w:delText xml:space="preserve"> hecho de que estas herramientas no tienen en cuenta las interacciones entre distintos elementos</w:delText>
          </w:r>
        </w:del>
      </w:ins>
      <w:ins w:id="8413" w:author="Orion" w:date="2011-07-08T14:14:00Z">
        <w:del w:id="8414" w:author="IO" w:date="2011-07-22T17:13:00Z">
          <w:r w:rsidR="000B12C1" w:rsidRPr="00EA40AF" w:rsidDel="00444875">
            <w:delText xml:space="preserve">, </w:delText>
          </w:r>
        </w:del>
      </w:ins>
      <w:ins w:id="8415" w:author="Orion" w:date="2011-07-08T14:16:00Z">
        <w:del w:id="8416" w:author="IO" w:date="2011-07-22T17:13:00Z">
          <w:r w:rsidR="00FC3DDD" w:rsidRPr="00EA40AF" w:rsidDel="00444875">
            <w:delText xml:space="preserve">y con ello </w:delText>
          </w:r>
        </w:del>
      </w:ins>
      <w:ins w:id="8417" w:author="Orion" w:date="2011-07-08T14:32:00Z">
        <w:del w:id="8418" w:author="IO" w:date="2011-07-22T17:13:00Z">
          <w:r w:rsidR="009440EA" w:rsidRPr="00EA40AF" w:rsidDel="00444875">
            <w:delText xml:space="preserve">no es posible hacer uso de </w:delText>
          </w:r>
        </w:del>
      </w:ins>
      <w:ins w:id="8419" w:author="Orion" w:date="2011-07-08T14:16:00Z">
        <w:del w:id="8420" w:author="IO" w:date="2011-07-22T17:13:00Z">
          <w:r w:rsidR="00FC3DDD" w:rsidRPr="00EA40AF" w:rsidDel="00444875">
            <w:delText xml:space="preserve">personajes como el </w:delText>
          </w:r>
        </w:del>
      </w:ins>
      <w:ins w:id="8421" w:author="Orion" w:date="2011-07-08T14:14:00Z">
        <w:del w:id="8422" w:author="IO" w:date="2011-07-22T17:13:00Z">
          <w:r w:rsidR="00FC3DDD" w:rsidRPr="00EA40AF" w:rsidDel="00444875">
            <w:delText xml:space="preserve"> controlador</w:delText>
          </w:r>
        </w:del>
      </w:ins>
      <w:ins w:id="8423" w:author="Orion" w:date="2011-07-08T14:15:00Z">
        <w:del w:id="8424" w:author="IO" w:date="2011-07-22T17:13:00Z">
          <w:r w:rsidR="00FC3DDD" w:rsidRPr="00EA40AF" w:rsidDel="00444875">
            <w:delText xml:space="preserve"> aéreo</w:delText>
          </w:r>
        </w:del>
      </w:ins>
      <w:ins w:id="8425" w:author="Orion" w:date="2011-07-08T14:16:00Z">
        <w:del w:id="8426" w:author="IO" w:date="2011-07-22T17:13:00Z">
          <w:r w:rsidR="00FC3DDD" w:rsidRPr="00EA40AF" w:rsidDel="00444875">
            <w:delText xml:space="preserve">. </w:delText>
          </w:r>
        </w:del>
      </w:ins>
      <w:ins w:id="8427" w:author="Orion" w:date="2011-07-08T14:17:00Z">
        <w:del w:id="8428" w:author="IO" w:date="2011-07-22T17:13:00Z">
          <w:r w:rsidR="00FC3DDD" w:rsidRPr="00EA40AF" w:rsidDel="00444875">
            <w:delText xml:space="preserve">Esto </w:delText>
          </w:r>
        </w:del>
      </w:ins>
      <w:ins w:id="8429" w:author="Orion" w:date="2011-07-08T14:32:00Z">
        <w:del w:id="8430" w:author="IO" w:date="2011-07-22T17:13:00Z">
          <w:r w:rsidR="00491A1B" w:rsidRPr="00EA40AF" w:rsidDel="00444875">
            <w:delText>implica</w:delText>
          </w:r>
        </w:del>
      </w:ins>
      <w:ins w:id="8431" w:author="Orion" w:date="2011-07-08T14:17:00Z">
        <w:del w:id="8432" w:author="IO" w:date="2011-07-22T17:13:00Z">
          <w:r w:rsidR="00FC3DDD" w:rsidRPr="00EA40AF" w:rsidDel="00444875">
            <w:delText xml:space="preserve"> que</w:delText>
          </w:r>
        </w:del>
      </w:ins>
      <w:ins w:id="8433" w:author="Orion" w:date="2011-07-08T14:32:00Z">
        <w:del w:id="8434" w:author="IO" w:date="2011-07-22T17:13:00Z">
          <w:r w:rsidR="008D7768" w:rsidRPr="00EA40AF" w:rsidDel="00444875">
            <w:delText>,</w:delText>
          </w:r>
        </w:del>
      </w:ins>
      <w:ins w:id="8435" w:author="Orion" w:date="2011-07-08T14:17:00Z">
        <w:del w:id="8436" w:author="IO" w:date="2011-07-22T17:13:00Z">
          <w:r w:rsidR="00FC3DDD" w:rsidRPr="00EA40AF" w:rsidDel="00444875">
            <w:delText xml:space="preserve"> normalmente</w:delText>
          </w:r>
        </w:del>
      </w:ins>
      <w:ins w:id="8437" w:author="Orion" w:date="2011-07-08T14:32:00Z">
        <w:del w:id="8438" w:author="IO" w:date="2011-07-22T17:13:00Z">
          <w:r w:rsidR="008D7768" w:rsidRPr="00EA40AF" w:rsidDel="00444875">
            <w:delText>,</w:delText>
          </w:r>
        </w:del>
      </w:ins>
      <w:ins w:id="8439" w:author="Orion" w:date="2011-07-08T14:17:00Z">
        <w:del w:id="8440" w:author="IO" w:date="2011-07-22T17:13:00Z">
          <w:r w:rsidR="00FC3DDD" w:rsidRPr="00EA40AF" w:rsidDel="00444875">
            <w:delText xml:space="preserve"> la gestión de los conflictos</w:delText>
          </w:r>
        </w:del>
      </w:ins>
      <w:ins w:id="8441" w:author="Orion" w:date="2011-07-08T14:19:00Z">
        <w:del w:id="8442" w:author="IO" w:date="2011-07-22T17:13:00Z">
          <w:r w:rsidR="00FC3DDD" w:rsidRPr="00EA40AF" w:rsidDel="00444875">
            <w:delText xml:space="preserve"> se limite a ser</w:delText>
          </w:r>
        </w:del>
      </w:ins>
      <w:ins w:id="8443" w:author="Orion" w:date="2011-07-08T14:17:00Z">
        <w:del w:id="8444" w:author="IO" w:date="2011-07-22T17:13:00Z">
          <w:r w:rsidR="00FC3DDD" w:rsidRPr="00EA40AF" w:rsidDel="00444875">
            <w:delText xml:space="preserve"> responsabilidad de los mismos pilotos.</w:delText>
          </w:r>
        </w:del>
      </w:ins>
      <w:ins w:id="8445" w:author="Orion" w:date="2011-07-08T14:19:00Z">
        <w:del w:id="8446" w:author="IO" w:date="2011-07-22T17:13:00Z">
          <w:r w:rsidR="002F2707" w:rsidRPr="00EA40AF" w:rsidDel="00444875">
            <w:delText xml:space="preserve"> Por otro lado, ser</w:delText>
          </w:r>
        </w:del>
      </w:ins>
      <w:ins w:id="8447" w:author="Orion" w:date="2011-07-08T14:20:00Z">
        <w:del w:id="8448" w:author="IO" w:date="2011-07-22T17:13:00Z">
          <w:r w:rsidR="002F2707" w:rsidRPr="00EA40AF" w:rsidDel="00444875">
            <w:delText xml:space="preserve">ía imposible, a no ser que se hiciera un rediseño de estas herramientas, tener en cuenta </w:delText>
          </w:r>
        </w:del>
        <w:r w:rsidR="002F2707" w:rsidRPr="00EA40AF">
          <w:t xml:space="preserve">las </w:t>
        </w:r>
      </w:ins>
      <w:ins w:id="8449" w:author="Orion" w:date="2011-07-08T14:21:00Z">
        <w:r w:rsidR="002F2707" w:rsidRPr="00EA40AF">
          <w:t>c</w:t>
        </w:r>
      </w:ins>
      <w:ins w:id="8450" w:author="Orion" w:date="2011-07-08T14:20:00Z">
        <w:r w:rsidR="002F2707" w:rsidRPr="00EA40AF">
          <w:t>aracter</w:t>
        </w:r>
      </w:ins>
      <w:ins w:id="8451" w:author="Orion" w:date="2011-07-08T14:21:00Z">
        <w:r w:rsidR="002F2707" w:rsidRPr="00EA40AF">
          <w:t>ísticas de los pilotos como se han tenido en cuenta en estas simulaciones</w:t>
        </w:r>
      </w:ins>
      <w:ins w:id="8452" w:author="IO" w:date="2011-07-22T17:13:00Z">
        <w:r w:rsidR="00444875">
          <w:t>.</w:t>
        </w:r>
      </w:ins>
      <w:ins w:id="8453" w:author="Orion" w:date="2011-07-08T14:53:00Z">
        <w:del w:id="8454" w:author="IO" w:date="2011-07-22T17:13:00Z">
          <w:r w:rsidR="0060294C" w:rsidRPr="00EA40AF" w:rsidDel="00444875">
            <w:delText xml:space="preserve">, y </w:delText>
          </w:r>
        </w:del>
      </w:ins>
      <w:ins w:id="8455" w:author="Orion" w:date="2011-07-08T14:54:00Z">
        <w:del w:id="8456" w:author="IO" w:date="2011-07-22T17:13:00Z">
          <w:r w:rsidR="0060294C" w:rsidRPr="00EA40AF" w:rsidDel="00444875">
            <w:delText>cómo</w:delText>
          </w:r>
        </w:del>
      </w:ins>
      <w:ins w:id="8457" w:author="Orion" w:date="2011-07-08T14:53:00Z">
        <w:del w:id="8458" w:author="IO" w:date="2011-07-22T17:13:00Z">
          <w:r w:rsidR="0060294C" w:rsidRPr="00EA40AF" w:rsidDel="00444875">
            <w:delText xml:space="preserve"> influyen est</w:delText>
          </w:r>
        </w:del>
      </w:ins>
      <w:ins w:id="8459" w:author="Orion" w:date="2011-07-08T14:54:00Z">
        <w:del w:id="8460" w:author="IO" w:date="2011-07-22T17:13:00Z">
          <w:r w:rsidR="00033E0C" w:rsidRPr="00EA40AF" w:rsidDel="00444875">
            <w:delText>a</w:delText>
          </w:r>
        </w:del>
      </w:ins>
      <w:ins w:id="8461" w:author="Orion" w:date="2011-07-08T14:53:00Z">
        <w:del w:id="8462" w:author="IO" w:date="2011-07-22T17:13:00Z">
          <w:r w:rsidR="0060294C" w:rsidRPr="00EA40AF" w:rsidDel="00444875">
            <w:delText>s en otros factores</w:delText>
          </w:r>
        </w:del>
      </w:ins>
      <w:ins w:id="8463" w:author="Orion" w:date="2011-07-08T14:21:00Z">
        <w:del w:id="8464" w:author="IO" w:date="2011-07-22T17:13:00Z">
          <w:r w:rsidR="002F2707" w:rsidRPr="00EA40AF" w:rsidDel="00444875">
            <w:delText xml:space="preserve">. </w:delText>
          </w:r>
        </w:del>
      </w:ins>
      <w:ins w:id="8465" w:author="Orion" w:date="2011-07-08T14:32:00Z">
        <w:del w:id="8466" w:author="IO" w:date="2011-07-22T17:13:00Z">
          <w:r w:rsidR="00596D3E" w:rsidRPr="00EA40AF" w:rsidDel="00444875">
            <w:delText>Con respecto a esto</w:delText>
          </w:r>
        </w:del>
      </w:ins>
      <w:ins w:id="8467" w:author="Orion" w:date="2011-07-08T14:33:00Z">
        <w:del w:id="8468" w:author="IO" w:date="2011-07-22T17:13:00Z">
          <w:r w:rsidR="00596D3E" w:rsidRPr="00EA40AF" w:rsidDel="00444875">
            <w:delText>,</w:delText>
          </w:r>
        </w:del>
      </w:ins>
      <w:ins w:id="8469" w:author="Orion" w:date="2011-07-08T14:22:00Z">
        <w:del w:id="8470" w:author="IO" w:date="2011-07-22T17:13:00Z">
          <w:r w:rsidR="002F2707" w:rsidRPr="00EA40AF" w:rsidDel="00444875">
            <w:delText xml:space="preserve"> </w:delText>
          </w:r>
        </w:del>
      </w:ins>
      <w:ins w:id="8471" w:author="Orion" w:date="2011-07-08T14:23:00Z">
        <w:del w:id="8472" w:author="IO" w:date="2011-07-22T17:13:00Z">
          <w:r w:rsidR="002F2707" w:rsidRPr="00EA40AF" w:rsidDel="00444875">
            <w:delText>más</w:delText>
          </w:r>
        </w:del>
      </w:ins>
      <w:ins w:id="8473" w:author="Orion" w:date="2011-07-08T14:22:00Z">
        <w:del w:id="8474" w:author="IO" w:date="2011-07-22T17:13:00Z">
          <w:r w:rsidR="00596D3E" w:rsidRPr="00EA40AF" w:rsidDel="00444875">
            <w:delText xml:space="preserve"> complej</w:delText>
          </w:r>
        </w:del>
      </w:ins>
      <w:ins w:id="8475" w:author="Orion" w:date="2011-07-08T14:33:00Z">
        <w:del w:id="8476" w:author="IO" w:date="2011-07-22T17:13:00Z">
          <w:r w:rsidR="00596D3E" w:rsidRPr="00EA40AF" w:rsidDel="00444875">
            <w:delText>o</w:delText>
          </w:r>
        </w:del>
      </w:ins>
      <w:ins w:id="8477" w:author="Orion" w:date="2011-07-08T14:22:00Z">
        <w:del w:id="8478" w:author="IO" w:date="2011-07-22T17:13:00Z">
          <w:r w:rsidR="002F2707" w:rsidRPr="00EA40AF" w:rsidDel="00444875">
            <w:delText xml:space="preserve"> aún sería tener en cuenta la evolución de estas características a través del tiempo como</w:delText>
          </w:r>
        </w:del>
      </w:ins>
      <w:ins w:id="8479" w:author="Orion" w:date="2011-07-08T14:24:00Z">
        <w:del w:id="8480" w:author="IO" w:date="2011-07-22T17:13:00Z">
          <w:r w:rsidR="002F2707" w:rsidRPr="00EA40AF" w:rsidDel="00444875">
            <w:delText xml:space="preserve"> sí hace este sistema.</w:delText>
          </w:r>
        </w:del>
      </w:ins>
      <w:ins w:id="8481" w:author="Orion" w:date="2011-07-08T14:26:00Z">
        <w:del w:id="8482" w:author="IO" w:date="2011-07-22T14:51:00Z">
          <w:r w:rsidR="009440EA" w:rsidRPr="00EA40AF" w:rsidDel="00EA40AF">
            <w:delText xml:space="preserve"> </w:delText>
          </w:r>
        </w:del>
      </w:ins>
    </w:p>
    <w:p w14:paraId="7DD8AE69" w14:textId="350ED989" w:rsidR="000B12C1" w:rsidRPr="00EA40AF" w:rsidRDefault="009440EA">
      <w:pPr>
        <w:spacing w:before="240" w:after="120"/>
        <w:ind w:firstLine="284"/>
        <w:jc w:val="both"/>
        <w:rPr>
          <w:ins w:id="8483" w:author="Orion" w:date="2011-07-08T14:41:00Z"/>
        </w:rPr>
        <w:pPrChange w:id="8484" w:author="IO" w:date="2011-07-22T14:50:00Z">
          <w:pPr/>
        </w:pPrChange>
      </w:pPr>
      <w:commentRangeStart w:id="8485"/>
      <w:ins w:id="8486" w:author="Orion" w:date="2011-07-08T14:26:00Z">
        <w:r w:rsidRPr="00EA40AF">
          <w:t xml:space="preserve">Otra </w:t>
        </w:r>
      </w:ins>
      <w:ins w:id="8487" w:author="Orion" w:date="2011-07-08T14:27:00Z">
        <w:r w:rsidRPr="00EA40AF">
          <w:t>propiedad</w:t>
        </w:r>
      </w:ins>
      <w:ins w:id="8488" w:author="Orion" w:date="2011-07-08T14:26:00Z">
        <w:r w:rsidRPr="00EA40AF">
          <w:t xml:space="preserve"> </w:t>
        </w:r>
      </w:ins>
      <w:ins w:id="8489" w:author="Orion" w:date="2011-07-08T14:27:00Z">
        <w:r w:rsidRPr="00EA40AF">
          <w:t xml:space="preserve">que </w:t>
        </w:r>
      </w:ins>
      <w:ins w:id="8490" w:author="Orion" w:date="2011-07-08T14:28:00Z">
        <w:r w:rsidRPr="00EA40AF">
          <w:t>determina</w:t>
        </w:r>
      </w:ins>
      <w:ins w:id="8491" w:author="Orion" w:date="2011-07-08T14:27:00Z">
        <w:r w:rsidRPr="00EA40AF">
          <w:t xml:space="preserve"> </w:t>
        </w:r>
      </w:ins>
      <w:ins w:id="8492" w:author="Orion" w:date="2011-07-08T14:33:00Z">
        <w:r w:rsidR="0008602D" w:rsidRPr="00EA40AF">
          <w:t xml:space="preserve">a </w:t>
        </w:r>
      </w:ins>
      <w:ins w:id="8493" w:author="Orion" w:date="2011-07-08T14:27:00Z">
        <w:r w:rsidRPr="00EA40AF">
          <w:t xml:space="preserve">este sistema es el amplio abanico de posibilidades en cuanto </w:t>
        </w:r>
      </w:ins>
      <w:ins w:id="8494" w:author="Orion" w:date="2011-07-08T14:29:00Z">
        <w:r w:rsidRPr="00EA40AF">
          <w:t>a definición de</w:t>
        </w:r>
      </w:ins>
      <w:ins w:id="8495" w:author="Orion" w:date="2011-07-08T14:27:00Z">
        <w:r w:rsidRPr="00EA40AF">
          <w:t xml:space="preserve"> contexto</w:t>
        </w:r>
      </w:ins>
      <w:ins w:id="8496" w:author="Orion" w:date="2011-07-08T14:29:00Z">
        <w:r w:rsidRPr="00EA40AF">
          <w:t>s</w:t>
        </w:r>
      </w:ins>
      <w:ins w:id="8497" w:author="Orion" w:date="2011-07-08T14:27:00Z">
        <w:r w:rsidRPr="00EA40AF">
          <w:t xml:space="preserve"> o </w:t>
        </w:r>
      </w:ins>
      <w:ins w:id="8498" w:author="Orion" w:date="2011-07-08T14:29:00Z">
        <w:r w:rsidRPr="00EA40AF">
          <w:t xml:space="preserve">casos de prueba. </w:t>
        </w:r>
      </w:ins>
      <w:ins w:id="8499" w:author="Orion" w:date="2011-07-08T14:37:00Z">
        <w:r w:rsidR="00F71DDD" w:rsidRPr="00EA40AF">
          <w:t>E</w:t>
        </w:r>
      </w:ins>
      <w:ins w:id="8500" w:author="Orion" w:date="2011-07-08T14:35:00Z">
        <w:r w:rsidR="00F71DDD" w:rsidRPr="00EA40AF">
          <w:t>s</w:t>
        </w:r>
      </w:ins>
      <w:ins w:id="8501" w:author="Orion" w:date="2011-07-08T14:37:00Z">
        <w:r w:rsidR="00F71DDD" w:rsidRPr="00EA40AF">
          <w:t>t</w:t>
        </w:r>
      </w:ins>
      <w:ins w:id="8502" w:author="Orion" w:date="2011-07-08T14:35:00Z">
        <w:r w:rsidR="00F71DDD" w:rsidRPr="00EA40AF">
          <w:t>a flexibilidad</w:t>
        </w:r>
      </w:ins>
      <w:ins w:id="8503" w:author="Orion" w:date="2011-07-08T14:37:00Z">
        <w:r w:rsidR="00F71DDD" w:rsidRPr="00EA40AF">
          <w:t xml:space="preserve"> </w:t>
        </w:r>
      </w:ins>
      <w:ins w:id="8504" w:author="Orion" w:date="2011-07-08T14:38:00Z">
        <w:r w:rsidR="00F71DDD" w:rsidRPr="00EA40AF">
          <w:t>s</w:t>
        </w:r>
      </w:ins>
      <w:ins w:id="8505" w:author="Orion" w:date="2011-07-08T14:35:00Z">
        <w:r w:rsidR="00F71DDD" w:rsidRPr="00EA40AF">
          <w:t>e ha podido observar en las pruebas</w:t>
        </w:r>
      </w:ins>
      <w:ins w:id="8506" w:author="Orion" w:date="2011-07-08T14:39:00Z">
        <w:r w:rsidR="00F71DDD" w:rsidRPr="00EA40AF">
          <w:t>,</w:t>
        </w:r>
      </w:ins>
      <w:ins w:id="8507" w:author="Orion" w:date="2011-07-08T14:35:00Z">
        <w:r w:rsidR="00F71DDD" w:rsidRPr="00EA40AF">
          <w:t xml:space="preserve"> donde se han hecho simulaciones de distinto n</w:t>
        </w:r>
      </w:ins>
      <w:ins w:id="8508" w:author="Orion" w:date="2011-07-08T14:36:00Z">
        <w:r w:rsidR="00F71DDD" w:rsidRPr="00EA40AF">
          <w:t xml:space="preserve">úmero de vehículos, con distintos orígenes y destinos, </w:t>
        </w:r>
      </w:ins>
      <w:ins w:id="8509" w:author="Orion" w:date="2011-07-08T14:39:00Z">
        <w:r w:rsidR="00F71DDD" w:rsidRPr="00EA40AF">
          <w:t xml:space="preserve">y </w:t>
        </w:r>
      </w:ins>
      <w:ins w:id="8510" w:author="Orion" w:date="2011-07-08T14:38:00Z">
        <w:r w:rsidR="00F71DDD" w:rsidRPr="00EA40AF">
          <w:t>diferentes puntos de paso</w:t>
        </w:r>
      </w:ins>
      <w:ins w:id="8511" w:author="Orion" w:date="2011-07-08T14:40:00Z">
        <w:r w:rsidR="00F71DDD" w:rsidRPr="00EA40AF">
          <w:t>,</w:t>
        </w:r>
      </w:ins>
      <w:ins w:id="8512" w:author="Orion" w:date="2011-07-08T14:39:00Z">
        <w:r w:rsidR="00F71DDD" w:rsidRPr="00EA40AF">
          <w:t xml:space="preserve"> para</w:t>
        </w:r>
      </w:ins>
      <w:ins w:id="8513" w:author="Orion" w:date="2011-07-08T14:40:00Z">
        <w:r w:rsidR="00F71DDD" w:rsidRPr="00EA40AF">
          <w:t>,</w:t>
        </w:r>
      </w:ins>
      <w:ins w:id="8514" w:author="Orion" w:date="2011-07-08T14:39:00Z">
        <w:r w:rsidR="00F71DDD" w:rsidRPr="00EA40AF">
          <w:t xml:space="preserve"> de este modo</w:t>
        </w:r>
      </w:ins>
      <w:ins w:id="8515" w:author="Orion" w:date="2011-07-08T14:40:00Z">
        <w:r w:rsidR="00F71DDD" w:rsidRPr="00EA40AF">
          <w:t>,</w:t>
        </w:r>
      </w:ins>
      <w:ins w:id="8516" w:author="Orion" w:date="2011-07-08T14:39:00Z">
        <w:r w:rsidR="00F71DDD" w:rsidRPr="00EA40AF">
          <w:t xml:space="preserve"> hace</w:t>
        </w:r>
      </w:ins>
      <w:ins w:id="8517" w:author="Orion" w:date="2011-07-08T14:40:00Z">
        <w:r w:rsidR="00F71DDD" w:rsidRPr="00EA40AF">
          <w:t>r</w:t>
        </w:r>
      </w:ins>
      <w:ins w:id="8518" w:author="Orion" w:date="2011-07-08T14:39:00Z">
        <w:r w:rsidR="00F71DDD" w:rsidRPr="00EA40AF">
          <w:t xml:space="preserve"> una </w:t>
        </w:r>
      </w:ins>
      <w:ins w:id="8519" w:author="Orion" w:date="2011-07-08T14:40:00Z">
        <w:r w:rsidR="00F71DDD" w:rsidRPr="00EA40AF">
          <w:t>simulación</w:t>
        </w:r>
      </w:ins>
      <w:ins w:id="8520" w:author="Orion" w:date="2011-07-08T14:39:00Z">
        <w:r w:rsidR="00F71DDD" w:rsidRPr="00EA40AF">
          <w:t xml:space="preserve"> lo m</w:t>
        </w:r>
      </w:ins>
      <w:ins w:id="8521" w:author="Orion" w:date="2011-07-08T14:40:00Z">
        <w:r w:rsidR="00F71DDD" w:rsidRPr="00EA40AF">
          <w:t>ás realista posible.</w:t>
        </w:r>
      </w:ins>
      <w:commentRangeEnd w:id="8485"/>
      <w:r w:rsidR="008804A5">
        <w:rPr>
          <w:rStyle w:val="CommentReference"/>
        </w:rPr>
        <w:commentReference w:id="8485"/>
      </w:r>
    </w:p>
    <w:p w14:paraId="20F75302" w14:textId="3A736148" w:rsidR="000B5016" w:rsidRPr="00EA40AF" w:rsidDel="00444875" w:rsidRDefault="009A53B9">
      <w:pPr>
        <w:spacing w:before="240" w:after="120"/>
        <w:ind w:firstLine="284"/>
        <w:jc w:val="both"/>
        <w:rPr>
          <w:ins w:id="8522" w:author="Orion" w:date="2011-07-08T14:42:00Z"/>
          <w:del w:id="8523" w:author="IO" w:date="2011-07-22T17:20:00Z"/>
        </w:rPr>
        <w:pPrChange w:id="8524" w:author="IO" w:date="2011-07-22T14:50:00Z">
          <w:pPr/>
        </w:pPrChange>
      </w:pPr>
      <w:ins w:id="8525" w:author="Orion" w:date="2011-07-08T14:52:00Z">
        <w:del w:id="8526" w:author="IO" w:date="2011-07-22T17:20:00Z">
          <w:r w:rsidRPr="00EA40AF" w:rsidDel="00444875">
            <w:delText>Los casos de prueba que se han llevado a cabo permiten</w:delText>
          </w:r>
        </w:del>
      </w:ins>
      <w:ins w:id="8527" w:author="Orion" w:date="2011-07-08T14:41:00Z">
        <w:del w:id="8528" w:author="IO" w:date="2011-07-22T17:20:00Z">
          <w:r w:rsidR="000B5016" w:rsidRPr="00EA40AF" w:rsidDel="00444875">
            <w:delText xml:space="preserve"> afirmar que el modelo se ajusta bastante al mundo real, porque la mayoría de las conclusiones que </w:delText>
          </w:r>
        </w:del>
      </w:ins>
      <w:ins w:id="8529" w:author="Orion" w:date="2011-07-08T14:53:00Z">
        <w:del w:id="8530" w:author="IO" w:date="2011-07-22T17:20:00Z">
          <w:r w:rsidRPr="00EA40AF" w:rsidDel="00444875">
            <w:delText>se pueden</w:delText>
          </w:r>
        </w:del>
      </w:ins>
      <w:ins w:id="8531" w:author="Orion" w:date="2011-07-08T14:41:00Z">
        <w:del w:id="8532" w:author="IO" w:date="2011-07-22T17:20:00Z">
          <w:r w:rsidR="000B5016" w:rsidRPr="00EA40AF" w:rsidDel="00444875">
            <w:delText xml:space="preserve"> sacar de estas pruebas se cumplen en la vida real.</w:delText>
          </w:r>
        </w:del>
      </w:ins>
    </w:p>
    <w:p w14:paraId="7F528146" w14:textId="641EAB9D" w:rsidR="00853A51" w:rsidRPr="00EA40AF" w:rsidDel="00444875" w:rsidRDefault="004A1DE4">
      <w:pPr>
        <w:spacing w:before="240" w:after="120"/>
        <w:ind w:firstLine="284"/>
        <w:jc w:val="both"/>
        <w:rPr>
          <w:ins w:id="8533" w:author="Orion" w:date="2011-07-08T15:01:00Z"/>
          <w:del w:id="8534" w:author="IO" w:date="2011-07-22T17:20:00Z"/>
        </w:rPr>
        <w:pPrChange w:id="8535" w:author="IO" w:date="2011-07-22T14:50:00Z">
          <w:pPr/>
        </w:pPrChange>
      </w:pPr>
      <w:ins w:id="8536" w:author="Orion" w:date="2011-07-08T15:01:00Z">
        <w:del w:id="8537" w:author="IO" w:date="2011-07-22T17:20:00Z">
          <w:r w:rsidRPr="00EA40AF" w:rsidDel="00444875">
            <w:delText>Algunas de las conclusiones que se pueden sacar de las pruebas son:</w:delText>
          </w:r>
        </w:del>
      </w:ins>
    </w:p>
    <w:p w14:paraId="1CE0141A" w14:textId="684E3852" w:rsidR="004A1DE4" w:rsidRPr="00441066" w:rsidDel="00444875" w:rsidRDefault="004A1DE4">
      <w:pPr>
        <w:pStyle w:val="ListParagraph"/>
        <w:numPr>
          <w:ilvl w:val="0"/>
          <w:numId w:val="41"/>
        </w:numPr>
        <w:spacing w:before="120" w:after="120"/>
        <w:ind w:left="641" w:hanging="357"/>
        <w:jc w:val="both"/>
        <w:rPr>
          <w:ins w:id="8538" w:author="Orion" w:date="2011-07-08T15:03:00Z"/>
          <w:del w:id="8539" w:author="IO" w:date="2011-07-22T17:20:00Z"/>
          <w:i/>
          <w:rPrChange w:id="8540" w:author="IO" w:date="2011-07-22T12:31:00Z">
            <w:rPr>
              <w:ins w:id="8541" w:author="Orion" w:date="2011-07-08T15:03:00Z"/>
              <w:del w:id="8542" w:author="IO" w:date="2011-07-22T17:20:00Z"/>
              <w:rFonts w:cs="Times New Roman"/>
            </w:rPr>
          </w:rPrChange>
        </w:rPr>
        <w:pPrChange w:id="8543" w:author="IO" w:date="2011-07-22T12:31:00Z">
          <w:pPr/>
        </w:pPrChange>
      </w:pPr>
      <w:ins w:id="8544" w:author="Orion" w:date="2011-07-08T15:02:00Z">
        <w:del w:id="8545" w:author="IO" w:date="2011-07-22T17:20:00Z">
          <w:r w:rsidRPr="00441066" w:rsidDel="00444875">
            <w:rPr>
              <w:i/>
              <w:rPrChange w:id="8546" w:author="IO" w:date="2011-07-22T12:31:00Z">
                <w:rPr>
                  <w:rFonts w:cs="Times New Roman"/>
                </w:rPr>
              </w:rPrChange>
            </w:rPr>
            <w:delText xml:space="preserve">A medida que se incrementa el número de aeronaves en la simulación el número de riesgos de conflicto aumenta. </w:delText>
          </w:r>
        </w:del>
      </w:ins>
      <w:ins w:id="8547" w:author="Orion" w:date="2011-07-08T15:03:00Z">
        <w:del w:id="8548" w:author="IO" w:date="2011-07-22T17:20:00Z">
          <w:r w:rsidRPr="00441066" w:rsidDel="00444875">
            <w:rPr>
              <w:i/>
              <w:rPrChange w:id="8549" w:author="IO" w:date="2011-07-22T12:31:00Z">
                <w:rPr>
                  <w:rFonts w:cs="Times New Roman"/>
                </w:rPr>
              </w:rPrChange>
            </w:rPr>
            <w:delText>Est</w:delText>
          </w:r>
        </w:del>
      </w:ins>
      <w:ins w:id="8550" w:author="Orion" w:date="2011-07-08T15:04:00Z">
        <w:del w:id="8551" w:author="IO" w:date="2011-07-22T17:20:00Z">
          <w:r w:rsidRPr="00441066" w:rsidDel="00444875">
            <w:rPr>
              <w:i/>
              <w:rPrChange w:id="8552" w:author="IO" w:date="2011-07-22T12:31:00Z">
                <w:rPr>
                  <w:rFonts w:cs="Times New Roman"/>
                </w:rPr>
              </w:rPrChange>
            </w:rPr>
            <w:delText xml:space="preserve">e resultado se ajusta bastante a la realidad, de hecho es uno de los principales </w:delText>
          </w:r>
        </w:del>
      </w:ins>
      <w:ins w:id="8553" w:author="Orion" w:date="2011-07-08T15:05:00Z">
        <w:del w:id="8554" w:author="IO" w:date="2011-07-22T17:20:00Z">
          <w:r w:rsidRPr="00441066" w:rsidDel="00444875">
            <w:rPr>
              <w:i/>
              <w:rPrChange w:id="8555" w:author="IO" w:date="2011-07-22T12:31:00Z">
                <w:rPr>
                  <w:rFonts w:cs="Times New Roman"/>
                </w:rPr>
              </w:rPrChange>
            </w:rPr>
            <w:delText>problemas</w:delText>
          </w:r>
        </w:del>
      </w:ins>
      <w:ins w:id="8556" w:author="Orion" w:date="2011-07-08T15:04:00Z">
        <w:del w:id="8557" w:author="IO" w:date="2011-07-22T17:20:00Z">
          <w:r w:rsidRPr="00441066" w:rsidDel="00444875">
            <w:rPr>
              <w:i/>
              <w:rPrChange w:id="8558" w:author="IO" w:date="2011-07-22T12:31:00Z">
                <w:rPr>
                  <w:rFonts w:cs="Times New Roman"/>
                </w:rPr>
              </w:rPrChange>
            </w:rPr>
            <w:delText xml:space="preserve"> de la saturaci</w:delText>
          </w:r>
        </w:del>
      </w:ins>
      <w:ins w:id="8559" w:author="Orion" w:date="2011-07-08T15:05:00Z">
        <w:del w:id="8560" w:author="IO" w:date="2011-07-22T17:20:00Z">
          <w:r w:rsidRPr="00441066" w:rsidDel="00444875">
            <w:rPr>
              <w:i/>
              <w:rPrChange w:id="8561" w:author="IO" w:date="2011-07-22T12:31:00Z">
                <w:rPr>
                  <w:rFonts w:cs="Times New Roman"/>
                </w:rPr>
              </w:rPrChange>
            </w:rPr>
            <w:delText>ón del trafico aéreo.</w:delText>
          </w:r>
        </w:del>
      </w:ins>
      <w:ins w:id="8562" w:author="Orion" w:date="2011-07-08T15:03:00Z">
        <w:del w:id="8563" w:author="IO" w:date="2011-07-22T17:20:00Z">
          <w:r w:rsidRPr="00441066" w:rsidDel="00444875">
            <w:rPr>
              <w:i/>
              <w:rPrChange w:id="8564" w:author="IO" w:date="2011-07-22T12:31:00Z">
                <w:rPr>
                  <w:rFonts w:cs="Times New Roman"/>
                </w:rPr>
              </w:rPrChange>
            </w:rPr>
            <w:delText xml:space="preserve"> </w:delText>
          </w:r>
        </w:del>
      </w:ins>
    </w:p>
    <w:p w14:paraId="2C9989A0" w14:textId="2D95B2A3" w:rsidR="004A1DE4" w:rsidRPr="00441066" w:rsidDel="00444875" w:rsidRDefault="00F72322">
      <w:pPr>
        <w:pStyle w:val="ListParagraph"/>
        <w:numPr>
          <w:ilvl w:val="0"/>
          <w:numId w:val="41"/>
        </w:numPr>
        <w:spacing w:before="120" w:after="120"/>
        <w:ind w:left="641" w:hanging="357"/>
        <w:jc w:val="both"/>
        <w:rPr>
          <w:ins w:id="8565" w:author="Orion" w:date="2011-07-08T16:02:00Z"/>
          <w:del w:id="8566" w:author="IO" w:date="2011-07-22T17:20:00Z"/>
          <w:i/>
          <w:rPrChange w:id="8567" w:author="IO" w:date="2011-07-22T12:31:00Z">
            <w:rPr>
              <w:ins w:id="8568" w:author="Orion" w:date="2011-07-08T16:02:00Z"/>
              <w:del w:id="8569" w:author="IO" w:date="2011-07-22T17:20:00Z"/>
              <w:rFonts w:cs="Times New Roman"/>
            </w:rPr>
          </w:rPrChange>
        </w:rPr>
        <w:pPrChange w:id="8570" w:author="IO" w:date="2011-07-22T12:31:00Z">
          <w:pPr/>
        </w:pPrChange>
      </w:pPr>
      <w:ins w:id="8571" w:author="Orion" w:date="2011-07-08T15:07:00Z">
        <w:del w:id="8572" w:author="IO" w:date="2011-07-22T17:20:00Z">
          <w:r w:rsidRPr="00441066" w:rsidDel="00444875">
            <w:rPr>
              <w:i/>
              <w:rPrChange w:id="8573" w:author="IO" w:date="2011-07-22T12:31:00Z">
                <w:rPr>
                  <w:rFonts w:cs="Times New Roman"/>
                </w:rPr>
              </w:rPrChange>
            </w:rPr>
            <w:delText>Las características y el estado actual de los pilotos influye notablemente en</w:delText>
          </w:r>
        </w:del>
      </w:ins>
      <w:ins w:id="8574" w:author="Orion" w:date="2011-07-08T15:08:00Z">
        <w:del w:id="8575" w:author="IO" w:date="2011-07-22T17:20:00Z">
          <w:r w:rsidRPr="00441066" w:rsidDel="00444875">
            <w:rPr>
              <w:i/>
              <w:rPrChange w:id="8576" w:author="IO" w:date="2011-07-22T12:31:00Z">
                <w:rPr>
                  <w:rFonts w:cs="Times New Roman"/>
                </w:rPr>
              </w:rPrChange>
            </w:rPr>
            <w:delText xml:space="preserve"> la evaluación de las situaciones y </w:delText>
          </w:r>
        </w:del>
      </w:ins>
      <w:ins w:id="8577" w:author="Orion" w:date="2011-07-08T15:07:00Z">
        <w:del w:id="8578" w:author="IO" w:date="2011-07-22T17:20:00Z">
          <w:r w:rsidRPr="00441066" w:rsidDel="00444875">
            <w:rPr>
              <w:i/>
              <w:rPrChange w:id="8579" w:author="IO" w:date="2011-07-22T12:31:00Z">
                <w:rPr>
                  <w:rFonts w:cs="Times New Roman"/>
                </w:rPr>
              </w:rPrChange>
            </w:rPr>
            <w:delText xml:space="preserve">toma de decisiones </w:delText>
          </w:r>
        </w:del>
      </w:ins>
      <w:ins w:id="8580" w:author="Orion" w:date="2011-07-08T15:08:00Z">
        <w:del w:id="8581" w:author="IO" w:date="2011-07-22T17:20:00Z">
          <w:r w:rsidRPr="00441066" w:rsidDel="00444875">
            <w:rPr>
              <w:i/>
              <w:rPrChange w:id="8582" w:author="IO" w:date="2011-07-22T12:31:00Z">
                <w:rPr>
                  <w:rFonts w:cs="Times New Roman"/>
                </w:rPr>
              </w:rPrChange>
            </w:rPr>
            <w:delText>por parte de estos.</w:delText>
          </w:r>
        </w:del>
      </w:ins>
      <w:ins w:id="8583" w:author="Orion" w:date="2011-07-08T15:58:00Z">
        <w:del w:id="8584" w:author="IO" w:date="2011-07-22T17:20:00Z">
          <w:r w:rsidR="0072018D" w:rsidRPr="00441066" w:rsidDel="00444875">
            <w:rPr>
              <w:i/>
              <w:rPrChange w:id="8585" w:author="IO" w:date="2011-07-22T12:31:00Z">
                <w:rPr>
                  <w:rFonts w:cs="Times New Roman"/>
                </w:rPr>
              </w:rPrChange>
            </w:rPr>
            <w:delText xml:space="preserve"> </w:delText>
          </w:r>
        </w:del>
      </w:ins>
      <w:ins w:id="8586" w:author="Orion" w:date="2011-07-08T15:59:00Z">
        <w:del w:id="8587" w:author="IO" w:date="2011-07-22T17:20:00Z">
          <w:r w:rsidR="0072018D" w:rsidRPr="00441066" w:rsidDel="00444875">
            <w:rPr>
              <w:i/>
              <w:rPrChange w:id="8588" w:author="IO" w:date="2011-07-22T12:31:00Z">
                <w:rPr>
                  <w:rFonts w:cs="Times New Roman"/>
                </w:rPr>
              </w:rPrChange>
            </w:rPr>
            <w:delText>Observándose</w:delText>
          </w:r>
        </w:del>
      </w:ins>
      <w:ins w:id="8589" w:author="Orion" w:date="2011-07-08T15:58:00Z">
        <w:del w:id="8590" w:author="IO" w:date="2011-07-22T17:20:00Z">
          <w:r w:rsidR="0072018D" w:rsidRPr="00441066" w:rsidDel="00444875">
            <w:rPr>
              <w:i/>
              <w:rPrChange w:id="8591" w:author="IO" w:date="2011-07-22T12:31:00Z">
                <w:rPr>
                  <w:rFonts w:cs="Times New Roman"/>
                </w:rPr>
              </w:rPrChange>
            </w:rPr>
            <w:delText xml:space="preserve"> que ta</w:delText>
          </w:r>
        </w:del>
      </w:ins>
      <w:ins w:id="8592" w:author="Orion" w:date="2011-07-08T15:59:00Z">
        <w:del w:id="8593" w:author="IO" w:date="2011-07-22T17:20:00Z">
          <w:r w:rsidR="0072018D" w:rsidRPr="00441066" w:rsidDel="00444875">
            <w:rPr>
              <w:i/>
              <w:rPrChange w:id="8594" w:author="IO" w:date="2011-07-22T12:31:00Z">
                <w:rPr>
                  <w:rFonts w:cs="Times New Roman"/>
                </w:rPr>
              </w:rPrChange>
            </w:rPr>
            <w:delText>n</w:delText>
          </w:r>
        </w:del>
      </w:ins>
      <w:ins w:id="8595" w:author="Orion" w:date="2011-07-08T15:58:00Z">
        <w:del w:id="8596" w:author="IO" w:date="2011-07-22T17:20:00Z">
          <w:r w:rsidR="0072018D" w:rsidRPr="00441066" w:rsidDel="00444875">
            <w:rPr>
              <w:i/>
              <w:rPrChange w:id="8597" w:author="IO" w:date="2011-07-22T12:31:00Z">
                <w:rPr>
                  <w:rFonts w:cs="Times New Roman"/>
                </w:rPr>
              </w:rPrChange>
            </w:rPr>
            <w:delText xml:space="preserve">to los pilotos menos experimentados como aquellos que tienen altos niveles de </w:delText>
          </w:r>
        </w:del>
      </w:ins>
      <w:ins w:id="8598" w:author="Orion" w:date="2011-07-08T15:59:00Z">
        <w:del w:id="8599" w:author="IO" w:date="2011-07-22T17:20:00Z">
          <w:r w:rsidR="0072018D" w:rsidRPr="00441066" w:rsidDel="00444875">
            <w:rPr>
              <w:i/>
              <w:rPrChange w:id="8600" w:author="IO" w:date="2011-07-22T12:31:00Z">
                <w:rPr>
                  <w:rFonts w:cs="Times New Roman"/>
                </w:rPr>
              </w:rPrChange>
            </w:rPr>
            <w:delText>estrés</w:delText>
          </w:r>
        </w:del>
      </w:ins>
      <w:ins w:id="8601" w:author="Orion" w:date="2011-07-08T15:58:00Z">
        <w:del w:id="8602" w:author="IO" w:date="2011-07-22T17:20:00Z">
          <w:r w:rsidR="0072018D" w:rsidRPr="00441066" w:rsidDel="00444875">
            <w:rPr>
              <w:i/>
              <w:rPrChange w:id="8603" w:author="IO" w:date="2011-07-22T12:31:00Z">
                <w:rPr>
                  <w:rFonts w:cs="Times New Roman"/>
                </w:rPr>
              </w:rPrChange>
            </w:rPr>
            <w:delText xml:space="preserve"> o fatiga</w:delText>
          </w:r>
        </w:del>
      </w:ins>
      <w:ins w:id="8604" w:author="Orion" w:date="2011-07-08T15:59:00Z">
        <w:del w:id="8605" w:author="IO" w:date="2011-07-22T17:20:00Z">
          <w:r w:rsidR="0072018D" w:rsidRPr="00441066" w:rsidDel="00444875">
            <w:rPr>
              <w:i/>
              <w:rPrChange w:id="8606" w:author="IO" w:date="2011-07-22T12:31:00Z">
                <w:rPr>
                  <w:rFonts w:cs="Times New Roman"/>
                </w:rPr>
              </w:rPrChange>
            </w:rPr>
            <w:delText xml:space="preserve"> </w:delText>
          </w:r>
        </w:del>
      </w:ins>
      <w:ins w:id="8607" w:author="Orion" w:date="2011-07-08T16:00:00Z">
        <w:del w:id="8608" w:author="IO" w:date="2011-07-22T17:20:00Z">
          <w:r w:rsidR="0072018D" w:rsidRPr="00441066" w:rsidDel="00444875">
            <w:rPr>
              <w:i/>
              <w:rPrChange w:id="8609" w:author="IO" w:date="2011-07-22T12:31:00Z">
                <w:rPr>
                  <w:rFonts w:cs="Times New Roman"/>
                </w:rPr>
              </w:rPrChange>
            </w:rPr>
            <w:delText>consumen</w:delText>
          </w:r>
        </w:del>
      </w:ins>
      <w:ins w:id="8610" w:author="Orion" w:date="2011-07-08T15:59:00Z">
        <w:del w:id="8611" w:author="IO" w:date="2011-07-22T17:20:00Z">
          <w:r w:rsidR="0072018D" w:rsidRPr="00441066" w:rsidDel="00444875">
            <w:rPr>
              <w:i/>
              <w:rPrChange w:id="8612" w:author="IO" w:date="2011-07-22T12:31:00Z">
                <w:rPr>
                  <w:rFonts w:cs="Times New Roman"/>
                </w:rPr>
              </w:rPrChange>
            </w:rPr>
            <w:delText xml:space="preserve"> bastante </w:delText>
          </w:r>
        </w:del>
      </w:ins>
      <w:ins w:id="8613" w:author="Orion" w:date="2011-07-08T16:00:00Z">
        <w:del w:id="8614" w:author="IO" w:date="2011-07-22T17:20:00Z">
          <w:r w:rsidR="0072018D" w:rsidRPr="00441066" w:rsidDel="00444875">
            <w:rPr>
              <w:i/>
              <w:rPrChange w:id="8615" w:author="IO" w:date="2011-07-22T12:31:00Z">
                <w:rPr>
                  <w:rFonts w:cs="Times New Roman"/>
                </w:rPr>
              </w:rPrChange>
            </w:rPr>
            <w:delText xml:space="preserve">tiempo a la hora de llevar a cabo las maniobras que se proponen. Esto influirá </w:delText>
          </w:r>
          <w:r w:rsidR="0072018D" w:rsidRPr="00441066" w:rsidDel="00444875">
            <w:rPr>
              <w:i/>
              <w:rPrChange w:id="8616" w:author="IO" w:date="2011-07-22T12:31:00Z">
                <w:rPr>
                  <w:rFonts w:cs="Times New Roman"/>
                </w:rPr>
              </w:rPrChange>
            </w:rPr>
            <w:lastRenderedPageBreak/>
            <w:delText>negativamente en</w:delText>
          </w:r>
        </w:del>
      </w:ins>
      <w:ins w:id="8617" w:author="Orion" w:date="2011-07-08T16:02:00Z">
        <w:del w:id="8618" w:author="IO" w:date="2011-07-22T17:20:00Z">
          <w:r w:rsidR="0072018D" w:rsidRPr="00441066" w:rsidDel="00444875">
            <w:rPr>
              <w:i/>
              <w:rPrChange w:id="8619" w:author="IO" w:date="2011-07-22T12:31:00Z">
                <w:rPr>
                  <w:rFonts w:cs="Times New Roman"/>
                </w:rPr>
              </w:rPrChange>
            </w:rPr>
            <w:delText xml:space="preserve"> previsión de trayectorias de las aeronaves</w:delText>
          </w:r>
        </w:del>
      </w:ins>
      <w:ins w:id="8620" w:author="Orion" w:date="2011-07-08T16:00:00Z">
        <w:del w:id="8621" w:author="IO" w:date="2011-07-22T17:20:00Z">
          <w:r w:rsidR="0072018D" w:rsidRPr="00441066" w:rsidDel="00444875">
            <w:rPr>
              <w:i/>
              <w:rPrChange w:id="8622" w:author="IO" w:date="2011-07-22T12:31:00Z">
                <w:rPr>
                  <w:rFonts w:cs="Times New Roman"/>
                </w:rPr>
              </w:rPrChange>
            </w:rPr>
            <w:delText xml:space="preserve"> y en la reducci</w:delText>
          </w:r>
        </w:del>
      </w:ins>
      <w:ins w:id="8623" w:author="Orion" w:date="2011-07-08T16:01:00Z">
        <w:del w:id="8624" w:author="IO" w:date="2011-07-22T17:20:00Z">
          <w:r w:rsidR="0072018D" w:rsidRPr="00441066" w:rsidDel="00444875">
            <w:rPr>
              <w:i/>
              <w:rPrChange w:id="8625" w:author="IO" w:date="2011-07-22T12:31:00Z">
                <w:rPr>
                  <w:rFonts w:cs="Times New Roman"/>
                </w:rPr>
              </w:rPrChange>
            </w:rPr>
            <w:delText xml:space="preserve">ón de </w:delText>
          </w:r>
        </w:del>
      </w:ins>
      <w:ins w:id="8626" w:author="Orion" w:date="2011-07-08T16:03:00Z">
        <w:del w:id="8627" w:author="IO" w:date="2011-07-22T17:20:00Z">
          <w:r w:rsidR="0072018D" w:rsidRPr="00441066" w:rsidDel="00444875">
            <w:rPr>
              <w:i/>
              <w:rPrChange w:id="8628" w:author="IO" w:date="2011-07-22T12:31:00Z">
                <w:rPr>
                  <w:rFonts w:cs="Times New Roman"/>
                </w:rPr>
              </w:rPrChange>
            </w:rPr>
            <w:delText xml:space="preserve">los </w:delText>
          </w:r>
        </w:del>
      </w:ins>
      <w:ins w:id="8629" w:author="Orion" w:date="2011-07-08T16:01:00Z">
        <w:del w:id="8630" w:author="IO" w:date="2011-07-22T17:20:00Z">
          <w:r w:rsidR="0072018D" w:rsidRPr="00441066" w:rsidDel="00444875">
            <w:rPr>
              <w:i/>
              <w:rPrChange w:id="8631" w:author="IO" w:date="2011-07-22T12:31:00Z">
                <w:rPr>
                  <w:rFonts w:cs="Times New Roman"/>
                </w:rPr>
              </w:rPrChange>
            </w:rPr>
            <w:delText>riesgos de conflicto entre aviones.</w:delText>
          </w:r>
        </w:del>
      </w:ins>
      <w:ins w:id="8632" w:author="Orion" w:date="2011-07-08T16:15:00Z">
        <w:del w:id="8633" w:author="IO" w:date="2011-07-22T17:20:00Z">
          <w:r w:rsidR="00741207" w:rsidRPr="00441066" w:rsidDel="00444875">
            <w:rPr>
              <w:i/>
              <w:rPrChange w:id="8634" w:author="IO" w:date="2011-07-22T12:31:00Z">
                <w:rPr>
                  <w:rFonts w:cs="Times New Roman"/>
                </w:rPr>
              </w:rPrChange>
            </w:rPr>
            <w:delText xml:space="preserve"> Esto se puede ver claramente ya que en los casos expuestos donde los valores</w:delText>
          </w:r>
        </w:del>
      </w:ins>
      <w:ins w:id="8635" w:author="Orion" w:date="2011-07-08T16:17:00Z">
        <w:del w:id="8636" w:author="IO" w:date="2011-07-22T17:20:00Z">
          <w:r w:rsidR="00741207" w:rsidRPr="00441066" w:rsidDel="00444875">
            <w:rPr>
              <w:i/>
              <w:rPrChange w:id="8637" w:author="IO" w:date="2011-07-22T12:31:00Z">
                <w:rPr>
                  <w:rFonts w:cs="Times New Roman"/>
                </w:rPr>
              </w:rPrChange>
            </w:rPr>
            <w:delText xml:space="preserve"> de experiencia eran bajos, y de estrés y fatiga altos, el número y proximidad de riesgos de conflicto aumentaba,</w:delText>
          </w:r>
        </w:del>
      </w:ins>
      <w:ins w:id="8638" w:author="Orion" w:date="2011-07-08T16:15:00Z">
        <w:del w:id="8639" w:author="IO" w:date="2011-07-22T17:20:00Z">
          <w:r w:rsidR="00741207" w:rsidRPr="00441066" w:rsidDel="00444875">
            <w:rPr>
              <w:i/>
              <w:rPrChange w:id="8640" w:author="IO" w:date="2011-07-22T12:31:00Z">
                <w:rPr>
                  <w:rFonts w:cs="Times New Roman"/>
                </w:rPr>
              </w:rPrChange>
            </w:rPr>
            <w:delText xml:space="preserve"> hasta tal punto que en ciertas ocasiones se llegaba a estados de riesgo</w:delText>
          </w:r>
        </w:del>
      </w:ins>
      <w:ins w:id="8641" w:author="Orion" w:date="2011-07-08T16:16:00Z">
        <w:del w:id="8642" w:author="IO" w:date="2011-07-22T17:20:00Z">
          <w:r w:rsidR="00741207" w:rsidRPr="00441066" w:rsidDel="00444875">
            <w:rPr>
              <w:i/>
              <w:rPrChange w:id="8643" w:author="IO" w:date="2011-07-22T12:31:00Z">
                <w:rPr>
                  <w:rFonts w:cs="Times New Roman"/>
                </w:rPr>
              </w:rPrChange>
            </w:rPr>
            <w:delText xml:space="preserve"> real de posible conflicto.</w:delText>
          </w:r>
        </w:del>
      </w:ins>
    </w:p>
    <w:p w14:paraId="6D66B512" w14:textId="02E05951" w:rsidR="00EA40AF" w:rsidRPr="00EA40AF" w:rsidRDefault="007D29F5">
      <w:pPr>
        <w:spacing w:before="120" w:after="120"/>
        <w:jc w:val="both"/>
        <w:rPr>
          <w:ins w:id="8644" w:author="Orion" w:date="2011-07-08T14:42:00Z"/>
          <w:i/>
          <w:rPrChange w:id="8645" w:author="IO" w:date="2011-07-22T14:50:00Z">
            <w:rPr>
              <w:ins w:id="8646" w:author="Orion" w:date="2011-07-08T14:42:00Z"/>
              <w:rFonts w:cs="Times New Roman"/>
            </w:rPr>
          </w:rPrChange>
        </w:rPr>
        <w:pPrChange w:id="8647" w:author="IO" w:date="2011-07-22T14:50:00Z">
          <w:pPr/>
        </w:pPrChange>
      </w:pPr>
      <w:moveFromRangeStart w:id="8648" w:author="IO" w:date="2011-07-22T17:20:00Z" w:name="move299118561"/>
      <w:moveFrom w:id="8649" w:author="IO" w:date="2011-07-22T17:20:00Z">
        <w:ins w:id="8650" w:author="Orion" w:date="2011-07-08T16:07:00Z">
          <w:r w:rsidRPr="00441066" w:rsidDel="00444875">
            <w:rPr>
              <w:i/>
              <w:rPrChange w:id="8651" w:author="IO" w:date="2011-07-22T12:31:00Z">
                <w:rPr>
                  <w:rFonts w:cs="Times New Roman"/>
                </w:rPr>
              </w:rPrChange>
            </w:rPr>
            <w:t>Contar con elementos cuyas</w:t>
          </w:r>
        </w:ins>
        <w:ins w:id="8652" w:author="Orion" w:date="2011-07-08T16:09:00Z">
          <w:r w:rsidRPr="00441066" w:rsidDel="00444875">
            <w:rPr>
              <w:i/>
              <w:rPrChange w:id="8653" w:author="IO" w:date="2011-07-22T12:31:00Z">
                <w:rPr>
                  <w:rFonts w:cs="Times New Roman"/>
                </w:rPr>
              </w:rPrChange>
            </w:rPr>
            <w:t xml:space="preserve"> evaluaciones y </w:t>
          </w:r>
        </w:ins>
        <w:ins w:id="8654" w:author="Orion" w:date="2011-07-08T16:07:00Z">
          <w:r w:rsidRPr="00441066" w:rsidDel="00444875">
            <w:rPr>
              <w:i/>
              <w:rPrChange w:id="8655" w:author="IO" w:date="2011-07-22T12:31:00Z">
                <w:rPr>
                  <w:rFonts w:cs="Times New Roman"/>
                </w:rPr>
              </w:rPrChange>
            </w:rPr>
            <w:t xml:space="preserve">decisiones  son ejecutadas </w:t>
          </w:r>
        </w:ins>
        <w:ins w:id="8656" w:author="Orion" w:date="2011-07-08T16:08:00Z">
          <w:r w:rsidRPr="00441066" w:rsidDel="00444875">
            <w:rPr>
              <w:i/>
              <w:rPrChange w:id="8657" w:author="IO" w:date="2011-07-22T12:31:00Z">
                <w:rPr>
                  <w:rFonts w:cs="Times New Roman"/>
                </w:rPr>
              </w:rPrChange>
            </w:rPr>
            <w:t xml:space="preserve">prácticamente </w:t>
          </w:r>
        </w:ins>
        <w:ins w:id="8658" w:author="Orion" w:date="2011-07-08T16:07:00Z">
          <w:r w:rsidRPr="00441066" w:rsidDel="00444875">
            <w:rPr>
              <w:i/>
              <w:rPrChange w:id="8659" w:author="IO" w:date="2011-07-22T12:31:00Z">
                <w:rPr>
                  <w:rFonts w:cs="Times New Roman"/>
                </w:rPr>
              </w:rPrChange>
            </w:rPr>
            <w:t>en tiempo real</w:t>
          </w:r>
        </w:ins>
        <w:ins w:id="8660" w:author="Orion" w:date="2011-07-08T16:09:00Z">
          <w:r w:rsidRPr="00441066" w:rsidDel="00444875">
            <w:rPr>
              <w:i/>
              <w:rPrChange w:id="8661" w:author="IO" w:date="2011-07-22T12:31:00Z">
                <w:rPr>
                  <w:rFonts w:cs="Times New Roman"/>
                </w:rPr>
              </w:rPrChange>
            </w:rPr>
            <w:t xml:space="preserve"> </w:t>
          </w:r>
        </w:ins>
        <w:ins w:id="8662" w:author="Orion" w:date="2011-07-08T16:10:00Z">
          <w:r w:rsidRPr="00441066" w:rsidDel="00444875">
            <w:rPr>
              <w:i/>
              <w:rPrChange w:id="8663" w:author="IO" w:date="2011-07-22T12:31:00Z">
                <w:rPr>
                  <w:rFonts w:cs="Times New Roman"/>
                </w:rPr>
              </w:rPrChange>
            </w:rPr>
            <w:t>contribuye muy positivamente</w:t>
          </w:r>
        </w:ins>
        <w:ins w:id="8664" w:author="Orion" w:date="2011-07-08T16:13:00Z">
          <w:r w:rsidRPr="00441066" w:rsidDel="00444875">
            <w:rPr>
              <w:i/>
              <w:rPrChange w:id="8665" w:author="IO" w:date="2011-07-22T12:31:00Z">
                <w:rPr>
                  <w:rFonts w:cs="Times New Roman"/>
                </w:rPr>
              </w:rPrChange>
            </w:rPr>
            <w:t xml:space="preserve"> a</w:t>
          </w:r>
        </w:ins>
        <w:ins w:id="8666" w:author="Orion" w:date="2011-07-08T16:10:00Z">
          <w:r w:rsidRPr="00441066" w:rsidDel="00444875">
            <w:rPr>
              <w:i/>
              <w:rPrChange w:id="8667" w:author="IO" w:date="2011-07-22T12:31:00Z">
                <w:rPr>
                  <w:rFonts w:cs="Times New Roman"/>
                </w:rPr>
              </w:rPrChange>
            </w:rPr>
            <w:t xml:space="preserve"> </w:t>
          </w:r>
        </w:ins>
        <w:ins w:id="8668" w:author="Orion" w:date="2011-07-08T16:12:00Z">
          <w:r w:rsidRPr="00441066" w:rsidDel="00444875">
            <w:rPr>
              <w:i/>
              <w:rPrChange w:id="8669" w:author="IO" w:date="2011-07-22T12:31:00Z">
                <w:rPr>
                  <w:rFonts w:cs="Times New Roman"/>
                </w:rPr>
              </w:rPrChange>
            </w:rPr>
            <w:t>dar fluidez a</w:t>
          </w:r>
        </w:ins>
        <w:ins w:id="8670" w:author="Orion" w:date="2011-07-08T16:11:00Z">
          <w:r w:rsidRPr="00441066" w:rsidDel="00444875">
            <w:rPr>
              <w:i/>
              <w:rPrChange w:id="8671" w:author="IO" w:date="2011-07-22T12:31:00Z">
                <w:rPr>
                  <w:rFonts w:cs="Times New Roman"/>
                </w:rPr>
              </w:rPrChange>
            </w:rPr>
            <w:t>l tr</w:t>
          </w:r>
        </w:ins>
        <w:ins w:id="8672" w:author="Orion" w:date="2011-07-08T16:12:00Z">
          <w:r w:rsidRPr="00441066" w:rsidDel="00444875">
            <w:rPr>
              <w:i/>
              <w:rPrChange w:id="8673" w:author="IO" w:date="2011-07-22T12:31:00Z">
                <w:rPr>
                  <w:rFonts w:cs="Times New Roman"/>
                </w:rPr>
              </w:rPrChange>
            </w:rPr>
            <w:t>á</w:t>
          </w:r>
        </w:ins>
        <w:ins w:id="8674" w:author="Orion" w:date="2011-07-08T16:11:00Z">
          <w:r w:rsidRPr="00441066" w:rsidDel="00444875">
            <w:rPr>
              <w:i/>
              <w:rPrChange w:id="8675" w:author="IO" w:date="2011-07-22T12:31:00Z">
                <w:rPr>
                  <w:rFonts w:cs="Times New Roman"/>
                </w:rPr>
              </w:rPrChange>
            </w:rPr>
            <w:t xml:space="preserve">fico y </w:t>
          </w:r>
        </w:ins>
        <w:ins w:id="8676" w:author="Orion" w:date="2011-07-08T16:13:00Z">
          <w:r w:rsidRPr="00441066" w:rsidDel="00444875">
            <w:rPr>
              <w:i/>
              <w:rPrChange w:id="8677" w:author="IO" w:date="2011-07-22T12:31:00Z">
                <w:rPr>
                  <w:rFonts w:cs="Times New Roman"/>
                </w:rPr>
              </w:rPrChange>
            </w:rPr>
            <w:t>reducir el número de</w:t>
          </w:r>
        </w:ins>
        <w:ins w:id="8678" w:author="Orion" w:date="2011-07-08T16:11:00Z">
          <w:r w:rsidRPr="00441066" w:rsidDel="00444875">
            <w:rPr>
              <w:i/>
              <w:rPrChange w:id="8679" w:author="IO" w:date="2011-07-22T12:31:00Z">
                <w:rPr>
                  <w:rFonts w:cs="Times New Roman"/>
                </w:rPr>
              </w:rPrChange>
            </w:rPr>
            <w:t xml:space="preserve"> conflictos</w:t>
          </w:r>
        </w:ins>
        <w:ins w:id="8680" w:author="Orion" w:date="2011-07-08T16:09:00Z">
          <w:r w:rsidRPr="00441066" w:rsidDel="00444875">
            <w:rPr>
              <w:i/>
              <w:rPrChange w:id="8681" w:author="IO" w:date="2011-07-22T12:31:00Z">
                <w:rPr>
                  <w:rFonts w:cs="Times New Roman"/>
                </w:rPr>
              </w:rPrChange>
            </w:rPr>
            <w:t xml:space="preserve">. </w:t>
          </w:r>
        </w:ins>
        <w:ins w:id="8682" w:author="Orion" w:date="2011-07-08T16:13:00Z">
          <w:r w:rsidRPr="00441066" w:rsidDel="00444875">
            <w:rPr>
              <w:i/>
              <w:rPrChange w:id="8683" w:author="IO" w:date="2011-07-22T12:31:00Z">
                <w:rPr>
                  <w:rFonts w:cs="Times New Roman"/>
                </w:rPr>
              </w:rPrChange>
            </w:rPr>
            <w:t>L</w:t>
          </w:r>
          <w:r w:rsidR="00026233" w:rsidRPr="00441066" w:rsidDel="00444875">
            <w:rPr>
              <w:i/>
              <w:rPrChange w:id="8684" w:author="IO" w:date="2011-07-22T12:31:00Z">
                <w:rPr>
                  <w:rFonts w:cs="Times New Roman"/>
                </w:rPr>
              </w:rPrChange>
            </w:rPr>
            <w:t xml:space="preserve">a mejora es tal </w:t>
          </w:r>
        </w:ins>
        <w:ins w:id="8685" w:author="Orion" w:date="2011-07-08T16:09:00Z">
          <w:r w:rsidRPr="00441066" w:rsidDel="00444875">
            <w:rPr>
              <w:i/>
              <w:rPrChange w:id="8686" w:author="IO" w:date="2011-07-22T12:31:00Z">
                <w:rPr>
                  <w:rFonts w:cs="Times New Roman"/>
                </w:rPr>
              </w:rPrChange>
            </w:rPr>
            <w:t>que l</w:t>
          </w:r>
        </w:ins>
        <w:ins w:id="8687" w:author="Orion" w:date="2011-07-08T16:02:00Z">
          <w:r w:rsidRPr="00441066" w:rsidDel="00444875">
            <w:rPr>
              <w:i/>
              <w:rPrChange w:id="8688" w:author="IO" w:date="2011-07-22T12:31:00Z">
                <w:rPr>
                  <w:rFonts w:cs="Times New Roman"/>
                </w:rPr>
              </w:rPrChange>
            </w:rPr>
            <w:t>a introducci</w:t>
          </w:r>
        </w:ins>
        <w:ins w:id="8689" w:author="Orion" w:date="2011-07-08T16:04:00Z">
          <w:r w:rsidRPr="00441066" w:rsidDel="00444875">
            <w:rPr>
              <w:i/>
              <w:rPrChange w:id="8690" w:author="IO" w:date="2011-07-22T12:31:00Z">
                <w:rPr>
                  <w:rFonts w:cs="Times New Roman"/>
                </w:rPr>
              </w:rPrChange>
            </w:rPr>
            <w:t>ón de la tecnología de los UAVs</w:t>
          </w:r>
        </w:ins>
        <w:ins w:id="8691" w:author="Orion" w:date="2011-07-08T16:14:00Z">
          <w:r w:rsidR="00741207" w:rsidRPr="00441066" w:rsidDel="00444875">
            <w:rPr>
              <w:i/>
              <w:rPrChange w:id="8692" w:author="IO" w:date="2011-07-22T12:31:00Z">
                <w:rPr>
                  <w:rFonts w:cs="Times New Roman"/>
                </w:rPr>
              </w:rPrChange>
            </w:rPr>
            <w:t xml:space="preserve"> podría</w:t>
          </w:r>
        </w:ins>
        <w:ins w:id="8693" w:author="Orion" w:date="2011-07-08T16:04:00Z">
          <w:r w:rsidRPr="00441066" w:rsidDel="00444875">
            <w:rPr>
              <w:i/>
              <w:rPrChange w:id="8694" w:author="IO" w:date="2011-07-22T12:31:00Z">
                <w:rPr>
                  <w:rFonts w:cs="Times New Roman"/>
                </w:rPr>
              </w:rPrChange>
            </w:rPr>
            <w:t xml:space="preserve"> permitir</w:t>
          </w:r>
        </w:ins>
        <w:ins w:id="8695" w:author="Orion" w:date="2011-07-08T16:14:00Z">
          <w:r w:rsidR="00741207" w:rsidRPr="00441066" w:rsidDel="00444875">
            <w:rPr>
              <w:i/>
              <w:rPrChange w:id="8696" w:author="IO" w:date="2011-07-22T12:31:00Z">
                <w:rPr>
                  <w:rFonts w:cs="Times New Roman"/>
                </w:rPr>
              </w:rPrChange>
            </w:rPr>
            <w:t xml:space="preserve">, </w:t>
          </w:r>
        </w:ins>
        <w:ins w:id="8697" w:author="Orion" w:date="2011-07-08T16:19:00Z">
          <w:r w:rsidR="00F37798" w:rsidRPr="00441066" w:rsidDel="00444875">
            <w:rPr>
              <w:i/>
              <w:rPrChange w:id="8698" w:author="IO" w:date="2011-07-22T12:31:00Z">
                <w:rPr>
                  <w:rFonts w:cs="Times New Roman"/>
                </w:rPr>
              </w:rPrChange>
            </w:rPr>
            <w:t>hasta cierto punto</w:t>
          </w:r>
        </w:ins>
        <w:ins w:id="8699" w:author="Orion" w:date="2011-07-08T16:14:00Z">
          <w:r w:rsidR="00741207" w:rsidRPr="00441066" w:rsidDel="00444875">
            <w:rPr>
              <w:i/>
              <w:rPrChange w:id="8700" w:author="IO" w:date="2011-07-22T12:31:00Z">
                <w:rPr>
                  <w:rFonts w:cs="Times New Roman"/>
                </w:rPr>
              </w:rPrChange>
            </w:rPr>
            <w:t>,</w:t>
          </w:r>
        </w:ins>
        <w:ins w:id="8701" w:author="Orion" w:date="2011-07-08T16:04:00Z">
          <w:r w:rsidRPr="00441066" w:rsidDel="00444875">
            <w:rPr>
              <w:i/>
              <w:rPrChange w:id="8702" w:author="IO" w:date="2011-07-22T12:31:00Z">
                <w:rPr>
                  <w:rFonts w:cs="Times New Roman"/>
                </w:rPr>
              </w:rPrChange>
            </w:rPr>
            <w:t xml:space="preserve"> paliar los riesgos que supone </w:t>
          </w:r>
        </w:ins>
        <w:ins w:id="8703" w:author="Orion" w:date="2011-07-08T16:19:00Z">
          <w:r w:rsidR="00F37798" w:rsidRPr="00441066" w:rsidDel="00444875">
            <w:rPr>
              <w:i/>
              <w:rPrChange w:id="8704" w:author="IO" w:date="2011-07-22T12:31:00Z">
                <w:rPr>
                  <w:rFonts w:cs="Times New Roman"/>
                </w:rPr>
              </w:rPrChange>
            </w:rPr>
            <w:t xml:space="preserve">que </w:t>
          </w:r>
        </w:ins>
        <w:ins w:id="8705" w:author="Orion" w:date="2011-07-08T16:09:00Z">
          <w:r w:rsidRPr="00441066" w:rsidDel="00444875">
            <w:rPr>
              <w:i/>
              <w:rPrChange w:id="8706" w:author="IO" w:date="2011-07-22T12:31:00Z">
                <w:rPr>
                  <w:rFonts w:cs="Times New Roman"/>
                </w:rPr>
              </w:rPrChange>
            </w:rPr>
            <w:t>se encuentren</w:t>
          </w:r>
        </w:ins>
        <w:ins w:id="8707" w:author="Orion" w:date="2011-07-08T16:06:00Z">
          <w:r w:rsidRPr="00441066" w:rsidDel="00444875">
            <w:rPr>
              <w:i/>
              <w:rPrChange w:id="8708" w:author="IO" w:date="2011-07-22T12:31:00Z">
                <w:rPr>
                  <w:rFonts w:cs="Times New Roman"/>
                </w:rPr>
              </w:rPrChange>
            </w:rPr>
            <w:t xml:space="preserve"> volando</w:t>
          </w:r>
        </w:ins>
        <w:ins w:id="8709" w:author="Orion" w:date="2011-07-08T16:04:00Z">
          <w:r w:rsidRPr="00441066" w:rsidDel="00444875">
            <w:rPr>
              <w:i/>
              <w:rPrChange w:id="8710" w:author="IO" w:date="2011-07-22T12:31:00Z">
                <w:rPr>
                  <w:rFonts w:cs="Times New Roman"/>
                </w:rPr>
              </w:rPrChange>
            </w:rPr>
            <w:t xml:space="preserve"> </w:t>
          </w:r>
        </w:ins>
        <w:ins w:id="8711" w:author="Orion" w:date="2011-07-08T16:05:00Z">
          <w:r w:rsidRPr="00441066" w:rsidDel="00444875">
            <w:rPr>
              <w:i/>
              <w:rPrChange w:id="8712" w:author="IO" w:date="2011-07-22T12:31:00Z">
                <w:rPr>
                  <w:rFonts w:cs="Times New Roman"/>
                </w:rPr>
              </w:rPrChange>
            </w:rPr>
            <w:t>en el espacio aéreo</w:t>
          </w:r>
        </w:ins>
        <w:ins w:id="8713" w:author="Orion" w:date="2011-07-08T16:06:00Z">
          <w:r w:rsidRPr="00441066" w:rsidDel="00444875">
            <w:rPr>
              <w:i/>
              <w:rPrChange w:id="8714" w:author="IO" w:date="2011-07-22T12:31:00Z">
                <w:rPr>
                  <w:rFonts w:cs="Times New Roman"/>
                </w:rPr>
              </w:rPrChange>
            </w:rPr>
            <w:t xml:space="preserve"> aviones manejados por</w:t>
          </w:r>
        </w:ins>
        <w:ins w:id="8715" w:author="Orion" w:date="2011-07-08T16:05:00Z">
          <w:r w:rsidRPr="00441066" w:rsidDel="00444875">
            <w:rPr>
              <w:i/>
              <w:rPrChange w:id="8716" w:author="IO" w:date="2011-07-22T12:31:00Z">
                <w:rPr>
                  <w:rFonts w:cs="Times New Roman"/>
                </w:rPr>
              </w:rPrChange>
            </w:rPr>
            <w:t xml:space="preserve"> </w:t>
          </w:r>
        </w:ins>
        <w:ins w:id="8717" w:author="Orion" w:date="2011-07-08T16:04:00Z">
          <w:r w:rsidRPr="00441066" w:rsidDel="00444875">
            <w:rPr>
              <w:i/>
              <w:rPrChange w:id="8718" w:author="IO" w:date="2011-07-22T12:31:00Z">
                <w:rPr>
                  <w:rFonts w:cs="Times New Roman"/>
                </w:rPr>
              </w:rPrChange>
            </w:rPr>
            <w:t xml:space="preserve">pilotos con mucho </w:t>
          </w:r>
        </w:ins>
        <w:ins w:id="8719" w:author="Orion" w:date="2011-07-08T16:05:00Z">
          <w:r w:rsidRPr="00441066" w:rsidDel="00444875">
            <w:rPr>
              <w:i/>
              <w:rPrChange w:id="8720" w:author="IO" w:date="2011-07-22T12:31:00Z">
                <w:rPr>
                  <w:rFonts w:cs="Times New Roman"/>
                </w:rPr>
              </w:rPrChange>
            </w:rPr>
            <w:t>estrés</w:t>
          </w:r>
        </w:ins>
        <w:ins w:id="8721" w:author="Orion" w:date="2011-07-08T16:04:00Z">
          <w:r w:rsidRPr="00441066" w:rsidDel="00444875">
            <w:rPr>
              <w:i/>
              <w:rPrChange w:id="8722" w:author="IO" w:date="2011-07-22T12:31:00Z">
                <w:rPr>
                  <w:rFonts w:cs="Times New Roman"/>
                </w:rPr>
              </w:rPrChange>
            </w:rPr>
            <w:t xml:space="preserve"> </w:t>
          </w:r>
        </w:ins>
        <w:ins w:id="8723" w:author="Orion" w:date="2011-07-08T16:05:00Z">
          <w:r w:rsidRPr="00441066" w:rsidDel="00444875">
            <w:rPr>
              <w:i/>
              <w:rPrChange w:id="8724" w:author="IO" w:date="2011-07-22T12:31:00Z">
                <w:rPr>
                  <w:rFonts w:cs="Times New Roman"/>
                </w:rPr>
              </w:rPrChange>
            </w:rPr>
            <w:t>o fatiga</w:t>
          </w:r>
        </w:ins>
        <w:ins w:id="8725" w:author="Orion" w:date="2011-07-08T16:06:00Z">
          <w:r w:rsidRPr="00441066" w:rsidDel="00444875">
            <w:rPr>
              <w:i/>
              <w:rPrChange w:id="8726" w:author="IO" w:date="2011-07-22T12:31:00Z">
                <w:rPr>
                  <w:rFonts w:cs="Times New Roman"/>
                </w:rPr>
              </w:rPrChange>
            </w:rPr>
            <w:t>,</w:t>
          </w:r>
        </w:ins>
        <w:ins w:id="8727" w:author="Orion" w:date="2011-07-08T16:05:00Z">
          <w:r w:rsidRPr="00441066" w:rsidDel="00444875">
            <w:rPr>
              <w:i/>
              <w:rPrChange w:id="8728" w:author="IO" w:date="2011-07-22T12:31:00Z">
                <w:rPr>
                  <w:rFonts w:cs="Times New Roman"/>
                </w:rPr>
              </w:rPrChange>
            </w:rPr>
            <w:t xml:space="preserve"> o con bajos niveles de experiencia.</w:t>
          </w:r>
        </w:ins>
      </w:moveFrom>
      <w:moveFromRangeEnd w:id="8648"/>
    </w:p>
    <w:p w14:paraId="6A6B24C8" w14:textId="77777777" w:rsidR="008A1F38" w:rsidRDefault="008A1F38">
      <w:pPr>
        <w:jc w:val="both"/>
        <w:rPr>
          <w:ins w:id="8729" w:author="IO" w:date="2011-07-22T11:55:00Z"/>
          <w:rFonts w:cs="Times New Roman"/>
        </w:rPr>
        <w:sectPr w:rsidR="008A1F38" w:rsidSect="009143CB">
          <w:type w:val="oddPage"/>
          <w:pgSz w:w="11906" w:h="16838"/>
          <w:pgMar w:top="1134" w:right="1134" w:bottom="1134" w:left="1134" w:header="720" w:footer="720" w:gutter="0"/>
          <w:cols w:space="720"/>
          <w:docGrid w:linePitch="360"/>
        </w:sectPr>
      </w:pPr>
    </w:p>
    <w:p w14:paraId="40DD8774" w14:textId="2B6F0E35" w:rsidR="00374917" w:rsidRPr="008A1F38" w:rsidDel="008A1F38" w:rsidRDefault="00374917">
      <w:pPr>
        <w:numPr>
          <w:ilvl w:val="0"/>
          <w:numId w:val="40"/>
        </w:numPr>
        <w:jc w:val="both"/>
        <w:rPr>
          <w:ins w:id="8730" w:author="Orion" w:date="2011-05-05T17:41:00Z"/>
          <w:del w:id="8731" w:author="IO" w:date="2011-07-22T11:55:00Z"/>
          <w:sz w:val="52"/>
          <w:szCs w:val="52"/>
          <w:rPrChange w:id="8732" w:author="IO" w:date="2011-07-22T11:55:00Z">
            <w:rPr>
              <w:ins w:id="8733" w:author="Orion" w:date="2011-05-05T17:41:00Z"/>
              <w:del w:id="8734" w:author="IO" w:date="2011-07-22T11:55:00Z"/>
              <w:rFonts w:cs="Times New Roman"/>
            </w:rPr>
          </w:rPrChange>
        </w:rPr>
        <w:pPrChange w:id="8735" w:author="IO" w:date="2011-07-22T11:55:00Z">
          <w:pPr/>
        </w:pPrChange>
      </w:pPr>
      <w:bookmarkStart w:id="8736" w:name="_Toc299103625"/>
      <w:bookmarkStart w:id="8737" w:name="_Toc299103998"/>
      <w:bookmarkStart w:id="8738" w:name="_Toc299463827"/>
      <w:bookmarkStart w:id="8739" w:name="_Toc299463911"/>
      <w:bookmarkStart w:id="8740" w:name="_Toc299721512"/>
      <w:bookmarkEnd w:id="8736"/>
      <w:bookmarkEnd w:id="8737"/>
      <w:bookmarkEnd w:id="8738"/>
      <w:bookmarkEnd w:id="8739"/>
      <w:bookmarkEnd w:id="8740"/>
    </w:p>
    <w:p w14:paraId="59A9F4A7" w14:textId="093ECBA1" w:rsidR="00B937FD" w:rsidRPr="00954F95" w:rsidRDefault="00B937FD">
      <w:pPr>
        <w:pStyle w:val="Heading1"/>
        <w:numPr>
          <w:ilvl w:val="0"/>
          <w:numId w:val="40"/>
        </w:numPr>
        <w:rPr>
          <w:ins w:id="8741" w:author="Orion" w:date="2011-05-05T17:41:00Z"/>
          <w:szCs w:val="52"/>
        </w:rPr>
        <w:pPrChange w:id="8742" w:author="IO" w:date="2011-07-22T11:55:00Z">
          <w:pPr>
            <w:pStyle w:val="Title"/>
            <w:outlineLvl w:val="0"/>
          </w:pPr>
        </w:pPrChange>
      </w:pPr>
      <w:bookmarkStart w:id="8743" w:name="_Toc299721513"/>
      <w:ins w:id="8744" w:author="Orion" w:date="2011-05-05T17:41:00Z">
        <w:r w:rsidRPr="009143CB">
          <w:rPr>
            <w:b w:val="0"/>
            <w:sz w:val="52"/>
            <w:szCs w:val="52"/>
            <w:rPrChange w:id="8745" w:author="IO" w:date="2011-07-13T15:18:00Z">
              <w:rPr>
                <w:rFonts w:cs="Times New Roman"/>
                <w:b/>
                <w:bCs/>
              </w:rPr>
            </w:rPrChange>
          </w:rPr>
          <w:t>Conclusi</w:t>
        </w:r>
      </w:ins>
      <w:ins w:id="8746" w:author="IO" w:date="2011-07-13T15:18:00Z">
        <w:r w:rsidR="009143CB">
          <w:rPr>
            <w:b w:val="0"/>
            <w:sz w:val="52"/>
            <w:szCs w:val="52"/>
          </w:rPr>
          <w:t>o</w:t>
        </w:r>
      </w:ins>
      <w:ins w:id="8747" w:author="Orion" w:date="2011-05-05T17:41:00Z">
        <w:del w:id="8748" w:author="IO" w:date="2011-07-13T15:18:00Z">
          <w:r w:rsidRPr="009143CB" w:rsidDel="009143CB">
            <w:rPr>
              <w:b w:val="0"/>
              <w:sz w:val="52"/>
              <w:szCs w:val="52"/>
              <w:rPrChange w:id="8749" w:author="IO" w:date="2011-07-13T15:18:00Z">
                <w:rPr>
                  <w:rFonts w:cs="Times New Roman"/>
                  <w:b/>
                  <w:bCs/>
                </w:rPr>
              </w:rPrChange>
            </w:rPr>
            <w:delText>ó</w:delText>
          </w:r>
        </w:del>
        <w:r w:rsidRPr="009143CB">
          <w:rPr>
            <w:b w:val="0"/>
            <w:sz w:val="52"/>
            <w:szCs w:val="52"/>
            <w:rPrChange w:id="8750" w:author="IO" w:date="2011-07-13T15:18:00Z">
              <w:rPr>
                <w:rFonts w:cs="Times New Roman"/>
                <w:b/>
                <w:bCs/>
              </w:rPr>
            </w:rPrChange>
          </w:rPr>
          <w:t>n</w:t>
        </w:r>
      </w:ins>
      <w:ins w:id="8751" w:author="IO" w:date="2011-07-13T15:18:00Z">
        <w:r w:rsidR="009143CB">
          <w:rPr>
            <w:b w:val="0"/>
            <w:sz w:val="52"/>
            <w:szCs w:val="52"/>
          </w:rPr>
          <w:t>es</w:t>
        </w:r>
      </w:ins>
      <w:ins w:id="8752" w:author="Orion" w:date="2011-05-05T17:41:00Z">
        <w:r w:rsidRPr="009143CB">
          <w:rPr>
            <w:b w:val="0"/>
            <w:sz w:val="52"/>
            <w:szCs w:val="52"/>
            <w:rPrChange w:id="8753" w:author="IO" w:date="2011-07-13T15:18:00Z">
              <w:rPr>
                <w:rFonts w:cs="Times New Roman"/>
                <w:b/>
                <w:bCs/>
              </w:rPr>
            </w:rPrChange>
          </w:rPr>
          <w:t xml:space="preserve"> y trabajo futuro</w:t>
        </w:r>
        <w:bookmarkEnd w:id="8743"/>
      </w:ins>
    </w:p>
    <w:p w14:paraId="33C16978" w14:textId="0A57766A" w:rsidR="00904D1F" w:rsidRDefault="00904D1F" w:rsidP="00904D1F">
      <w:pPr>
        <w:pStyle w:val="Heading1"/>
        <w:numPr>
          <w:ilvl w:val="1"/>
          <w:numId w:val="40"/>
        </w:numPr>
        <w:rPr>
          <w:ins w:id="8754" w:author="Orion" w:date="2011-07-26T17:08:00Z"/>
          <w:b w:val="0"/>
          <w:sz w:val="44"/>
          <w:szCs w:val="52"/>
        </w:rPr>
      </w:pPr>
      <w:bookmarkStart w:id="8755" w:name="_Toc299721514"/>
      <w:ins w:id="8756" w:author="Orion" w:date="2011-07-26T17:07:00Z">
        <w:r>
          <w:rPr>
            <w:b w:val="0"/>
            <w:sz w:val="44"/>
            <w:szCs w:val="52"/>
          </w:rPr>
          <w:t>Conclusión</w:t>
        </w:r>
      </w:ins>
      <w:bookmarkEnd w:id="8755"/>
    </w:p>
    <w:p w14:paraId="308AE70A" w14:textId="1A59A868" w:rsidR="0050085B" w:rsidDel="002E5073" w:rsidRDefault="004721CC">
      <w:pPr>
        <w:widowControl/>
        <w:suppressAutoHyphens w:val="0"/>
        <w:rPr>
          <w:ins w:id="8757" w:author="Orion" w:date="2011-07-08T17:12:00Z"/>
          <w:del w:id="8758" w:author="IO" w:date="2011-07-22T17:51:00Z"/>
        </w:rPr>
        <w:pPrChange w:id="8759" w:author="Orion" w:date="2011-07-26T17:09:00Z">
          <w:pPr>
            <w:spacing w:before="120"/>
            <w:ind w:left="360"/>
            <w:jc w:val="both"/>
          </w:pPr>
        </w:pPrChange>
      </w:pPr>
      <w:ins w:id="8760" w:author="Orion" w:date="2011-07-08T17:02:00Z">
        <w:r>
          <w:t>E</w:t>
        </w:r>
      </w:ins>
      <w:ins w:id="8761" w:author="IO" w:date="2011-07-22T17:41:00Z">
        <w:r w:rsidR="00150117">
          <w:t>ste trabajo ha abordado dos objetivos en relación con las simulaciones de tráfico aéreo. E</w:t>
        </w:r>
      </w:ins>
      <w:ins w:id="8762" w:author="IO" w:date="2011-07-22T17:42:00Z">
        <w:r w:rsidR="00150117">
          <w:t>n</w:t>
        </w:r>
      </w:ins>
      <w:ins w:id="8763" w:author="IO" w:date="2011-07-22T17:41:00Z">
        <w:r w:rsidR="00150117">
          <w:t xml:space="preserve"> primer lugar mostrar la viabilidad de las</w:t>
        </w:r>
      </w:ins>
      <w:ins w:id="8764" w:author="IO" w:date="2011-07-22T17:42:00Z">
        <w:r w:rsidR="00150117">
          <w:t xml:space="preserve"> </w:t>
        </w:r>
      </w:ins>
      <w:ins w:id="8765" w:author="IO" w:date="2011-07-22T17:41:00Z">
        <w:r w:rsidR="00150117">
          <w:t>aproximaciones ABM en combinaci</w:t>
        </w:r>
      </w:ins>
      <w:ins w:id="8766" w:author="IO" w:date="2011-07-22T17:42:00Z">
        <w:r w:rsidR="00150117">
          <w:t>ón con MDE para ofrecer un marco flexible y extensible para este tipo de simulaciones. En segundo lugar, ofrecer una versión inicial de los modelos que</w:t>
        </w:r>
        <w:r w:rsidR="002E5073">
          <w:t xml:space="preserve"> reco</w:t>
        </w:r>
      </w:ins>
      <w:ins w:id="8767" w:author="IO" w:date="2011-07-22T17:43:00Z">
        <w:r w:rsidR="002E5073">
          <w:t>jan</w:t>
        </w:r>
      </w:ins>
      <w:ins w:id="8768" w:author="IO" w:date="2011-07-22T17:42:00Z">
        <w:r w:rsidR="002E5073">
          <w:t xml:space="preserve"> información sobre el tráfico aéreo</w:t>
        </w:r>
      </w:ins>
      <w:ins w:id="8769" w:author="IO" w:date="2011-07-22T17:43:00Z">
        <w:r w:rsidR="002E5073">
          <w:t xml:space="preserve"> de forma que pueda ser usada para </w:t>
        </w:r>
      </w:ins>
      <w:ins w:id="8770" w:author="IO" w:date="2011-07-22T17:44:00Z">
        <w:r w:rsidR="002E5073">
          <w:t>especificar</w:t>
        </w:r>
      </w:ins>
      <w:ins w:id="8771" w:author="IO" w:date="2011-07-22T17:43:00Z">
        <w:r w:rsidR="002E5073">
          <w:t xml:space="preserve"> simulaciones.</w:t>
        </w:r>
      </w:ins>
      <w:ins w:id="8772" w:author="IO" w:date="2011-07-22T17:53:00Z">
        <w:r w:rsidR="0043714D">
          <w:t xml:space="preserve"> La adopción de esta aproximación </w:t>
        </w:r>
      </w:ins>
      <w:ins w:id="8773" w:author="Orion" w:date="2011-07-08T17:02:00Z">
        <w:del w:id="8774" w:author="IO" w:date="2011-07-22T17:47:00Z">
          <w:r w:rsidDel="002E5073">
            <w:delText xml:space="preserve">l objetivo de este trabajo ha sido </w:delText>
          </w:r>
        </w:del>
      </w:ins>
      <w:ins w:id="8775" w:author="Orion" w:date="2011-07-08T16:59:00Z">
        <w:del w:id="8776" w:author="IO" w:date="2011-07-22T17:47:00Z">
          <w:r w:rsidR="0050085B" w:rsidRPr="0050085B" w:rsidDel="002E5073">
            <w:rPr>
              <w:rPrChange w:id="8777" w:author="Orion" w:date="2011-07-08T16:59:00Z">
                <w:rPr>
                  <w:highlight w:val="yellow"/>
                </w:rPr>
              </w:rPrChange>
            </w:rPr>
            <w:delText>analizar los requisitos que debe satisfacer un marco flexible y realista de simulación del tráfico</w:delText>
          </w:r>
          <w:r w:rsidR="0050085B" w:rsidDel="002E5073">
            <w:delText xml:space="preserve"> aéreo</w:delText>
          </w:r>
          <w:r w:rsidR="0050085B" w:rsidRPr="0050085B" w:rsidDel="002E5073">
            <w:rPr>
              <w:rPrChange w:id="8778" w:author="Orion" w:date="2011-07-08T16:59:00Z">
                <w:rPr>
                  <w:highlight w:val="yellow"/>
                </w:rPr>
              </w:rPrChange>
            </w:rPr>
            <w:delText xml:space="preserve">, y realizar </w:delText>
          </w:r>
        </w:del>
      </w:ins>
      <w:ins w:id="8779" w:author="Orion" w:date="2011-07-08T17:04:00Z">
        <w:del w:id="8780" w:author="IO" w:date="2011-07-22T17:47:00Z">
          <w:r w:rsidDel="002E5073">
            <w:delText xml:space="preserve">un </w:delText>
          </w:r>
        </w:del>
      </w:ins>
      <w:ins w:id="8781" w:author="Orion" w:date="2011-07-08T17:03:00Z">
        <w:del w:id="8782" w:author="IO" w:date="2011-07-22T17:47:00Z">
          <w:r w:rsidDel="002E5073">
            <w:delText xml:space="preserve">diseño que aporte </w:delText>
          </w:r>
        </w:del>
      </w:ins>
      <w:ins w:id="8783" w:author="Orion" w:date="2011-07-08T16:59:00Z">
        <w:del w:id="8784" w:author="IO" w:date="2011-07-22T17:47:00Z">
          <w:r w:rsidR="0050085B" w:rsidRPr="0050085B" w:rsidDel="002E5073">
            <w:rPr>
              <w:rPrChange w:id="8785" w:author="Orion" w:date="2011-07-08T16:59:00Z">
                <w:rPr>
                  <w:highlight w:val="yellow"/>
                </w:rPr>
              </w:rPrChange>
            </w:rPr>
            <w:delText>la base para incorporar y extender dichos requisitos. En particular</w:delText>
          </w:r>
        </w:del>
        <w:del w:id="8786" w:author="IO" w:date="2011-07-22T17:51:00Z">
          <w:r w:rsidR="0050085B" w:rsidRPr="0050085B" w:rsidDel="002E5073">
            <w:rPr>
              <w:rPrChange w:id="8787" w:author="Orion" w:date="2011-07-08T16:59:00Z">
                <w:rPr>
                  <w:highlight w:val="yellow"/>
                </w:rPr>
              </w:rPrChange>
            </w:rPr>
            <w:delText xml:space="preserve">, se ha analizado la importancia </w:delText>
          </w:r>
        </w:del>
        <w:del w:id="8788" w:author="IO" w:date="2011-07-22T17:47:00Z">
          <w:r w:rsidR="0050085B" w:rsidRPr="0050085B" w:rsidDel="002E5073">
            <w:rPr>
              <w:rPrChange w:id="8789" w:author="Orion" w:date="2011-07-08T16:59:00Z">
                <w:rPr>
                  <w:highlight w:val="yellow"/>
                </w:rPr>
              </w:rPrChange>
            </w:rPr>
            <w:delText>que para estas simulaciones tiene</w:delText>
          </w:r>
        </w:del>
        <w:del w:id="8790" w:author="IO" w:date="2011-07-22T17:51:00Z">
          <w:r w:rsidR="0050085B" w:rsidRPr="0050085B" w:rsidDel="002E5073">
            <w:rPr>
              <w:rPrChange w:id="8791" w:author="Orion" w:date="2011-07-08T16:59:00Z">
                <w:rPr>
                  <w:highlight w:val="yellow"/>
                </w:rPr>
              </w:rPrChange>
            </w:rPr>
            <w:delText xml:space="preserve"> considerar el comportamiento de los </w:delText>
          </w:r>
        </w:del>
      </w:ins>
      <w:ins w:id="8792" w:author="Orion" w:date="2011-07-08T17:00:00Z">
        <w:del w:id="8793" w:author="IO" w:date="2011-07-22T17:51:00Z">
          <w:r w:rsidR="0050085B" w:rsidDel="002E5073">
            <w:delText xml:space="preserve">humanos </w:delText>
          </w:r>
        </w:del>
      </w:ins>
      <w:ins w:id="8794" w:author="Orion" w:date="2011-07-08T17:01:00Z">
        <w:del w:id="8795" w:author="IO" w:date="2011-07-22T17:51:00Z">
          <w:r w:rsidR="0050085B" w:rsidDel="002E5073">
            <w:delText xml:space="preserve">que intervienen </w:delText>
          </w:r>
        </w:del>
      </w:ins>
      <w:ins w:id="8796" w:author="Orion" w:date="2011-07-08T17:00:00Z">
        <w:del w:id="8797" w:author="IO" w:date="2011-07-22T17:47:00Z">
          <w:r w:rsidR="0050085B" w:rsidDel="002E5073">
            <w:delText>como</w:delText>
          </w:r>
        </w:del>
        <w:del w:id="8798" w:author="IO" w:date="2011-07-22T17:51:00Z">
          <w:r w:rsidR="0050085B" w:rsidDel="002E5073">
            <w:delText xml:space="preserve"> pilotos, controladores</w:delText>
          </w:r>
        </w:del>
        <w:del w:id="8799" w:author="IO" w:date="2011-07-22T17:47:00Z">
          <w:r w:rsidR="0050085B" w:rsidDel="002E5073">
            <w:delText>,</w:delText>
          </w:r>
        </w:del>
        <w:del w:id="8800" w:author="IO" w:date="2011-07-22T17:51:00Z">
          <w:r w:rsidR="0050085B" w:rsidDel="002E5073">
            <w:delText xml:space="preserve"> gestores de panes de vuelo</w:delText>
          </w:r>
        </w:del>
        <w:del w:id="8801" w:author="IO" w:date="2011-07-22T17:47:00Z">
          <w:r w:rsidR="0050085B" w:rsidDel="002E5073">
            <w:delText>, etc</w:delText>
          </w:r>
        </w:del>
      </w:ins>
      <w:ins w:id="8802" w:author="Orion" w:date="2011-07-08T16:59:00Z">
        <w:del w:id="8803" w:author="IO" w:date="2011-07-22T17:51:00Z">
          <w:r w:rsidR="0050085B" w:rsidRPr="0050085B" w:rsidDel="002E5073">
            <w:rPr>
              <w:rPrChange w:id="8804" w:author="Orion" w:date="2011-07-08T16:59:00Z">
                <w:rPr>
                  <w:highlight w:val="yellow"/>
                </w:rPr>
              </w:rPrChange>
            </w:rPr>
            <w:delText>.</w:delText>
          </w:r>
          <w:r w:rsidR="0050085B" w:rsidDel="002E5073">
            <w:delText xml:space="preserve"> </w:delText>
          </w:r>
        </w:del>
      </w:ins>
      <w:ins w:id="8805" w:author="Orion" w:date="2011-07-08T17:06:00Z">
        <w:del w:id="8806" w:author="IO" w:date="2011-07-22T17:51:00Z">
          <w:r w:rsidDel="002E5073">
            <w:delText xml:space="preserve">De acuerdo </w:delText>
          </w:r>
        </w:del>
        <w:del w:id="8807" w:author="IO" w:date="2011-07-22T17:48:00Z">
          <w:r w:rsidDel="002E5073">
            <w:delText>a</w:delText>
          </w:r>
        </w:del>
      </w:ins>
      <w:ins w:id="8808" w:author="Orion" w:date="2011-07-08T16:59:00Z">
        <w:del w:id="8809" w:author="IO" w:date="2011-07-22T17:51:00Z">
          <w:r w:rsidR="0050085B" w:rsidDel="002E5073">
            <w:delText xml:space="preserve"> los experimentos realizados, trabajar con estos aspectos es </w:delText>
          </w:r>
          <w:r w:rsidR="0050085B" w:rsidRPr="00C60BE8" w:rsidDel="002E5073">
            <w:delText xml:space="preserve">fundamental para entender </w:delText>
          </w:r>
          <w:r w:rsidR="0050085B" w:rsidDel="002E5073">
            <w:delText>ciertas características del</w:delText>
          </w:r>
          <w:r w:rsidR="0050085B" w:rsidRPr="00C60BE8" w:rsidDel="002E5073">
            <w:delText xml:space="preserve"> tráfico</w:delText>
          </w:r>
        </w:del>
      </w:ins>
      <w:ins w:id="8810" w:author="Orion" w:date="2011-07-08T17:04:00Z">
        <w:del w:id="8811" w:author="IO" w:date="2011-07-22T17:51:00Z">
          <w:r w:rsidDel="002E5073">
            <w:delText xml:space="preserve"> aéreo</w:delText>
          </w:r>
        </w:del>
      </w:ins>
      <w:ins w:id="8812" w:author="Orion" w:date="2011-07-08T16:59:00Z">
        <w:del w:id="8813" w:author="IO" w:date="2011-07-22T17:51:00Z">
          <w:r w:rsidR="0050085B" w:rsidDel="002E5073">
            <w:delText>.</w:delText>
          </w:r>
        </w:del>
      </w:ins>
      <w:ins w:id="8814" w:author="Orion" w:date="2011-07-08T17:05:00Z">
        <w:del w:id="8815" w:author="IO" w:date="2011-07-22T17:51:00Z">
          <w:r w:rsidDel="002E5073">
            <w:delText xml:space="preserve"> </w:delText>
          </w:r>
        </w:del>
      </w:ins>
      <w:ins w:id="8816" w:author="Orion" w:date="2011-07-08T17:11:00Z">
        <w:del w:id="8817" w:author="IO" w:date="2011-07-22T17:50:00Z">
          <w:r w:rsidR="00E056FD" w:rsidDel="002E5073">
            <w:delText>Como consecuencia de la implementación de d</w:delText>
          </w:r>
        </w:del>
      </w:ins>
      <w:ins w:id="8818" w:author="Orion" w:date="2011-07-08T17:09:00Z">
        <w:del w:id="8819" w:author="IO" w:date="2011-07-22T17:50:00Z">
          <w:r w:rsidR="00E056FD" w:rsidDel="002E5073">
            <w:delText xml:space="preserve">icho trabajo </w:delText>
          </w:r>
        </w:del>
      </w:ins>
      <w:ins w:id="8820" w:author="Orion" w:date="2011-07-08T17:11:00Z">
        <w:del w:id="8821" w:author="IO" w:date="2011-07-22T17:50:00Z">
          <w:r w:rsidR="00E056FD" w:rsidDel="002E5073">
            <w:delText>se ha podido</w:delText>
          </w:r>
        </w:del>
      </w:ins>
      <w:ins w:id="8822" w:author="Orion" w:date="2011-07-08T17:09:00Z">
        <w:del w:id="8823" w:author="IO" w:date="2011-07-22T17:50:00Z">
          <w:r w:rsidR="00E056FD" w:rsidDel="002E5073">
            <w:delText xml:space="preserve"> a su vez </w:delText>
          </w:r>
        </w:del>
      </w:ins>
      <w:ins w:id="8824" w:author="Orion" w:date="2011-07-08T17:10:00Z">
        <w:del w:id="8825" w:author="IO" w:date="2011-07-22T17:50:00Z">
          <w:r w:rsidR="00E056FD" w:rsidDel="002E5073">
            <w:delText>observar</w:delText>
          </w:r>
        </w:del>
      </w:ins>
      <w:ins w:id="8826" w:author="Orion" w:date="2011-07-08T17:09:00Z">
        <w:del w:id="8827" w:author="IO" w:date="2011-07-22T17:50:00Z">
          <w:r w:rsidR="00E056FD" w:rsidDel="002E5073">
            <w:delText xml:space="preserve"> que la introducción de nuevas tecnologías</w:delText>
          </w:r>
        </w:del>
      </w:ins>
      <w:ins w:id="8828" w:author="Orion" w:date="2011-07-08T17:11:00Z">
        <w:del w:id="8829" w:author="IO" w:date="2011-07-22T17:50:00Z">
          <w:r w:rsidR="00E056FD" w:rsidDel="002E5073">
            <w:delText xml:space="preserve"> como l</w:delText>
          </w:r>
        </w:del>
      </w:ins>
      <w:ins w:id="8830" w:author="Orion" w:date="2011-07-08T17:12:00Z">
        <w:del w:id="8831" w:author="IO" w:date="2011-07-22T17:50:00Z">
          <w:r w:rsidR="00E056FD" w:rsidDel="002E5073">
            <w:delText>a de los</w:delText>
          </w:r>
        </w:del>
      </w:ins>
      <w:ins w:id="8832" w:author="Orion" w:date="2011-07-08T17:11:00Z">
        <w:del w:id="8833" w:author="IO" w:date="2011-07-22T17:51:00Z">
          <w:r w:rsidR="00E056FD" w:rsidDel="002E5073">
            <w:delText xml:space="preserve"> </w:delText>
          </w:r>
        </w:del>
        <w:del w:id="8834" w:author="IO" w:date="2011-07-22T17:50:00Z">
          <w:r w:rsidR="00E056FD" w:rsidDel="002E5073">
            <w:delText>UAVs</w:delText>
          </w:r>
        </w:del>
      </w:ins>
      <w:ins w:id="8835" w:author="Orion" w:date="2011-07-08T17:09:00Z">
        <w:del w:id="8836" w:author="IO" w:date="2011-07-22T17:50:00Z">
          <w:r w:rsidR="00E056FD" w:rsidDel="002E5073">
            <w:delText xml:space="preserve"> puede influir positivamente en</w:delText>
          </w:r>
        </w:del>
      </w:ins>
      <w:ins w:id="8837" w:author="Orion" w:date="2011-07-08T17:10:00Z">
        <w:del w:id="8838" w:author="IO" w:date="2011-07-22T17:50:00Z">
          <w:r w:rsidR="00E056FD" w:rsidDel="002E5073">
            <w:delText xml:space="preserve"> solucionar</w:delText>
          </w:r>
        </w:del>
        <w:del w:id="8839" w:author="IO" w:date="2011-07-22T17:51:00Z">
          <w:r w:rsidR="00E056FD" w:rsidDel="002E5073">
            <w:delText xml:space="preserve"> parte de los problemas </w:delText>
          </w:r>
        </w:del>
        <w:del w:id="8840" w:author="IO" w:date="2011-07-22T17:50:00Z">
          <w:r w:rsidR="00E056FD" w:rsidDel="002E5073">
            <w:delText>que hay actualmente en</w:delText>
          </w:r>
        </w:del>
      </w:ins>
      <w:ins w:id="8841" w:author="Orion" w:date="2011-07-08T17:09:00Z">
        <w:del w:id="8842" w:author="IO" w:date="2011-07-22T17:50:00Z">
          <w:r w:rsidR="00E056FD" w:rsidDel="002E5073">
            <w:delText xml:space="preserve"> la</w:delText>
          </w:r>
        </w:del>
        <w:del w:id="8843" w:author="IO" w:date="2011-07-22T17:51:00Z">
          <w:r w:rsidR="00E056FD" w:rsidDel="002E5073">
            <w:delText xml:space="preserve"> gestión del tr</w:delText>
          </w:r>
        </w:del>
      </w:ins>
      <w:ins w:id="8844" w:author="Orion" w:date="2011-07-08T17:10:00Z">
        <w:del w:id="8845" w:author="IO" w:date="2011-07-22T17:51:00Z">
          <w:r w:rsidR="00E056FD" w:rsidDel="002E5073">
            <w:delText>á</w:delText>
          </w:r>
        </w:del>
      </w:ins>
      <w:ins w:id="8846" w:author="Orion" w:date="2011-07-08T17:09:00Z">
        <w:del w:id="8847" w:author="IO" w:date="2011-07-22T17:51:00Z">
          <w:r w:rsidR="00E056FD" w:rsidDel="002E5073">
            <w:delText>fico a</w:delText>
          </w:r>
        </w:del>
      </w:ins>
      <w:ins w:id="8848" w:author="Orion" w:date="2011-07-08T17:10:00Z">
        <w:del w:id="8849" w:author="IO" w:date="2011-07-22T17:51:00Z">
          <w:r w:rsidR="00E056FD" w:rsidDel="002E5073">
            <w:delText>éreo</w:delText>
          </w:r>
        </w:del>
      </w:ins>
      <w:ins w:id="8850" w:author="Orion" w:date="2011-07-08T17:12:00Z">
        <w:del w:id="8851" w:author="IO" w:date="2011-07-22T17:51:00Z">
          <w:r w:rsidR="00E056FD" w:rsidDel="002E5073">
            <w:delText>.</w:delText>
          </w:r>
        </w:del>
      </w:ins>
    </w:p>
    <w:p w14:paraId="36AA1162" w14:textId="52DC8B6F" w:rsidR="00976B61" w:rsidRDefault="00E056FD">
      <w:pPr>
        <w:spacing w:after="120"/>
        <w:jc w:val="both"/>
        <w:rPr>
          <w:ins w:id="8852" w:author="Orion" w:date="2011-07-08T17:30:00Z"/>
        </w:rPr>
        <w:pPrChange w:id="8853" w:author="IO" w:date="2011-07-22T17:54:00Z">
          <w:pPr>
            <w:spacing w:before="120"/>
            <w:ind w:left="360"/>
            <w:jc w:val="both"/>
          </w:pPr>
        </w:pPrChange>
      </w:pPr>
      <w:ins w:id="8854" w:author="Orion" w:date="2011-07-08T17:12:00Z">
        <w:del w:id="8855" w:author="IO" w:date="2011-07-22T17:54:00Z">
          <w:r w:rsidDel="0043714D">
            <w:delText>La elaboración de</w:delText>
          </w:r>
        </w:del>
      </w:ins>
      <w:ins w:id="8856" w:author="Orion" w:date="2011-07-08T17:13:00Z">
        <w:del w:id="8857" w:author="IO" w:date="2011-07-22T17:54:00Z">
          <w:r w:rsidDel="0043714D">
            <w:delText>l</w:delText>
          </w:r>
        </w:del>
      </w:ins>
      <w:ins w:id="8858" w:author="Orion" w:date="2011-07-08T17:12:00Z">
        <w:del w:id="8859" w:author="IO" w:date="2011-07-22T17:54:00Z">
          <w:r w:rsidDel="0043714D">
            <w:delText xml:space="preserve"> conjunto de requisitos</w:delText>
          </w:r>
        </w:del>
      </w:ins>
      <w:ins w:id="8860" w:author="Orion" w:date="2011-07-08T17:13:00Z">
        <w:del w:id="8861" w:author="IO" w:date="2011-07-22T17:54:00Z">
          <w:r w:rsidDel="0043714D">
            <w:delText xml:space="preserve"> </w:delText>
          </w:r>
        </w:del>
        <w:del w:id="8862" w:author="IO" w:date="2011-07-22T17:52:00Z">
          <w:r w:rsidDel="002E5073">
            <w:delText xml:space="preserve">que debía cumplir el sistema para </w:delText>
          </w:r>
        </w:del>
      </w:ins>
      <w:ins w:id="8863" w:author="Orion" w:date="2011-07-08T17:14:00Z">
        <w:del w:id="8864" w:author="IO" w:date="2011-07-22T17:52:00Z">
          <w:r w:rsidDel="002E5073">
            <w:delText xml:space="preserve">que </w:delText>
          </w:r>
        </w:del>
      </w:ins>
      <w:ins w:id="8865" w:author="Orion" w:date="2011-07-08T17:16:00Z">
        <w:del w:id="8866" w:author="IO" w:date="2011-07-22T17:52:00Z">
          <w:r w:rsidDel="002E5073">
            <w:delText>el grado de parentesco con la realidad fuera el mayor posible</w:delText>
          </w:r>
        </w:del>
      </w:ins>
      <w:ins w:id="8867" w:author="Orion" w:date="2011-07-08T17:14:00Z">
        <w:del w:id="8868" w:author="IO" w:date="2011-07-22T17:52:00Z">
          <w:r w:rsidDel="002E5073">
            <w:delText xml:space="preserve"> </w:delText>
          </w:r>
        </w:del>
        <w:proofErr w:type="gramStart"/>
        <w:r>
          <w:t>se</w:t>
        </w:r>
        <w:proofErr w:type="gramEnd"/>
        <w:r>
          <w:t xml:space="preserve"> ha basado en </w:t>
        </w:r>
        <w:del w:id="8869" w:author="IO" w:date="2011-07-22T17:52:00Z">
          <w:r w:rsidDel="002E5073">
            <w:delText xml:space="preserve">el estudio de una serie de trabajos </w:delText>
          </w:r>
        </w:del>
      </w:ins>
      <w:ins w:id="8870" w:author="Orion" w:date="2011-07-08T17:25:00Z">
        <w:del w:id="8871" w:author="IO" w:date="2011-07-22T17:52:00Z">
          <w:r w:rsidR="000B0B40" w:rsidDel="002E5073">
            <w:delText>centrados en el</w:delText>
          </w:r>
        </w:del>
      </w:ins>
      <w:ins w:id="8872" w:author="Orion" w:date="2011-07-08T17:15:00Z">
        <w:del w:id="8873" w:author="IO" w:date="2011-07-22T17:52:00Z">
          <w:r w:rsidDel="002E5073">
            <w:delText xml:space="preserve"> misma</w:delText>
          </w:r>
        </w:del>
      </w:ins>
      <w:ins w:id="8874" w:author="Orion" w:date="2011-07-08T17:14:00Z">
        <w:del w:id="8875" w:author="IO" w:date="2011-07-22T17:52:00Z">
          <w:r w:rsidDel="002E5073">
            <w:delText xml:space="preserve"> </w:delText>
          </w:r>
        </w:del>
      </w:ins>
      <w:ins w:id="8876" w:author="Orion" w:date="2011-07-08T17:15:00Z">
        <w:del w:id="8877" w:author="IO" w:date="2011-07-22T17:52:00Z">
          <w:r w:rsidDel="002E5073">
            <w:delText>á</w:delText>
          </w:r>
        </w:del>
      </w:ins>
      <w:ins w:id="8878" w:author="Orion" w:date="2011-07-08T17:14:00Z">
        <w:del w:id="8879" w:author="IO" w:date="2011-07-22T17:52:00Z">
          <w:r w:rsidDel="002E5073">
            <w:delText>r</w:delText>
          </w:r>
        </w:del>
      </w:ins>
      <w:ins w:id="8880" w:author="Orion" w:date="2011-07-08T17:15:00Z">
        <w:del w:id="8881" w:author="IO" w:date="2011-07-22T17:52:00Z">
          <w:r w:rsidDel="002E5073">
            <w:delText>e</w:delText>
          </w:r>
        </w:del>
      </w:ins>
      <w:ins w:id="8882" w:author="Orion" w:date="2011-07-08T17:14:00Z">
        <w:del w:id="8883" w:author="IO" w:date="2011-07-22T17:52:00Z">
          <w:r w:rsidDel="002E5073">
            <w:delText>a</w:delText>
          </w:r>
        </w:del>
      </w:ins>
      <w:ins w:id="8884" w:author="IO" w:date="2011-07-22T17:52:00Z">
        <w:r w:rsidR="002E5073">
          <w:t>un análisis del estado del arte</w:t>
        </w:r>
      </w:ins>
      <w:ins w:id="8885" w:author="Orion" w:date="2011-07-08T17:14:00Z">
        <w:r>
          <w:t>.</w:t>
        </w:r>
      </w:ins>
      <w:ins w:id="8886" w:author="Orion" w:date="2011-07-08T17:17:00Z">
        <w:r>
          <w:t xml:space="preserve"> </w:t>
        </w:r>
      </w:ins>
      <w:ins w:id="8887" w:author="Orion" w:date="2011-07-08T17:19:00Z">
        <w:r w:rsidR="009E69E8">
          <w:t>En dicho estudio se ha</w:t>
        </w:r>
        <w:del w:id="8888" w:author="IO" w:date="2011-07-22T17:52:00Z">
          <w:r w:rsidR="009E69E8" w:rsidDel="002E5073">
            <w:delText>n</w:delText>
          </w:r>
        </w:del>
        <w:r w:rsidR="009E69E8">
          <w:t xml:space="preserve"> </w:t>
        </w:r>
        <w:del w:id="8889" w:author="IO" w:date="2011-07-22T17:52:00Z">
          <w:r w:rsidR="009E69E8" w:rsidDel="002E5073">
            <w:delText>tenido</w:delText>
          </w:r>
        </w:del>
      </w:ins>
      <w:ins w:id="8890" w:author="IO" w:date="2011-07-22T17:52:00Z">
        <w:r w:rsidR="002E5073">
          <w:t xml:space="preserve">prestado especial atención </w:t>
        </w:r>
      </w:ins>
      <w:ins w:id="8891" w:author="Orion" w:date="2011-07-08T17:19:00Z">
        <w:del w:id="8892" w:author="IO" w:date="2011-07-22T17:52:00Z">
          <w:r w:rsidR="009E69E8" w:rsidDel="002E5073">
            <w:delText xml:space="preserve"> en cuent</w:delText>
          </w:r>
        </w:del>
        <w:r w:rsidR="009E69E8">
          <w:t xml:space="preserve">a las limitaciones </w:t>
        </w:r>
      </w:ins>
      <w:ins w:id="8893" w:author="IO" w:date="2011-07-22T17:53:00Z">
        <w:r w:rsidR="002E5073">
          <w:t xml:space="preserve">que aparecen en </w:t>
        </w:r>
      </w:ins>
      <w:ins w:id="8894" w:author="Orion" w:date="2011-07-08T17:19:00Z">
        <w:del w:id="8895" w:author="IO" w:date="2011-07-22T17:53:00Z">
          <w:r w:rsidR="009E69E8" w:rsidDel="002E5073">
            <w:delText xml:space="preserve">de </w:delText>
          </w:r>
        </w:del>
        <w:r w:rsidR="009E69E8">
          <w:t xml:space="preserve">las herramientas </w:t>
        </w:r>
      </w:ins>
      <w:ins w:id="8896" w:author="IO" w:date="2011-07-22T17:53:00Z">
        <w:r w:rsidR="002E5073">
          <w:t xml:space="preserve">actuales, </w:t>
        </w:r>
        <w:r w:rsidR="0043714D">
          <w:t xml:space="preserve">buscado aportar </w:t>
        </w:r>
      </w:ins>
      <w:ins w:id="8897" w:author="Orion" w:date="2011-07-08T17:19:00Z">
        <w:del w:id="8898" w:author="IO" w:date="2011-07-22T17:54:00Z">
          <w:r w:rsidR="009E69E8" w:rsidDel="0043714D">
            <w:delText xml:space="preserve">que se presentaban tratando </w:delText>
          </w:r>
        </w:del>
      </w:ins>
      <w:ins w:id="8899" w:author="Orion" w:date="2011-07-08T17:20:00Z">
        <w:del w:id="8900" w:author="IO" w:date="2011-07-22T17:54:00Z">
          <w:r w:rsidR="009E69E8" w:rsidDel="0043714D">
            <w:delText xml:space="preserve">que </w:delText>
          </w:r>
        </w:del>
      </w:ins>
      <w:ins w:id="8901" w:author="Orion" w:date="2011-07-08T17:22:00Z">
        <w:del w:id="8902" w:author="IO" w:date="2011-07-22T17:54:00Z">
          <w:r w:rsidR="009E69E8" w:rsidDel="0043714D">
            <w:delText>e</w:delText>
          </w:r>
        </w:del>
      </w:ins>
      <w:ins w:id="8903" w:author="Orion" w:date="2011-07-08T17:20:00Z">
        <w:del w:id="8904" w:author="IO" w:date="2011-07-22T17:54:00Z">
          <w:r w:rsidR="009E69E8" w:rsidDel="0043714D">
            <w:delText>l nuevo sistema</w:delText>
          </w:r>
        </w:del>
      </w:ins>
      <w:ins w:id="8905" w:author="Orion" w:date="2011-07-08T17:22:00Z">
        <w:del w:id="8906" w:author="IO" w:date="2011-07-22T17:54:00Z">
          <w:r w:rsidR="009E69E8" w:rsidDel="0043714D">
            <w:delText xml:space="preserve"> desarrollado disponga</w:delText>
          </w:r>
        </w:del>
      </w:ins>
      <w:ins w:id="8907" w:author="Orion" w:date="2011-07-08T17:20:00Z">
        <w:del w:id="8908" w:author="IO" w:date="2011-07-22T17:54:00Z">
          <w:r w:rsidR="009E69E8" w:rsidDel="0043714D">
            <w:delText xml:space="preserve"> de</w:delText>
          </w:r>
        </w:del>
      </w:ins>
      <w:ins w:id="8909" w:author="IO" w:date="2011-07-22T17:54:00Z">
        <w:r w:rsidR="0043714D">
          <w:t>posibles</w:t>
        </w:r>
      </w:ins>
      <w:ins w:id="8910" w:author="Orion" w:date="2011-07-08T17:19:00Z">
        <w:r w:rsidR="009E69E8">
          <w:t xml:space="preserve"> soluciones para </w:t>
        </w:r>
        <w:del w:id="8911" w:author="IO" w:date="2011-07-22T17:54:00Z">
          <w:r w:rsidR="009E69E8" w:rsidDel="0043714D">
            <w:delText>cubrir</w:delText>
          </w:r>
        </w:del>
      </w:ins>
      <w:ins w:id="8912" w:author="Orion" w:date="2011-07-08T17:23:00Z">
        <w:del w:id="8913" w:author="IO" w:date="2011-07-22T17:54:00Z">
          <w:r w:rsidR="009E69E8" w:rsidDel="0043714D">
            <w:delText>las</w:delText>
          </w:r>
        </w:del>
      </w:ins>
      <w:ins w:id="8914" w:author="Orion" w:date="2011-07-08T17:22:00Z">
        <w:del w:id="8915" w:author="IO" w:date="2011-07-22T17:54:00Z">
          <w:r w:rsidR="009E69E8" w:rsidDel="0043714D">
            <w:delText xml:space="preserve"> o al menos </w:delText>
          </w:r>
        </w:del>
      </w:ins>
      <w:ins w:id="8916" w:author="Orion" w:date="2011-07-08T17:23:00Z">
        <w:del w:id="8917" w:author="IO" w:date="2011-07-22T17:54:00Z">
          <w:r w:rsidR="009E69E8" w:rsidDel="0043714D">
            <w:delText>tenga</w:delText>
          </w:r>
        </w:del>
      </w:ins>
      <w:ins w:id="8918" w:author="Orion" w:date="2011-07-08T17:22:00Z">
        <w:del w:id="8919" w:author="IO" w:date="2011-07-22T17:54:00Z">
          <w:r w:rsidR="009E69E8" w:rsidDel="0043714D">
            <w:delText xml:space="preserve"> la base para que se puedan </w:delText>
          </w:r>
        </w:del>
      </w:ins>
      <w:ins w:id="8920" w:author="Orion" w:date="2011-07-08T17:26:00Z">
        <w:r w:rsidR="001924DD">
          <w:t>abordar</w:t>
        </w:r>
      </w:ins>
      <w:ins w:id="8921" w:author="IO" w:date="2011-07-22T17:54:00Z">
        <w:r w:rsidR="0043714D">
          <w:t>las</w:t>
        </w:r>
      </w:ins>
      <w:ins w:id="8922" w:author="Orion" w:date="2011-07-08T17:22:00Z">
        <w:del w:id="8923" w:author="IO" w:date="2011-07-22T17:54:00Z">
          <w:r w:rsidR="009E69E8" w:rsidDel="0043714D">
            <w:delText xml:space="preserve"> en un futuro</w:delText>
          </w:r>
        </w:del>
      </w:ins>
      <w:ins w:id="8924" w:author="Orion" w:date="2011-07-08T17:19:00Z">
        <w:r w:rsidR="009E69E8">
          <w:t>.</w:t>
        </w:r>
      </w:ins>
    </w:p>
    <w:p w14:paraId="78350758" w14:textId="4A9115A1" w:rsidR="002E5073" w:rsidRDefault="002E5073" w:rsidP="002E5073">
      <w:pPr>
        <w:spacing w:before="240" w:after="120"/>
        <w:ind w:firstLine="284"/>
        <w:jc w:val="both"/>
        <w:rPr>
          <w:ins w:id="8925" w:author="IO" w:date="2011-07-22T17:51:00Z"/>
        </w:rPr>
      </w:pPr>
      <w:ins w:id="8926" w:author="IO" w:date="2011-07-22T17:51:00Z">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w:t>
        </w:r>
        <w:proofErr w:type="spellStart"/>
        <w:r>
          <w:t>UAVs</w:t>
        </w:r>
        <w:proofErr w:type="spellEnd"/>
        <w:r>
          <w:t xml:space="preserve"> </w:t>
        </w:r>
      </w:ins>
      <w:ins w:id="8927" w:author="IO" w:date="2011-07-22T17:55:00Z">
        <w:r w:rsidR="0043714D">
          <w:t xml:space="preserve">modelados </w:t>
        </w:r>
      </w:ins>
      <w:ins w:id="8928" w:author="IO" w:date="2011-07-22T17:51:00Z">
        <w:r>
          <w:t xml:space="preserve">como pilotos </w:t>
        </w:r>
        <w:del w:id="8929" w:author="Orion" w:date="2011-07-26T16:07:00Z">
          <w:r w:rsidDel="002F7639">
            <w:delText>cuyo estado mental y reflejos</w:delText>
          </w:r>
        </w:del>
      </w:ins>
      <w:ins w:id="8930" w:author="Orion" w:date="2011-07-26T16:07:00Z">
        <w:r w:rsidR="002F7639">
          <w:t>cuyos estados mentales y reflejos</w:t>
        </w:r>
      </w:ins>
      <w:ins w:id="8931" w:author="IO" w:date="2011-07-22T17:51:00Z">
        <w:r>
          <w:t xml:space="preserve"> no se deterioran. Aunque se trata de una aproximación simple, ha permitido una primera valoración del impacto positivo que tendría la inclusión de </w:t>
        </w:r>
        <w:proofErr w:type="spellStart"/>
        <w:r>
          <w:t>UAVs</w:t>
        </w:r>
        <w:proofErr w:type="spellEnd"/>
        <w:r>
          <w:t xml:space="preserve"> para </w:t>
        </w:r>
      </w:ins>
      <w:ins w:id="8932" w:author="IO" w:date="2011-07-22T17:55:00Z">
        <w:r w:rsidR="0043714D">
          <w:t>mitigar</w:t>
        </w:r>
      </w:ins>
      <w:ins w:id="8933" w:author="IO" w:date="2011-07-22T17:51:00Z">
        <w:r>
          <w:t xml:space="preserve"> parte de los problemas de gestión del tráfico aéreo.</w:t>
        </w:r>
      </w:ins>
    </w:p>
    <w:p w14:paraId="1F53E8AD" w14:textId="4D3B9172" w:rsidR="00396E52" w:rsidRDefault="0043714D" w:rsidP="00503590">
      <w:pPr>
        <w:spacing w:before="240" w:after="120"/>
        <w:ind w:firstLine="284"/>
        <w:jc w:val="both"/>
        <w:rPr>
          <w:ins w:id="8934" w:author="IO" w:date="2011-07-22T18:06:00Z"/>
        </w:rPr>
      </w:pPr>
      <w:ins w:id="8935" w:author="IO" w:date="2011-07-22T17:58:00Z">
        <w:r>
          <w:t xml:space="preserve">Trasladar el esfuerzo de modelado a simulaciones no es una tarea trivial. </w:t>
        </w:r>
      </w:ins>
      <w:ins w:id="8936" w:author="IO" w:date="2011-07-22T17:59:00Z">
        <w:r>
          <w:t xml:space="preserve">Los modelos cambian para adaptarse a nueva información y </w:t>
        </w:r>
        <w:proofErr w:type="spellStart"/>
        <w:r>
          <w:t>y</w:t>
        </w:r>
        <w:proofErr w:type="spellEnd"/>
        <w:r>
          <w:t xml:space="preserve"> necesidades, y las plataformas de simulación están en continua evolución. El desarrollo de aplicaciones en este tipo de contexto es un buen candidato para desarrollos dirigidos por modelos. </w:t>
        </w:r>
      </w:ins>
      <w:ins w:id="8937" w:author="IO" w:date="2011-07-22T18:00:00Z">
        <w:r>
          <w:t xml:space="preserve">En particular, el uso de un </w:t>
        </w:r>
        <w:proofErr w:type="spellStart"/>
        <w:r>
          <w:t>modelaod</w:t>
        </w:r>
        <w:proofErr w:type="spellEnd"/>
        <w:r>
          <w:t xml:space="preserve"> ABM a alto nivel con metodologías de AOSE para el desarrollo, facilita la transición entre modelos. En todos los niveles se usan agentes, por lo que se facilita el paso de los modelos conceptuales, a los de </w:t>
        </w:r>
      </w:ins>
      <w:ins w:id="8938" w:author="IO" w:date="2011-07-22T18:06:00Z">
        <w:r w:rsidR="00396E52">
          <w:t>diseño</w:t>
        </w:r>
      </w:ins>
      <w:ins w:id="8939" w:author="IO" w:date="2011-07-22T18:00:00Z">
        <w:r>
          <w:t xml:space="preserve"> y finalmente al c</w:t>
        </w:r>
      </w:ins>
      <w:ins w:id="8940" w:author="IO" w:date="2011-07-22T18:01:00Z">
        <w:r>
          <w:t>ódigo. Para demostra</w:t>
        </w:r>
      </w:ins>
      <w:ins w:id="8941" w:author="IO" w:date="2011-07-22T18:03:00Z">
        <w:r>
          <w:t>r</w:t>
        </w:r>
      </w:ins>
      <w:ins w:id="8942" w:author="IO" w:date="2011-07-22T18:01:00Z">
        <w:r>
          <w:t xml:space="preserve"> la viabilidad de esta propuesta se ha usado</w:t>
        </w:r>
      </w:ins>
      <w:ins w:id="8943" w:author="Orion" w:date="2011-07-08T17:40:00Z">
        <w:del w:id="8944" w:author="IO" w:date="2011-07-22T18:01:00Z">
          <w:r w:rsidR="00B238D2" w:rsidDel="0043714D">
            <w:delText>De este modo s</w:delText>
          </w:r>
        </w:del>
      </w:ins>
      <w:ins w:id="8945" w:author="Orion" w:date="2011-07-08T17:31:00Z">
        <w:del w:id="8946" w:author="IO" w:date="2011-07-22T18:01:00Z">
          <w:r w:rsidR="00976B61" w:rsidDel="0043714D">
            <w:delText xml:space="preserve">e </w:delText>
          </w:r>
          <w:r w:rsidR="00B238D2" w:rsidDel="0043714D">
            <w:delText>consider</w:delText>
          </w:r>
        </w:del>
      </w:ins>
      <w:ins w:id="8947" w:author="Orion" w:date="2011-07-08T17:40:00Z">
        <w:del w:id="8948" w:author="IO" w:date="2011-07-22T18:01:00Z">
          <w:r w:rsidR="00B238D2" w:rsidDel="0043714D">
            <w:delText>ó</w:delText>
          </w:r>
        </w:del>
      </w:ins>
      <w:ins w:id="8949" w:author="Orion" w:date="2011-07-08T17:31:00Z">
        <w:del w:id="8950" w:author="IO" w:date="2011-07-22T18:01:00Z">
          <w:r w:rsidR="00976B61" w:rsidDel="0043714D">
            <w:delText xml:space="preserve"> que </w:delText>
          </w:r>
        </w:del>
      </w:ins>
      <w:ins w:id="8951" w:author="Orion" w:date="2011-07-08T17:33:00Z">
        <w:del w:id="8952" w:author="IO" w:date="2011-07-22T18:01:00Z">
          <w:r w:rsidR="00976B61" w:rsidDel="0043714D">
            <w:delText xml:space="preserve">la mejor </w:delText>
          </w:r>
        </w:del>
      </w:ins>
      <w:ins w:id="8953" w:author="Orion" w:date="2011-07-08T17:36:00Z">
        <w:del w:id="8954" w:author="IO" w:date="2011-07-22T18:01:00Z">
          <w:r w:rsidR="00976B61" w:rsidDel="0043714D">
            <w:delText>forma</w:delText>
          </w:r>
        </w:del>
      </w:ins>
      <w:ins w:id="8955" w:author="Orion" w:date="2011-07-08T17:33:00Z">
        <w:del w:id="8956" w:author="IO" w:date="2011-07-22T18:01:00Z">
          <w:r w:rsidR="00976B61" w:rsidDel="0043714D">
            <w:delText xml:space="preserve"> de </w:delText>
          </w:r>
        </w:del>
      </w:ins>
      <w:ins w:id="8957" w:author="Orion" w:date="2011-07-08T17:45:00Z">
        <w:del w:id="8958" w:author="IO" w:date="2011-07-22T18:01:00Z">
          <w:r w:rsidR="00C210D4" w:rsidDel="0043714D">
            <w:delText>desarrollar</w:delText>
          </w:r>
        </w:del>
      </w:ins>
      <w:ins w:id="8959" w:author="Orion" w:date="2011-07-08T17:34:00Z">
        <w:del w:id="8960" w:author="IO" w:date="2011-07-22T18:01:00Z">
          <w:r w:rsidR="00976B61" w:rsidDel="0043714D">
            <w:delText xml:space="preserve"> una herramienta que </w:delText>
          </w:r>
        </w:del>
      </w:ins>
      <w:ins w:id="8961" w:author="Orion" w:date="2011-07-08T17:40:00Z">
        <w:del w:id="8962" w:author="IO" w:date="2011-07-22T18:01:00Z">
          <w:r w:rsidR="00B238D2" w:rsidDel="0043714D">
            <w:delText>pudiera</w:delText>
          </w:r>
        </w:del>
      </w:ins>
      <w:ins w:id="8963" w:author="Orion" w:date="2011-07-08T17:32:00Z">
        <w:del w:id="8964" w:author="IO" w:date="2011-07-22T18:01:00Z">
          <w:r w:rsidR="00976B61" w:rsidDel="0043714D">
            <w:delText xml:space="preserve"> </w:delText>
          </w:r>
        </w:del>
      </w:ins>
      <w:ins w:id="8965" w:author="Orion" w:date="2011-07-08T17:34:00Z">
        <w:del w:id="8966" w:author="IO" w:date="2011-07-22T18:01:00Z">
          <w:r w:rsidR="00976B61" w:rsidDel="0043714D">
            <w:delText xml:space="preserve">afrontar </w:delText>
          </w:r>
        </w:del>
      </w:ins>
      <w:ins w:id="8967" w:author="Orion" w:date="2011-07-08T17:35:00Z">
        <w:del w:id="8968" w:author="IO" w:date="2011-07-22T18:01:00Z">
          <w:r w:rsidR="00976B61" w:rsidDel="0043714D">
            <w:delText xml:space="preserve">de manera </w:delText>
          </w:r>
        </w:del>
      </w:ins>
      <w:ins w:id="8969" w:author="Orion" w:date="2011-07-08T17:36:00Z">
        <w:del w:id="8970" w:author="IO" w:date="2011-07-22T18:01:00Z">
          <w:r w:rsidR="00976B61" w:rsidDel="0043714D">
            <w:delText>eficaz</w:delText>
          </w:r>
        </w:del>
      </w:ins>
      <w:ins w:id="8971" w:author="Orion" w:date="2011-07-08T17:35:00Z">
        <w:del w:id="8972" w:author="IO" w:date="2011-07-22T18:01:00Z">
          <w:r w:rsidR="00976B61" w:rsidDel="0043714D">
            <w:delText xml:space="preserve"> el</w:delText>
          </w:r>
        </w:del>
      </w:ins>
      <w:ins w:id="8973" w:author="Orion" w:date="2011-07-08T17:32:00Z">
        <w:del w:id="8974" w:author="IO" w:date="2011-07-22T18:01:00Z">
          <w:r w:rsidR="00976B61" w:rsidDel="0043714D">
            <w:delText xml:space="preserve"> problema</w:delText>
          </w:r>
        </w:del>
      </w:ins>
      <w:ins w:id="8975" w:author="Orion" w:date="2011-07-08T17:36:00Z">
        <w:del w:id="8976" w:author="IO" w:date="2011-07-22T18:01:00Z">
          <w:r w:rsidR="00976B61" w:rsidDel="0043714D">
            <w:delText xml:space="preserve"> </w:delText>
          </w:r>
        </w:del>
      </w:ins>
      <w:ins w:id="8977" w:author="Orion" w:date="2011-07-08T17:39:00Z">
        <w:del w:id="8978" w:author="IO" w:date="2011-07-22T18:01:00Z">
          <w:r w:rsidR="00B238D2" w:rsidDel="0043714D">
            <w:delText>que se quería abordar</w:delText>
          </w:r>
        </w:del>
      </w:ins>
      <w:ins w:id="8979" w:author="Orion" w:date="2011-07-08T17:45:00Z">
        <w:del w:id="8980" w:author="IO" w:date="2011-07-22T18:01:00Z">
          <w:r w:rsidR="00C210D4" w:rsidDel="0043714D">
            <w:delText>,</w:delText>
          </w:r>
        </w:del>
      </w:ins>
      <w:ins w:id="8981" w:author="Orion" w:date="2011-07-08T17:39:00Z">
        <w:del w:id="8982" w:author="IO" w:date="2011-07-22T18:01:00Z">
          <w:r w:rsidR="00B238D2" w:rsidDel="0043714D">
            <w:delText xml:space="preserve"> era</w:delText>
          </w:r>
        </w:del>
      </w:ins>
      <w:ins w:id="8983" w:author="Orion" w:date="2011-07-08T17:34:00Z">
        <w:del w:id="8984" w:author="IO" w:date="2011-07-22T18:01:00Z">
          <w:r w:rsidR="00976B61" w:rsidDel="0043714D">
            <w:delText xml:space="preserve"> haciendo</w:delText>
          </w:r>
        </w:del>
      </w:ins>
      <w:ins w:id="8985" w:author="Orion" w:date="2011-07-08T17:27:00Z">
        <w:del w:id="8986" w:author="IO" w:date="2011-07-22T18:01:00Z">
          <w:r w:rsidR="001924DD" w:rsidDel="0043714D">
            <w:delText xml:space="preserve"> uso de </w:delText>
          </w:r>
        </w:del>
      </w:ins>
      <w:ins w:id="8987" w:author="Orion" w:date="2011-07-08T17:30:00Z">
        <w:del w:id="8988" w:author="IO" w:date="2011-07-22T18:01:00Z">
          <w:r w:rsidR="00976B61" w:rsidDel="0043714D">
            <w:delText>una tecnología que permit</w:delText>
          </w:r>
        </w:del>
      </w:ins>
      <w:ins w:id="8989" w:author="Orion" w:date="2011-07-08T17:40:00Z">
        <w:del w:id="8990" w:author="IO" w:date="2011-07-22T18:01:00Z">
          <w:r w:rsidR="00B238D2" w:rsidDel="0043714D">
            <w:delText>iera</w:delText>
          </w:r>
        </w:del>
      </w:ins>
      <w:ins w:id="8991" w:author="Orion" w:date="2011-07-08T17:30:00Z">
        <w:del w:id="8992" w:author="IO" w:date="2011-07-22T18:01:00Z">
          <w:r w:rsidR="00976B61" w:rsidDel="0043714D">
            <w:delText xml:space="preserve"> el diseño de aplicaciones bas</w:delText>
          </w:r>
        </w:del>
      </w:ins>
      <w:ins w:id="8993" w:author="Orion" w:date="2011-07-08T17:37:00Z">
        <w:del w:id="8994" w:author="IO" w:date="2011-07-22T18:01:00Z">
          <w:r w:rsidR="00976B61" w:rsidDel="0043714D">
            <w:delText>adas</w:delText>
          </w:r>
        </w:del>
      </w:ins>
      <w:ins w:id="8995" w:author="Orion" w:date="2011-07-08T17:30:00Z">
        <w:del w:id="8996" w:author="IO" w:date="2011-07-22T18:01:00Z">
          <w:r w:rsidR="00976B61" w:rsidDel="0043714D">
            <w:delText xml:space="preserve"> en modelos</w:delText>
          </w:r>
        </w:del>
      </w:ins>
      <w:ins w:id="8997" w:author="Orion" w:date="2011-07-08T17:36:00Z">
        <w:del w:id="8998" w:author="IO" w:date="2011-07-22T18:01:00Z">
          <w:r w:rsidR="00976B61" w:rsidDel="0043714D">
            <w:delText>.</w:delText>
          </w:r>
        </w:del>
      </w:ins>
      <w:ins w:id="8999" w:author="Orion" w:date="2011-07-08T17:37:00Z">
        <w:del w:id="9000" w:author="IO" w:date="2011-07-22T18:01:00Z">
          <w:r w:rsidR="00DE5867" w:rsidDel="0043714D">
            <w:delText xml:space="preserve"> Es por ello por lo que </w:delText>
          </w:r>
        </w:del>
      </w:ins>
      <w:ins w:id="9001" w:author="Orion" w:date="2011-07-08T17:38:00Z">
        <w:del w:id="9002" w:author="IO" w:date="2011-07-22T18:01:00Z">
          <w:r w:rsidR="00DE5867" w:rsidDel="0043714D">
            <w:delText xml:space="preserve">se optó </w:delText>
          </w:r>
        </w:del>
      </w:ins>
      <w:ins w:id="9003" w:author="Orion" w:date="2011-07-08T17:37:00Z">
        <w:del w:id="9004" w:author="IO" w:date="2011-07-22T18:01:00Z">
          <w:r w:rsidR="00DE5867" w:rsidDel="0043714D">
            <w:delText xml:space="preserve"> </w:delText>
          </w:r>
        </w:del>
      </w:ins>
      <w:ins w:id="9005" w:author="Orion" w:date="2011-07-08T17:38:00Z">
        <w:del w:id="9006" w:author="IO" w:date="2011-07-22T18:01:00Z">
          <w:r w:rsidR="00B238D2" w:rsidDel="0043714D">
            <w:delText xml:space="preserve">por hacer uso </w:delText>
          </w:r>
        </w:del>
      </w:ins>
      <w:ins w:id="9007" w:author="Orion" w:date="2011-07-08T17:39:00Z">
        <w:del w:id="9008" w:author="IO" w:date="2011-07-22T18:01:00Z">
          <w:r w:rsidR="00B238D2" w:rsidDel="0043714D">
            <w:delText>de</w:delText>
          </w:r>
        </w:del>
        <w:r w:rsidR="00B238D2">
          <w:t xml:space="preserve"> la metodología INGENIAS</w:t>
        </w:r>
      </w:ins>
      <w:ins w:id="9009" w:author="IO" w:date="2011-07-22T18:01:00Z">
        <w:r>
          <w:t xml:space="preserve"> </w:t>
        </w:r>
      </w:ins>
      <w:customXmlInsRangeStart w:id="9010" w:author="IO" w:date="2011-07-22T18:01:00Z"/>
      <w:sdt>
        <w:sdtPr>
          <w:id w:val="-7604487"/>
          <w:citation/>
        </w:sdtPr>
        <w:sdtContent>
          <w:customXmlInsRangeEnd w:id="9010"/>
          <w:ins w:id="9011" w:author="IO" w:date="2011-07-22T18:01:00Z">
            <w:r>
              <w:fldChar w:fldCharType="begin"/>
            </w:r>
            <w:r>
              <w:instrText xml:space="preserve"> CITATION Pav05 \l 3082 </w:instrText>
            </w:r>
          </w:ins>
          <w:r>
            <w:fldChar w:fldCharType="separate"/>
          </w:r>
          <w:r w:rsidR="00282451">
            <w:rPr>
              <w:noProof/>
            </w:rPr>
            <w:t>(20)</w:t>
          </w:r>
          <w:ins w:id="9012" w:author="IO" w:date="2011-07-22T18:01:00Z">
            <w:r>
              <w:fldChar w:fldCharType="end"/>
            </w:r>
          </w:ins>
          <w:customXmlInsRangeStart w:id="9013" w:author="IO" w:date="2011-07-22T18:01:00Z"/>
        </w:sdtContent>
      </w:sdt>
      <w:customXmlInsRangeEnd w:id="9013"/>
      <w:ins w:id="9014" w:author="IO" w:date="2011-07-22T18:01:00Z">
        <w:r>
          <w:t>. Su elecci</w:t>
        </w:r>
      </w:ins>
      <w:ins w:id="9015" w:author="IO" w:date="2011-07-22T18:02:00Z">
        <w:r>
          <w:t>ón se debe a que se trata de una metodología MDE de AOSE que ya ha sido usada en contexto de ABM y que cuenta con soporte de herramientas.</w:t>
        </w:r>
      </w:ins>
      <w:ins w:id="9016" w:author="IO" w:date="2011-07-22T18:25:00Z">
        <w:r w:rsidR="00E639D6">
          <w:t xml:space="preserve"> </w:t>
        </w:r>
      </w:ins>
      <w:ins w:id="9017" w:author="IO" w:date="2011-07-22T18:26:00Z">
        <w:r w:rsidR="00E639D6">
          <w:t xml:space="preserve">Las facilidades de </w:t>
        </w:r>
        <w:r w:rsidR="00E639D6">
          <w:lastRenderedPageBreak/>
          <w:t xml:space="preserve">distribución y despliegue del IAF proporcionan además una cierta escalabilidad </w:t>
        </w:r>
      </w:ins>
      <w:ins w:id="9018" w:author="IO" w:date="2011-07-22T18:27:00Z">
        <w:r w:rsidR="00E639D6">
          <w:t>en los desarrollos, aunque limitada por el incremento requerido en las comunicaciones entre agentes</w:t>
        </w:r>
      </w:ins>
      <w:ins w:id="9019" w:author="IO" w:date="2011-07-22T18:25:00Z">
        <w:r w:rsidR="00E639D6" w:rsidRPr="00481790">
          <w:t>.</w:t>
        </w:r>
      </w:ins>
    </w:p>
    <w:p w14:paraId="3248E687" w14:textId="6F13F481" w:rsidR="00E056FD" w:rsidDel="00396E52" w:rsidRDefault="00B238D2">
      <w:pPr>
        <w:spacing w:before="240" w:after="120"/>
        <w:ind w:firstLine="284"/>
        <w:jc w:val="both"/>
        <w:rPr>
          <w:ins w:id="9020" w:author="Orion" w:date="2011-07-08T16:59:00Z"/>
          <w:del w:id="9021" w:author="IO" w:date="2011-07-22T18:10:00Z"/>
        </w:rPr>
        <w:pPrChange w:id="9022" w:author="IO" w:date="2011-07-22T18:01:00Z">
          <w:pPr>
            <w:spacing w:before="120"/>
            <w:ind w:left="360"/>
            <w:jc w:val="both"/>
          </w:pPr>
        </w:pPrChange>
      </w:pPr>
      <w:ins w:id="9023" w:author="Orion" w:date="2011-07-08T17:39:00Z">
        <w:del w:id="9024" w:author="IO" w:date="2011-07-22T18:10:00Z">
          <w:r w:rsidDel="00396E52">
            <w:delText>, que</w:delText>
          </w:r>
        </w:del>
      </w:ins>
      <w:ins w:id="9025" w:author="Orion" w:date="2011-07-08T17:42:00Z">
        <w:del w:id="9026" w:author="IO" w:date="2011-07-22T18:10:00Z">
          <w:r w:rsidDel="00396E52">
            <w:delText>, mediante una aplicación software,</w:delText>
          </w:r>
        </w:del>
      </w:ins>
      <w:ins w:id="9027" w:author="Orion" w:date="2011-07-08T17:41:00Z">
        <w:del w:id="9028" w:author="IO" w:date="2011-07-22T18:10:00Z">
          <w:r w:rsidDel="00396E52">
            <w:delText xml:space="preserve"> proporcionaba un lenguaje de modelado para la especificación de </w:delText>
          </w:r>
          <w:r w:rsidRPr="00877C7B" w:rsidDel="00396E52">
            <w:delText>los agentes</w:delText>
          </w:r>
          <w:r w:rsidDel="00396E52">
            <w:delText>,</w:delText>
          </w:r>
          <w:r w:rsidRPr="00877C7B" w:rsidDel="00396E52">
            <w:delText xml:space="preserve"> </w:delText>
          </w:r>
          <w:r w:rsidDel="00396E52">
            <w:delText>su entorno,</w:delText>
          </w:r>
          <w:r w:rsidRPr="00877C7B" w:rsidDel="00396E52">
            <w:delText xml:space="preserve"> </w:delText>
          </w:r>
          <w:r w:rsidDel="00396E52">
            <w:delText>y el código asociado</w:delText>
          </w:r>
        </w:del>
      </w:ins>
      <w:ins w:id="9029" w:author="Orion" w:date="2011-07-08T17:42:00Z">
        <w:del w:id="9030" w:author="IO" w:date="2011-07-22T18:10:00Z">
          <w:r w:rsidDel="00396E52">
            <w:delText>.</w:delText>
          </w:r>
        </w:del>
      </w:ins>
      <w:ins w:id="9031" w:author="Orion" w:date="2011-07-08T17:51:00Z">
        <w:del w:id="9032" w:author="IO" w:date="2011-07-22T18:10:00Z">
          <w:r w:rsidR="0046189B" w:rsidDel="00396E52">
            <w:delText xml:space="preserve"> Dicha metodolog</w:delText>
          </w:r>
        </w:del>
      </w:ins>
      <w:ins w:id="9033" w:author="Orion" w:date="2011-07-08T17:52:00Z">
        <w:del w:id="9034" w:author="IO" w:date="2011-07-22T18:10:00Z">
          <w:r w:rsidR="0046189B" w:rsidDel="00396E52">
            <w:delText>ía ha permitido hacer un diseño donde se ha podido separar</w:delText>
          </w:r>
        </w:del>
      </w:ins>
      <w:ins w:id="9035" w:author="Orion" w:date="2011-07-08T17:54:00Z">
        <w:del w:id="9036" w:author="IO" w:date="2011-07-22T18:10:00Z">
          <w:r w:rsidR="0046189B" w:rsidDel="00396E52">
            <w:delText>,</w:delText>
          </w:r>
        </w:del>
      </w:ins>
      <w:ins w:id="9037" w:author="Orion" w:date="2011-07-08T17:52:00Z">
        <w:del w:id="9038" w:author="IO" w:date="2011-07-22T18:10:00Z">
          <w:r w:rsidR="0046189B" w:rsidDel="00396E52">
            <w:delText xml:space="preserve"> por un lado los diferentes sistemas </w:delText>
          </w:r>
        </w:del>
      </w:ins>
      <w:ins w:id="9039" w:author="Orion" w:date="2011-07-08T17:53:00Z">
        <w:del w:id="9040" w:author="IO" w:date="2011-07-22T18:10:00Z">
          <w:r w:rsidR="0046189B" w:rsidDel="00396E52">
            <w:delText>automáticos</w:delText>
          </w:r>
        </w:del>
      </w:ins>
      <w:ins w:id="9041" w:author="Orion" w:date="2011-07-08T17:52:00Z">
        <w:del w:id="9042" w:author="IO" w:date="2011-07-22T18:10:00Z">
          <w:r w:rsidR="0046189B" w:rsidDel="00396E52">
            <w:delText xml:space="preserve"> </w:delText>
          </w:r>
        </w:del>
      </w:ins>
      <w:ins w:id="9043" w:author="Orion" w:date="2011-07-08T17:54:00Z">
        <w:del w:id="9044" w:author="IO" w:date="2011-07-22T18:10:00Z">
          <w:r w:rsidR="0046189B" w:rsidDel="00396E52">
            <w:delText>que intervienen (radares, monitorizadores de conflictos, ..)</w:delText>
          </w:r>
        </w:del>
      </w:ins>
      <w:ins w:id="9045" w:author="Orion" w:date="2011-07-08T17:55:00Z">
        <w:del w:id="9046" w:author="IO" w:date="2011-07-22T18:10:00Z">
          <w:r w:rsidR="00742A60" w:rsidDel="00396E52">
            <w:delText xml:space="preserve">, y por otro lado, </w:delText>
          </w:r>
        </w:del>
      </w:ins>
      <w:ins w:id="9047" w:author="Orion" w:date="2011-07-08T17:57:00Z">
        <w:del w:id="9048" w:author="IO" w:date="2011-07-22T18:10:00Z">
          <w:r w:rsidR="00742A60" w:rsidDel="00396E52">
            <w:delText xml:space="preserve">los agentes que tienen cierto grado de decisión. Dentro de este conjunto de agentes </w:delText>
          </w:r>
        </w:del>
      </w:ins>
      <w:ins w:id="9049" w:author="Orion" w:date="2011-07-08T17:58:00Z">
        <w:del w:id="9050" w:author="IO" w:date="2011-07-22T18:10:00Z">
          <w:r w:rsidR="00742A60" w:rsidDel="00396E52">
            <w:delText xml:space="preserve">habría que </w:delText>
          </w:r>
        </w:del>
      </w:ins>
      <w:ins w:id="9051" w:author="Orion" w:date="2011-07-08T17:57:00Z">
        <w:del w:id="9052" w:author="IO" w:date="2011-07-22T18:10:00Z">
          <w:r w:rsidR="00742A60" w:rsidDel="00396E52">
            <w:delText>hacer distinción entre los agentes humanos</w:delText>
          </w:r>
        </w:del>
      </w:ins>
      <w:ins w:id="9053" w:author="Orion" w:date="2011-07-08T17:58:00Z">
        <w:del w:id="9054" w:author="IO" w:date="2011-07-22T18:10:00Z">
          <w:r w:rsidR="00742A60" w:rsidDel="00396E52">
            <w:delText xml:space="preserve">, que </w:delText>
          </w:r>
        </w:del>
      </w:ins>
      <w:ins w:id="9055" w:author="Orion" w:date="2011-07-08T17:59:00Z">
        <w:del w:id="9056" w:author="IO" w:date="2011-07-22T18:10:00Z">
          <w:r w:rsidR="003B2E3B" w:rsidDel="00396E52">
            <w:delText>por lo tanto pueden</w:delText>
          </w:r>
        </w:del>
      </w:ins>
      <w:ins w:id="9057" w:author="Orion" w:date="2011-07-08T18:01:00Z">
        <w:del w:id="9058" w:author="IO" w:date="2011-07-22T18:10:00Z">
          <w:r w:rsidR="003B2E3B" w:rsidDel="00396E52">
            <w:delText xml:space="preserve"> tener</w:delText>
          </w:r>
        </w:del>
      </w:ins>
      <w:ins w:id="9059" w:author="Orion" w:date="2011-07-08T17:59:00Z">
        <w:del w:id="9060" w:author="IO" w:date="2011-07-22T18:10:00Z">
          <w:r w:rsidR="003B2E3B" w:rsidDel="00396E52">
            <w:delText xml:space="preserve"> </w:delText>
          </w:r>
        </w:del>
      </w:ins>
      <w:ins w:id="9061" w:author="Orion" w:date="2011-07-08T18:00:00Z">
        <w:del w:id="9062" w:author="IO" w:date="2011-07-22T18:10:00Z">
          <w:r w:rsidR="003B2E3B" w:rsidDel="00396E52">
            <w:delText xml:space="preserve">un determinado </w:delText>
          </w:r>
        </w:del>
      </w:ins>
      <w:ins w:id="9063" w:author="Orion" w:date="2011-07-08T17:59:00Z">
        <w:del w:id="9064" w:author="IO" w:date="2011-07-22T18:10:00Z">
          <w:r w:rsidR="003B2E3B" w:rsidDel="00396E52">
            <w:delText>comportamiento o</w:delText>
          </w:r>
        </w:del>
      </w:ins>
      <w:ins w:id="9065" w:author="Orion" w:date="2011-07-08T18:01:00Z">
        <w:del w:id="9066" w:author="IO" w:date="2011-07-22T18:10:00Z">
          <w:r w:rsidR="003B2E3B" w:rsidDel="00396E52">
            <w:delText xml:space="preserve"> cierto grado de</w:delText>
          </w:r>
        </w:del>
      </w:ins>
      <w:ins w:id="9067" w:author="Orion" w:date="2011-07-08T17:59:00Z">
        <w:del w:id="9068" w:author="IO" w:date="2011-07-22T18:10:00Z">
          <w:r w:rsidR="003B2E3B" w:rsidDel="00396E52">
            <w:delText xml:space="preserve"> criterio a la hora de tomar decisiones, y aquellos que se limitan a recibir y seguir las decisiones impuestas desde otros agentes</w:delText>
          </w:r>
        </w:del>
      </w:ins>
      <w:ins w:id="9069" w:author="Orion" w:date="2011-07-08T18:01:00Z">
        <w:del w:id="9070" w:author="IO" w:date="2011-07-22T18:10:00Z">
          <w:r w:rsidR="00654DF3" w:rsidDel="00396E52">
            <w:delText>.</w:delText>
          </w:r>
        </w:del>
      </w:ins>
      <w:ins w:id="9071" w:author="Orion" w:date="2011-07-08T17:59:00Z">
        <w:del w:id="9072" w:author="IO" w:date="2011-07-22T18:10:00Z">
          <w:r w:rsidR="003B2E3B" w:rsidDel="00396E52">
            <w:delText xml:space="preserve"> </w:delText>
          </w:r>
        </w:del>
      </w:ins>
      <w:ins w:id="9073" w:author="Orion" w:date="2011-07-09T16:59:00Z">
        <w:del w:id="9074" w:author="IO" w:date="2011-07-22T18:10:00Z">
          <w:r w:rsidR="00442C93" w:rsidDel="00396E52">
            <w:delText>Este</w:delText>
          </w:r>
        </w:del>
      </w:ins>
      <w:ins w:id="9075" w:author="Orion" w:date="2011-07-08T18:01:00Z">
        <w:del w:id="9076" w:author="IO" w:date="2011-07-22T18:10:00Z">
          <w:r w:rsidR="00654DF3" w:rsidDel="00396E52">
            <w:delText xml:space="preserve"> último</w:delText>
          </w:r>
        </w:del>
      </w:ins>
      <w:ins w:id="9077" w:author="Orion" w:date="2011-07-08T18:02:00Z">
        <w:del w:id="9078" w:author="IO" w:date="2011-07-22T18:10:00Z">
          <w:r w:rsidR="00654DF3" w:rsidDel="00396E52">
            <w:delText xml:space="preserve"> tipo de agentes vendr</w:delText>
          </w:r>
        </w:del>
      </w:ins>
      <w:ins w:id="9079" w:author="Orion" w:date="2011-07-08T18:03:00Z">
        <w:del w:id="9080" w:author="IO" w:date="2011-07-22T18:10:00Z">
          <w:r w:rsidR="00654DF3" w:rsidDel="00396E52">
            <w:delText>ía representado por</w:delText>
          </w:r>
        </w:del>
      </w:ins>
      <w:ins w:id="9081" w:author="Orion" w:date="2011-07-08T18:01:00Z">
        <w:del w:id="9082" w:author="IO" w:date="2011-07-22T18:10:00Z">
          <w:r w:rsidR="00654DF3" w:rsidDel="00396E52">
            <w:delText xml:space="preserve"> las aeronaves</w:delText>
          </w:r>
        </w:del>
      </w:ins>
      <w:ins w:id="9083" w:author="Orion" w:date="2011-07-08T18:02:00Z">
        <w:del w:id="9084" w:author="IO" w:date="2011-07-22T18:10:00Z">
          <w:r w:rsidR="00654DF3" w:rsidDel="00396E52">
            <w:delText xml:space="preserve">, </w:delText>
          </w:r>
        </w:del>
      </w:ins>
      <w:ins w:id="9085" w:author="Orion" w:date="2011-07-08T18:04:00Z">
        <w:del w:id="9086" w:author="IO" w:date="2011-07-22T18:10:00Z">
          <w:r w:rsidR="00654DF3" w:rsidDel="00396E52">
            <w:delText xml:space="preserve">que, </w:delText>
          </w:r>
        </w:del>
      </w:ins>
      <w:ins w:id="9087" w:author="Orion" w:date="2011-07-08T18:02:00Z">
        <w:del w:id="9088" w:author="IO" w:date="2011-07-22T18:10:00Z">
          <w:r w:rsidR="00654DF3" w:rsidDel="00396E52">
            <w:delText xml:space="preserve">aunque </w:delText>
          </w:r>
        </w:del>
      </w:ins>
      <w:ins w:id="9089" w:author="Orion" w:date="2011-07-08T18:04:00Z">
        <w:del w:id="9090" w:author="IO" w:date="2011-07-22T18:10:00Z">
          <w:r w:rsidR="00654DF3" w:rsidDel="00396E52">
            <w:delText xml:space="preserve">son capaces de </w:delText>
          </w:r>
        </w:del>
      </w:ins>
      <w:ins w:id="9091" w:author="Orion" w:date="2011-07-08T18:02:00Z">
        <w:del w:id="9092" w:author="IO" w:date="2011-07-22T18:10:00Z">
          <w:r w:rsidR="00654DF3" w:rsidDel="00396E52">
            <w:delText>toma</w:delText>
          </w:r>
        </w:del>
      </w:ins>
      <w:ins w:id="9093" w:author="Orion" w:date="2011-07-08T18:04:00Z">
        <w:del w:id="9094" w:author="IO" w:date="2011-07-22T18:10:00Z">
          <w:r w:rsidR="00654DF3" w:rsidDel="00396E52">
            <w:delText>s</w:delText>
          </w:r>
        </w:del>
      </w:ins>
      <w:ins w:id="9095" w:author="Orion" w:date="2011-07-08T18:02:00Z">
        <w:del w:id="9096" w:author="IO" w:date="2011-07-22T18:10:00Z">
          <w:r w:rsidR="00654DF3" w:rsidDel="00396E52">
            <w:delText xml:space="preserve"> algunas decisiones, estas</w:delText>
          </w:r>
        </w:del>
      </w:ins>
      <w:ins w:id="9097" w:author="Orion" w:date="2011-07-08T18:04:00Z">
        <w:del w:id="9098" w:author="IO" w:date="2011-07-22T18:10:00Z">
          <w:r w:rsidR="00654DF3" w:rsidDel="00396E52">
            <w:delText xml:space="preserve"> </w:delText>
          </w:r>
        </w:del>
      </w:ins>
      <w:ins w:id="9099" w:author="Orion" w:date="2011-07-08T18:02:00Z">
        <w:del w:id="9100" w:author="IO" w:date="2011-07-22T18:10:00Z">
          <w:r w:rsidR="00654DF3" w:rsidDel="00396E52">
            <w:delText xml:space="preserve">se limitan </w:delText>
          </w:r>
        </w:del>
      </w:ins>
      <w:ins w:id="9101" w:author="Orion" w:date="2011-07-08T18:04:00Z">
        <w:del w:id="9102" w:author="IO" w:date="2011-07-22T18:10:00Z">
          <w:r w:rsidR="00654DF3" w:rsidDel="00396E52">
            <w:delText xml:space="preserve">realmente </w:delText>
          </w:r>
        </w:del>
      </w:ins>
      <w:ins w:id="9103" w:author="Orion" w:date="2011-07-08T18:02:00Z">
        <w:del w:id="9104" w:author="IO" w:date="2011-07-22T18:10:00Z">
          <w:r w:rsidR="00654DF3" w:rsidDel="00396E52">
            <w:delText xml:space="preserve">a </w:delText>
          </w:r>
        </w:del>
      </w:ins>
      <w:ins w:id="9105" w:author="Orion" w:date="2011-07-08T18:04:00Z">
        <w:del w:id="9106" w:author="IO" w:date="2011-07-22T18:10:00Z">
          <w:r w:rsidR="00654DF3" w:rsidDel="00396E52">
            <w:delText>seguir las maniobras que los pilotos deciden llevar a cabo.</w:delText>
          </w:r>
        </w:del>
      </w:ins>
    </w:p>
    <w:p w14:paraId="49F04450" w14:textId="004561C9" w:rsidR="001D1D11" w:rsidRPr="00396E52" w:rsidRDefault="00396E52">
      <w:pPr>
        <w:spacing w:before="240" w:after="120"/>
        <w:ind w:firstLine="284"/>
        <w:jc w:val="both"/>
        <w:rPr>
          <w:ins w:id="9107" w:author="Orion" w:date="2011-07-09T17:50:00Z"/>
        </w:rPr>
        <w:pPrChange w:id="9108" w:author="IO" w:date="2011-07-22T17:36:00Z">
          <w:pPr/>
        </w:pPrChange>
      </w:pPr>
      <w:ins w:id="9109" w:author="IO" w:date="2011-07-22T18:10:00Z">
        <w:r>
          <w:t xml:space="preserve">La combinación de estos modelos y método de desarrollo </w:t>
        </w:r>
      </w:ins>
      <w:ins w:id="9110" w:author="IO" w:date="2011-07-22T18:12:00Z">
        <w:r>
          <w:t>facilita además la integración y adaptación de las herramientas de simulación.</w:t>
        </w:r>
      </w:ins>
      <w:ins w:id="9111" w:author="IO" w:date="2011-07-22T18:14:00Z">
        <w:r w:rsidR="00481790">
          <w:t xml:space="preserve"> El estado del arte ha mostrado que las </w:t>
        </w:r>
      </w:ins>
      <w:ins w:id="9112" w:author="IO" w:date="2011-07-22T18:15:00Z">
        <w:r w:rsidR="00481790">
          <w:t>herramientas</w:t>
        </w:r>
      </w:ins>
      <w:ins w:id="9113" w:author="IO" w:date="2011-07-22T18:14:00Z">
        <w:r w:rsidR="00481790">
          <w:t xml:space="preserve"> </w:t>
        </w:r>
      </w:ins>
      <w:ins w:id="9114" w:author="IO" w:date="2011-07-22T18:15:00Z">
        <w:r w:rsidR="00481790">
          <w:t xml:space="preserve">de simulación obvian partes relevantes del tráfico aéreo según su foco de estudio: las </w:t>
        </w:r>
      </w:ins>
      <w:ins w:id="9115" w:author="IO" w:date="2011-07-22T18:14:00Z">
        <w:r w:rsidR="00481790">
          <w:t xml:space="preserve">centradas en la dinámica de un vuelo </w:t>
        </w:r>
      </w:ins>
      <w:ins w:id="9116" w:author="IO" w:date="2011-07-22T18:16:00Z">
        <w:r w:rsidR="00481790">
          <w:t>no suelen contemplar</w:t>
        </w:r>
      </w:ins>
      <w:ins w:id="9117" w:author="IO" w:date="2011-07-22T18:14:00Z">
        <w:r w:rsidR="00481790">
          <w:t xml:space="preserve"> las limitaciones de tráfico impuestas por la presencia de otras aeronaves</w:t>
        </w:r>
      </w:ins>
      <w:ins w:id="9118" w:author="IO" w:date="2011-07-22T18:16:00Z">
        <w:r w:rsidR="00481790">
          <w:t xml:space="preserve"> ni las</w:t>
        </w:r>
      </w:ins>
      <w:ins w:id="9119" w:author="Orion" w:date="2011-07-09T17:46:00Z">
        <w:del w:id="9120" w:author="IO" w:date="2011-07-22T18:11:00Z">
          <w:r w:rsidR="001D1D11" w:rsidRPr="00150117" w:rsidDel="00396E52">
            <w:delText xml:space="preserve">De esta forma se ha presentado un trabajo que </w:delText>
          </w:r>
        </w:del>
      </w:ins>
      <w:ins w:id="9121" w:author="Orion" w:date="2011-07-09T17:50:00Z">
        <w:del w:id="9122" w:author="IO" w:date="2011-07-22T18:11:00Z">
          <w:r w:rsidR="001D1D11" w:rsidRPr="00150117" w:rsidDel="00396E52">
            <w:delText xml:space="preserve">aporta </w:delText>
          </w:r>
        </w:del>
        <w:del w:id="9123" w:author="IO" w:date="2011-07-22T18:12:00Z">
          <w:r w:rsidR="001D1D11" w:rsidRPr="00150117" w:rsidDel="00396E52">
            <w:delText>un nuevo enfoque a l</w:delText>
          </w:r>
        </w:del>
        <w:del w:id="9124" w:author="IO" w:date="2011-07-22T18:11:00Z">
          <w:r w:rsidR="001D1D11" w:rsidRPr="00150117" w:rsidDel="00396E52">
            <w:delText>os</w:delText>
          </w:r>
        </w:del>
        <w:del w:id="9125" w:author="IO" w:date="2011-07-22T18:12:00Z">
          <w:r w:rsidR="001D1D11" w:rsidRPr="00150117" w:rsidDel="00396E52">
            <w:delText xml:space="preserve"> </w:delText>
          </w:r>
        </w:del>
        <w:del w:id="9126" w:author="IO" w:date="2011-07-22T18:11:00Z">
          <w:r w:rsidR="001D1D11" w:rsidRPr="00150117" w:rsidDel="00396E52">
            <w:delText xml:space="preserve">trabajos de </w:delText>
          </w:r>
        </w:del>
        <w:del w:id="9127" w:author="IO" w:date="2011-07-22T18:12:00Z">
          <w:r w:rsidR="001D1D11" w:rsidRPr="00150117" w:rsidDel="00396E52">
            <w:delText xml:space="preserve">simulación </w:delText>
          </w:r>
        </w:del>
        <w:del w:id="9128" w:author="IO" w:date="2011-07-22T18:11:00Z">
          <w:r w:rsidR="001D1D11" w:rsidRPr="00150117" w:rsidDel="00396E52">
            <w:delText>a</w:delText>
          </w:r>
        </w:del>
      </w:ins>
      <w:ins w:id="9129" w:author="Orion" w:date="2011-07-09T17:51:00Z">
        <w:del w:id="9130" w:author="IO" w:date="2011-07-22T18:11:00Z">
          <w:r w:rsidR="001D1D11" w:rsidRPr="00396E52" w:rsidDel="00396E52">
            <w:delText>érea</w:delText>
          </w:r>
        </w:del>
        <w:del w:id="9131" w:author="IO" w:date="2011-07-22T18:14:00Z">
          <w:r w:rsidR="001D1D11" w:rsidRPr="00396E52" w:rsidDel="00481790">
            <w:delText xml:space="preserve"> existentes y que puede servir como base de futuros trabajos. </w:delText>
          </w:r>
        </w:del>
      </w:ins>
      <w:ins w:id="9132" w:author="Orion" w:date="2011-07-09T18:22:00Z">
        <w:del w:id="9133" w:author="IO" w:date="2011-07-22T18:14:00Z">
          <w:r w:rsidR="00EE5368" w:rsidRPr="00396E52" w:rsidDel="00481790">
            <w:delText>Este nuevo enfoque se basa, p</w:delText>
          </w:r>
        </w:del>
      </w:ins>
      <w:ins w:id="9134" w:author="Orion" w:date="2011-07-09T18:05:00Z">
        <w:del w:id="9135" w:author="IO" w:date="2011-07-22T18:14:00Z">
          <w:r w:rsidR="000B6C11" w:rsidRPr="00396E52" w:rsidDel="00481790">
            <w:delText>or</w:delText>
          </w:r>
        </w:del>
      </w:ins>
      <w:ins w:id="9136" w:author="Orion" w:date="2011-07-09T17:55:00Z">
        <w:del w:id="9137" w:author="IO" w:date="2011-07-22T18:14:00Z">
          <w:r w:rsidR="001D1D11" w:rsidRPr="00396E52" w:rsidDel="00481790">
            <w:delText xml:space="preserve"> un lado, </w:delText>
          </w:r>
        </w:del>
      </w:ins>
      <w:ins w:id="9138" w:author="Orion" w:date="2011-07-09T18:22:00Z">
        <w:del w:id="9139" w:author="IO" w:date="2011-07-22T18:14:00Z">
          <w:r w:rsidR="00EE5368" w:rsidRPr="00396E52" w:rsidDel="00481790">
            <w:delText xml:space="preserve">y </w:delText>
          </w:r>
        </w:del>
      </w:ins>
      <w:ins w:id="9140" w:author="Orion" w:date="2011-07-09T18:05:00Z">
        <w:del w:id="9141" w:author="IO" w:date="2011-07-22T18:14:00Z">
          <w:r w:rsidR="000B6C11" w:rsidRPr="00396E52" w:rsidDel="00481790">
            <w:delText>haciendo una comparación</w:delText>
          </w:r>
        </w:del>
      </w:ins>
      <w:ins w:id="9142" w:author="Orion" w:date="2011-07-09T18:03:00Z">
        <w:del w:id="9143" w:author="IO" w:date="2011-07-22T18:14:00Z">
          <w:r w:rsidR="000B6C11" w:rsidRPr="00396E52" w:rsidDel="00481790">
            <w:delText xml:space="preserve"> </w:delText>
          </w:r>
        </w:del>
      </w:ins>
      <w:ins w:id="9144" w:author="Orion" w:date="2011-07-09T18:05:00Z">
        <w:del w:id="9145" w:author="IO" w:date="2011-07-22T18:14:00Z">
          <w:r w:rsidR="000B6C11" w:rsidRPr="00396E52" w:rsidDel="00481790">
            <w:delText xml:space="preserve">con </w:delText>
          </w:r>
        </w:del>
      </w:ins>
      <w:ins w:id="9146" w:author="Orion" w:date="2011-07-09T18:03:00Z">
        <w:del w:id="9147" w:author="IO" w:date="2011-07-22T18:14:00Z">
          <w:r w:rsidR="000B6C11" w:rsidRPr="00396E52" w:rsidDel="00481790">
            <w:delText>aquellas herramientas</w:delText>
          </w:r>
        </w:del>
      </w:ins>
      <w:ins w:id="9148" w:author="Orion" w:date="2011-07-09T18:02:00Z">
        <w:del w:id="9149" w:author="IO" w:date="2011-07-22T18:14:00Z">
          <w:r w:rsidR="000B6C11" w:rsidRPr="00396E52" w:rsidDel="00481790">
            <w:delText xml:space="preserve"> que simulan vuelos</w:delText>
          </w:r>
        </w:del>
      </w:ins>
      <w:ins w:id="9150" w:author="Orion" w:date="2011-07-09T18:03:00Z">
        <w:del w:id="9151" w:author="IO" w:date="2011-07-22T18:14:00Z">
          <w:r w:rsidR="000B6C11" w:rsidRPr="00396E52" w:rsidDel="00481790">
            <w:delText xml:space="preserve"> en modo mono avi</w:delText>
          </w:r>
          <w:r w:rsidR="00EE5368" w:rsidRPr="00396E52" w:rsidDel="00481790">
            <w:delText>ón</w:delText>
          </w:r>
        </w:del>
      </w:ins>
      <w:ins w:id="9152" w:author="Orion" w:date="2011-07-09T18:25:00Z">
        <w:del w:id="9153" w:author="IO" w:date="2011-07-22T18:14:00Z">
          <w:r w:rsidR="00EE5368" w:rsidRPr="00396E52" w:rsidDel="00481790">
            <w:delText xml:space="preserve"> </w:delText>
          </w:r>
        </w:del>
      </w:ins>
      <w:ins w:id="9154" w:author="Orion" w:date="2011-07-09T18:03:00Z">
        <w:del w:id="9155" w:author="IO" w:date="2011-07-22T18:14:00Z">
          <w:r w:rsidR="000B6C11" w:rsidRPr="00396E52" w:rsidDel="00481790">
            <w:delText>donde el usuario es e</w:delText>
          </w:r>
          <w:r w:rsidR="00395D09" w:rsidRPr="00396E52" w:rsidDel="00481790">
            <w:delText>l piloto y responsable del vuel</w:delText>
          </w:r>
        </w:del>
      </w:ins>
      <w:ins w:id="9156" w:author="Orion" w:date="2011-07-09T18:07:00Z">
        <w:del w:id="9157" w:author="IO" w:date="2011-07-22T18:14:00Z">
          <w:r w:rsidR="00395D09" w:rsidRPr="00396E52" w:rsidDel="00481790">
            <w:delText>o</w:delText>
          </w:r>
        </w:del>
      </w:ins>
      <w:ins w:id="9158" w:author="Orion" w:date="2011-07-09T18:04:00Z">
        <w:del w:id="9159" w:author="IO" w:date="2011-07-22T18:14:00Z">
          <w:r w:rsidR="000B6C11" w:rsidRPr="00396E52" w:rsidDel="00481790">
            <w:delText xml:space="preserve">, </w:delText>
          </w:r>
        </w:del>
      </w:ins>
      <w:ins w:id="9160" w:author="Orion" w:date="2011-07-09T18:22:00Z">
        <w:del w:id="9161" w:author="IO" w:date="2011-07-22T18:14:00Z">
          <w:r w:rsidR="00EE5368" w:rsidRPr="00396E52" w:rsidDel="00481790">
            <w:delText>en</w:delText>
          </w:r>
        </w:del>
      </w:ins>
      <w:ins w:id="9162" w:author="Orion" w:date="2011-07-09T18:06:00Z">
        <w:del w:id="9163" w:author="IO" w:date="2011-07-22T18:14:00Z">
          <w:r w:rsidR="000B6C11" w:rsidRPr="00396E52" w:rsidDel="00481790">
            <w:delText xml:space="preserve"> que </w:delText>
          </w:r>
        </w:del>
      </w:ins>
      <w:ins w:id="9164" w:author="Orion" w:date="2011-07-09T17:54:00Z">
        <w:del w:id="9165" w:author="IO" w:date="2011-07-22T18:14:00Z">
          <w:r w:rsidR="001D1D11" w:rsidRPr="00396E52" w:rsidDel="00481790">
            <w:delText>este trab</w:delText>
          </w:r>
          <w:r w:rsidR="000B6C11" w:rsidRPr="00396E52" w:rsidDel="00481790">
            <w:delText xml:space="preserve">ajo </w:delText>
          </w:r>
        </w:del>
      </w:ins>
      <w:ins w:id="9166" w:author="Orion" w:date="2011-07-09T18:05:00Z">
        <w:del w:id="9167" w:author="IO" w:date="2011-07-22T18:14:00Z">
          <w:r w:rsidR="000B6C11" w:rsidRPr="00396E52" w:rsidDel="00481790">
            <w:delText xml:space="preserve">cubre </w:delText>
          </w:r>
        </w:del>
      </w:ins>
      <w:ins w:id="9168" w:author="Orion" w:date="2011-07-09T18:27:00Z">
        <w:del w:id="9169" w:author="IO" w:date="2011-07-22T18:14:00Z">
          <w:r w:rsidR="00257DC5" w:rsidRPr="00396E52" w:rsidDel="00481790">
            <w:delText>parte</w:delText>
          </w:r>
        </w:del>
      </w:ins>
      <w:ins w:id="9170" w:author="Orion" w:date="2011-07-09T18:26:00Z">
        <w:del w:id="9171" w:author="IO" w:date="2011-07-22T18:14:00Z">
          <w:r w:rsidR="00EE5368" w:rsidRPr="00396E52" w:rsidDel="00481790">
            <w:delText xml:space="preserve"> sus</w:delText>
          </w:r>
        </w:del>
      </w:ins>
      <w:ins w:id="9172" w:author="Orion" w:date="2011-07-09T18:05:00Z">
        <w:del w:id="9173" w:author="IO" w:date="2011-07-22T18:14:00Z">
          <w:r w:rsidR="000B6C11" w:rsidRPr="00396E52" w:rsidDel="00481790">
            <w:delText xml:space="preserve"> </w:delText>
          </w:r>
        </w:del>
      </w:ins>
      <w:ins w:id="9174" w:author="Orion" w:date="2011-07-09T18:06:00Z">
        <w:del w:id="9175" w:author="IO" w:date="2011-07-22T18:14:00Z">
          <w:r w:rsidR="000B6C11" w:rsidRPr="00396E52" w:rsidDel="00481790">
            <w:delText>limitaciones</w:delText>
          </w:r>
        </w:del>
      </w:ins>
      <w:ins w:id="9176" w:author="Orion" w:date="2011-07-09T18:13:00Z">
        <w:del w:id="9177" w:author="IO" w:date="2011-07-22T18:14:00Z">
          <w:r w:rsidR="00395D09" w:rsidRPr="00396E52" w:rsidDel="00481790">
            <w:delText xml:space="preserve"> </w:delText>
          </w:r>
        </w:del>
      </w:ins>
      <w:ins w:id="9178" w:author="Orion" w:date="2011-07-09T18:27:00Z">
        <w:del w:id="9179" w:author="IO" w:date="2011-07-22T18:14:00Z">
          <w:r w:rsidR="00257DC5" w:rsidRPr="00396E52" w:rsidDel="00481790">
            <w:delText>haciendo</w:delText>
          </w:r>
        </w:del>
      </w:ins>
      <w:ins w:id="9180" w:author="Orion" w:date="2011-07-09T18:13:00Z">
        <w:del w:id="9181" w:author="IO" w:date="2011-07-22T18:14:00Z">
          <w:r w:rsidR="00395D09" w:rsidRPr="00396E52" w:rsidDel="00481790">
            <w:delText xml:space="preserve"> algo más realista </w:delText>
          </w:r>
        </w:del>
      </w:ins>
      <w:ins w:id="9182" w:author="Orion" w:date="2011-07-09T18:14:00Z">
        <w:del w:id="9183" w:author="IO" w:date="2011-07-22T18:14:00Z">
          <w:r w:rsidR="00395D09" w:rsidRPr="00396E52" w:rsidDel="00481790">
            <w:delText>la simulación</w:delText>
          </w:r>
        </w:del>
      </w:ins>
      <w:ins w:id="9184" w:author="Orion" w:date="2011-07-09T18:07:00Z">
        <w:del w:id="9185" w:author="IO" w:date="2011-07-22T18:14:00Z">
          <w:r w:rsidR="00395D09" w:rsidRPr="00396E52" w:rsidDel="00481790">
            <w:delText xml:space="preserve">. </w:delText>
          </w:r>
        </w:del>
      </w:ins>
      <w:ins w:id="9186" w:author="Orion" w:date="2011-07-09T18:31:00Z">
        <w:del w:id="9187" w:author="IO" w:date="2011-07-22T18:14:00Z">
          <w:r w:rsidR="006A6367" w:rsidRPr="00396E52" w:rsidDel="00481790">
            <w:delText>D</w:delText>
          </w:r>
        </w:del>
      </w:ins>
      <w:ins w:id="9188" w:author="Orion" w:date="2011-07-09T18:30:00Z">
        <w:del w:id="9189" w:author="IO" w:date="2011-07-22T18:14:00Z">
          <w:r w:rsidR="00C947C8" w:rsidRPr="00396E52" w:rsidDel="00481790">
            <w:delText>os</w:delText>
          </w:r>
        </w:del>
      </w:ins>
      <w:ins w:id="9190" w:author="Orion" w:date="2011-07-09T18:07:00Z">
        <w:del w:id="9191" w:author="IO" w:date="2011-07-22T18:14:00Z">
          <w:r w:rsidR="00395D09" w:rsidRPr="00396E52" w:rsidDel="00481790">
            <w:delText xml:space="preserve"> </w:delText>
          </w:r>
        </w:del>
      </w:ins>
      <w:ins w:id="9192" w:author="Orion" w:date="2011-07-09T18:31:00Z">
        <w:del w:id="9193" w:author="IO" w:date="2011-07-22T18:14:00Z">
          <w:r w:rsidR="006A6367" w:rsidRPr="00396E52" w:rsidDel="00481790">
            <w:delText xml:space="preserve">de las </w:delText>
          </w:r>
        </w:del>
      </w:ins>
      <w:ins w:id="9194" w:author="Orion" w:date="2011-07-09T18:07:00Z">
        <w:del w:id="9195" w:author="IO" w:date="2011-07-22T18:14:00Z">
          <w:r w:rsidR="00395D09" w:rsidRPr="00396E52" w:rsidDel="00481790">
            <w:delText xml:space="preserve">limitaciones </w:delText>
          </w:r>
        </w:del>
      </w:ins>
      <w:ins w:id="9196" w:author="Orion" w:date="2011-07-09T18:30:00Z">
        <w:del w:id="9197" w:author="IO" w:date="2011-07-22T18:14:00Z">
          <w:r w:rsidR="00C947C8" w:rsidRPr="00396E52" w:rsidDel="00481790">
            <w:delText xml:space="preserve">más importantes </w:delText>
          </w:r>
        </w:del>
      </w:ins>
      <w:ins w:id="9198" w:author="Orion" w:date="2011-07-09T18:07:00Z">
        <w:del w:id="9199" w:author="IO" w:date="2011-07-22T18:14:00Z">
          <w:r w:rsidR="00395D09" w:rsidRPr="00396E52" w:rsidDel="00481790">
            <w:delText>de estas herramientas</w:delText>
          </w:r>
        </w:del>
      </w:ins>
      <w:ins w:id="9200" w:author="Orion" w:date="2011-07-09T18:08:00Z">
        <w:del w:id="9201" w:author="IO" w:date="2011-07-22T18:14:00Z">
          <w:r w:rsidR="00395D09" w:rsidRPr="00396E52" w:rsidDel="00481790">
            <w:delText xml:space="preserve"> </w:delText>
          </w:r>
        </w:del>
      </w:ins>
      <w:ins w:id="9202" w:author="Orion" w:date="2011-07-09T18:10:00Z">
        <w:del w:id="9203" w:author="IO" w:date="2011-07-22T18:14:00Z">
          <w:r w:rsidR="00395D09" w:rsidRPr="00396E52" w:rsidDel="00481790">
            <w:delText>son</w:delText>
          </w:r>
        </w:del>
      </w:ins>
      <w:ins w:id="9204" w:author="Orion" w:date="2011-07-09T18:15:00Z">
        <w:del w:id="9205" w:author="IO" w:date="2011-07-22T18:14:00Z">
          <w:r w:rsidR="00395D09" w:rsidRPr="00396E52" w:rsidDel="00481790">
            <w:delText>:</w:delText>
          </w:r>
        </w:del>
      </w:ins>
      <w:ins w:id="9206" w:author="Orion" w:date="2011-07-09T18:08:00Z">
        <w:del w:id="9207" w:author="IO" w:date="2011-07-22T18:14:00Z">
          <w:r w:rsidR="00395D09" w:rsidRPr="00396E52" w:rsidDel="00481790">
            <w:delText xml:space="preserve"> sólo </w:delText>
          </w:r>
        </w:del>
      </w:ins>
      <w:ins w:id="9208" w:author="Orion" w:date="2011-07-09T18:11:00Z">
        <w:del w:id="9209" w:author="IO" w:date="2011-07-22T18:14:00Z">
          <w:r w:rsidR="00395D09" w:rsidRPr="00396E52" w:rsidDel="00481790">
            <w:delText>permiten</w:delText>
          </w:r>
        </w:del>
      </w:ins>
      <w:ins w:id="9210" w:author="Orion" w:date="2011-07-09T18:08:00Z">
        <w:del w:id="9211" w:author="IO" w:date="2011-07-22T18:14:00Z">
          <w:r w:rsidR="00395D09" w:rsidRPr="00396E52" w:rsidDel="00481790">
            <w:delText xml:space="preserve"> la simulación de un solo avión</w:delText>
          </w:r>
        </w:del>
      </w:ins>
      <w:ins w:id="9212" w:author="Orion" w:date="2011-07-09T18:09:00Z">
        <w:del w:id="9213" w:author="IO" w:date="2011-07-22T18:14:00Z">
          <w:r w:rsidR="00395D09" w:rsidRPr="00396E52" w:rsidDel="00481790">
            <w:delText xml:space="preserve">, por lo tanto no </w:delText>
          </w:r>
        </w:del>
      </w:ins>
      <w:ins w:id="9214" w:author="Orion" w:date="2011-07-09T18:11:00Z">
        <w:del w:id="9215" w:author="IO" w:date="2011-07-22T18:14:00Z">
          <w:r w:rsidR="00395D09" w:rsidRPr="00396E52" w:rsidDel="00481790">
            <w:delText>tienen</w:delText>
          </w:r>
        </w:del>
      </w:ins>
      <w:ins w:id="9216" w:author="Orion" w:date="2011-07-09T18:09:00Z">
        <w:del w:id="9217" w:author="IO" w:date="2011-07-22T18:14:00Z">
          <w:r w:rsidR="00395D09" w:rsidRPr="00396E52" w:rsidDel="00481790">
            <w:delText xml:space="preserve"> en cuenta cómo </w:delText>
          </w:r>
        </w:del>
      </w:ins>
      <w:ins w:id="9218" w:author="Orion" w:date="2011-07-09T18:11:00Z">
        <w:del w:id="9219" w:author="IO" w:date="2011-07-22T18:14:00Z">
          <w:r w:rsidR="00395D09" w:rsidRPr="00396E52" w:rsidDel="00481790">
            <w:delText>pueden</w:delText>
          </w:r>
        </w:del>
      </w:ins>
      <w:ins w:id="9220" w:author="Orion" w:date="2011-07-09T18:09:00Z">
        <w:del w:id="9221" w:author="IO" w:date="2011-07-22T18:14:00Z">
          <w:r w:rsidR="00395D09" w:rsidRPr="00396E52" w:rsidDel="00481790">
            <w:delText xml:space="preserve"> influir los otros aviones en la trayectoria del avi</w:delText>
          </w:r>
        </w:del>
      </w:ins>
      <w:ins w:id="9222" w:author="Orion" w:date="2011-07-09T18:10:00Z">
        <w:del w:id="9223" w:author="IO" w:date="2011-07-22T18:14:00Z">
          <w:r w:rsidR="00395D09" w:rsidRPr="00396E52" w:rsidDel="00481790">
            <w:delText>ón simulado</w:delText>
          </w:r>
        </w:del>
      </w:ins>
      <w:ins w:id="9224" w:author="Orion" w:date="2011-07-09T18:16:00Z">
        <w:del w:id="9225" w:author="IO" w:date="2011-07-22T18:14:00Z">
          <w:r w:rsidR="00C47547" w:rsidRPr="00396E52" w:rsidDel="00481790">
            <w:delText>;</w:delText>
          </w:r>
        </w:del>
        <w:del w:id="9226" w:author="IO" w:date="2011-07-22T18:16:00Z">
          <w:r w:rsidR="00C47547" w:rsidRPr="00396E52" w:rsidDel="00481790">
            <w:delText xml:space="preserve"> </w:delText>
          </w:r>
        </w:del>
      </w:ins>
      <w:ins w:id="9227" w:author="Orion" w:date="2011-07-09T18:28:00Z">
        <w:del w:id="9228" w:author="IO" w:date="2011-07-22T18:16:00Z">
          <w:r w:rsidR="00C947C8" w:rsidRPr="00396E52" w:rsidDel="00481790">
            <w:delText xml:space="preserve">y </w:delText>
          </w:r>
        </w:del>
      </w:ins>
      <w:ins w:id="9229" w:author="Orion" w:date="2011-07-09T18:10:00Z">
        <w:del w:id="9230" w:author="IO" w:date="2011-07-22T18:16:00Z">
          <w:r w:rsidR="00395D09" w:rsidRPr="00396E52" w:rsidDel="00481790">
            <w:delText xml:space="preserve">no </w:delText>
          </w:r>
        </w:del>
      </w:ins>
      <w:ins w:id="9231" w:author="Orion" w:date="2011-07-09T18:11:00Z">
        <w:del w:id="9232" w:author="IO" w:date="2011-07-22T18:16:00Z">
          <w:r w:rsidR="00395D09" w:rsidRPr="00396E52" w:rsidDel="00481790">
            <w:delText>tienen</w:delText>
          </w:r>
        </w:del>
      </w:ins>
      <w:ins w:id="9233" w:author="Orion" w:date="2011-07-09T18:10:00Z">
        <w:del w:id="9234" w:author="IO" w:date="2011-07-22T18:16:00Z">
          <w:r w:rsidR="00395D09" w:rsidRPr="00396E52" w:rsidDel="00481790">
            <w:delText xml:space="preserve"> en </w:delText>
          </w:r>
        </w:del>
      </w:ins>
      <w:ins w:id="9235" w:author="Orion" w:date="2011-07-09T18:11:00Z">
        <w:del w:id="9236" w:author="IO" w:date="2011-07-22T18:16:00Z">
          <w:r w:rsidR="00395D09" w:rsidRPr="00396E52" w:rsidDel="00481790">
            <w:delText>cuenta</w:delText>
          </w:r>
        </w:del>
      </w:ins>
      <w:ins w:id="9237" w:author="Orion" w:date="2011-07-09T18:10:00Z">
        <w:r w:rsidR="00395D09" w:rsidRPr="00396E52">
          <w:t xml:space="preserve"> </w:t>
        </w:r>
      </w:ins>
      <w:ins w:id="9238" w:author="Orion" w:date="2011-07-09T18:12:00Z">
        <w:r w:rsidR="00395D09" w:rsidRPr="00396E52">
          <w:t xml:space="preserve">posibles instrucciones </w:t>
        </w:r>
        <w:del w:id="9239" w:author="IO" w:date="2011-07-22T18:16:00Z">
          <w:r w:rsidR="00395D09" w:rsidRPr="00396E52" w:rsidDel="00481790">
            <w:delText>que puedan mandar elementos externos como</w:delText>
          </w:r>
        </w:del>
      </w:ins>
      <w:ins w:id="9240" w:author="IO" w:date="2011-07-22T18:16:00Z">
        <w:r w:rsidR="00481790">
          <w:t>de los</w:t>
        </w:r>
      </w:ins>
      <w:ins w:id="9241" w:author="Orion" w:date="2011-07-09T18:12:00Z">
        <w:r w:rsidR="00395D09" w:rsidRPr="00396E52">
          <w:t xml:space="preserve"> controladores</w:t>
        </w:r>
        <w:del w:id="9242" w:author="IO" w:date="2011-07-22T18:16:00Z">
          <w:r w:rsidR="00395D09" w:rsidRPr="00396E52" w:rsidDel="00481790">
            <w:delText>, haciendo completamente responsable de vuelo al que maneja la aeronave.</w:delText>
          </w:r>
        </w:del>
      </w:ins>
      <w:ins w:id="9243" w:author="Orion" w:date="2011-07-09T18:17:00Z">
        <w:del w:id="9244" w:author="IO" w:date="2011-07-22T18:16:00Z">
          <w:r w:rsidR="00EE5368" w:rsidRPr="00396E52" w:rsidDel="00481790">
            <w:delText xml:space="preserve"> Por otro lado,</w:delText>
          </w:r>
        </w:del>
      </w:ins>
      <w:ins w:id="9245" w:author="Orion" w:date="2011-07-09T18:31:00Z">
        <w:del w:id="9246" w:author="IO" w:date="2011-07-22T18:16:00Z">
          <w:r w:rsidR="00766809" w:rsidRPr="00396E52" w:rsidDel="00481790">
            <w:delText xml:space="preserve"> y con </w:delText>
          </w:r>
        </w:del>
      </w:ins>
      <w:ins w:id="9247" w:author="Orion" w:date="2011-07-09T18:32:00Z">
        <w:del w:id="9248" w:author="IO" w:date="2011-07-22T18:16:00Z">
          <w:r w:rsidR="00766809" w:rsidRPr="00396E52" w:rsidDel="00481790">
            <w:delText>respecto a</w:delText>
          </w:r>
        </w:del>
      </w:ins>
      <w:ins w:id="9249" w:author="IO" w:date="2011-07-22T18:16:00Z">
        <w:r w:rsidR="00481790">
          <w:t>;</w:t>
        </w:r>
      </w:ins>
      <w:ins w:id="9250" w:author="Orion" w:date="2011-07-09T18:32:00Z">
        <w:r w:rsidR="00766809" w:rsidRPr="00396E52">
          <w:t xml:space="preserve"> las herramientas de simulación de tráfico aéreo</w:t>
        </w:r>
      </w:ins>
      <w:ins w:id="9251" w:author="IO" w:date="2011-07-22T18:17:00Z">
        <w:r w:rsidR="00481790">
          <w:t xml:space="preserve"> no suelen contemplar la influencia de los factores humanos en el</w:t>
        </w:r>
      </w:ins>
      <w:ins w:id="9252" w:author="Orion" w:date="2011-07-09T18:32:00Z">
        <w:del w:id="9253" w:author="IO" w:date="2011-07-22T18:17:00Z">
          <w:r w:rsidR="00766809" w:rsidRPr="00396E52" w:rsidDel="00481790">
            <w:delText xml:space="preserve">, </w:delText>
          </w:r>
        </w:del>
      </w:ins>
      <w:ins w:id="9254" w:author="Orion" w:date="2011-07-09T18:23:00Z">
        <w:del w:id="9255" w:author="IO" w:date="2011-07-22T18:17:00Z">
          <w:r w:rsidR="00EE5368" w:rsidRPr="00396E52" w:rsidDel="00481790">
            <w:delText>este nue</w:delText>
          </w:r>
        </w:del>
      </w:ins>
      <w:ins w:id="9256" w:author="Orion" w:date="2011-07-09T18:24:00Z">
        <w:del w:id="9257" w:author="IO" w:date="2011-07-22T18:17:00Z">
          <w:r w:rsidR="00EE5368" w:rsidRPr="00396E52" w:rsidDel="00481790">
            <w:delText xml:space="preserve">vo enfoque aporta otra </w:delText>
          </w:r>
        </w:del>
      </w:ins>
      <w:ins w:id="9258" w:author="Orion" w:date="2011-07-09T18:19:00Z">
        <w:del w:id="9259" w:author="IO" w:date="2011-07-22T18:17:00Z">
          <w:r w:rsidR="00EE5368" w:rsidRPr="00396E52" w:rsidDel="00481790">
            <w:delText xml:space="preserve">característica notable </w:delText>
          </w:r>
        </w:del>
      </w:ins>
      <w:ins w:id="9260" w:author="Orion" w:date="2011-07-09T18:32:00Z">
        <w:del w:id="9261" w:author="IO" w:date="2011-07-22T18:17:00Z">
          <w:r w:rsidR="00766809" w:rsidRPr="00396E52" w:rsidDel="00481790">
            <w:delText>que</w:delText>
          </w:r>
        </w:del>
      </w:ins>
      <w:ins w:id="9262" w:author="Orion" w:date="2011-07-09T18:25:00Z">
        <w:del w:id="9263" w:author="IO" w:date="2011-07-22T18:17:00Z">
          <w:r w:rsidR="00EE5368" w:rsidRPr="00396E52" w:rsidDel="00481790">
            <w:delText xml:space="preserve"> </w:delText>
          </w:r>
        </w:del>
      </w:ins>
      <w:ins w:id="9264" w:author="Orion" w:date="2011-07-09T18:20:00Z">
        <w:del w:id="9265" w:author="IO" w:date="2011-07-22T18:17:00Z">
          <w:r w:rsidR="00EE5368" w:rsidRPr="00396E52" w:rsidDel="00481790">
            <w:delText>es el</w:delText>
          </w:r>
        </w:del>
        <w:r w:rsidR="00EE5368" w:rsidRPr="00396E52">
          <w:t xml:space="preserve"> comportamiento de los agentes a la hora de la toma de decisiones</w:t>
        </w:r>
        <w:del w:id="9266" w:author="IO" w:date="2011-07-22T18:17:00Z">
          <w:r w:rsidR="00EE5368" w:rsidRPr="00396E52" w:rsidDel="00481790">
            <w:delText xml:space="preserve"> y la influencia de este con respecto a otros factores del sistema</w:delText>
          </w:r>
        </w:del>
      </w:ins>
      <w:ins w:id="9267" w:author="Orion" w:date="2011-07-09T18:24:00Z">
        <w:r w:rsidR="00EE5368" w:rsidRPr="00396E52">
          <w:t>.</w:t>
        </w:r>
      </w:ins>
      <w:ins w:id="9268" w:author="IO" w:date="2011-07-22T18:19:00Z">
        <w:r w:rsidR="00481790">
          <w:t xml:space="preserve"> Si esta información estuviese descrita con modelos y transformaciones al código relevante para las herramientas, se podría contemplar su </w:t>
        </w:r>
      </w:ins>
      <w:ins w:id="9269" w:author="IO" w:date="2011-07-22T18:20:00Z">
        <w:r w:rsidR="00481790">
          <w:t>integración</w:t>
        </w:r>
      </w:ins>
      <w:ins w:id="9270" w:author="IO" w:date="2011-07-22T18:19:00Z">
        <w:r w:rsidR="00481790">
          <w:t xml:space="preserve"> con mayor facilidad</w:t>
        </w:r>
      </w:ins>
      <w:ins w:id="9271" w:author="IO" w:date="2011-07-22T18:20:00Z">
        <w:r w:rsidR="00481790">
          <w:t>, combinado los modelos y añadiendo transformaciones.</w:t>
        </w:r>
      </w:ins>
      <w:ins w:id="9272" w:author="IO" w:date="2011-07-22T18:21:00Z">
        <w:r w:rsidR="00481790">
          <w:t xml:space="preserve"> Esta constituye una futura línea de investigación.</w:t>
        </w:r>
      </w:ins>
      <w:ins w:id="9273" w:author="IO" w:date="2011-07-22T18:29:00Z">
        <w:r w:rsidR="00E639D6">
          <w:t xml:space="preserve"> Por otro lado, especificar a nivel de modelos facilita la comunicación y discusión del conocimiento entre los expertos, y por tanto la investigación y evaluación d</w:t>
        </w:r>
        <w:del w:id="9274" w:author="Orion" w:date="2011-07-26T16:07:00Z">
          <w:r w:rsidR="00E639D6" w:rsidDel="005639E1">
            <w:delText xml:space="preserve"> </w:delText>
          </w:r>
        </w:del>
        <w:r w:rsidR="00E639D6">
          <w:t>e</w:t>
        </w:r>
      </w:ins>
      <w:ins w:id="9275" w:author="Orion" w:date="2011-07-26T16:07:00Z">
        <w:r w:rsidR="005639E1">
          <w:t xml:space="preserve"> </w:t>
        </w:r>
      </w:ins>
      <w:ins w:id="9276" w:author="IO" w:date="2011-07-22T18:29:00Z">
        <w:r w:rsidR="00E639D6">
          <w:t>las propuestas.</w:t>
        </w:r>
      </w:ins>
    </w:p>
    <w:p w14:paraId="5587B682" w14:textId="77777777" w:rsidR="00904D1F" w:rsidRDefault="0014397A">
      <w:pPr>
        <w:widowControl/>
        <w:suppressAutoHyphens w:val="0"/>
        <w:rPr>
          <w:ins w:id="9277" w:author="Orion" w:date="2011-07-26T17:09:00Z"/>
        </w:rPr>
      </w:pPr>
      <w:ins w:id="9278" w:author="Orion" w:date="2011-07-09T18:35:00Z">
        <w:r w:rsidRPr="00481790">
          <w:t>E</w:t>
        </w:r>
      </w:ins>
      <w:ins w:id="9279" w:author="IO" w:date="2011-07-22T18:22:00Z">
        <w:r w:rsidR="00481790">
          <w:t xml:space="preserve">n cuanto a la simulación final generada, </w:t>
        </w:r>
      </w:ins>
      <w:ins w:id="9280" w:author="Orion" w:date="2011-07-09T18:35:00Z">
        <w:del w:id="9281" w:author="IO" w:date="2011-07-22T18:22:00Z">
          <w:r w:rsidRPr="00481790" w:rsidDel="00481790">
            <w:delText xml:space="preserve">l resultado final </w:delText>
          </w:r>
        </w:del>
      </w:ins>
      <w:ins w:id="9282" w:author="IO" w:date="2011-07-22T18:22:00Z">
        <w:r w:rsidR="00481790">
          <w:t xml:space="preserve">se </w:t>
        </w:r>
      </w:ins>
      <w:ins w:id="9283" w:author="Orion" w:date="2011-07-09T18:35:00Z">
        <w:r w:rsidRPr="00481790">
          <w:t>ha</w:t>
        </w:r>
      </w:ins>
      <w:ins w:id="9284" w:author="Orion" w:date="2011-07-09T18:36:00Z">
        <w:r w:rsidRPr="00481790">
          <w:t xml:space="preserve"> </w:t>
        </w:r>
      </w:ins>
      <w:ins w:id="9285" w:author="Orion" w:date="2011-07-09T18:35:00Z">
        <w:del w:id="9286" w:author="IO" w:date="2011-07-22T18:23:00Z">
          <w:r w:rsidRPr="00481790" w:rsidDel="00481790">
            <w:delText>sido</w:delText>
          </w:r>
        </w:del>
      </w:ins>
      <w:ins w:id="9287" w:author="IO" w:date="2011-07-22T18:23:00Z">
        <w:r w:rsidR="00481790">
          <w:t>desarrollado</w:t>
        </w:r>
      </w:ins>
      <w:ins w:id="9288" w:author="Orion" w:date="2011-07-09T18:35:00Z">
        <w:r w:rsidRPr="00481790">
          <w:t xml:space="preserve"> </w:t>
        </w:r>
        <w:del w:id="9289" w:author="IO" w:date="2011-07-22T18:22:00Z">
          <w:r w:rsidRPr="00481790" w:rsidDel="00481790">
            <w:delText>que se</w:delText>
          </w:r>
        </w:del>
      </w:ins>
      <w:ins w:id="9290" w:author="Orion" w:date="2011-07-09T18:36:00Z">
        <w:del w:id="9291" w:author="IO" w:date="2011-07-22T18:22:00Z">
          <w:r w:rsidRPr="00481790" w:rsidDel="00481790">
            <w:delText xml:space="preserve"> ha elaborado</w:delText>
          </w:r>
        </w:del>
      </w:ins>
      <w:ins w:id="9292" w:author="Orion" w:date="2011-07-09T18:35:00Z">
        <w:del w:id="9293" w:author="IO" w:date="2011-07-22T18:22:00Z">
          <w:r w:rsidRPr="00481790" w:rsidDel="00481790">
            <w:delText xml:space="preserve"> </w:delText>
          </w:r>
        </w:del>
        <w:r w:rsidRPr="00481790">
          <w:t>un</w:t>
        </w:r>
      </w:ins>
      <w:ins w:id="9294" w:author="Orion" w:date="2011-07-09T18:34:00Z">
        <w:r w:rsidRPr="00481790">
          <w:t xml:space="preserve"> sistema intuitivo</w:t>
        </w:r>
        <w:r w:rsidR="005D5E2B" w:rsidRPr="00481790">
          <w:t xml:space="preserve"> para el usuario</w:t>
        </w:r>
      </w:ins>
      <w:ins w:id="9295" w:author="Orion" w:date="2011-07-09T18:36:00Z">
        <w:r w:rsidRPr="00481790">
          <w:t xml:space="preserve">, </w:t>
        </w:r>
      </w:ins>
      <w:ins w:id="9296" w:author="Orion" w:date="2011-07-09T18:37:00Z">
        <w:del w:id="9297" w:author="IO" w:date="2011-07-22T18:23:00Z">
          <w:r w:rsidR="00DE7E87" w:rsidRPr="00481790" w:rsidDel="00481790">
            <w:delText xml:space="preserve">tanto </w:delText>
          </w:r>
        </w:del>
      </w:ins>
      <w:ins w:id="9298" w:author="Orion" w:date="2011-07-09T18:36:00Z">
        <w:del w:id="9299" w:author="IO" w:date="2011-07-22T18:23:00Z">
          <w:r w:rsidRPr="00481790" w:rsidDel="00481790">
            <w:delText xml:space="preserve">desde el punto de vista de la usabilidad </w:delText>
          </w:r>
        </w:del>
      </w:ins>
      <w:ins w:id="9300" w:author="Orion" w:date="2011-07-09T18:37:00Z">
        <w:del w:id="9301" w:author="IO" w:date="2011-07-22T18:23:00Z">
          <w:r w:rsidR="00DE7E87" w:rsidRPr="00481790" w:rsidDel="00481790">
            <w:delText>como de la</w:delText>
          </w:r>
        </w:del>
      </w:ins>
      <w:ins w:id="9302" w:author="Orion" w:date="2011-07-09T18:36:00Z">
        <w:del w:id="9303" w:author="IO" w:date="2011-07-22T18:23:00Z">
          <w:r w:rsidRPr="00481790" w:rsidDel="00481790">
            <w:delText xml:space="preserve"> comprensión gráfica</w:delText>
          </w:r>
        </w:del>
      </w:ins>
      <w:ins w:id="9304" w:author="Orion" w:date="2011-07-09T18:40:00Z">
        <w:del w:id="9305" w:author="IO" w:date="2011-07-22T18:23:00Z">
          <w:r w:rsidR="00DE7E87" w:rsidRPr="00481790" w:rsidDel="00481790">
            <w:delText>, ya que se</w:delText>
          </w:r>
        </w:del>
      </w:ins>
      <w:ins w:id="9306" w:author="Orion" w:date="2011-07-09T18:39:00Z">
        <w:del w:id="9307" w:author="IO" w:date="2011-07-22T18:23:00Z">
          <w:r w:rsidR="00DE7E87" w:rsidRPr="00481790" w:rsidDel="00481790">
            <w:delText xml:space="preserve"> aporta una forma relativamente sencilla</w:delText>
          </w:r>
        </w:del>
      </w:ins>
      <w:ins w:id="9308" w:author="IO" w:date="2011-07-22T18:23:00Z">
        <w:r w:rsidR="00481790">
          <w:t>fácil</w:t>
        </w:r>
      </w:ins>
      <w:ins w:id="9309" w:author="Orion" w:date="2011-07-09T18:39:00Z">
        <w:r w:rsidR="00DE7E87" w:rsidRPr="00481790">
          <w:t xml:space="preserve"> de configurar y </w:t>
        </w:r>
        <w:del w:id="9310" w:author="IO" w:date="2011-07-22T18:23:00Z">
          <w:r w:rsidR="00DE7E87" w:rsidRPr="00481790" w:rsidDel="00481790">
            <w:delText xml:space="preserve">ofrecer </w:delText>
          </w:r>
        </w:del>
      </w:ins>
      <w:ins w:id="9311" w:author="Orion" w:date="2011-07-09T18:40:00Z">
        <w:del w:id="9312" w:author="IO" w:date="2011-07-22T18:23:00Z">
          <w:r w:rsidR="00DE7E87" w:rsidRPr="00481790" w:rsidDel="00481790">
            <w:delText>la simulación</w:delText>
          </w:r>
        </w:del>
      </w:ins>
      <w:ins w:id="9313" w:author="IO" w:date="2011-07-22T18:23:00Z">
        <w:r w:rsidR="00481790">
          <w:t>con una interfaz intuitiva en la línea de las herramientas del dominio</w:t>
        </w:r>
      </w:ins>
      <w:ins w:id="9314" w:author="Orion" w:date="2011-07-09T18:40:00Z">
        <w:r w:rsidR="00DE7E87" w:rsidRPr="00481790">
          <w:t xml:space="preserve">. </w:t>
        </w:r>
      </w:ins>
      <w:ins w:id="9315" w:author="IO" w:date="2011-07-22T18:24:00Z">
        <w:r w:rsidR="00E639D6">
          <w:t>La herramienta ha servido como prueba de concepto de las propiedades de flexibilid</w:t>
        </w:r>
      </w:ins>
      <w:ins w:id="9316" w:author="IO" w:date="2011-07-22T18:25:00Z">
        <w:r w:rsidR="00E639D6">
          <w:t>a</w:t>
        </w:r>
      </w:ins>
      <w:ins w:id="9317" w:author="IO" w:date="2011-07-22T18:24:00Z">
        <w:r w:rsidR="00E639D6">
          <w:t>d</w:t>
        </w:r>
      </w:ins>
      <w:ins w:id="9318" w:author="IO" w:date="2011-07-22T18:25:00Z">
        <w:r w:rsidR="00E639D6">
          <w:t>, facilidad de desarrollo y proximidad a los expertos del dominio mencionadas anteriormente.</w:t>
        </w:r>
      </w:ins>
    </w:p>
    <w:p w14:paraId="27E5D78E" w14:textId="527180ED" w:rsidR="001D1D11" w:rsidRPr="00481790" w:rsidDel="00150117" w:rsidRDefault="00DE7E87">
      <w:pPr>
        <w:spacing w:before="240" w:after="120"/>
        <w:ind w:firstLine="284"/>
        <w:jc w:val="both"/>
        <w:rPr>
          <w:ins w:id="9319" w:author="Orion" w:date="2011-07-08T16:59:00Z"/>
          <w:del w:id="9320" w:author="IO" w:date="2011-07-22T17:36:00Z"/>
        </w:rPr>
        <w:pPrChange w:id="9321" w:author="IO" w:date="2011-07-22T17:36:00Z">
          <w:pPr/>
        </w:pPrChange>
      </w:pPr>
      <w:ins w:id="9322" w:author="Orion" w:date="2011-07-09T18:40:00Z">
        <w:del w:id="9323" w:author="IO" w:date="2011-07-22T18:25:00Z">
          <w:r w:rsidRPr="00481790" w:rsidDel="00E639D6">
            <w:delText xml:space="preserve">Una herramienta que, gracias al diseño, nos aporta </w:delText>
          </w:r>
        </w:del>
      </w:ins>
      <w:ins w:id="9324" w:author="Orion" w:date="2011-07-09T18:41:00Z">
        <w:del w:id="9325" w:author="IO" w:date="2011-07-22T18:25:00Z">
          <w:r w:rsidRPr="00481790" w:rsidDel="00E639D6">
            <w:delText>flexibilidad a la hora de modificar o añadir tareas a los agentes, o incluso añadir nuevos factores que se quieran tener en cuenta</w:delText>
          </w:r>
        </w:del>
      </w:ins>
      <w:ins w:id="9326" w:author="Orion" w:date="2011-07-09T18:42:00Z">
        <w:del w:id="9327" w:author="IO" w:date="2011-07-22T18:25:00Z">
          <w:r w:rsidRPr="00481790" w:rsidDel="00E639D6">
            <w:delText xml:space="preserve"> y sean configurables en estas tareas,</w:delText>
          </w:r>
        </w:del>
      </w:ins>
      <w:ins w:id="9328" w:author="Orion" w:date="2011-07-09T18:41:00Z">
        <w:del w:id="9329" w:author="IO" w:date="2011-07-22T18:25:00Z">
          <w:r w:rsidRPr="00481790" w:rsidDel="00E639D6">
            <w:delText xml:space="preserve"> como pudieran ser tiempos de ejecuci</w:delText>
          </w:r>
        </w:del>
      </w:ins>
      <w:ins w:id="9330" w:author="Orion" w:date="2011-07-09T18:42:00Z">
        <w:del w:id="9331" w:author="IO" w:date="2011-07-22T18:25:00Z">
          <w:r w:rsidRPr="00481790" w:rsidDel="00E639D6">
            <w:delText xml:space="preserve">ón, </w:delText>
          </w:r>
        </w:del>
      </w:ins>
      <w:ins w:id="9332" w:author="Orion" w:date="2011-07-09T18:43:00Z">
        <w:del w:id="9333" w:author="IO" w:date="2011-07-22T18:25:00Z">
          <w:r w:rsidRPr="00481790" w:rsidDel="00E639D6">
            <w:delText>prioridad, etc.</w:delText>
          </w:r>
        </w:del>
      </w:ins>
      <w:ins w:id="9334" w:author="Orion" w:date="2011-07-09T18:44:00Z">
        <w:del w:id="9335" w:author="IO" w:date="2011-07-22T18:25:00Z">
          <w:r w:rsidR="004A637F" w:rsidRPr="00481790" w:rsidDel="00E639D6">
            <w:delText xml:space="preserve"> Y por último, y gracias a la facilidad de realizar despliegues con la herramienta IDK, dicho sistema es </w:delText>
          </w:r>
        </w:del>
      </w:ins>
      <w:ins w:id="9336" w:author="Orion" w:date="2011-07-09T18:45:00Z">
        <w:del w:id="9337" w:author="IO" w:date="2011-07-22T18:25:00Z">
          <w:r w:rsidR="004A637F" w:rsidRPr="00481790" w:rsidDel="00E639D6">
            <w:delText xml:space="preserve">sencillamente escalable a un número relativamente grande de aeronaves siempre que el procesador lo soporte, </w:delText>
          </w:r>
        </w:del>
      </w:ins>
      <w:ins w:id="9338" w:author="Orion" w:date="2011-07-09T18:47:00Z">
        <w:del w:id="9339" w:author="IO" w:date="2011-07-22T18:25:00Z">
          <w:r w:rsidR="004F32D3" w:rsidRPr="00481790" w:rsidDel="00E639D6">
            <w:delText xml:space="preserve">permitiéndose </w:delText>
          </w:r>
        </w:del>
      </w:ins>
      <w:ins w:id="9340" w:author="Orion" w:date="2011-07-09T18:45:00Z">
        <w:del w:id="9341" w:author="IO" w:date="2011-07-22T18:25:00Z">
          <w:r w:rsidR="004A637F" w:rsidRPr="00481790" w:rsidDel="00E639D6">
            <w:delText xml:space="preserve">incluso hacer despliegues distribuidos sobre varias </w:delText>
          </w:r>
        </w:del>
      </w:ins>
      <w:ins w:id="9342" w:author="Orion" w:date="2011-07-09T18:46:00Z">
        <w:del w:id="9343" w:author="IO" w:date="2011-07-22T18:25:00Z">
          <w:r w:rsidR="004A637F" w:rsidRPr="00481790" w:rsidDel="00E639D6">
            <w:delText>máquinas</w:delText>
          </w:r>
        </w:del>
      </w:ins>
      <w:ins w:id="9344" w:author="Orion" w:date="2011-07-09T18:45:00Z">
        <w:del w:id="9345" w:author="IO" w:date="2011-07-22T18:25:00Z">
          <w:r w:rsidR="004A637F" w:rsidRPr="00481790" w:rsidDel="00E639D6">
            <w:delText>.</w:delText>
          </w:r>
        </w:del>
      </w:ins>
    </w:p>
    <w:p w14:paraId="68236633" w14:textId="0C16340E" w:rsidR="00904D1F" w:rsidRDefault="00904D1F">
      <w:pPr>
        <w:widowControl/>
        <w:suppressAutoHyphens w:val="0"/>
        <w:rPr>
          <w:ins w:id="9346" w:author="Orion" w:date="2011-07-26T17:09:00Z"/>
          <w:bCs/>
          <w:sz w:val="44"/>
          <w:szCs w:val="52"/>
        </w:rPr>
      </w:pPr>
    </w:p>
    <w:p w14:paraId="681DE991" w14:textId="617F350F" w:rsidR="00904D1F" w:rsidRPr="00F04D60" w:rsidRDefault="00904D1F">
      <w:pPr>
        <w:pStyle w:val="Heading1"/>
        <w:numPr>
          <w:ilvl w:val="1"/>
          <w:numId w:val="40"/>
        </w:numPr>
        <w:rPr>
          <w:ins w:id="9347" w:author="Orion" w:date="2011-07-26T17:08:00Z"/>
          <w:b w:val="0"/>
          <w:sz w:val="44"/>
          <w:szCs w:val="52"/>
        </w:rPr>
        <w:pPrChange w:id="9348" w:author="Orion" w:date="2011-07-26T17:09:00Z">
          <w:pPr>
            <w:pStyle w:val="Heading1"/>
            <w:numPr>
              <w:ilvl w:val="1"/>
              <w:numId w:val="56"/>
            </w:numPr>
            <w:tabs>
              <w:tab w:val="clear" w:pos="0"/>
            </w:tabs>
            <w:ind w:left="792"/>
          </w:pPr>
        </w:pPrChange>
      </w:pPr>
      <w:bookmarkStart w:id="9349" w:name="_Toc299721515"/>
      <w:ins w:id="9350" w:author="Orion" w:date="2011-07-26T17:08:00Z">
        <w:r>
          <w:rPr>
            <w:b w:val="0"/>
            <w:sz w:val="44"/>
            <w:szCs w:val="52"/>
          </w:rPr>
          <w:lastRenderedPageBreak/>
          <w:t>Trabajo Futuro</w:t>
        </w:r>
        <w:bookmarkEnd w:id="9349"/>
      </w:ins>
    </w:p>
    <w:p w14:paraId="750783E1" w14:textId="63B1E13B" w:rsidR="004F32D3" w:rsidRPr="00E639D6" w:rsidDel="00E639D6" w:rsidRDefault="00E639D6">
      <w:pPr>
        <w:jc w:val="both"/>
        <w:rPr>
          <w:ins w:id="9351" w:author="Orion" w:date="2011-07-09T18:48:00Z"/>
          <w:del w:id="9352" w:author="IO" w:date="2011-07-22T18:28:00Z"/>
        </w:rPr>
        <w:pPrChange w:id="9353" w:author="Orion" w:date="2011-07-26T17:05:00Z">
          <w:pPr/>
        </w:pPrChange>
      </w:pPr>
      <w:ins w:id="9354" w:author="IO" w:date="2011-07-22T18:28:00Z">
        <w:r>
          <w:t>Aunque el trabajo realizado apunta a que esta l</w:t>
        </w:r>
      </w:ins>
      <w:ins w:id="9355" w:author="IO" w:date="2011-07-22T18:29:00Z">
        <w:r>
          <w:t xml:space="preserve">ínea </w:t>
        </w:r>
      </w:ins>
      <w:ins w:id="9356" w:author="IO" w:date="2011-07-22T18:30:00Z">
        <w:r>
          <w:t>es</w:t>
        </w:r>
      </w:ins>
      <w:ins w:id="9357" w:author="IO" w:date="2011-07-22T18:29:00Z">
        <w:r>
          <w:t xml:space="preserve"> </w:t>
        </w:r>
      </w:ins>
      <w:ins w:id="9358" w:author="IO" w:date="2011-07-22T18:30:00Z">
        <w:r>
          <w:t>prometedora</w:t>
        </w:r>
      </w:ins>
      <w:ins w:id="9359" w:author="IO" w:date="2011-07-22T18:29:00Z">
        <w:r>
          <w:t xml:space="preserve"> </w:t>
        </w:r>
      </w:ins>
      <w:ins w:id="9360" w:author="IO" w:date="2011-07-22T18:30:00Z">
        <w:r>
          <w:t>para la simulación aérea, tanto como método de desarrollo como por especificaci</w:t>
        </w:r>
      </w:ins>
      <w:ins w:id="9361" w:author="IO" w:date="2011-07-22T18:31:00Z">
        <w:r>
          <w:t>ón del dominio con los modelos</w:t>
        </w:r>
      </w:ins>
      <w:ins w:id="9362" w:author="IO" w:date="2011-07-22T18:30:00Z">
        <w:r>
          <w:t xml:space="preserve">, </w:t>
        </w:r>
      </w:ins>
      <w:ins w:id="9363" w:author="IO" w:date="2011-07-22T18:31:00Z">
        <w:r>
          <w:t xml:space="preserve">aún </w:t>
        </w:r>
      </w:ins>
      <w:ins w:id="9364" w:author="IO" w:date="2011-07-22T18:30:00Z">
        <w:r>
          <w:t>quedan muchos aspectos por mejorar y explorar. Algunos de los contemplados como trabajo futuro son:</w:t>
        </w:r>
      </w:ins>
      <w:ins w:id="9365" w:author="IO" w:date="2011-07-22T18:29:00Z">
        <w:r>
          <w:t xml:space="preserve"> </w:t>
        </w:r>
      </w:ins>
      <w:ins w:id="9366" w:author="Orion" w:date="2011-07-09T18:48:00Z">
        <w:del w:id="9367" w:author="IO" w:date="2011-07-22T18:28:00Z">
          <w:r w:rsidR="005A3ECD" w:rsidRPr="00E639D6" w:rsidDel="00E639D6">
            <w:rPr>
              <w:rPrChange w:id="9368" w:author="IO" w:date="2011-07-22T18:28:00Z">
                <w:rPr>
                  <w:b/>
                  <w:bCs/>
                </w:rPr>
              </w:rPrChange>
            </w:rPr>
            <w:delText>Trabajo</w:delText>
          </w:r>
        </w:del>
        <w:del w:id="9369" w:author="IO" w:date="2011-07-22T17:36:00Z">
          <w:r w:rsidR="005A3ECD" w:rsidRPr="00E639D6" w:rsidDel="00150117">
            <w:rPr>
              <w:rPrChange w:id="9370" w:author="IO" w:date="2011-07-22T18:28:00Z">
                <w:rPr>
                  <w:b/>
                  <w:bCs/>
                </w:rPr>
              </w:rPrChange>
            </w:rPr>
            <w:delText>s</w:delText>
          </w:r>
        </w:del>
        <w:del w:id="9371" w:author="IO" w:date="2011-07-22T18:28:00Z">
          <w:r w:rsidR="005A3ECD" w:rsidRPr="00E639D6" w:rsidDel="00E639D6">
            <w:rPr>
              <w:rPrChange w:id="9372" w:author="IO" w:date="2011-07-22T18:28:00Z">
                <w:rPr>
                  <w:b/>
                  <w:bCs/>
                </w:rPr>
              </w:rPrChange>
            </w:rPr>
            <w:delText xml:space="preserve"> </w:delText>
          </w:r>
        </w:del>
        <w:del w:id="9373" w:author="IO" w:date="2011-07-22T17:36:00Z">
          <w:r w:rsidR="005A3ECD" w:rsidRPr="00E639D6" w:rsidDel="00150117">
            <w:rPr>
              <w:rPrChange w:id="9374" w:author="IO" w:date="2011-07-22T18:28:00Z">
                <w:rPr>
                  <w:b/>
                  <w:bCs/>
                </w:rPr>
              </w:rPrChange>
            </w:rPr>
            <w:delText>F</w:delText>
          </w:r>
        </w:del>
        <w:del w:id="9375" w:author="IO" w:date="2011-07-22T18:28:00Z">
          <w:r w:rsidR="005A3ECD" w:rsidRPr="00E639D6" w:rsidDel="00E639D6">
            <w:rPr>
              <w:rPrChange w:id="9376" w:author="IO" w:date="2011-07-22T18:28:00Z">
                <w:rPr>
                  <w:b/>
                  <w:bCs/>
                </w:rPr>
              </w:rPrChange>
            </w:rPr>
            <w:delText>uturo</w:delText>
          </w:r>
        </w:del>
        <w:del w:id="9377" w:author="IO" w:date="2011-07-22T17:36:00Z">
          <w:r w:rsidR="005A3ECD" w:rsidRPr="00E639D6" w:rsidDel="00150117">
            <w:rPr>
              <w:rPrChange w:id="9378" w:author="IO" w:date="2011-07-22T18:28:00Z">
                <w:rPr>
                  <w:b/>
                  <w:bCs/>
                </w:rPr>
              </w:rPrChange>
            </w:rPr>
            <w:delText>s</w:delText>
          </w:r>
        </w:del>
      </w:ins>
    </w:p>
    <w:p w14:paraId="79B8DB36" w14:textId="77777777" w:rsidR="005A3ECD" w:rsidRPr="00E639D6" w:rsidRDefault="005A3ECD">
      <w:pPr>
        <w:jc w:val="both"/>
        <w:rPr>
          <w:ins w:id="9379" w:author="Orion" w:date="2011-07-09T18:48:00Z"/>
        </w:rPr>
        <w:pPrChange w:id="9380" w:author="Orion" w:date="2011-07-26T17:05:00Z">
          <w:pPr/>
        </w:pPrChange>
      </w:pPr>
    </w:p>
    <w:p w14:paraId="43BE9B48" w14:textId="1F012041" w:rsidR="005A3ECD" w:rsidRPr="00364573" w:rsidDel="00E639D6" w:rsidRDefault="007704FF">
      <w:pPr>
        <w:spacing w:before="240" w:after="120"/>
        <w:ind w:firstLine="284"/>
        <w:jc w:val="both"/>
        <w:rPr>
          <w:ins w:id="9381" w:author="Orion" w:date="2011-07-11T13:29:00Z"/>
          <w:del w:id="9382" w:author="IO" w:date="2011-07-22T18:31:00Z"/>
          <w:i/>
          <w:rPrChange w:id="9383" w:author="IO" w:date="2011-07-22T18:34:00Z">
            <w:rPr>
              <w:ins w:id="9384" w:author="Orion" w:date="2011-07-11T13:29:00Z"/>
              <w:del w:id="9385" w:author="IO" w:date="2011-07-22T18:31:00Z"/>
              <w:rFonts w:cs="Times New Roman"/>
            </w:rPr>
          </w:rPrChange>
        </w:rPr>
        <w:pPrChange w:id="9386" w:author="IO" w:date="2011-07-22T18:28:00Z">
          <w:pPr/>
        </w:pPrChange>
      </w:pPr>
      <w:ins w:id="9387" w:author="Orion" w:date="2011-07-11T13:29:00Z">
        <w:del w:id="9388" w:author="IO" w:date="2011-07-22T18:31:00Z">
          <w:r w:rsidRPr="00364573" w:rsidDel="00E639D6">
            <w:rPr>
              <w:i/>
              <w:rPrChange w:id="9389" w:author="IO" w:date="2011-07-22T18:34:00Z">
                <w:rPr/>
              </w:rPrChange>
            </w:rPr>
            <w:delText>En este apartado se enumerar</w:delText>
          </w:r>
        </w:del>
      </w:ins>
      <w:ins w:id="9390" w:author="Orion" w:date="2011-07-11T13:30:00Z">
        <w:del w:id="9391" w:author="IO" w:date="2011-07-22T18:31:00Z">
          <w:r w:rsidRPr="00364573" w:rsidDel="00E639D6">
            <w:rPr>
              <w:i/>
              <w:rPrChange w:id="9392" w:author="IO" w:date="2011-07-22T18:34:00Z">
                <w:rPr/>
              </w:rPrChange>
            </w:rPr>
            <w:delText xml:space="preserve">án algunas de las </w:delText>
          </w:r>
        </w:del>
      </w:ins>
      <w:ins w:id="9393" w:author="Orion" w:date="2011-07-11T13:34:00Z">
        <w:del w:id="9394" w:author="IO" w:date="2011-07-22T18:31:00Z">
          <w:r w:rsidRPr="00364573" w:rsidDel="00E639D6">
            <w:rPr>
              <w:i/>
              <w:rPrChange w:id="9395" w:author="IO" w:date="2011-07-22T18:34:00Z">
                <w:rPr/>
              </w:rPrChange>
            </w:rPr>
            <w:delText xml:space="preserve">posibles extensiones que se pueden </w:delText>
          </w:r>
        </w:del>
      </w:ins>
      <w:ins w:id="9396" w:author="Orion" w:date="2011-07-11T13:35:00Z">
        <w:del w:id="9397" w:author="IO" w:date="2011-07-22T18:31:00Z">
          <w:r w:rsidRPr="00364573" w:rsidDel="00E639D6">
            <w:rPr>
              <w:i/>
              <w:rPrChange w:id="9398" w:author="IO" w:date="2011-07-22T18:34:00Z">
                <w:rPr/>
              </w:rPrChange>
            </w:rPr>
            <w:delText>hacer sobre el</w:delText>
          </w:r>
        </w:del>
      </w:ins>
      <w:ins w:id="9399" w:author="Orion" w:date="2011-07-11T13:34:00Z">
        <w:del w:id="9400" w:author="IO" w:date="2011-07-22T18:31:00Z">
          <w:r w:rsidRPr="00364573" w:rsidDel="00E639D6">
            <w:rPr>
              <w:i/>
              <w:rPrChange w:id="9401" w:author="IO" w:date="2011-07-22T18:34:00Z">
                <w:rPr/>
              </w:rPrChange>
            </w:rPr>
            <w:delText xml:space="preserve"> trabajo presentado con el objetivo de </w:delText>
          </w:r>
        </w:del>
      </w:ins>
      <w:ins w:id="9402" w:author="Orion" w:date="2011-07-11T13:35:00Z">
        <w:del w:id="9403" w:author="IO" w:date="2011-07-22T18:31:00Z">
          <w:r w:rsidRPr="00364573" w:rsidDel="00E639D6">
            <w:rPr>
              <w:i/>
              <w:rPrChange w:id="9404" w:author="IO" w:date="2011-07-22T18:34:00Z">
                <w:rPr/>
              </w:rPrChange>
            </w:rPr>
            <w:delText>tener una simulación aún</w:delText>
          </w:r>
        </w:del>
      </w:ins>
      <w:ins w:id="9405" w:author="Orion" w:date="2011-07-11T13:34:00Z">
        <w:del w:id="9406" w:author="IO" w:date="2011-07-22T18:31:00Z">
          <w:r w:rsidRPr="00364573" w:rsidDel="00E639D6">
            <w:rPr>
              <w:i/>
              <w:rPrChange w:id="9407" w:author="IO" w:date="2011-07-22T18:34:00Z">
                <w:rPr/>
              </w:rPrChange>
            </w:rPr>
            <w:delText xml:space="preserve"> más realista</w:delText>
          </w:r>
        </w:del>
      </w:ins>
      <w:ins w:id="9408" w:author="Orion" w:date="2011-07-11T13:35:00Z">
        <w:del w:id="9409" w:author="IO" w:date="2011-07-22T18:31:00Z">
          <w:r w:rsidRPr="00364573" w:rsidDel="00E639D6">
            <w:rPr>
              <w:i/>
              <w:rPrChange w:id="9410" w:author="IO" w:date="2011-07-22T18:34:00Z">
                <w:rPr>
                  <w:rFonts w:cs="Times New Roman"/>
                </w:rPr>
              </w:rPrChange>
            </w:rPr>
            <w:delText>.</w:delText>
          </w:r>
        </w:del>
      </w:ins>
      <w:ins w:id="9411" w:author="Orion" w:date="2011-07-11T13:37:00Z">
        <w:del w:id="9412" w:author="IO" w:date="2011-07-22T18:31:00Z">
          <w:r w:rsidR="008D5C74" w:rsidRPr="00364573" w:rsidDel="00E639D6">
            <w:rPr>
              <w:i/>
              <w:rPrChange w:id="9413" w:author="IO" w:date="2011-07-22T18:34:00Z">
                <w:rPr>
                  <w:rFonts w:cs="Times New Roman"/>
                </w:rPr>
              </w:rPrChange>
            </w:rPr>
            <w:delText xml:space="preserve"> Estas ampliaciones son:</w:delText>
          </w:r>
        </w:del>
      </w:ins>
    </w:p>
    <w:p w14:paraId="14419AEB" w14:textId="1FA25FCC" w:rsidR="007704FF" w:rsidRPr="00364573" w:rsidRDefault="006720A8">
      <w:pPr>
        <w:pStyle w:val="ListParagraph"/>
        <w:numPr>
          <w:ilvl w:val="0"/>
          <w:numId w:val="41"/>
        </w:numPr>
        <w:spacing w:before="120" w:after="120"/>
        <w:ind w:left="641" w:hanging="357"/>
        <w:jc w:val="both"/>
        <w:rPr>
          <w:ins w:id="9414" w:author="Orion" w:date="2011-07-11T13:40:00Z"/>
        </w:rPr>
        <w:pPrChange w:id="9415" w:author="IO" w:date="2011-07-22T12:31:00Z">
          <w:pPr/>
        </w:pPrChange>
      </w:pPr>
      <w:ins w:id="9416" w:author="Orion" w:date="2011-07-11T13:37:00Z">
        <w:r w:rsidRPr="00364573">
          <w:rPr>
            <w:i/>
            <w:rPrChange w:id="9417" w:author="IO" w:date="2011-07-22T18:34:00Z">
              <w:rPr/>
            </w:rPrChange>
          </w:rPr>
          <w:t>Ampliación de los tipo</w:t>
        </w:r>
      </w:ins>
      <w:ins w:id="9418" w:author="Orion" w:date="2011-07-11T13:41:00Z">
        <w:r w:rsidRPr="00364573">
          <w:rPr>
            <w:i/>
            <w:rPrChange w:id="9419" w:author="IO" w:date="2011-07-22T18:34:00Z">
              <w:rPr/>
            </w:rPrChange>
          </w:rPr>
          <w:t>s</w:t>
        </w:r>
      </w:ins>
      <w:ins w:id="9420" w:author="Orion" w:date="2011-07-11T13:37:00Z">
        <w:r w:rsidRPr="00364573">
          <w:rPr>
            <w:i/>
            <w:rPrChange w:id="9421" w:author="IO" w:date="2011-07-22T18:34:00Z">
              <w:rPr/>
            </w:rPrChange>
          </w:rPr>
          <w:t xml:space="preserve"> de agentes</w:t>
        </w:r>
        <w:r w:rsidRPr="00364573">
          <w:t xml:space="preserve">. </w:t>
        </w:r>
      </w:ins>
      <w:ins w:id="9422" w:author="Orion" w:date="2011-07-11T13:38:00Z">
        <w:r w:rsidRPr="00364573">
          <w:t>E</w:t>
        </w:r>
        <w:del w:id="9423" w:author="IO" w:date="2011-07-22T18:34:00Z">
          <w:r w:rsidRPr="00364573" w:rsidDel="00364573">
            <w:delText>s evidente que e</w:delText>
          </w:r>
        </w:del>
        <w:r w:rsidRPr="00364573">
          <w:t xml:space="preserve">n </w:t>
        </w:r>
        <w:del w:id="9424" w:author="IO" w:date="2011-07-22T18:34:00Z">
          <w:r w:rsidRPr="00364573" w:rsidDel="00364573">
            <w:delText>la regulación d</w:delText>
          </w:r>
        </w:del>
        <w:r w:rsidRPr="00364573">
          <w:t xml:space="preserve">el tráfico aéreo intervienen más roles que los presentados en este trabajo. </w:t>
        </w:r>
        <w:del w:id="9425" w:author="IO" w:date="2011-07-22T18:34:00Z">
          <w:r w:rsidRPr="00364573" w:rsidDel="00364573">
            <w:delText>Un</w:delText>
          </w:r>
        </w:del>
      </w:ins>
      <w:ins w:id="9426" w:author="IO" w:date="2011-07-22T18:34:00Z">
        <w:r w:rsidR="00364573">
          <w:t>Por</w:t>
        </w:r>
      </w:ins>
      <w:ins w:id="9427" w:author="Orion" w:date="2011-07-11T13:38:00Z">
        <w:r w:rsidRPr="00364573">
          <w:t xml:space="preserve"> ejemplo </w:t>
        </w:r>
      </w:ins>
      <w:ins w:id="9428" w:author="IO" w:date="2011-07-22T18:34:00Z">
        <w:r w:rsidR="00364573">
          <w:t xml:space="preserve">se puede contemplar diferenciar entre los pilotos </w:t>
        </w:r>
      </w:ins>
      <w:ins w:id="9429" w:author="Orion" w:date="2011-07-11T13:38:00Z">
        <w:del w:id="9430" w:author="IO" w:date="2011-07-22T18:35:00Z">
          <w:r w:rsidRPr="00364573" w:rsidDel="00364573">
            <w:delText>de esto podr</w:delText>
          </w:r>
        </w:del>
      </w:ins>
      <w:ins w:id="9431" w:author="Orion" w:date="2011-07-11T13:39:00Z">
        <w:del w:id="9432" w:author="IO" w:date="2011-07-22T18:35:00Z">
          <w:r w:rsidRPr="00364573" w:rsidDel="00364573">
            <w:delText xml:space="preserve">ía ser, en el ámbito de la tripulación de la aeronave, añadir agentes </w:delText>
          </w:r>
        </w:del>
      </w:ins>
      <w:ins w:id="9433" w:author="Orion" w:date="2011-07-11T13:40:00Z">
        <w:del w:id="9434" w:author="IO" w:date="2011-07-22T18:35:00Z">
          <w:r w:rsidRPr="00364573" w:rsidDel="00364573">
            <w:delText xml:space="preserve">que restrinjan sus </w:delText>
          </w:r>
        </w:del>
      </w:ins>
      <w:ins w:id="9435" w:author="Orion" w:date="2011-07-11T13:39:00Z">
        <w:del w:id="9436" w:author="IO" w:date="2011-07-22T18:35:00Z">
          <w:r w:rsidRPr="00364573" w:rsidDel="00364573">
            <w:delText>responsabilidades</w:delText>
          </w:r>
        </w:del>
      </w:ins>
      <w:ins w:id="9437" w:author="Orion" w:date="2011-07-11T13:40:00Z">
        <w:del w:id="9438" w:author="IO" w:date="2011-07-22T18:35:00Z">
          <w:r w:rsidRPr="00364573" w:rsidDel="00364573">
            <w:delText xml:space="preserve"> a los papeles que desempeñan en el avión </w:delText>
          </w:r>
        </w:del>
        <w:r w:rsidRPr="00364573">
          <w:t>el capitán, el primer oficial o el segundo oficial.</w:t>
        </w:r>
      </w:ins>
    </w:p>
    <w:p w14:paraId="43E5EF2F" w14:textId="1877A00D" w:rsidR="006720A8" w:rsidRPr="00364573" w:rsidRDefault="00A116CA">
      <w:pPr>
        <w:pStyle w:val="ListParagraph"/>
        <w:numPr>
          <w:ilvl w:val="0"/>
          <w:numId w:val="41"/>
        </w:numPr>
        <w:spacing w:before="120" w:after="120"/>
        <w:ind w:left="641" w:hanging="357"/>
        <w:jc w:val="both"/>
        <w:rPr>
          <w:ins w:id="9439" w:author="Orion" w:date="2011-07-11T13:46:00Z"/>
        </w:rPr>
        <w:pPrChange w:id="9440" w:author="IO" w:date="2011-07-22T12:31:00Z">
          <w:pPr/>
        </w:pPrChange>
      </w:pPr>
      <w:ins w:id="9441" w:author="Orion" w:date="2011-07-11T15:03:00Z">
        <w:del w:id="9442" w:author="IO" w:date="2011-07-22T18:35:00Z">
          <w:r w:rsidRPr="00364573" w:rsidDel="00364573">
            <w:rPr>
              <w:i/>
              <w:rPrChange w:id="9443" w:author="IO" w:date="2011-07-22T18:35:00Z">
                <w:rPr/>
              </w:rPrChange>
            </w:rPr>
            <w:delText>Mayor número de</w:delText>
          </w:r>
        </w:del>
      </w:ins>
      <w:ins w:id="9444" w:author="IO" w:date="2011-07-22T18:35:00Z">
        <w:r w:rsidR="00364573" w:rsidRPr="00364573">
          <w:rPr>
            <w:i/>
            <w:rPrChange w:id="9445" w:author="IO" w:date="2011-07-22T18:35:00Z">
              <w:rPr/>
            </w:rPrChange>
          </w:rPr>
          <w:t>Mejor</w:t>
        </w:r>
      </w:ins>
      <w:ins w:id="9446" w:author="Orion" w:date="2011-07-11T13:42:00Z">
        <w:r w:rsidR="006720A8" w:rsidRPr="00364573">
          <w:rPr>
            <w:i/>
            <w:rPrChange w:id="9447" w:author="IO" w:date="2011-07-22T18:35:00Z">
              <w:rPr/>
            </w:rPrChange>
          </w:rPr>
          <w:t xml:space="preserve"> caracter</w:t>
        </w:r>
        <w:del w:id="9448" w:author="IO" w:date="2011-07-22T18:35:00Z">
          <w:r w:rsidR="006720A8" w:rsidRPr="00364573" w:rsidDel="00364573">
            <w:rPr>
              <w:i/>
              <w:rPrChange w:id="9449" w:author="IO" w:date="2011-07-22T18:35:00Z">
                <w:rPr/>
              </w:rPrChange>
            </w:rPr>
            <w:delText>ísticas</w:delText>
          </w:r>
        </w:del>
      </w:ins>
      <w:ins w:id="9450" w:author="IO" w:date="2011-07-22T18:35:00Z">
        <w:r w:rsidR="00364573" w:rsidRPr="00364573">
          <w:rPr>
            <w:i/>
            <w:rPrChange w:id="9451" w:author="IO" w:date="2011-07-22T18:35:00Z">
              <w:rPr/>
            </w:rPrChange>
          </w:rPr>
          <w:t>ización</w:t>
        </w:r>
      </w:ins>
      <w:ins w:id="9452" w:author="Orion" w:date="2011-07-11T13:42:00Z">
        <w:r w:rsidR="006720A8" w:rsidRPr="00364573">
          <w:rPr>
            <w:i/>
            <w:rPrChange w:id="9453" w:author="IO" w:date="2011-07-22T18:35:00Z">
              <w:rPr/>
            </w:rPrChange>
          </w:rPr>
          <w:t xml:space="preserve"> de las aeronaves</w:t>
        </w:r>
        <w:r w:rsidR="006720A8" w:rsidRPr="00364573">
          <w:t>. Los aviones son sistemas muy complejos cuyo número de características y controles es muy amplio</w:t>
        </w:r>
      </w:ins>
      <w:ins w:id="9454" w:author="IO" w:date="2011-07-22T18:35:00Z">
        <w:r w:rsidR="00364573">
          <w:t xml:space="preserve">. Algunos de los aspectos no considerados en los modelos actuales son </w:t>
        </w:r>
      </w:ins>
      <w:ins w:id="9455" w:author="Orion" w:date="2011-07-11T13:42:00Z">
        <w:del w:id="9456" w:author="IO" w:date="2011-07-22T18:36:00Z">
          <w:r w:rsidR="006720A8" w:rsidRPr="00364573" w:rsidDel="00364573">
            <w:delText>, pero como primera aproximaci</w:delText>
          </w:r>
        </w:del>
      </w:ins>
      <w:ins w:id="9457" w:author="Orion" w:date="2011-07-11T13:43:00Z">
        <w:del w:id="9458" w:author="IO" w:date="2011-07-22T18:36:00Z">
          <w:r w:rsidR="006720A8" w:rsidRPr="00364573" w:rsidDel="00364573">
            <w:delText>ón se podría añadir</w:delText>
          </w:r>
        </w:del>
      </w:ins>
      <w:ins w:id="9459" w:author="Orion" w:date="2011-07-11T13:44:00Z">
        <w:del w:id="9460" w:author="IO" w:date="2011-07-22T18:36:00Z">
          <w:r w:rsidR="006720A8" w:rsidRPr="00364573" w:rsidDel="00364573">
            <w:delText xml:space="preserve"> y </w:delText>
          </w:r>
        </w:del>
      </w:ins>
      <w:ins w:id="9461" w:author="Orion" w:date="2011-07-11T13:45:00Z">
        <w:del w:id="9462" w:author="IO" w:date="2011-07-22T18:36:00Z">
          <w:r w:rsidR="006720A8" w:rsidRPr="00364573" w:rsidDel="00364573">
            <w:delText>estudiar</w:delText>
          </w:r>
        </w:del>
      </w:ins>
      <w:ins w:id="9463" w:author="Orion" w:date="2011-07-11T13:44:00Z">
        <w:del w:id="9464" w:author="IO" w:date="2011-07-22T18:36:00Z">
          <w:r w:rsidR="006720A8" w:rsidRPr="00364573" w:rsidDel="00364573">
            <w:delText xml:space="preserve"> como sería </w:delText>
          </w:r>
        </w:del>
      </w:ins>
      <w:ins w:id="9465" w:author="Orion" w:date="2011-07-11T13:45:00Z">
        <w:del w:id="9466" w:author="IO" w:date="2011-07-22T18:36:00Z">
          <w:r w:rsidR="006720A8" w:rsidRPr="00364573" w:rsidDel="00364573">
            <w:delText>la</w:delText>
          </w:r>
        </w:del>
      </w:ins>
      <w:ins w:id="9467" w:author="Orion" w:date="2011-07-11T13:44:00Z">
        <w:del w:id="9468" w:author="IO" w:date="2011-07-22T18:36:00Z">
          <w:r w:rsidR="006720A8" w:rsidRPr="00364573" w:rsidDel="00364573">
            <w:delText xml:space="preserve"> repercusión en el vuelo de</w:delText>
          </w:r>
        </w:del>
      </w:ins>
      <w:ins w:id="9469" w:author="Orion" w:date="2011-07-11T13:43:00Z">
        <w:del w:id="9470" w:author="IO" w:date="2011-07-22T18:36:00Z">
          <w:r w:rsidR="006720A8" w:rsidRPr="00364573" w:rsidDel="00364573">
            <w:delText xml:space="preserve"> factores como</w:delText>
          </w:r>
        </w:del>
      </w:ins>
      <w:ins w:id="9471" w:author="Orion" w:date="2011-07-11T13:44:00Z">
        <w:del w:id="9472" w:author="IO" w:date="2011-07-22T18:36:00Z">
          <w:r w:rsidR="006720A8" w:rsidRPr="00364573" w:rsidDel="00364573">
            <w:delText xml:space="preserve"> </w:delText>
          </w:r>
        </w:del>
        <w:r w:rsidR="006720A8" w:rsidRPr="00364573">
          <w:t>la cantidad de combustible</w:t>
        </w:r>
      </w:ins>
      <w:ins w:id="9473" w:author="IO" w:date="2011-07-22T18:36:00Z">
        <w:r w:rsidR="00364573">
          <w:t xml:space="preserve"> cargada</w:t>
        </w:r>
      </w:ins>
      <w:ins w:id="9474" w:author="Orion" w:date="2011-07-11T13:44:00Z">
        <w:r w:rsidR="006720A8" w:rsidRPr="00364573">
          <w:t>, el consumo</w:t>
        </w:r>
      </w:ins>
      <w:ins w:id="9475" w:author="IO" w:date="2011-07-22T18:36:00Z">
        <w:r w:rsidR="00364573">
          <w:t xml:space="preserve"> en función de la velocidad y el peso</w:t>
        </w:r>
      </w:ins>
      <w:ins w:id="9476" w:author="Orion" w:date="2011-07-11T13:44:00Z">
        <w:r w:rsidR="006720A8" w:rsidRPr="00364573">
          <w:t xml:space="preserve">, </w:t>
        </w:r>
        <w:del w:id="9477" w:author="IO" w:date="2011-07-22T18:36:00Z">
          <w:r w:rsidR="006720A8" w:rsidRPr="00364573" w:rsidDel="00364573">
            <w:delText xml:space="preserve">el cargo que lleva durante el vuelo, </w:delText>
          </w:r>
        </w:del>
        <w:r w:rsidR="006720A8" w:rsidRPr="00364573">
          <w:t xml:space="preserve">la </w:t>
        </w:r>
      </w:ins>
      <w:ins w:id="9478" w:author="IO" w:date="2011-07-22T18:36:00Z">
        <w:r w:rsidR="00364573">
          <w:t xml:space="preserve">probabilidad de fallos según la </w:t>
        </w:r>
      </w:ins>
      <w:ins w:id="9479" w:author="Orion" w:date="2011-07-11T13:45:00Z">
        <w:r w:rsidR="006720A8" w:rsidRPr="00364573">
          <w:t>antigüedad</w:t>
        </w:r>
      </w:ins>
      <w:ins w:id="9480" w:author="Orion" w:date="2011-07-11T13:44:00Z">
        <w:r w:rsidR="006720A8" w:rsidRPr="00364573">
          <w:t xml:space="preserve"> </w:t>
        </w:r>
      </w:ins>
      <w:ins w:id="9481" w:author="Orion" w:date="2011-07-11T13:45:00Z">
        <w:del w:id="9482" w:author="IO" w:date="2011-07-22T18:36:00Z">
          <w:r w:rsidR="006720A8" w:rsidRPr="00364573" w:rsidDel="00364573">
            <w:delText xml:space="preserve">o el modelo </w:delText>
          </w:r>
        </w:del>
        <w:r w:rsidR="006720A8" w:rsidRPr="00364573">
          <w:t>de la aeronave</w:t>
        </w:r>
      </w:ins>
      <w:ins w:id="9483" w:author="IO" w:date="2011-07-22T18:36:00Z">
        <w:r w:rsidR="00364573">
          <w:t xml:space="preserve"> o los </w:t>
        </w:r>
      </w:ins>
      <w:ins w:id="9484" w:author="IO" w:date="2011-07-22T18:37:00Z">
        <w:r w:rsidR="00364573">
          <w:t>ángulos necesarios para realizar cambios de rumbo o altitud.</w:t>
        </w:r>
      </w:ins>
      <w:ins w:id="9485" w:author="Orion" w:date="2011-07-11T13:45:00Z">
        <w:del w:id="9486" w:author="IO" w:date="2011-07-22T18:37:00Z">
          <w:r w:rsidR="006720A8" w:rsidRPr="00364573" w:rsidDel="00364573">
            <w:delText>.</w:delText>
          </w:r>
        </w:del>
      </w:ins>
    </w:p>
    <w:p w14:paraId="643A46EB" w14:textId="02D13D11" w:rsidR="006720A8" w:rsidRDefault="00A116CA">
      <w:pPr>
        <w:pStyle w:val="ListParagraph"/>
        <w:numPr>
          <w:ilvl w:val="0"/>
          <w:numId w:val="41"/>
        </w:numPr>
        <w:spacing w:before="120" w:after="120"/>
        <w:ind w:left="641" w:hanging="357"/>
        <w:jc w:val="both"/>
        <w:rPr>
          <w:ins w:id="9487" w:author="IO" w:date="2011-07-22T18:39:00Z"/>
        </w:rPr>
        <w:pPrChange w:id="9488" w:author="IO" w:date="2011-07-22T12:31:00Z">
          <w:pPr/>
        </w:pPrChange>
      </w:pPr>
      <w:ins w:id="9489" w:author="Orion" w:date="2011-07-11T15:03:00Z">
        <w:r w:rsidRPr="00364573">
          <w:rPr>
            <w:i/>
            <w:rPrChange w:id="9490" w:author="IO" w:date="2011-07-22T18:38:00Z">
              <w:rPr/>
            </w:rPrChange>
          </w:rPr>
          <w:t>Z</w:t>
        </w:r>
      </w:ins>
      <w:ins w:id="9491" w:author="Orion" w:date="2011-07-11T13:46:00Z">
        <w:r w:rsidR="009F0E0A" w:rsidRPr="00364573">
          <w:rPr>
            <w:i/>
            <w:rPrChange w:id="9492" w:author="IO" w:date="2011-07-22T18:38:00Z">
              <w:rPr/>
            </w:rPrChange>
          </w:rPr>
          <w:t xml:space="preserve">onas restringidas </w:t>
        </w:r>
        <w:del w:id="9493" w:author="IO" w:date="2011-07-22T18:39:00Z">
          <w:r w:rsidR="009F0E0A" w:rsidRPr="00364573" w:rsidDel="00364573">
            <w:rPr>
              <w:i/>
              <w:rPrChange w:id="9494" w:author="IO" w:date="2011-07-22T18:38:00Z">
                <w:rPr/>
              </w:rPrChange>
            </w:rPr>
            <w:delText>de</w:delText>
          </w:r>
        </w:del>
      </w:ins>
      <w:ins w:id="9495" w:author="IO" w:date="2011-07-22T18:39:00Z">
        <w:r w:rsidR="00364573">
          <w:rPr>
            <w:i/>
          </w:rPr>
          <w:t>al</w:t>
        </w:r>
      </w:ins>
      <w:ins w:id="9496" w:author="Orion" w:date="2011-07-11T13:46:00Z">
        <w:r w:rsidR="009F0E0A" w:rsidRPr="00364573">
          <w:rPr>
            <w:i/>
            <w:rPrChange w:id="9497" w:author="IO" w:date="2011-07-22T18:38:00Z">
              <w:rPr/>
            </w:rPrChange>
          </w:rPr>
          <w:t xml:space="preserve"> vuelo</w:t>
        </w:r>
        <w:r w:rsidR="009F0E0A" w:rsidRPr="00364573">
          <w:t xml:space="preserve">. </w:t>
        </w:r>
        <w:r w:rsidR="004A63FA" w:rsidRPr="00364573">
          <w:t xml:space="preserve">En </w:t>
        </w:r>
        <w:del w:id="9498" w:author="IO" w:date="2011-07-22T18:38:00Z">
          <w:r w:rsidR="004A63FA" w:rsidRPr="00364573" w:rsidDel="00364573">
            <w:delText>la vida</w:delText>
          </w:r>
        </w:del>
      </w:ins>
      <w:ins w:id="9499" w:author="IO" w:date="2011-07-22T18:38:00Z">
        <w:r w:rsidR="00364573">
          <w:t>el espacio aéreo</w:t>
        </w:r>
      </w:ins>
      <w:ins w:id="9500" w:author="Orion" w:date="2011-07-11T13:46:00Z">
        <w:r w:rsidR="004A63FA" w:rsidRPr="00364573">
          <w:t xml:space="preserve"> real hay zonas </w:t>
        </w:r>
        <w:del w:id="9501" w:author="IO" w:date="2011-07-22T18:38:00Z">
          <w:r w:rsidR="004A63FA" w:rsidRPr="00364573" w:rsidDel="00364573">
            <w:delText>por encima de las cuales el vuelo</w:delText>
          </w:r>
        </w:del>
      </w:ins>
      <w:ins w:id="9502" w:author="IO" w:date="2011-07-22T18:38:00Z">
        <w:r w:rsidR="00364573">
          <w:t>que</w:t>
        </w:r>
      </w:ins>
      <w:ins w:id="9503" w:author="Orion" w:date="2011-07-11T13:46:00Z">
        <w:r w:rsidR="004A63FA" w:rsidRPr="00364573">
          <w:t xml:space="preserve"> no est</w:t>
        </w:r>
      </w:ins>
      <w:ins w:id="9504" w:author="Orion" w:date="2011-07-11T13:47:00Z">
        <w:r w:rsidR="004A63FA" w:rsidRPr="00364573">
          <w:t>á permitido</w:t>
        </w:r>
      </w:ins>
      <w:ins w:id="9505" w:author="IO" w:date="2011-07-22T18:38:00Z">
        <w:r w:rsidR="00364573">
          <w:t xml:space="preserve"> sobrevolar</w:t>
        </w:r>
      </w:ins>
      <w:ins w:id="9506" w:author="Orion" w:date="2011-07-11T13:47:00Z">
        <w:r w:rsidR="004A63FA" w:rsidRPr="00364573">
          <w:t xml:space="preserve">. </w:t>
        </w:r>
      </w:ins>
      <w:ins w:id="9507" w:author="Orion" w:date="2011-07-11T13:49:00Z">
        <w:r w:rsidR="004A63FA" w:rsidRPr="00364573">
          <w:t xml:space="preserve">Estas zonas pueden ser zonas </w:t>
        </w:r>
      </w:ins>
      <w:ins w:id="9508" w:author="Orion" w:date="2011-07-11T13:50:00Z">
        <w:r w:rsidR="004A63FA" w:rsidRPr="00364573">
          <w:t xml:space="preserve">permanentemente </w:t>
        </w:r>
      </w:ins>
      <w:ins w:id="9509" w:author="Orion" w:date="2011-07-11T13:49:00Z">
        <w:r w:rsidR="004A63FA" w:rsidRPr="00364573">
          <w:t>restringidas</w:t>
        </w:r>
      </w:ins>
      <w:ins w:id="9510" w:author="IO" w:date="2011-07-22T18:39:00Z">
        <w:r w:rsidR="00364573">
          <w:t xml:space="preserve">, generalmente por razones de seguridad, </w:t>
        </w:r>
      </w:ins>
      <w:ins w:id="9511" w:author="Orion" w:date="2011-07-11T13:49:00Z">
        <w:del w:id="9512" w:author="IO" w:date="2011-07-22T18:39:00Z">
          <w:r w:rsidR="004A63FA" w:rsidRPr="00364573" w:rsidDel="00364573">
            <w:delText xml:space="preserve"> debido</w:delText>
          </w:r>
        </w:del>
      </w:ins>
      <w:ins w:id="9513" w:author="Orion" w:date="2011-07-11T13:47:00Z">
        <w:del w:id="9514" w:author="IO" w:date="2011-07-22T18:39:00Z">
          <w:r w:rsidR="004A63FA" w:rsidRPr="00364573" w:rsidDel="00364573">
            <w:delText xml:space="preserve"> </w:delText>
          </w:r>
        </w:del>
      </w:ins>
      <w:ins w:id="9515" w:author="Orion" w:date="2011-07-11T13:48:00Z">
        <w:del w:id="9516" w:author="IO" w:date="2011-07-22T18:39:00Z">
          <w:r w:rsidR="004A63FA" w:rsidRPr="00364573" w:rsidDel="00364573">
            <w:delText>a la existencia de</w:delText>
          </w:r>
        </w:del>
      </w:ins>
      <w:ins w:id="9517" w:author="Orion" w:date="2011-07-11T13:47:00Z">
        <w:del w:id="9518" w:author="IO" w:date="2011-07-22T18:39:00Z">
          <w:r w:rsidR="004A63FA" w:rsidRPr="00364573" w:rsidDel="00364573">
            <w:delText xml:space="preserve"> mont</w:delText>
          </w:r>
        </w:del>
      </w:ins>
      <w:ins w:id="9519" w:author="Orion" w:date="2011-07-11T13:48:00Z">
        <w:del w:id="9520" w:author="IO" w:date="2011-07-22T18:39:00Z">
          <w:r w:rsidR="004A63FA" w:rsidRPr="00364573" w:rsidDel="00364573">
            <w:delText>a</w:delText>
          </w:r>
        </w:del>
      </w:ins>
      <w:ins w:id="9521" w:author="Orion" w:date="2011-07-11T13:47:00Z">
        <w:del w:id="9522" w:author="IO" w:date="2011-07-22T18:39:00Z">
          <w:r w:rsidR="004A63FA" w:rsidRPr="00364573" w:rsidDel="00364573">
            <w:delText>ñas elevadas</w:delText>
          </w:r>
        </w:del>
      </w:ins>
      <w:ins w:id="9523" w:author="Orion" w:date="2011-07-11T13:50:00Z">
        <w:del w:id="9524" w:author="IO" w:date="2011-07-22T18:39:00Z">
          <w:r w:rsidR="004A63FA" w:rsidRPr="00364573" w:rsidDel="00364573">
            <w:delText>,</w:delText>
          </w:r>
        </w:del>
      </w:ins>
      <w:ins w:id="9525" w:author="Orion" w:date="2011-07-11T13:48:00Z">
        <w:del w:id="9526" w:author="IO" w:date="2011-07-22T18:39:00Z">
          <w:r w:rsidR="004A63FA" w:rsidRPr="00364573" w:rsidDel="00364573">
            <w:delText xml:space="preserve"> zonas muy pobladas</w:delText>
          </w:r>
        </w:del>
      </w:ins>
      <w:ins w:id="9527" w:author="Orion" w:date="2011-07-11T13:51:00Z">
        <w:del w:id="9528" w:author="IO" w:date="2011-07-22T18:39:00Z">
          <w:r w:rsidR="004A63FA" w:rsidRPr="00364573" w:rsidDel="00364573">
            <w:delText>,</w:delText>
          </w:r>
        </w:del>
      </w:ins>
      <w:ins w:id="9529" w:author="Orion" w:date="2011-07-11T13:50:00Z">
        <w:del w:id="9530" w:author="IO" w:date="2011-07-22T18:39:00Z">
          <w:r w:rsidR="004A63FA" w:rsidRPr="00364573" w:rsidDel="00364573">
            <w:delText xml:space="preserve"> fabricas </w:delText>
          </w:r>
        </w:del>
      </w:ins>
      <w:ins w:id="9531" w:author="Orion" w:date="2011-07-11T13:51:00Z">
        <w:del w:id="9532" w:author="IO" w:date="2011-07-22T18:39:00Z">
          <w:r w:rsidR="004A63FA" w:rsidRPr="00364573" w:rsidDel="00364573">
            <w:delText>con material explosivo, etc</w:delText>
          </w:r>
        </w:del>
      </w:ins>
      <w:ins w:id="9533" w:author="Orion" w:date="2011-07-11T13:50:00Z">
        <w:del w:id="9534" w:author="IO" w:date="2011-07-22T18:39:00Z">
          <w:r w:rsidR="004A63FA" w:rsidRPr="00364573" w:rsidDel="00364573">
            <w:delText xml:space="preserve">, </w:delText>
          </w:r>
        </w:del>
        <w:r w:rsidR="004A63FA" w:rsidRPr="00364573">
          <w:t xml:space="preserve">o </w:t>
        </w:r>
        <w:del w:id="9535" w:author="IO" w:date="2011-07-22T18:39:00Z">
          <w:r w:rsidR="004A63FA" w:rsidRPr="00364573" w:rsidDel="00364573">
            <w:delText xml:space="preserve">zonas </w:delText>
          </w:r>
        </w:del>
        <w:r w:rsidR="004A63FA" w:rsidRPr="00364573">
          <w:t>temporalmente</w:t>
        </w:r>
      </w:ins>
      <w:ins w:id="9536" w:author="IO" w:date="2011-07-22T18:39:00Z">
        <w:r w:rsidR="00364573">
          <w:t xml:space="preserve">, por ejemplo </w:t>
        </w:r>
      </w:ins>
      <w:ins w:id="9537" w:author="Orion" w:date="2011-07-11T13:50:00Z">
        <w:del w:id="9538" w:author="IO" w:date="2011-07-22T18:39:00Z">
          <w:r w:rsidR="004A63FA" w:rsidRPr="00364573" w:rsidDel="00364573">
            <w:delText xml:space="preserve"> restringidas </w:delText>
          </w:r>
        </w:del>
        <w:r w:rsidR="004A63FA" w:rsidRPr="00364573">
          <w:t>debido a incendios</w:t>
        </w:r>
      </w:ins>
      <w:ins w:id="9539" w:author="IO" w:date="2011-07-22T18:39:00Z">
        <w:r w:rsidR="00364573">
          <w:t xml:space="preserve"> o</w:t>
        </w:r>
      </w:ins>
      <w:ins w:id="9540" w:author="Orion" w:date="2011-07-11T13:50:00Z">
        <w:del w:id="9541" w:author="IO" w:date="2011-07-22T18:39:00Z">
          <w:r w:rsidR="004A63FA" w:rsidRPr="00364573" w:rsidDel="00364573">
            <w:delText>,</w:delText>
          </w:r>
        </w:del>
        <w:r w:rsidR="004A63FA" w:rsidRPr="00364573">
          <w:t xml:space="preserve"> nubes volcánicas</w:t>
        </w:r>
        <w:del w:id="9542" w:author="IO" w:date="2011-07-22T18:39:00Z">
          <w:r w:rsidR="004A63FA" w:rsidRPr="00364573" w:rsidDel="00364573">
            <w:delText>, etc</w:delText>
          </w:r>
        </w:del>
        <w:r w:rsidR="004A63FA" w:rsidRPr="00364573">
          <w:t>.</w:t>
        </w:r>
      </w:ins>
    </w:p>
    <w:p w14:paraId="3020571F" w14:textId="6C1EBA72" w:rsidR="00364573" w:rsidRPr="00364573" w:rsidRDefault="00364573">
      <w:pPr>
        <w:pStyle w:val="ListParagraph"/>
        <w:numPr>
          <w:ilvl w:val="0"/>
          <w:numId w:val="41"/>
        </w:numPr>
        <w:spacing w:before="120" w:after="120"/>
        <w:ind w:left="641" w:hanging="357"/>
        <w:jc w:val="both"/>
        <w:rPr>
          <w:ins w:id="9543" w:author="Orion" w:date="2011-07-11T13:52:00Z"/>
        </w:rPr>
        <w:pPrChange w:id="9544" w:author="IO" w:date="2011-07-22T12:31:00Z">
          <w:pPr/>
        </w:pPrChange>
      </w:pPr>
      <w:ins w:id="9545" w:author="IO" w:date="2011-07-22T18:39:00Z">
        <w:r>
          <w:rPr>
            <w:i/>
          </w:rPr>
          <w:t>Orografía</w:t>
        </w:r>
        <w:r w:rsidRPr="00364573">
          <w:rPr>
            <w:rPrChange w:id="9546" w:author="IO" w:date="2011-07-22T18:39:00Z">
              <w:rPr>
                <w:i/>
              </w:rPr>
            </w:rPrChange>
          </w:rPr>
          <w:t>.</w:t>
        </w:r>
        <w:r>
          <w:t xml:space="preserve"> En la simulaci</w:t>
        </w:r>
      </w:ins>
      <w:ins w:id="9547" w:author="IO" w:date="2011-07-22T18:40:00Z">
        <w:r>
          <w:t>ón actual sólo se han considerado como obstáculos otros aviones. Sin embargo la existencia de elevaciones en el terreno también impone limitaciones al vuelo que deben ser consideradas.</w:t>
        </w:r>
      </w:ins>
    </w:p>
    <w:p w14:paraId="0716A7B3" w14:textId="2E2FB20F" w:rsidR="007704FF" w:rsidRPr="00364573" w:rsidRDefault="00A116CA">
      <w:pPr>
        <w:pStyle w:val="ListParagraph"/>
        <w:numPr>
          <w:ilvl w:val="0"/>
          <w:numId w:val="41"/>
        </w:numPr>
        <w:spacing w:before="120" w:after="120"/>
        <w:ind w:left="641" w:hanging="357"/>
        <w:jc w:val="both"/>
        <w:rPr>
          <w:ins w:id="9548" w:author="Orion" w:date="2011-07-11T15:02:00Z"/>
        </w:rPr>
        <w:pPrChange w:id="9549" w:author="IO" w:date="2011-07-22T12:31:00Z">
          <w:pPr/>
        </w:pPrChange>
      </w:pPr>
      <w:ins w:id="9550" w:author="Orion" w:date="2011-07-11T15:03:00Z">
        <w:r w:rsidRPr="00364573">
          <w:rPr>
            <w:i/>
            <w:rPrChange w:id="9551" w:author="IO" w:date="2011-07-22T18:40:00Z">
              <w:rPr/>
            </w:rPrChange>
          </w:rPr>
          <w:t>C</w:t>
        </w:r>
      </w:ins>
      <w:ins w:id="9552" w:author="Orion" w:date="2011-07-11T14:55:00Z">
        <w:r w:rsidR="000B41EC" w:rsidRPr="00364573">
          <w:rPr>
            <w:i/>
            <w:rPrChange w:id="9553" w:author="IO" w:date="2011-07-22T18:40:00Z">
              <w:rPr/>
            </w:rPrChange>
          </w:rPr>
          <w:t>ondiciones meteorológicas</w:t>
        </w:r>
        <w:r w:rsidR="000B41EC" w:rsidRPr="00364573">
          <w:t xml:space="preserve">. Las </w:t>
        </w:r>
      </w:ins>
      <w:ins w:id="9554" w:author="Orion" w:date="2011-07-11T14:56:00Z">
        <w:r w:rsidR="000B41EC" w:rsidRPr="00364573">
          <w:t xml:space="preserve">condiciones </w:t>
        </w:r>
      </w:ins>
      <w:ins w:id="9555" w:author="Orion" w:date="2011-07-11T14:57:00Z">
        <w:r w:rsidR="000B41EC" w:rsidRPr="00364573">
          <w:t>meteorológicas</w:t>
        </w:r>
      </w:ins>
      <w:ins w:id="9556" w:author="Orion" w:date="2011-07-11T15:00:00Z">
        <w:r w:rsidR="000B3651" w:rsidRPr="00364573">
          <w:t xml:space="preserve"> adversas</w:t>
        </w:r>
        <w:del w:id="9557" w:author="IO" w:date="2011-07-22T18:41:00Z">
          <w:r w:rsidR="000B3651" w:rsidRPr="00364573" w:rsidDel="00364573">
            <w:delText xml:space="preserve">, como pueden ser fuertes tormentas, vientos huracanados, etc, </w:delText>
          </w:r>
        </w:del>
      </w:ins>
      <w:ins w:id="9558" w:author="Orion" w:date="2011-07-11T14:56:00Z">
        <w:del w:id="9559" w:author="IO" w:date="2011-07-22T18:41:00Z">
          <w:r w:rsidR="000B41EC" w:rsidRPr="00364573" w:rsidDel="00364573">
            <w:delText xml:space="preserve"> tienen una gran</w:delText>
          </w:r>
        </w:del>
      </w:ins>
      <w:ins w:id="9560" w:author="Orion" w:date="2011-07-11T14:57:00Z">
        <w:del w:id="9561" w:author="IO" w:date="2011-07-22T18:41:00Z">
          <w:r w:rsidR="000B41EC" w:rsidRPr="00364573" w:rsidDel="00364573">
            <w:delText xml:space="preserve"> </w:delText>
          </w:r>
        </w:del>
      </w:ins>
      <w:ins w:id="9562" w:author="Orion" w:date="2011-07-11T14:56:00Z">
        <w:del w:id="9563" w:author="IO" w:date="2011-07-22T18:41:00Z">
          <w:r w:rsidR="000B41EC" w:rsidRPr="00364573" w:rsidDel="00364573">
            <w:delText>importancia</w:delText>
          </w:r>
        </w:del>
      </w:ins>
      <w:ins w:id="9564" w:author="IO" w:date="2011-07-22T18:41:00Z">
        <w:r w:rsidR="00364573">
          <w:t xml:space="preserve"> imponen restricciones</w:t>
        </w:r>
      </w:ins>
      <w:ins w:id="9565" w:author="Orion" w:date="2011-07-11T14:56:00Z">
        <w:r w:rsidR="000B41EC" w:rsidRPr="00364573">
          <w:t xml:space="preserve"> en la gestión del tráfico aéreo</w:t>
        </w:r>
      </w:ins>
      <w:ins w:id="9566" w:author="IO" w:date="2011-07-22T18:41:00Z">
        <w:r w:rsidR="00364573">
          <w:t>. Producen</w:t>
        </w:r>
      </w:ins>
      <w:ins w:id="9567" w:author="Orion" w:date="2011-07-11T14:56:00Z">
        <w:del w:id="9568" w:author="IO" w:date="2011-07-22T18:41:00Z">
          <w:r w:rsidR="000B41EC" w:rsidRPr="00364573" w:rsidDel="00364573">
            <w:delText xml:space="preserve"> porque pueden</w:delText>
          </w:r>
        </w:del>
      </w:ins>
      <w:ins w:id="9569" w:author="Orion" w:date="2011-07-11T14:58:00Z">
        <w:del w:id="9570" w:author="IO" w:date="2011-07-22T18:41:00Z">
          <w:r w:rsidR="000B41EC" w:rsidRPr="00364573" w:rsidDel="00364573">
            <w:delText xml:space="preserve"> generar</w:delText>
          </w:r>
        </w:del>
        <w:r w:rsidR="000B41EC" w:rsidRPr="00364573">
          <w:t xml:space="preserve"> retrasos </w:t>
        </w:r>
        <w:del w:id="9571" w:author="IO" w:date="2011-07-22T18:41:00Z">
          <w:r w:rsidR="000B41EC" w:rsidRPr="00364573" w:rsidDel="00364573">
            <w:delText>impactando</w:delText>
          </w:r>
        </w:del>
      </w:ins>
      <w:ins w:id="9572" w:author="Orion" w:date="2011-07-11T14:56:00Z">
        <w:del w:id="9573" w:author="IO" w:date="2011-07-22T18:41:00Z">
          <w:r w:rsidR="000B41EC" w:rsidRPr="00364573" w:rsidDel="00364573">
            <w:delText xml:space="preserve"> </w:delText>
          </w:r>
        </w:del>
        <w:r w:rsidR="000B41EC" w:rsidRPr="00364573">
          <w:t xml:space="preserve">en </w:t>
        </w:r>
        <w:del w:id="9574" w:author="IO" w:date="2011-07-22T18:41:00Z">
          <w:r w:rsidR="000B41EC" w:rsidRPr="00364573" w:rsidDel="00364573">
            <w:delText xml:space="preserve">la planificación de </w:delText>
          </w:r>
        </w:del>
      </w:ins>
      <w:ins w:id="9575" w:author="Orion" w:date="2011-07-11T15:01:00Z">
        <w:r w:rsidR="00D74B69" w:rsidRPr="00364573">
          <w:t xml:space="preserve">los </w:t>
        </w:r>
      </w:ins>
      <w:ins w:id="9576" w:author="Orion" w:date="2011-07-11T14:57:00Z">
        <w:r w:rsidR="000B41EC" w:rsidRPr="00364573">
          <w:t>despegues</w:t>
        </w:r>
      </w:ins>
      <w:ins w:id="9577" w:author="IO" w:date="2011-07-22T18:41:00Z">
        <w:r w:rsidR="00364573">
          <w:t xml:space="preserve"> y aterrizajes, desv</w:t>
        </w:r>
      </w:ins>
      <w:ins w:id="9578" w:author="IO" w:date="2011-07-22T18:42:00Z">
        <w:r w:rsidR="00364573">
          <w:t xml:space="preserve">ían </w:t>
        </w:r>
      </w:ins>
      <w:ins w:id="9579" w:author="Orion" w:date="2011-07-11T14:57:00Z">
        <w:del w:id="9580" w:author="IO" w:date="2011-07-22T18:42:00Z">
          <w:r w:rsidR="000B41EC" w:rsidRPr="00364573" w:rsidDel="00364573">
            <w:delText>,</w:delText>
          </w:r>
        </w:del>
      </w:ins>
      <w:ins w:id="9581" w:author="Orion" w:date="2011-07-11T15:01:00Z">
        <w:del w:id="9582" w:author="IO" w:date="2011-07-22T18:42:00Z">
          <w:r w:rsidR="00FE0101" w:rsidRPr="00364573" w:rsidDel="00364573">
            <w:delText xml:space="preserve"> de</w:delText>
          </w:r>
        </w:del>
      </w:ins>
      <w:ins w:id="9583" w:author="Orion" w:date="2011-07-11T14:57:00Z">
        <w:del w:id="9584" w:author="IO" w:date="2011-07-22T18:42:00Z">
          <w:r w:rsidR="000B41EC" w:rsidRPr="00364573" w:rsidDel="00364573">
            <w:delText xml:space="preserve"> </w:delText>
          </w:r>
        </w:del>
      </w:ins>
      <w:ins w:id="9585" w:author="Orion" w:date="2011-07-11T15:01:00Z">
        <w:del w:id="9586" w:author="IO" w:date="2011-07-22T18:42:00Z">
          <w:r w:rsidR="00D74B69" w:rsidRPr="00364573" w:rsidDel="00364573">
            <w:delText xml:space="preserve">las </w:delText>
          </w:r>
        </w:del>
      </w:ins>
      <w:ins w:id="9587" w:author="Orion" w:date="2011-07-11T14:57:00Z">
        <w:del w:id="9588" w:author="IO" w:date="2011-07-22T18:42:00Z">
          <w:r w:rsidR="000B41EC" w:rsidRPr="00364573" w:rsidDel="00364573">
            <w:delText>trayectorias de las aeronaves e incluso en los aterrizajes</w:delText>
          </w:r>
        </w:del>
      </w:ins>
      <w:ins w:id="9589" w:author="Orion" w:date="2011-07-11T15:01:00Z">
        <w:del w:id="9590" w:author="IO" w:date="2011-07-22T18:42:00Z">
          <w:r w:rsidR="00D07446" w:rsidRPr="00364573" w:rsidDel="00364573">
            <w:delText>,</w:delText>
          </w:r>
        </w:del>
      </w:ins>
      <w:ins w:id="9591" w:author="Orion" w:date="2011-07-11T14:57:00Z">
        <w:del w:id="9592" w:author="IO" w:date="2011-07-22T18:42:00Z">
          <w:r w:rsidR="000B41EC" w:rsidRPr="00364573" w:rsidDel="00364573">
            <w:delText xml:space="preserve"> </w:delText>
          </w:r>
        </w:del>
      </w:ins>
      <w:ins w:id="9593" w:author="Orion" w:date="2011-07-11T15:03:00Z">
        <w:del w:id="9594" w:author="IO" w:date="2011-07-22T18:42:00Z">
          <w:r w:rsidR="0061463C" w:rsidRPr="00364573" w:rsidDel="00364573">
            <w:delText>haciendo</w:delText>
          </w:r>
        </w:del>
      </w:ins>
      <w:ins w:id="9595" w:author="Orion" w:date="2011-07-11T15:02:00Z">
        <w:del w:id="9596" w:author="IO" w:date="2011-07-22T18:42:00Z">
          <w:r w:rsidR="0061463C" w:rsidRPr="00364573" w:rsidDel="00364573">
            <w:delText xml:space="preserve"> que los aviones tengan que aterrizar en </w:delText>
          </w:r>
        </w:del>
      </w:ins>
      <w:ins w:id="9597" w:author="Orion" w:date="2011-07-11T15:01:00Z">
        <w:del w:id="9598" w:author="IO" w:date="2011-07-22T18:42:00Z">
          <w:r w:rsidR="00D07446" w:rsidRPr="00364573" w:rsidDel="00364573">
            <w:delText>aeropuertos alternativo</w:delText>
          </w:r>
        </w:del>
      </w:ins>
      <w:ins w:id="9599" w:author="Orion" w:date="2011-07-11T15:02:00Z">
        <w:del w:id="9600" w:author="IO" w:date="2011-07-22T18:42:00Z">
          <w:r w:rsidR="0061463C" w:rsidRPr="00364573" w:rsidDel="00364573">
            <w:delText>s</w:delText>
          </w:r>
        </w:del>
      </w:ins>
      <w:ins w:id="9601" w:author="IO" w:date="2011-07-22T18:42:00Z">
        <w:r w:rsidR="00364573">
          <w:t xml:space="preserve">trayectorias y pueden cambiar las condiciones del vuelo. Por ello, un modelo completo debería contemplar los efectos de fenómenos como tormentas, </w:t>
        </w:r>
        <w:r w:rsidR="00364573" w:rsidRPr="00364573">
          <w:t xml:space="preserve">vientos </w:t>
        </w:r>
      </w:ins>
      <w:ins w:id="9602" w:author="IO" w:date="2011-07-22T18:43:00Z">
        <w:r w:rsidR="00364573">
          <w:t>y niebla</w:t>
        </w:r>
      </w:ins>
      <w:ins w:id="9603" w:author="Orion" w:date="2011-07-11T15:02:00Z">
        <w:r w:rsidR="0061463C" w:rsidRPr="00364573">
          <w:t>.</w:t>
        </w:r>
      </w:ins>
    </w:p>
    <w:p w14:paraId="642C7FD1" w14:textId="2608B2A3" w:rsidR="00D07446" w:rsidRPr="00364573" w:rsidRDefault="00A116CA">
      <w:pPr>
        <w:pStyle w:val="ListParagraph"/>
        <w:numPr>
          <w:ilvl w:val="0"/>
          <w:numId w:val="41"/>
        </w:numPr>
        <w:spacing w:before="120" w:after="120"/>
        <w:ind w:left="641" w:hanging="357"/>
        <w:jc w:val="both"/>
        <w:rPr>
          <w:ins w:id="9604" w:author="Orion" w:date="2011-07-11T15:08:00Z"/>
        </w:rPr>
        <w:pPrChange w:id="9605" w:author="IO" w:date="2011-07-22T12:31:00Z">
          <w:pPr/>
        </w:pPrChange>
      </w:pPr>
      <w:ins w:id="9606" w:author="Orion" w:date="2011-07-11T15:03:00Z">
        <w:r w:rsidRPr="00364573">
          <w:rPr>
            <w:i/>
            <w:rPrChange w:id="9607" w:author="IO" w:date="2011-07-22T18:43:00Z">
              <w:rPr>
                <w:rFonts w:cs="Times New Roman"/>
              </w:rPr>
            </w:rPrChange>
          </w:rPr>
          <w:t xml:space="preserve">Gestión </w:t>
        </w:r>
      </w:ins>
      <w:ins w:id="9608" w:author="Orion" w:date="2011-07-11T15:04:00Z">
        <w:r w:rsidRPr="00364573">
          <w:rPr>
            <w:i/>
            <w:rPrChange w:id="9609" w:author="IO" w:date="2011-07-22T18:43:00Z">
              <w:rPr>
                <w:rFonts w:cs="Times New Roman"/>
              </w:rPr>
            </w:rPrChange>
          </w:rPr>
          <w:t>de los despegues y aterrizaje</w:t>
        </w:r>
        <w:r w:rsidRPr="00364573">
          <w:t>. Una de las tareas más complejas de los controladores que trabajan en las torres de control es la g</w:t>
        </w:r>
        <w:r w:rsidRPr="00DB1818">
          <w:t xml:space="preserve">estión de las aproximaciones a los aeropuertos. </w:t>
        </w:r>
      </w:ins>
      <w:ins w:id="9610" w:author="Orion" w:date="2011-07-11T15:05:00Z">
        <w:r w:rsidRPr="00DB1818">
          <w:t>Es una tarea</w:t>
        </w:r>
      </w:ins>
      <w:ins w:id="9611" w:author="Orion" w:date="2011-07-11T15:07:00Z">
        <w:r w:rsidRPr="00DB1818">
          <w:t xml:space="preserve"> </w:t>
        </w:r>
        <w:del w:id="9612" w:author="IO" w:date="2011-07-22T18:43:00Z">
          <w:r w:rsidRPr="00DB1818" w:rsidDel="00364573">
            <w:delText>con bastante</w:delText>
          </w:r>
        </w:del>
      </w:ins>
      <w:ins w:id="9613" w:author="IO" w:date="2011-07-22T18:43:00Z">
        <w:r w:rsidR="00364573">
          <w:t xml:space="preserve">de alta </w:t>
        </w:r>
      </w:ins>
      <w:ins w:id="9614" w:author="Orion" w:date="2011-07-11T15:07:00Z">
        <w:del w:id="9615" w:author="IO" w:date="2011-07-22T18:43:00Z">
          <w:r w:rsidRPr="00364573" w:rsidDel="00364573">
            <w:delText xml:space="preserve"> </w:delText>
          </w:r>
        </w:del>
        <w:r w:rsidRPr="00364573">
          <w:t>complejidad</w:t>
        </w:r>
      </w:ins>
      <w:ins w:id="9616" w:author="Orion" w:date="2011-07-11T15:05:00Z">
        <w:r w:rsidRPr="00364573">
          <w:t xml:space="preserve"> </w:t>
        </w:r>
        <w:del w:id="9617" w:author="IO" w:date="2011-07-22T18:43:00Z">
          <w:r w:rsidRPr="00364573" w:rsidDel="00364573">
            <w:delText>que consist</w:delText>
          </w:r>
        </w:del>
      </w:ins>
      <w:ins w:id="9618" w:author="Orion" w:date="2011-07-11T15:07:00Z">
        <w:del w:id="9619" w:author="IO" w:date="2011-07-22T18:43:00Z">
          <w:r w:rsidRPr="00364573" w:rsidDel="00364573">
            <w:delText>e</w:delText>
          </w:r>
        </w:del>
      </w:ins>
      <w:ins w:id="9620" w:author="Orion" w:date="2011-07-11T15:05:00Z">
        <w:del w:id="9621" w:author="IO" w:date="2011-07-22T18:43:00Z">
          <w:r w:rsidRPr="00364573" w:rsidDel="00364573">
            <w:delText xml:space="preserve"> en</w:delText>
          </w:r>
        </w:del>
      </w:ins>
      <w:ins w:id="9622" w:author="IO" w:date="2011-07-22T18:43:00Z">
        <w:r w:rsidR="00364573">
          <w:t>donde hay que</w:t>
        </w:r>
      </w:ins>
      <w:ins w:id="9623" w:author="Orion" w:date="2011-07-11T15:05:00Z">
        <w:r w:rsidRPr="00364573">
          <w:t xml:space="preserve"> coordinar los aterrizajes y despegues entre sí</w:t>
        </w:r>
      </w:ins>
      <w:ins w:id="9624" w:author="Orion" w:date="2011-07-11T15:06:00Z">
        <w:r w:rsidRPr="00364573">
          <w:t xml:space="preserve"> haciendo uso de la</w:t>
        </w:r>
        <w:del w:id="9625" w:author="IO" w:date="2011-07-22T18:43:00Z">
          <w:r w:rsidRPr="00364573" w:rsidDel="00364573">
            <w:delText xml:space="preserve"> pista o</w:delText>
          </w:r>
        </w:del>
      </w:ins>
      <w:ins w:id="9626" w:author="IO" w:date="2011-07-22T18:43:00Z">
        <w:r w:rsidR="00364573">
          <w:t>s</w:t>
        </w:r>
      </w:ins>
      <w:ins w:id="9627" w:author="Orion" w:date="2011-07-11T15:06:00Z">
        <w:r w:rsidRPr="00364573">
          <w:t xml:space="preserve"> pistas </w:t>
        </w:r>
        <w:del w:id="9628" w:author="IO" w:date="2011-07-22T18:43:00Z">
          <w:r w:rsidRPr="00364573" w:rsidDel="00364573">
            <w:delText>que tenga</w:delText>
          </w:r>
        </w:del>
      </w:ins>
      <w:ins w:id="9629" w:author="IO" w:date="2011-07-22T18:43:00Z">
        <w:r w:rsidR="00364573">
          <w:t>disponibles en</w:t>
        </w:r>
      </w:ins>
      <w:ins w:id="9630" w:author="Orion" w:date="2011-07-11T15:06:00Z">
        <w:r w:rsidRPr="00364573">
          <w:t xml:space="preserve"> el aeropuerto</w:t>
        </w:r>
      </w:ins>
      <w:ins w:id="9631" w:author="IO" w:date="2011-07-22T18:44:00Z">
        <w:r w:rsidR="00364573">
          <w:t xml:space="preserve">. Se ha de llevar a cabo </w:t>
        </w:r>
      </w:ins>
      <w:ins w:id="9632" w:author="Orion" w:date="2011-07-11T15:07:00Z">
        <w:del w:id="9633" w:author="IO" w:date="2011-07-22T18:44:00Z">
          <w:r w:rsidRPr="00364573" w:rsidDel="00364573">
            <w:delText xml:space="preserve"> </w:delText>
          </w:r>
        </w:del>
        <w:r w:rsidRPr="00364573">
          <w:t xml:space="preserve">de </w:t>
        </w:r>
        <w:del w:id="9634" w:author="IO" w:date="2011-07-22T18:44:00Z">
          <w:r w:rsidRPr="00364573" w:rsidDel="00364573">
            <w:delText xml:space="preserve">tal </w:delText>
          </w:r>
        </w:del>
        <w:r w:rsidRPr="00364573">
          <w:t xml:space="preserve">manera que </w:t>
        </w:r>
        <w:del w:id="9635" w:author="IO" w:date="2011-07-22T18:44:00Z">
          <w:r w:rsidRPr="00364573" w:rsidDel="001C06B4">
            <w:delText xml:space="preserve">no </w:delText>
          </w:r>
        </w:del>
        <w:r w:rsidRPr="00364573">
          <w:t xml:space="preserve">se </w:t>
        </w:r>
        <w:del w:id="9636" w:author="IO" w:date="2011-07-22T18:44:00Z">
          <w:r w:rsidRPr="00364573" w:rsidDel="001C06B4">
            <w:delText xml:space="preserve">produzca ninguna colisión entre aviones y se </w:delText>
          </w:r>
        </w:del>
        <w:r w:rsidRPr="00364573">
          <w:t>respeten los tiempos</w:t>
        </w:r>
      </w:ins>
      <w:ins w:id="9637" w:author="Orion" w:date="2011-07-11T15:08:00Z">
        <w:r w:rsidRPr="00364573">
          <w:t xml:space="preserve"> y espacios</w:t>
        </w:r>
      </w:ins>
      <w:ins w:id="9638" w:author="Orion" w:date="2011-07-11T15:07:00Z">
        <w:r w:rsidRPr="00364573">
          <w:t xml:space="preserve"> de seguridad</w:t>
        </w:r>
      </w:ins>
      <w:ins w:id="9639" w:author="IO" w:date="2011-07-22T18:44:00Z">
        <w:r w:rsidR="001C06B4">
          <w:t xml:space="preserve"> y se evite cualquier colisión, pero maximizando el número de vuelos atendidos</w:t>
        </w:r>
      </w:ins>
      <w:ins w:id="9640" w:author="Orion" w:date="2011-07-11T15:08:00Z">
        <w:r w:rsidRPr="00364573">
          <w:t>.</w:t>
        </w:r>
      </w:ins>
    </w:p>
    <w:p w14:paraId="1CBC4F83" w14:textId="00524CEA" w:rsidR="00A116CA" w:rsidRDefault="007B102A">
      <w:pPr>
        <w:pStyle w:val="ListParagraph"/>
        <w:numPr>
          <w:ilvl w:val="0"/>
          <w:numId w:val="41"/>
        </w:numPr>
        <w:spacing w:before="120" w:after="120"/>
        <w:ind w:left="641" w:hanging="357"/>
        <w:jc w:val="both"/>
        <w:rPr>
          <w:ins w:id="9641" w:author="IO" w:date="2011-07-22T18:31:00Z"/>
        </w:rPr>
        <w:pPrChange w:id="9642" w:author="IO" w:date="2011-07-22T12:31:00Z">
          <w:pPr/>
        </w:pPrChange>
      </w:pPr>
      <w:ins w:id="9643" w:author="Orion" w:date="2011-07-11T15:09:00Z">
        <w:r w:rsidRPr="001C06B4">
          <w:rPr>
            <w:i/>
            <w:rPrChange w:id="9644" w:author="IO" w:date="2011-07-22T18:45:00Z">
              <w:rPr>
                <w:rFonts w:cs="Times New Roman"/>
              </w:rPr>
            </w:rPrChange>
          </w:rPr>
          <w:t>Generación</w:t>
        </w:r>
      </w:ins>
      <w:ins w:id="9645" w:author="Orion" w:date="2011-07-11T15:08:00Z">
        <w:r w:rsidRPr="001C06B4">
          <w:rPr>
            <w:i/>
            <w:rPrChange w:id="9646" w:author="IO" w:date="2011-07-22T18:45:00Z">
              <w:rPr>
                <w:rFonts w:cs="Times New Roman"/>
              </w:rPr>
            </w:rPrChange>
          </w:rPr>
          <w:t xml:space="preserve"> autom</w:t>
        </w:r>
      </w:ins>
      <w:ins w:id="9647" w:author="Orion" w:date="2011-07-11T15:09:00Z">
        <w:r w:rsidRPr="001C06B4">
          <w:rPr>
            <w:i/>
            <w:rPrChange w:id="9648" w:author="IO" w:date="2011-07-22T18:45:00Z">
              <w:rPr>
                <w:rFonts w:cs="Times New Roman"/>
              </w:rPr>
            </w:rPrChange>
          </w:rPr>
          <w:t>ática de los planes de vuelo</w:t>
        </w:r>
        <w:r w:rsidRPr="001C06B4">
          <w:t xml:space="preserve">. </w:t>
        </w:r>
        <w:del w:id="9649" w:author="IO" w:date="2011-07-22T18:45:00Z">
          <w:r w:rsidRPr="001C06B4" w:rsidDel="001C06B4">
            <w:delText xml:space="preserve">Actualmente </w:delText>
          </w:r>
          <w:r w:rsidR="005454AF" w:rsidRPr="001C06B4" w:rsidDel="001C06B4">
            <w:delText>en e</w:delText>
          </w:r>
        </w:del>
      </w:ins>
      <w:ins w:id="9650" w:author="Orion" w:date="2011-07-11T15:12:00Z">
        <w:del w:id="9651" w:author="IO" w:date="2011-07-22T18:45:00Z">
          <w:r w:rsidR="005454AF" w:rsidRPr="001C06B4" w:rsidDel="001C06B4">
            <w:delText xml:space="preserve">ste trabajo </w:delText>
          </w:r>
        </w:del>
      </w:ins>
      <w:ins w:id="9652" w:author="Orion" w:date="2011-07-11T15:09:00Z">
        <w:del w:id="9653" w:author="IO" w:date="2011-07-22T18:45:00Z">
          <w:r w:rsidRPr="001C06B4" w:rsidDel="001C06B4">
            <w:delText>se est</w:delText>
          </w:r>
          <w:r w:rsidR="005454AF" w:rsidRPr="001C06B4" w:rsidDel="001C06B4">
            <w:delText>á</w:delText>
          </w:r>
        </w:del>
      </w:ins>
      <w:ins w:id="9654" w:author="Orion" w:date="2011-07-11T15:13:00Z">
        <w:del w:id="9655" w:author="IO" w:date="2011-07-22T18:45:00Z">
          <w:r w:rsidR="005454AF" w:rsidRPr="001C06B4" w:rsidDel="001C06B4">
            <w:delText xml:space="preserve">n </w:delText>
          </w:r>
        </w:del>
      </w:ins>
      <w:ins w:id="9656" w:author="Orion" w:date="2011-07-11T15:09:00Z">
        <w:del w:id="9657" w:author="IO" w:date="2011-07-22T18:45:00Z">
          <w:r w:rsidRPr="001C06B4" w:rsidDel="001C06B4">
            <w:delText xml:space="preserve">configurando los planes de vuelo </w:delText>
          </w:r>
        </w:del>
      </w:ins>
      <w:ins w:id="9658" w:author="Orion" w:date="2011-07-11T15:13:00Z">
        <w:del w:id="9659" w:author="IO" w:date="2011-07-22T18:45:00Z">
          <w:r w:rsidR="005454AF" w:rsidRPr="001C06B4" w:rsidDel="001C06B4">
            <w:delText xml:space="preserve">manualmente </w:delText>
          </w:r>
        </w:del>
      </w:ins>
      <w:ins w:id="9660" w:author="Orion" w:date="2011-07-11T15:09:00Z">
        <w:del w:id="9661" w:author="IO" w:date="2011-07-22T18:45:00Z">
          <w:r w:rsidRPr="001C06B4" w:rsidDel="001C06B4">
            <w:delText xml:space="preserve">mediante un fichero xml. En la realidad </w:delText>
          </w:r>
        </w:del>
      </w:ins>
      <w:ins w:id="9662" w:author="Orion" w:date="2011-07-11T15:10:00Z">
        <w:del w:id="9663" w:author="IO" w:date="2011-07-22T18:45:00Z">
          <w:r w:rsidRPr="001C06B4" w:rsidDel="001C06B4">
            <w:delText>l</w:delText>
          </w:r>
        </w:del>
      </w:ins>
      <w:ins w:id="9664" w:author="IO" w:date="2011-07-22T18:45:00Z">
        <w:r w:rsidR="001C06B4">
          <w:t>L</w:t>
        </w:r>
      </w:ins>
      <w:ins w:id="9665" w:author="Orion" w:date="2011-07-11T15:10:00Z">
        <w:r w:rsidRPr="001C06B4">
          <w:t xml:space="preserve">as compañías aéreas disponen de </w:t>
        </w:r>
      </w:ins>
      <w:ins w:id="9666" w:author="Orion" w:date="2011-07-11T15:09:00Z">
        <w:r w:rsidRPr="001C06B4">
          <w:t>aplicaciones que se encargan de gestionar y generar autom</w:t>
        </w:r>
      </w:ins>
      <w:ins w:id="9667" w:author="Orion" w:date="2011-07-11T15:11:00Z">
        <w:r w:rsidRPr="001C06B4">
          <w:t xml:space="preserve">áticamente </w:t>
        </w:r>
        <w:del w:id="9668" w:author="IO" w:date="2011-07-22T18:45:00Z">
          <w:r w:rsidRPr="001C06B4" w:rsidDel="001C06B4">
            <w:delText>cada uno de los</w:delText>
          </w:r>
        </w:del>
      </w:ins>
      <w:ins w:id="9669" w:author="IO" w:date="2011-07-22T18:45:00Z">
        <w:r w:rsidR="001C06B4">
          <w:t>sus</w:t>
        </w:r>
      </w:ins>
      <w:ins w:id="9670" w:author="Orion" w:date="2011-07-11T15:11:00Z">
        <w:r w:rsidRPr="001C06B4">
          <w:t xml:space="preserve"> planes de vuelo</w:t>
        </w:r>
      </w:ins>
      <w:ins w:id="9671" w:author="IO" w:date="2011-07-22T18:45:00Z">
        <w:r w:rsidR="001C06B4">
          <w:t xml:space="preserve"> atendiendo a diversas restricciones y criterios de optimización.</w:t>
        </w:r>
      </w:ins>
      <w:ins w:id="9672" w:author="Orion" w:date="2011-07-11T15:11:00Z">
        <w:del w:id="9673" w:author="IO" w:date="2011-07-22T18:45:00Z">
          <w:r w:rsidRPr="001C06B4" w:rsidDel="001C06B4">
            <w:delText xml:space="preserve"> para sus pilotos de tal manera que</w:delText>
          </w:r>
        </w:del>
      </w:ins>
      <w:ins w:id="9674" w:author="Orion" w:date="2011-07-11T15:09:00Z">
        <w:del w:id="9675" w:author="IO" w:date="2011-07-22T18:45:00Z">
          <w:r w:rsidRPr="001C06B4" w:rsidDel="001C06B4">
            <w:delText xml:space="preserve"> no haya solapamientos y </w:delText>
          </w:r>
        </w:del>
      </w:ins>
      <w:ins w:id="9676" w:author="Orion" w:date="2011-07-11T15:12:00Z">
        <w:del w:id="9677" w:author="IO" w:date="2011-07-22T18:45:00Z">
          <w:r w:rsidRPr="001C06B4" w:rsidDel="001C06B4">
            <w:delText xml:space="preserve">se </w:delText>
          </w:r>
        </w:del>
      </w:ins>
      <w:ins w:id="9678" w:author="Orion" w:date="2011-07-11T15:09:00Z">
        <w:del w:id="9679" w:author="IO" w:date="2011-07-22T18:45:00Z">
          <w:r w:rsidRPr="001C06B4" w:rsidDel="001C06B4">
            <w:lastRenderedPageBreak/>
            <w:delText>redu</w:delText>
          </w:r>
        </w:del>
      </w:ins>
      <w:ins w:id="9680" w:author="Orion" w:date="2011-07-11T15:12:00Z">
        <w:del w:id="9681" w:author="IO" w:date="2011-07-22T18:45:00Z">
          <w:r w:rsidRPr="001C06B4" w:rsidDel="001C06B4">
            <w:delText>zcan</w:delText>
          </w:r>
        </w:del>
      </w:ins>
      <w:ins w:id="9682" w:author="Orion" w:date="2011-07-11T15:09:00Z">
        <w:del w:id="9683" w:author="IO" w:date="2011-07-22T18:45:00Z">
          <w:r w:rsidRPr="001C06B4" w:rsidDel="001C06B4">
            <w:delText xml:space="preserve"> los riesgos de conflicto</w:delText>
          </w:r>
        </w:del>
      </w:ins>
      <w:ins w:id="9684" w:author="Orion" w:date="2011-07-11T15:12:00Z">
        <w:del w:id="9685" w:author="IO" w:date="2011-07-22T18:45:00Z">
          <w:r w:rsidRPr="001C06B4" w:rsidDel="001C06B4">
            <w:delText xml:space="preserve"> entre aviones.</w:delText>
          </w:r>
        </w:del>
      </w:ins>
      <w:ins w:id="9686" w:author="IO" w:date="2011-07-22T18:45:00Z">
        <w:r w:rsidR="001C06B4">
          <w:t xml:space="preserve"> Considerar esta planificaci</w:t>
        </w:r>
      </w:ins>
      <w:ins w:id="9687" w:author="IO" w:date="2011-07-22T18:46:00Z">
        <w:r w:rsidR="001C06B4">
          <w:t>ón en la simulación puede ayudar a detectar conflictos entre las necesidades de las compañías y los gestores de los aeropuertos, así como oportunidades de optimización.</w:t>
        </w:r>
      </w:ins>
    </w:p>
    <w:p w14:paraId="093F3283" w14:textId="58817759" w:rsidR="00E639D6" w:rsidRPr="00E639D6" w:rsidDel="00E639D6" w:rsidRDefault="00E639D6">
      <w:pPr>
        <w:pStyle w:val="ListParagraph"/>
        <w:numPr>
          <w:ilvl w:val="0"/>
          <w:numId w:val="41"/>
        </w:numPr>
        <w:spacing w:before="120" w:after="120"/>
        <w:ind w:left="641" w:hanging="357"/>
        <w:jc w:val="both"/>
        <w:rPr>
          <w:ins w:id="9688" w:author="Orion" w:date="2011-07-11T15:02:00Z"/>
          <w:del w:id="9689" w:author="IO" w:date="2011-07-22T18:31:00Z"/>
        </w:rPr>
        <w:pPrChange w:id="9690" w:author="IO" w:date="2011-07-22T12:31:00Z">
          <w:pPr/>
        </w:pPrChange>
      </w:pPr>
    </w:p>
    <w:p w14:paraId="6F48BA0B" w14:textId="77777777" w:rsidR="00E639D6" w:rsidRDefault="001D4363">
      <w:pPr>
        <w:widowControl/>
        <w:suppressAutoHyphens w:val="0"/>
        <w:rPr>
          <w:ins w:id="9691" w:author="IO" w:date="2011-07-22T18:31:00Z"/>
          <w:rFonts w:cs="Times New Roman"/>
        </w:rPr>
        <w:sectPr w:rsidR="00E639D6" w:rsidSect="009143CB">
          <w:type w:val="oddPage"/>
          <w:pgSz w:w="11906" w:h="16838"/>
          <w:pgMar w:top="1134" w:right="1134" w:bottom="1134" w:left="1134" w:header="720" w:footer="720" w:gutter="0"/>
          <w:cols w:space="720"/>
          <w:docGrid w:linePitch="360"/>
        </w:sectPr>
      </w:pPr>
      <w:ins w:id="9692" w:author="Orion" w:date="2011-07-11T15:14:00Z">
        <w:del w:id="9693" w:author="IO" w:date="2011-07-22T18:31:00Z">
          <w:r w:rsidDel="00E639D6">
            <w:rPr>
              <w:rFonts w:cs="Times New Roman"/>
            </w:rPr>
            <w:br w:type="page"/>
          </w:r>
        </w:del>
      </w:ins>
    </w:p>
    <w:p w14:paraId="70FC80C2" w14:textId="54163B92" w:rsidR="001D4363" w:rsidDel="00E639D6" w:rsidRDefault="001D4363">
      <w:pPr>
        <w:widowControl/>
        <w:suppressAutoHyphens w:val="0"/>
        <w:rPr>
          <w:ins w:id="9694" w:author="Orion" w:date="2011-07-11T15:14:00Z"/>
          <w:del w:id="9695" w:author="IO" w:date="2011-07-22T18:31:00Z"/>
          <w:rFonts w:cs="Times New Roman"/>
        </w:rPr>
      </w:pPr>
    </w:p>
    <w:bookmarkStart w:id="9696" w:name="firstHeading" w:displacedByCustomXml="next"/>
    <w:bookmarkEnd w:id="9696" w:displacedByCustomXml="next"/>
    <w:customXmlInsRangeStart w:id="9697" w:author="Orion" w:date="2011-04-06T18:33:00Z"/>
    <w:sdt>
      <w:sdtPr>
        <w:rPr>
          <w:rFonts w:cs="Times New Roman"/>
          <w:b/>
          <w:bCs/>
          <w:szCs w:val="21"/>
        </w:rPr>
        <w:id w:val="999621430"/>
        <w:docPartObj>
          <w:docPartGallery w:val="Bibliographies"/>
          <w:docPartUnique/>
        </w:docPartObj>
      </w:sdtPr>
      <w:sdtEndPr>
        <w:rPr>
          <w:rFonts w:cs="Mangal"/>
          <w:b w:val="0"/>
          <w:bCs w:val="0"/>
        </w:rPr>
      </w:sdtEndPr>
      <w:sdtContent>
        <w:customXmlInsRangeEnd w:id="9697"/>
        <w:p w14:paraId="41F4A2BF" w14:textId="4A804F8B" w:rsidR="00B946E5" w:rsidRPr="006B1111" w:rsidRDefault="00B946E5">
          <w:pPr>
            <w:rPr>
              <w:ins w:id="9698" w:author="Orion" w:date="2011-04-06T18:33:00Z"/>
              <w:sz w:val="52"/>
              <w:szCs w:val="52"/>
              <w:lang w:val="en-US"/>
              <w:rPrChange w:id="9699" w:author="IO" w:date="2011-07-22T13:10:00Z">
                <w:rPr>
                  <w:ins w:id="9700" w:author="Orion" w:date="2011-04-06T18:33:00Z"/>
                  <w:rFonts w:cs="Times New Roman"/>
                </w:rPr>
              </w:rPrChange>
            </w:rPr>
            <w:pPrChange w:id="9701" w:author="Orion" w:date="2011-07-11T15:14:00Z">
              <w:pPr>
                <w:pStyle w:val="Heading1"/>
              </w:pPr>
            </w:pPrChange>
          </w:pPr>
          <w:proofErr w:type="spellStart"/>
          <w:ins w:id="9702" w:author="Orion" w:date="2011-04-06T18:33:00Z">
            <w:r w:rsidRPr="006B1111">
              <w:rPr>
                <w:bCs/>
                <w:sz w:val="52"/>
                <w:szCs w:val="52"/>
                <w:lang w:val="en-US"/>
                <w:rPrChange w:id="9703" w:author="IO" w:date="2011-07-22T13:10:00Z">
                  <w:rPr/>
                </w:rPrChange>
              </w:rPr>
              <w:t>Bibliogra</w:t>
            </w:r>
          </w:ins>
          <w:ins w:id="9704" w:author="Orion" w:date="2011-05-04T19:48:00Z">
            <w:r w:rsidR="00C038CA" w:rsidRPr="006B1111">
              <w:rPr>
                <w:bCs/>
                <w:sz w:val="52"/>
                <w:szCs w:val="52"/>
                <w:lang w:val="en-US"/>
                <w:rPrChange w:id="9705" w:author="IO" w:date="2011-07-22T13:10:00Z">
                  <w:rPr>
                    <w:rFonts w:cs="Times New Roman"/>
                    <w:lang w:val="en-US"/>
                  </w:rPr>
                </w:rPrChange>
              </w:rPr>
              <w:t>fía</w:t>
            </w:r>
          </w:ins>
          <w:proofErr w:type="spellEnd"/>
        </w:p>
        <w:customXmlInsRangeStart w:id="9706" w:author="Orion" w:date="2011-04-06T18:33:00Z"/>
        <w:sdt>
          <w:sdtPr>
            <w:rPr>
              <w:rFonts w:cs="Times New Roman"/>
              <w:szCs w:val="24"/>
            </w:rPr>
            <w:id w:val="111145805"/>
            <w:bibliography/>
          </w:sdtPr>
          <w:sdtEndPr>
            <w:rPr>
              <w:rFonts w:cs="Mangal"/>
              <w:szCs w:val="21"/>
            </w:rPr>
          </w:sdtEndPr>
          <w:sdtContent>
            <w:customXmlInsRangeEnd w:id="9706"/>
            <w:p w14:paraId="661E9A3E" w14:textId="77777777" w:rsidR="00282451" w:rsidRDefault="00B946E5" w:rsidP="00282451">
              <w:pPr>
                <w:pStyle w:val="Bibliography"/>
                <w:rPr>
                  <w:noProof/>
                  <w:lang w:val="en-US"/>
                </w:rPr>
              </w:pPr>
              <w:ins w:id="9707" w:author="Orion" w:date="2011-04-06T18:33:00Z">
                <w:r w:rsidRPr="00246937">
                  <w:rPr>
                    <w:rFonts w:cs="Times New Roman"/>
                  </w:rPr>
                  <w:fldChar w:fldCharType="begin"/>
                </w:r>
                <w:r w:rsidRPr="00545B0D">
                  <w:rPr>
                    <w:rFonts w:cs="Times New Roman"/>
                    <w:lang w:val="en-US"/>
                    <w:rPrChange w:id="9708" w:author="IO" w:date="2011-07-12T12:37:00Z">
                      <w:rPr>
                        <w:rFonts w:cs="Times New Roman"/>
                      </w:rPr>
                    </w:rPrChange>
                  </w:rPr>
                  <w:instrText xml:space="preserve"> BIBLIOGRAPHY </w:instrText>
                </w:r>
                <w:r w:rsidRPr="00246937">
                  <w:rPr>
                    <w:rFonts w:cs="Times New Roman"/>
                  </w:rPr>
                  <w:fldChar w:fldCharType="separate"/>
                </w:r>
              </w:ins>
              <w:r w:rsidR="00282451">
                <w:rPr>
                  <w:noProof/>
                  <w:lang w:val="en-US"/>
                </w:rPr>
                <w:t xml:space="preserve">1. </w:t>
              </w:r>
              <w:r w:rsidR="00282451">
                <w:rPr>
                  <w:b/>
                  <w:bCs/>
                  <w:noProof/>
                  <w:lang w:val="en-US"/>
                </w:rPr>
                <w:t>Eurocontrol.</w:t>
              </w:r>
              <w:r w:rsidR="00282451">
                <w:rPr>
                  <w:noProof/>
                  <w:lang w:val="en-US"/>
                </w:rPr>
                <w:t xml:space="preserve"> </w:t>
              </w:r>
              <w:r w:rsidR="00282451">
                <w:rPr>
                  <w:i/>
                  <w:iCs/>
                  <w:noProof/>
                  <w:lang w:val="en-US"/>
                </w:rPr>
                <w:t xml:space="preserve">A vision for European Aviation. </w:t>
              </w:r>
              <w:r w:rsidR="00282451">
                <w:rPr>
                  <w:noProof/>
                  <w:lang w:val="en-US"/>
                </w:rPr>
                <w:t>s.l. : Newdesk Communications Ltd., 2005.</w:t>
              </w:r>
            </w:p>
            <w:p w14:paraId="3F1028A5" w14:textId="77777777" w:rsidR="00282451" w:rsidRDefault="00282451" w:rsidP="00282451">
              <w:pPr>
                <w:pStyle w:val="Bibliography"/>
                <w:rPr>
                  <w:noProof/>
                  <w:lang w:val="en-US"/>
                </w:rPr>
              </w:pPr>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p>
            <w:p w14:paraId="69F41FE6" w14:textId="77777777" w:rsidR="00282451" w:rsidRDefault="00282451" w:rsidP="00282451">
              <w:pPr>
                <w:pStyle w:val="Bibliography"/>
                <w:rPr>
                  <w:noProof/>
                  <w:lang w:val="en-US"/>
                </w:rPr>
              </w:pPr>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p>
            <w:p w14:paraId="5578B237" w14:textId="77777777" w:rsidR="00282451" w:rsidRDefault="00282451" w:rsidP="00282451">
              <w:pPr>
                <w:pStyle w:val="Bibliography"/>
                <w:rPr>
                  <w:noProof/>
                  <w:lang w:val="en-US"/>
                </w:rPr>
              </w:pPr>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p>
            <w:p w14:paraId="1259C4E5" w14:textId="77777777" w:rsidR="00282451" w:rsidRDefault="00282451" w:rsidP="00282451">
              <w:pPr>
                <w:pStyle w:val="Bibliography"/>
                <w:rPr>
                  <w:noProof/>
                  <w:lang w:val="en-US"/>
                </w:rPr>
              </w:pPr>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p>
            <w:p w14:paraId="18E341A9" w14:textId="77777777" w:rsidR="00282451" w:rsidRDefault="00282451" w:rsidP="00282451">
              <w:pPr>
                <w:pStyle w:val="Bibliography"/>
                <w:rPr>
                  <w:noProof/>
                  <w:lang w:val="en-US"/>
                </w:rPr>
              </w:pPr>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p>
            <w:p w14:paraId="615ABA46" w14:textId="77777777" w:rsidR="00282451" w:rsidRDefault="00282451" w:rsidP="00282451">
              <w:pPr>
                <w:pStyle w:val="Bibliography"/>
                <w:rPr>
                  <w:noProof/>
                  <w:lang w:val="en-US"/>
                </w:rPr>
              </w:pPr>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p>
            <w:p w14:paraId="70A8ED03" w14:textId="77777777" w:rsidR="00282451" w:rsidRDefault="00282451" w:rsidP="00282451">
              <w:pPr>
                <w:pStyle w:val="Bibliography"/>
                <w:rPr>
                  <w:noProof/>
                  <w:lang w:val="en-US"/>
                </w:rPr>
              </w:pPr>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p>
            <w:p w14:paraId="1B998746" w14:textId="77777777" w:rsidR="00282451" w:rsidRDefault="00282451" w:rsidP="00282451">
              <w:pPr>
                <w:pStyle w:val="Bibliography"/>
                <w:rPr>
                  <w:noProof/>
                  <w:lang w:val="en-US"/>
                </w:rPr>
              </w:pPr>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p>
            <w:p w14:paraId="6BE75395" w14:textId="77777777" w:rsidR="00282451" w:rsidRDefault="00282451" w:rsidP="00282451">
              <w:pPr>
                <w:pStyle w:val="Bibliography"/>
                <w:rPr>
                  <w:noProof/>
                  <w:lang w:val="en-US"/>
                </w:rPr>
              </w:pPr>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p>
            <w:p w14:paraId="247E5C17" w14:textId="77777777" w:rsidR="00282451" w:rsidRPr="00282451" w:rsidRDefault="00282451" w:rsidP="00282451">
              <w:pPr>
                <w:pStyle w:val="Bibliography"/>
                <w:rPr>
                  <w:noProof/>
                  <w:rPrChange w:id="9709" w:author="Orion" w:date="2011-07-28T17:42:00Z">
                    <w:rPr>
                      <w:noProof/>
                      <w:lang w:val="en-US"/>
                    </w:rPr>
                  </w:rPrChange>
                </w:rPr>
              </w:pPr>
              <w:r>
                <w:rPr>
                  <w:noProof/>
                  <w:lang w:val="en-US"/>
                </w:rPr>
                <w:t xml:space="preserve">11. </w:t>
              </w:r>
              <w:r>
                <w:rPr>
                  <w:i/>
                  <w:iCs/>
                  <w:noProof/>
                  <w:lang w:val="en-US"/>
                </w:rPr>
                <w:t xml:space="preserve">FACET: Future ATM Concepts Evaluation Tool. </w:t>
              </w:r>
              <w:r w:rsidRPr="00282451">
                <w:rPr>
                  <w:b/>
                  <w:bCs/>
                  <w:noProof/>
                  <w:rPrChange w:id="9710" w:author="Orion" w:date="2011-07-28T17:42:00Z">
                    <w:rPr>
                      <w:b/>
                      <w:bCs/>
                      <w:noProof/>
                      <w:lang w:val="en-US"/>
                    </w:rPr>
                  </w:rPrChange>
                </w:rPr>
                <w:t>Bilimoria, K.</w:t>
              </w:r>
              <w:r w:rsidRPr="00282451">
                <w:rPr>
                  <w:noProof/>
                  <w:rPrChange w:id="9711" w:author="Orion" w:date="2011-07-28T17:42:00Z">
                    <w:rPr>
                      <w:noProof/>
                      <w:lang w:val="en-US"/>
                    </w:rPr>
                  </w:rPrChange>
                </w:rPr>
                <w:t xml:space="preserve"> Napoli, Italy : s.n., 2000. 3rd USA/Europe ATM 2001 R&amp;D Seminar.</w:t>
              </w:r>
            </w:p>
            <w:p w14:paraId="1E9F93A2" w14:textId="77777777" w:rsidR="00282451" w:rsidRDefault="00282451" w:rsidP="00282451">
              <w:pPr>
                <w:pStyle w:val="Bibliography"/>
                <w:rPr>
                  <w:noProof/>
                  <w:lang w:val="en-US"/>
                </w:rPr>
              </w:pPr>
              <w:r w:rsidRPr="00282451">
                <w:rPr>
                  <w:noProof/>
                  <w:rPrChange w:id="9712" w:author="Orion" w:date="2011-07-28T17:42:00Z">
                    <w:rPr>
                      <w:noProof/>
                      <w:lang w:val="en-US"/>
                    </w:rPr>
                  </w:rPrChange>
                </w:rPr>
                <w:t xml:space="preserve">12. </w:t>
              </w:r>
              <w:r w:rsidRPr="00282451">
                <w:rPr>
                  <w:b/>
                  <w:bCs/>
                  <w:noProof/>
                  <w:rPrChange w:id="9713" w:author="Orion" w:date="2011-07-28T17:42:00Z">
                    <w:rPr>
                      <w:b/>
                      <w:bCs/>
                      <w:noProof/>
                      <w:lang w:val="en-US"/>
                    </w:rPr>
                  </w:rPrChange>
                </w:rPr>
                <w:t>Wolfe, S.R., et al., et al.</w:t>
              </w:r>
              <w:r w:rsidRPr="00282451">
                <w:rPr>
                  <w:noProof/>
                  <w:rPrChange w:id="9714" w:author="Orion" w:date="2011-07-28T17:42: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p>
            <w:p w14:paraId="6AEF66F2" w14:textId="77777777" w:rsidR="00282451" w:rsidRDefault="00282451" w:rsidP="00282451">
              <w:pPr>
                <w:pStyle w:val="Bibliography"/>
                <w:rPr>
                  <w:noProof/>
                  <w:lang w:val="en-US"/>
                </w:rPr>
              </w:pPr>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p>
            <w:p w14:paraId="7D4D3B7C" w14:textId="77777777" w:rsidR="00282451" w:rsidRDefault="00282451" w:rsidP="00282451">
              <w:pPr>
                <w:pStyle w:val="Bibliography"/>
                <w:rPr>
                  <w:noProof/>
                  <w:lang w:val="en-US"/>
                </w:rPr>
              </w:pPr>
              <w:r>
                <w:rPr>
                  <w:noProof/>
                  <w:lang w:val="en-US"/>
                </w:rPr>
                <w:t xml:space="preserve">14. </w:t>
              </w:r>
              <w:r>
                <w:rPr>
                  <w:i/>
                  <w:iCs/>
                  <w:noProof/>
                  <w:lang w:val="en-US"/>
                </w:rPr>
                <w:t xml:space="preserve">Human performance models of pilot behaviour. </w:t>
              </w:r>
              <w:r w:rsidRPr="00282451">
                <w:rPr>
                  <w:b/>
                  <w:bCs/>
                  <w:noProof/>
                  <w:rPrChange w:id="9715" w:author="Orion" w:date="2011-07-28T17:42:00Z">
                    <w:rPr>
                      <w:b/>
                      <w:bCs/>
                      <w:noProof/>
                      <w:lang w:val="en-US"/>
                    </w:rPr>
                  </w:rPrChange>
                </w:rPr>
                <w:t>Foyle, D.C., et al., et al.</w:t>
              </w:r>
              <w:r w:rsidRPr="00282451">
                <w:rPr>
                  <w:noProof/>
                  <w:rPrChange w:id="9716" w:author="Orion" w:date="2011-07-28T17:42:00Z">
                    <w:rPr>
                      <w:noProof/>
                      <w:lang w:val="en-US"/>
                    </w:rPr>
                  </w:rPrChange>
                </w:rPr>
                <w:t xml:space="preserve"> </w:t>
              </w:r>
              <w:r>
                <w:rPr>
                  <w:noProof/>
                  <w:lang w:val="en-US"/>
                </w:rPr>
                <w:t>Santa Monica, CA : s.n., 2005. The Human Factors and Ergonomics Society 49th Annual Meeting. pp. 1109-1113.</w:t>
              </w:r>
            </w:p>
            <w:p w14:paraId="16F001B4" w14:textId="77777777" w:rsidR="00282451" w:rsidRDefault="00282451" w:rsidP="00282451">
              <w:pPr>
                <w:pStyle w:val="Bibliography"/>
                <w:rPr>
                  <w:noProof/>
                  <w:lang w:val="en-US"/>
                </w:rPr>
              </w:pPr>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p>
            <w:p w14:paraId="107E2166" w14:textId="77777777" w:rsidR="00282451" w:rsidRDefault="00282451" w:rsidP="00282451">
              <w:pPr>
                <w:pStyle w:val="Bibliography"/>
                <w:rPr>
                  <w:noProof/>
                  <w:lang w:val="en-US"/>
                </w:rPr>
              </w:pPr>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p>
            <w:p w14:paraId="51D3F2B6" w14:textId="77777777" w:rsidR="00282451" w:rsidRDefault="00282451" w:rsidP="00282451">
              <w:pPr>
                <w:pStyle w:val="Bibliography"/>
                <w:rPr>
                  <w:noProof/>
                  <w:lang w:val="en-US"/>
                </w:rPr>
              </w:pPr>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p>
            <w:p w14:paraId="4B1313D9" w14:textId="77777777" w:rsidR="00282451" w:rsidRDefault="00282451" w:rsidP="00282451">
              <w:pPr>
                <w:pStyle w:val="Bibliography"/>
                <w:rPr>
                  <w:noProof/>
                  <w:lang w:val="en-US"/>
                </w:rPr>
              </w:pPr>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p>
            <w:p w14:paraId="35ED3C9B" w14:textId="77777777" w:rsidR="00282451" w:rsidRDefault="00282451" w:rsidP="00282451">
              <w:pPr>
                <w:pStyle w:val="Bibliography"/>
                <w:rPr>
                  <w:noProof/>
                  <w:lang w:val="en-US"/>
                </w:rPr>
              </w:pPr>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p>
            <w:p w14:paraId="693AD8CD" w14:textId="77777777" w:rsidR="00282451" w:rsidRDefault="00282451" w:rsidP="00282451">
              <w:pPr>
                <w:pStyle w:val="Bibliography"/>
                <w:rPr>
                  <w:noProof/>
                  <w:lang w:val="en-US"/>
                </w:rPr>
              </w:pPr>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p>
            <w:p w14:paraId="119C3027" w14:textId="77777777" w:rsidR="00282451" w:rsidRDefault="00282451" w:rsidP="00282451">
              <w:pPr>
                <w:pStyle w:val="Bibliography"/>
                <w:rPr>
                  <w:noProof/>
                  <w:lang w:val="en-US"/>
                </w:rPr>
              </w:pPr>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p>
            <w:p w14:paraId="2FF00F6D" w14:textId="77777777" w:rsidR="00282451" w:rsidRDefault="00282451" w:rsidP="00282451">
              <w:pPr>
                <w:pStyle w:val="Bibliography"/>
                <w:rPr>
                  <w:noProof/>
                  <w:lang w:val="en-US"/>
                </w:rPr>
              </w:pPr>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p>
            <w:p w14:paraId="278C9879" w14:textId="77777777" w:rsidR="00282451" w:rsidRDefault="00282451" w:rsidP="00282451">
              <w:pPr>
                <w:pStyle w:val="Bibliography"/>
                <w:rPr>
                  <w:noProof/>
                  <w:lang w:val="en-US"/>
                </w:rPr>
              </w:pPr>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p>
            <w:p w14:paraId="57C2258F" w14:textId="77777777" w:rsidR="00282451" w:rsidRDefault="00282451" w:rsidP="00282451">
              <w:pPr>
                <w:pStyle w:val="Bibliography"/>
                <w:rPr>
                  <w:noProof/>
                  <w:lang w:val="en-US"/>
                </w:rPr>
              </w:pPr>
              <w:r>
                <w:rPr>
                  <w:noProof/>
                  <w:lang w:val="en-US"/>
                </w:rPr>
                <w:lastRenderedPageBreak/>
                <w:t xml:space="preserve">24. </w:t>
              </w:r>
              <w:r>
                <w:rPr>
                  <w:i/>
                  <w:iCs/>
                  <w:noProof/>
                  <w:lang w:val="en-US"/>
                </w:rPr>
                <w:t xml:space="preserve">Prospective Unmanned Aerial Vehicle Operations in the Future National Airspace System. </w:t>
              </w:r>
              <w:r>
                <w:rPr>
                  <w:b/>
                  <w:bCs/>
                  <w:noProof/>
                  <w:lang w:val="en-US"/>
                </w:rPr>
                <w:t>DeGarmo, M. and Nelson, G.M.</w:t>
              </w:r>
              <w:r>
                <w:rPr>
                  <w:noProof/>
                  <w:lang w:val="en-US"/>
                </w:rPr>
                <w:t xml:space="preserve"> 2004. AIAA 4th Aviation Technology, Integration and Operations (ATIO) Forum. pp. 20-23.</w:t>
              </w:r>
            </w:p>
            <w:p w14:paraId="4E27C35A" w14:textId="77777777" w:rsidR="00282451" w:rsidRPr="00282451" w:rsidRDefault="00282451" w:rsidP="00282451">
              <w:pPr>
                <w:pStyle w:val="Bibliography"/>
                <w:rPr>
                  <w:noProof/>
                  <w:rPrChange w:id="9717" w:author="Orion" w:date="2011-07-28T17:43:00Z">
                    <w:rPr>
                      <w:noProof/>
                      <w:lang w:val="en-US"/>
                    </w:rPr>
                  </w:rPrChange>
                </w:rPr>
              </w:pPr>
              <w:r w:rsidRPr="00282451">
                <w:rPr>
                  <w:noProof/>
                  <w:rPrChange w:id="9718" w:author="Orion" w:date="2011-07-28T17:42:00Z">
                    <w:rPr>
                      <w:noProof/>
                      <w:lang w:val="en-US"/>
                    </w:rPr>
                  </w:rPrChange>
                </w:rPr>
                <w:t xml:space="preserve">25. </w:t>
              </w:r>
              <w:r w:rsidRPr="00282451">
                <w:rPr>
                  <w:b/>
                  <w:bCs/>
                  <w:noProof/>
                  <w:rPrChange w:id="9719" w:author="Orion" w:date="2011-07-28T17:42:00Z">
                    <w:rPr>
                      <w:b/>
                      <w:bCs/>
                      <w:noProof/>
                      <w:lang w:val="en-US"/>
                    </w:rPr>
                  </w:rPrChange>
                </w:rPr>
                <w:t>Calvo, J.A.</w:t>
              </w:r>
              <w:r w:rsidRPr="00282451">
                <w:rPr>
                  <w:noProof/>
                  <w:rPrChange w:id="9720" w:author="Orion" w:date="2011-07-28T17:42:00Z">
                    <w:rPr>
                      <w:noProof/>
                      <w:lang w:val="en-US"/>
                    </w:rPr>
                  </w:rPrChange>
                </w:rPr>
                <w:t xml:space="preserve"> </w:t>
              </w:r>
              <w:r w:rsidRPr="00282451">
                <w:rPr>
                  <w:i/>
                  <w:iCs/>
                  <w:noProof/>
                  <w:rPrChange w:id="9721" w:author="Orion" w:date="2011-07-28T17:42:00Z">
                    <w:rPr>
                      <w:i/>
                      <w:iCs/>
                      <w:noProof/>
                      <w:lang w:val="en-US"/>
                    </w:rPr>
                  </w:rPrChange>
                </w:rPr>
                <w:t xml:space="preserve">Fundamentos de Navegación Aérea. </w:t>
              </w:r>
              <w:r w:rsidRPr="00282451">
                <w:rPr>
                  <w:noProof/>
                  <w:rPrChange w:id="9722" w:author="Orion" w:date="2011-07-28T17:43:00Z">
                    <w:rPr>
                      <w:noProof/>
                      <w:lang w:val="en-US"/>
                    </w:rPr>
                  </w:rPrChange>
                </w:rPr>
                <w:t>[ed.] Ediciones de la Universidad Autónoma de Madrid. 2003.</w:t>
              </w:r>
            </w:p>
            <w:p w14:paraId="667E3CD1" w14:textId="77777777" w:rsidR="00282451" w:rsidRDefault="00282451" w:rsidP="00282451">
              <w:pPr>
                <w:pStyle w:val="Bibliography"/>
                <w:rPr>
                  <w:noProof/>
                  <w:lang w:val="en-US"/>
                </w:rPr>
              </w:pPr>
              <w:r w:rsidRPr="00282451">
                <w:rPr>
                  <w:noProof/>
                  <w:rPrChange w:id="9723" w:author="Orion" w:date="2011-07-28T17:43:00Z">
                    <w:rPr>
                      <w:noProof/>
                      <w:lang w:val="en-US"/>
                    </w:rPr>
                  </w:rPrChange>
                </w:rPr>
                <w:t xml:space="preserve">26. </w:t>
              </w:r>
              <w:r w:rsidRPr="00282451">
                <w:rPr>
                  <w:b/>
                  <w:bCs/>
                  <w:noProof/>
                  <w:rPrChange w:id="9724" w:author="Orion" w:date="2011-07-28T17:43:00Z">
                    <w:rPr>
                      <w:b/>
                      <w:bCs/>
                      <w:noProof/>
                      <w:lang w:val="en-US"/>
                    </w:rPr>
                  </w:rPrChange>
                </w:rPr>
                <w:t>Aeropuertos Españoles y Navegación Aérea (AENA).</w:t>
              </w:r>
              <w:r w:rsidRPr="00282451">
                <w:rPr>
                  <w:noProof/>
                  <w:rPrChange w:id="9725" w:author="Orion" w:date="2011-07-28T17:43:00Z">
                    <w:rPr>
                      <w:noProof/>
                      <w:lang w:val="en-US"/>
                    </w:rPr>
                  </w:rPrChange>
                </w:rPr>
                <w:t xml:space="preserve"> Navegación Aérea: Espacio aéreo. </w:t>
              </w:r>
              <w:r>
                <w:rPr>
                  <w:noProof/>
                  <w:lang w:val="en-US"/>
                </w:rPr>
                <w:t>[Online] [Cited: September 1, 2011.] http://www.aena.es/csee/Satellite/navegacion-aerea/es/Page/1043396095606/.</w:t>
              </w:r>
            </w:p>
            <w:p w14:paraId="13F01810" w14:textId="77777777" w:rsidR="00282451" w:rsidRDefault="00282451" w:rsidP="00282451">
              <w:pPr>
                <w:pStyle w:val="Bibliography"/>
                <w:rPr>
                  <w:noProof/>
                  <w:lang w:val="en-US"/>
                </w:rPr>
              </w:pPr>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p>
            <w:p w14:paraId="7CD7D422" w14:textId="77777777" w:rsidR="00282451" w:rsidRDefault="00282451" w:rsidP="00282451">
              <w:pPr>
                <w:pStyle w:val="Bibliography"/>
                <w:rPr>
                  <w:noProof/>
                  <w:lang w:val="en-US"/>
                </w:rPr>
              </w:pPr>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p>
            <w:p w14:paraId="7EF210A3" w14:textId="77777777" w:rsidR="00282451" w:rsidRDefault="00282451" w:rsidP="00282451">
              <w:pPr>
                <w:pStyle w:val="Bibliography"/>
                <w:rPr>
                  <w:noProof/>
                  <w:lang w:val="en-US"/>
                </w:rPr>
              </w:pPr>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p>
            <w:p w14:paraId="277539D3" w14:textId="77777777" w:rsidR="00282451" w:rsidRDefault="00282451" w:rsidP="00282451">
              <w:pPr>
                <w:pStyle w:val="Bibliography"/>
                <w:rPr>
                  <w:noProof/>
                  <w:lang w:val="en-US"/>
                </w:rPr>
              </w:pPr>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p>
            <w:p w14:paraId="573809D3" w14:textId="77777777" w:rsidR="00282451" w:rsidRDefault="00282451" w:rsidP="00282451">
              <w:pPr>
                <w:pStyle w:val="Bibliography"/>
                <w:rPr>
                  <w:noProof/>
                  <w:lang w:val="en-US"/>
                </w:rPr>
              </w:pPr>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p>
            <w:p w14:paraId="1BDDCA02" w14:textId="77777777" w:rsidR="00282451" w:rsidRDefault="00282451" w:rsidP="00282451">
              <w:pPr>
                <w:pStyle w:val="Bibliography"/>
                <w:rPr>
                  <w:noProof/>
                  <w:lang w:val="en-US"/>
                </w:rPr>
              </w:pPr>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p>
            <w:p w14:paraId="269B66DA" w14:textId="77777777" w:rsidR="00282451" w:rsidRDefault="00282451" w:rsidP="00282451">
              <w:pPr>
                <w:pStyle w:val="Bibliography"/>
                <w:rPr>
                  <w:noProof/>
                  <w:lang w:val="en-US"/>
                </w:rPr>
              </w:pPr>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p>
            <w:p w14:paraId="32C56E8C" w14:textId="77777777" w:rsidR="00282451" w:rsidRDefault="00282451" w:rsidP="00282451">
              <w:pPr>
                <w:pStyle w:val="Bibliography"/>
                <w:rPr>
                  <w:noProof/>
                  <w:lang w:val="en-US"/>
                </w:rPr>
              </w:pPr>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p>
            <w:p w14:paraId="5B2EB0EC" w14:textId="77777777" w:rsidR="00282451" w:rsidRDefault="00282451" w:rsidP="00282451">
              <w:pPr>
                <w:pStyle w:val="Bibliography"/>
                <w:rPr>
                  <w:noProof/>
                  <w:lang w:val="en-US"/>
                </w:rPr>
              </w:pPr>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p>
            <w:p w14:paraId="29463330" w14:textId="77777777" w:rsidR="00282451" w:rsidRDefault="00282451" w:rsidP="00282451">
              <w:pPr>
                <w:pStyle w:val="Bibliography"/>
                <w:rPr>
                  <w:noProof/>
                  <w:lang w:val="en-US"/>
                </w:rPr>
              </w:pPr>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p>
            <w:p w14:paraId="05269008" w14:textId="77777777" w:rsidR="00282451" w:rsidRDefault="00282451" w:rsidP="00282451">
              <w:pPr>
                <w:pStyle w:val="Bibliography"/>
                <w:rPr>
                  <w:noProof/>
                  <w:lang w:val="en-US"/>
                </w:rPr>
              </w:pPr>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p>
            <w:p w14:paraId="33704358" w14:textId="77777777" w:rsidR="00282451" w:rsidRDefault="00282451" w:rsidP="00282451">
              <w:pPr>
                <w:pStyle w:val="Bibliography"/>
                <w:rPr>
                  <w:noProof/>
                  <w:lang w:val="en-US"/>
                </w:rPr>
              </w:pPr>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p>
            <w:p w14:paraId="74D468E6" w14:textId="77777777" w:rsidR="00282451" w:rsidRDefault="00282451" w:rsidP="00282451">
              <w:pPr>
                <w:pStyle w:val="Bibliography"/>
                <w:rPr>
                  <w:noProof/>
                  <w:lang w:val="en-US"/>
                </w:rPr>
              </w:pPr>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p>
            <w:p w14:paraId="13C928E8" w14:textId="77777777" w:rsidR="00282451" w:rsidRDefault="00282451" w:rsidP="00282451">
              <w:pPr>
                <w:pStyle w:val="Bibliography"/>
                <w:rPr>
                  <w:noProof/>
                  <w:lang w:val="en-US"/>
                </w:rPr>
              </w:pPr>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p>
            <w:p w14:paraId="27330EBF" w14:textId="77777777" w:rsidR="00282451" w:rsidRDefault="00282451" w:rsidP="00282451">
              <w:pPr>
                <w:pStyle w:val="Bibliography"/>
                <w:rPr>
                  <w:noProof/>
                  <w:lang w:val="en-US"/>
                </w:rPr>
              </w:pPr>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p>
            <w:p w14:paraId="6CC96D48" w14:textId="77777777" w:rsidR="00282451" w:rsidRDefault="00282451" w:rsidP="00282451">
              <w:pPr>
                <w:pStyle w:val="Bibliography"/>
                <w:rPr>
                  <w:noProof/>
                  <w:lang w:val="en-US"/>
                </w:rPr>
              </w:pPr>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p>
            <w:p w14:paraId="06725055" w14:textId="77777777" w:rsidR="00282451" w:rsidRDefault="00282451" w:rsidP="00282451">
              <w:pPr>
                <w:pStyle w:val="Bibliography"/>
                <w:rPr>
                  <w:noProof/>
                  <w:lang w:val="en-US"/>
                </w:rPr>
              </w:pPr>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p>
            <w:p w14:paraId="6A807304" w14:textId="77777777" w:rsidR="00282451" w:rsidRDefault="00282451" w:rsidP="00282451">
              <w:pPr>
                <w:pStyle w:val="Bibliography"/>
                <w:rPr>
                  <w:noProof/>
                  <w:lang w:val="en-US"/>
                </w:rPr>
              </w:pPr>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p>
            <w:p w14:paraId="5CC94BC0" w14:textId="77777777" w:rsidR="00282451" w:rsidRDefault="00282451" w:rsidP="00282451">
              <w:pPr>
                <w:pStyle w:val="Bibliography"/>
                <w:rPr>
                  <w:noProof/>
                  <w:lang w:val="en-US"/>
                </w:rPr>
              </w:pPr>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p>
            <w:p w14:paraId="316BE2C9" w14:textId="77777777" w:rsidR="00282451" w:rsidRDefault="00282451" w:rsidP="00282451">
              <w:pPr>
                <w:pStyle w:val="Bibliography"/>
                <w:rPr>
                  <w:noProof/>
                  <w:lang w:val="en-US"/>
                </w:rPr>
              </w:pPr>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p>
            <w:p w14:paraId="12E8114A" w14:textId="77777777" w:rsidR="00282451" w:rsidRDefault="00282451" w:rsidP="00282451">
              <w:pPr>
                <w:pStyle w:val="Bibliography"/>
                <w:rPr>
                  <w:noProof/>
                  <w:lang w:val="en-US"/>
                </w:rPr>
              </w:pPr>
              <w:r>
                <w:rPr>
                  <w:noProof/>
                  <w:lang w:val="en-US"/>
                </w:rPr>
                <w:lastRenderedPageBreak/>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p>
            <w:p w14:paraId="6BEBF64F" w14:textId="77777777" w:rsidR="00282451" w:rsidRDefault="00282451" w:rsidP="00282451">
              <w:pPr>
                <w:pStyle w:val="Bibliography"/>
                <w:rPr>
                  <w:noProof/>
                  <w:lang w:val="en-US"/>
                </w:rPr>
              </w:pPr>
              <w:r>
                <w:rPr>
                  <w:noProof/>
                  <w:lang w:val="en-US"/>
                </w:rPr>
                <w:t xml:space="preserve">48. </w:t>
              </w:r>
              <w:r>
                <w:rPr>
                  <w:b/>
                  <w:bCs/>
                  <w:noProof/>
                  <w:lang w:val="en-US"/>
                </w:rPr>
                <w:t>OpenEaagles.</w:t>
              </w:r>
              <w:r>
                <w:rPr>
                  <w:noProof/>
                  <w:lang w:val="en-US"/>
                </w:rPr>
                <w:t xml:space="preserve"> Projects &amp; Applications. [Online] [Cited: September 1, 2011.] http://www.openeaagles.org/wiki/doku.php?id=projects:projects.</w:t>
              </w:r>
            </w:p>
            <w:p w14:paraId="565517E7" w14:textId="77777777" w:rsidR="00282451" w:rsidRDefault="00282451" w:rsidP="00282451">
              <w:pPr>
                <w:pStyle w:val="Bibliography"/>
                <w:rPr>
                  <w:noProof/>
                  <w:lang w:val="en-US"/>
                </w:rPr>
              </w:pPr>
              <w:r>
                <w:rPr>
                  <w:noProof/>
                  <w:lang w:val="en-US"/>
                </w:rPr>
                <w:t xml:space="preserve">49. </w:t>
              </w:r>
              <w:r>
                <w:rPr>
                  <w:b/>
                  <w:bCs/>
                  <w:noProof/>
                  <w:lang w:val="en-US"/>
                </w:rPr>
                <w:t>MathWorks.</w:t>
              </w:r>
              <w:r>
                <w:rPr>
                  <w:noProof/>
                  <w:lang w:val="en-US"/>
                </w:rPr>
                <w:t xml:space="preserve"> Simulink. [Online] 2011. [Cited: Septiembre 1, 2011.] http://www.mathworks.com/products/simulink/.</w:t>
              </w:r>
            </w:p>
            <w:p w14:paraId="1982E5A4" w14:textId="77777777" w:rsidR="00282451" w:rsidRDefault="00282451" w:rsidP="00282451">
              <w:pPr>
                <w:pStyle w:val="Bibliography"/>
                <w:rPr>
                  <w:noProof/>
                  <w:lang w:val="en-US"/>
                </w:rPr>
              </w:pPr>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p>
            <w:p w14:paraId="4DB08D8F" w14:textId="77777777" w:rsidR="00282451" w:rsidRDefault="00282451" w:rsidP="00282451">
              <w:pPr>
                <w:pStyle w:val="Bibliography"/>
                <w:rPr>
                  <w:noProof/>
                  <w:lang w:val="en-US"/>
                </w:rPr>
              </w:pPr>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p>
            <w:p w14:paraId="09337DA5" w14:textId="77777777" w:rsidR="00282451" w:rsidRDefault="00282451" w:rsidP="00282451">
              <w:pPr>
                <w:pStyle w:val="Bibliography"/>
                <w:rPr>
                  <w:noProof/>
                  <w:lang w:val="en-US"/>
                </w:rPr>
              </w:pPr>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p>
            <w:p w14:paraId="1767DC7D" w14:textId="77777777" w:rsidR="00282451" w:rsidRDefault="00282451" w:rsidP="00282451">
              <w:pPr>
                <w:pStyle w:val="Bibliography"/>
                <w:rPr>
                  <w:noProof/>
                  <w:lang w:val="en-US"/>
                </w:rPr>
              </w:pPr>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p>
            <w:p w14:paraId="06826E12" w14:textId="77777777" w:rsidR="00282451" w:rsidRDefault="00282451" w:rsidP="00282451">
              <w:pPr>
                <w:pStyle w:val="Bibliography"/>
                <w:rPr>
                  <w:noProof/>
                  <w:lang w:val="en-US"/>
                </w:rPr>
              </w:pPr>
              <w:r>
                <w:rPr>
                  <w:noProof/>
                  <w:lang w:val="en-US"/>
                </w:rPr>
                <w:t xml:space="preserve">54. </w:t>
              </w:r>
              <w:r>
                <w:rPr>
                  <w:b/>
                  <w:bCs/>
                  <w:noProof/>
                  <w:lang w:val="en-US"/>
                </w:rPr>
                <w:t>Flight Explorer Inc.</w:t>
              </w:r>
              <w:r>
                <w:rPr>
                  <w:noProof/>
                  <w:lang w:val="en-US"/>
                </w:rPr>
                <w:t xml:space="preserve"> Flight Explorer. [Online] [Cited: September 1, 2011.] http://www.flightexplorer.com/.</w:t>
              </w:r>
            </w:p>
            <w:p w14:paraId="54C56707" w14:textId="77777777" w:rsidR="00282451" w:rsidRDefault="00282451" w:rsidP="00282451">
              <w:pPr>
                <w:pStyle w:val="Bibliography"/>
                <w:rPr>
                  <w:noProof/>
                  <w:lang w:val="en-US"/>
                </w:rPr>
              </w:pPr>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p>
            <w:p w14:paraId="340E641D" w14:textId="77777777" w:rsidR="00282451" w:rsidRDefault="00282451" w:rsidP="00282451">
              <w:pPr>
                <w:pStyle w:val="Bibliography"/>
                <w:rPr>
                  <w:noProof/>
                  <w:lang w:val="en-US"/>
                </w:rPr>
              </w:pPr>
              <w:r>
                <w:rPr>
                  <w:noProof/>
                  <w:lang w:val="en-US"/>
                </w:rPr>
                <w:t xml:space="preserve">56.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p>
            <w:p w14:paraId="27238DF2" w14:textId="77777777" w:rsidR="00282451" w:rsidRDefault="00282451" w:rsidP="00282451">
              <w:pPr>
                <w:pStyle w:val="Bibliography"/>
                <w:rPr>
                  <w:noProof/>
                  <w:lang w:val="en-US"/>
                </w:rPr>
              </w:pPr>
              <w:r>
                <w:rPr>
                  <w:noProof/>
                  <w:lang w:val="en-US"/>
                </w:rPr>
                <w:t xml:space="preserve">57.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p>
            <w:p w14:paraId="1A09357D" w14:textId="77777777" w:rsidR="00282451" w:rsidRDefault="00282451" w:rsidP="00282451">
              <w:pPr>
                <w:pStyle w:val="Bibliography"/>
                <w:rPr>
                  <w:noProof/>
                  <w:lang w:val="en-US"/>
                </w:rPr>
              </w:pPr>
              <w:r>
                <w:rPr>
                  <w:noProof/>
                  <w:lang w:val="en-US"/>
                </w:rPr>
                <w:t xml:space="preserve">58. </w:t>
              </w:r>
              <w:r>
                <w:rPr>
                  <w:b/>
                  <w:bCs/>
                  <w:noProof/>
                  <w:lang w:val="en-US"/>
                </w:rPr>
                <w:t>Gore, B.F.</w:t>
              </w:r>
              <w:r>
                <w:rPr>
                  <w:noProof/>
                  <w:lang w:val="en-US"/>
                </w:rPr>
                <w:t xml:space="preserve"> Man-Machine Integration Design and Analysis System (MIDAS) v5: Augmentations, Motivations, and Directions for Aeronautics Applications. </w:t>
              </w:r>
              <w:r>
                <w:rPr>
                  <w:i/>
                  <w:iCs/>
                  <w:noProof/>
                  <w:lang w:val="en-US"/>
                </w:rPr>
                <w:t xml:space="preserve">HMAT 2010: 1st International Workshop on Human Modelling in Assisted Transportation 2010. </w:t>
              </w:r>
              <w:r>
                <w:rPr>
                  <w:noProof/>
                  <w:lang w:val="en-US"/>
                </w:rPr>
                <w:t>2010.</w:t>
              </w:r>
            </w:p>
            <w:p w14:paraId="6E55B534" w14:textId="77777777" w:rsidR="00282451" w:rsidRDefault="00282451" w:rsidP="00282451">
              <w:pPr>
                <w:pStyle w:val="Bibliography"/>
                <w:rPr>
                  <w:noProof/>
                  <w:lang w:val="en-US"/>
                </w:rPr>
              </w:pPr>
              <w:r>
                <w:rPr>
                  <w:noProof/>
                  <w:lang w:val="en-US"/>
                </w:rPr>
                <w:t xml:space="preserve">59.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p>
            <w:p w14:paraId="69157FF4" w14:textId="77777777" w:rsidR="00282451" w:rsidRDefault="00282451" w:rsidP="00282451">
              <w:pPr>
                <w:pStyle w:val="Bibliography"/>
                <w:rPr>
                  <w:noProof/>
                  <w:lang w:val="en-US"/>
                </w:rPr>
              </w:pPr>
              <w:r>
                <w:rPr>
                  <w:noProof/>
                  <w:lang w:val="en-US"/>
                </w:rPr>
                <w:t xml:space="preserve">60.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p>
            <w:p w14:paraId="78DA9B6A" w14:textId="77777777" w:rsidR="00282451" w:rsidRDefault="00282451" w:rsidP="00282451">
              <w:pPr>
                <w:pStyle w:val="Bibliography"/>
                <w:rPr>
                  <w:noProof/>
                  <w:lang w:val="en-US"/>
                </w:rPr>
              </w:pPr>
              <w:r>
                <w:rPr>
                  <w:noProof/>
                  <w:lang w:val="en-US"/>
                </w:rPr>
                <w:t>61. Dimensions &amp; key data for A-320. [Online] [Cited: September 1, 2011.] http://www.airbus.com/aircraftfamilies/passengeraircraft/a320family/a320/specifications/#details.</w:t>
              </w:r>
            </w:p>
            <w:p w14:paraId="7589214C" w14:textId="77777777" w:rsidR="00282451" w:rsidRDefault="00282451" w:rsidP="00282451">
              <w:pPr>
                <w:pStyle w:val="Bibliography"/>
                <w:rPr>
                  <w:noProof/>
                  <w:lang w:val="en-US"/>
                </w:rPr>
              </w:pPr>
              <w:r>
                <w:rPr>
                  <w:noProof/>
                  <w:lang w:val="en-US"/>
                </w:rPr>
                <w:t xml:space="preserve">62.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p>
            <w:p w14:paraId="28CF611D" w14:textId="77777777" w:rsidR="00282451" w:rsidRDefault="00282451" w:rsidP="00282451">
              <w:pPr>
                <w:pStyle w:val="Bibliography"/>
                <w:rPr>
                  <w:noProof/>
                  <w:lang w:val="en-US"/>
                </w:rPr>
              </w:pPr>
              <w:r>
                <w:rPr>
                  <w:noProof/>
                  <w:lang w:val="en-US"/>
                </w:rPr>
                <w:t>63. Directory of Waypoints in Spain. [Online] [Cited: September 1, 2011.] http://www.fallingrain.com/world/SP/waypoints.html.</w:t>
              </w:r>
            </w:p>
            <w:p w14:paraId="36CD5CCB" w14:textId="77777777" w:rsidR="00282451" w:rsidRDefault="00282451" w:rsidP="00282451">
              <w:pPr>
                <w:pStyle w:val="Bibliography"/>
                <w:rPr>
                  <w:noProof/>
                  <w:lang w:val="en-US"/>
                </w:rPr>
              </w:pPr>
              <w:r w:rsidRPr="00282451">
                <w:rPr>
                  <w:noProof/>
                  <w:rPrChange w:id="9726" w:author="Orion" w:date="2011-07-28T17:43:00Z">
                    <w:rPr>
                      <w:noProof/>
                      <w:lang w:val="en-US"/>
                    </w:rPr>
                  </w:rPrChange>
                </w:rPr>
                <w:t xml:space="preserve">64. </w:t>
              </w:r>
              <w:r w:rsidRPr="00282451">
                <w:rPr>
                  <w:b/>
                  <w:bCs/>
                  <w:noProof/>
                  <w:rPrChange w:id="9727" w:author="Orion" w:date="2011-07-28T17:43:00Z">
                    <w:rPr>
                      <w:b/>
                      <w:bCs/>
                      <w:noProof/>
                      <w:lang w:val="en-US"/>
                    </w:rPr>
                  </w:rPrChange>
                </w:rPr>
                <w:t>Iberia Líneas Aéreas de España, S.A.</w:t>
              </w:r>
              <w:r w:rsidRPr="00282451">
                <w:rPr>
                  <w:noProof/>
                  <w:rPrChange w:id="9728" w:author="Orion" w:date="2011-07-28T17:43:00Z">
                    <w:rPr>
                      <w:noProof/>
                      <w:lang w:val="en-US"/>
                    </w:rPr>
                  </w:rPrChange>
                </w:rPr>
                <w:t xml:space="preserve"> Flota de Iberia en el Grupo Iberia. </w:t>
              </w:r>
              <w:r>
                <w:rPr>
                  <w:noProof/>
                  <w:lang w:val="en-US"/>
                </w:rPr>
                <w:t>[Online] [Cited: September 1, 2011.] http://grupo.iberia.es/portal/site/grupoiberia/menuitem.2f3f71d6b9bcb13a485771fbf34e51ca/.</w:t>
              </w:r>
            </w:p>
            <w:p w14:paraId="7F6DA79E" w14:textId="77777777" w:rsidR="00282451" w:rsidRDefault="00282451" w:rsidP="00282451">
              <w:pPr>
                <w:pStyle w:val="Bibliography"/>
                <w:rPr>
                  <w:noProof/>
                  <w:lang w:val="en-US"/>
                </w:rPr>
              </w:pPr>
              <w:r>
                <w:rPr>
                  <w:noProof/>
                  <w:lang w:val="en-US"/>
                </w:rPr>
                <w:t xml:space="preserve">65.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p>
            <w:p w14:paraId="2CC44A5E" w14:textId="77777777" w:rsidR="00282451" w:rsidRDefault="00282451" w:rsidP="00282451">
              <w:pPr>
                <w:pStyle w:val="Bibliography"/>
                <w:rPr>
                  <w:noProof/>
                  <w:lang w:val="en-US"/>
                </w:rPr>
              </w:pPr>
              <w:r>
                <w:rPr>
                  <w:noProof/>
                  <w:lang w:val="en-US"/>
                </w:rPr>
                <w:lastRenderedPageBreak/>
                <w:t xml:space="preserve">66. </w:t>
              </w:r>
              <w:r>
                <w:rPr>
                  <w:b/>
                  <w:bCs/>
                  <w:noProof/>
                  <w:lang w:val="en-US"/>
                </w:rPr>
                <w:t>Macal, C.M. and North, M.J.</w:t>
              </w:r>
              <w:r>
                <w:rPr>
                  <w:noProof/>
                  <w:lang w:val="en-US"/>
                </w:rPr>
                <w:t xml:space="preserve"> Tutorial on agent-based modelling and simulation. s.l. : Nature Publishing Group, 2010, Vol. 4, pp. 151-162.</w:t>
              </w:r>
            </w:p>
            <w:p w14:paraId="0165B645" w14:textId="77777777" w:rsidR="00282451" w:rsidRDefault="00282451" w:rsidP="00282451">
              <w:pPr>
                <w:pStyle w:val="Bibliography"/>
                <w:rPr>
                  <w:noProof/>
                  <w:lang w:val="en-US"/>
                </w:rPr>
              </w:pPr>
              <w:r w:rsidRPr="00282451">
                <w:rPr>
                  <w:noProof/>
                  <w:rPrChange w:id="9729" w:author="Orion" w:date="2011-07-28T17:43:00Z">
                    <w:rPr>
                      <w:noProof/>
                      <w:lang w:val="en-US"/>
                    </w:rPr>
                  </w:rPrChange>
                </w:rPr>
                <w:t xml:space="preserve">67. </w:t>
              </w:r>
              <w:r w:rsidRPr="00282451">
                <w:rPr>
                  <w:b/>
                  <w:bCs/>
                  <w:noProof/>
                  <w:rPrChange w:id="9730" w:author="Orion" w:date="2011-07-28T17:43:00Z">
                    <w:rPr>
                      <w:b/>
                      <w:bCs/>
                      <w:noProof/>
                      <w:lang w:val="en-US"/>
                    </w:rPr>
                  </w:rPrChange>
                </w:rPr>
                <w:t>Botia, J. A., et al., et al.</w:t>
              </w:r>
              <w:r w:rsidRPr="00282451">
                <w:rPr>
                  <w:noProof/>
                  <w:rPrChange w:id="9731" w:author="Orion" w:date="2011-07-28T17:43:00Z">
                    <w:rPr>
                      <w:noProof/>
                      <w:lang w:val="en-US"/>
                    </w:rPr>
                  </w:rPrChange>
                </w:rPr>
                <w:t xml:space="preserve"> </w:t>
              </w:r>
              <w:r>
                <w:rPr>
                  <w:noProof/>
                  <w:lang w:val="en-US"/>
                </w:rPr>
                <w:t>The Ingenias Project: Methods and Tool For Developing Multiagent Systems. 2008, pp. 529-534.</w:t>
              </w:r>
            </w:p>
            <w:p w14:paraId="360E186F" w14:textId="77777777" w:rsidR="00282451" w:rsidRDefault="00282451" w:rsidP="00282451">
              <w:pPr>
                <w:pStyle w:val="Bibliography"/>
                <w:rPr>
                  <w:noProof/>
                  <w:lang w:val="en-US"/>
                </w:rPr>
              </w:pPr>
              <w:r>
                <w:rPr>
                  <w:noProof/>
                  <w:lang w:val="en-US"/>
                </w:rPr>
                <w:t xml:space="preserve">68.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p>
            <w:p w14:paraId="55CC29F9" w14:textId="77777777" w:rsidR="00282451" w:rsidRDefault="00282451" w:rsidP="00282451">
              <w:pPr>
                <w:pStyle w:val="Bibliography"/>
                <w:rPr>
                  <w:noProof/>
                  <w:lang w:val="en-US"/>
                </w:rPr>
              </w:pPr>
              <w:r>
                <w:rPr>
                  <w:noProof/>
                  <w:lang w:val="en-US"/>
                </w:rPr>
                <w:t xml:space="preserve">69.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p>
            <w:p w14:paraId="14731DFC" w14:textId="77777777" w:rsidR="00282451" w:rsidRDefault="00282451" w:rsidP="00282451">
              <w:pPr>
                <w:pStyle w:val="Bibliography"/>
                <w:rPr>
                  <w:noProof/>
                  <w:lang w:val="en-US"/>
                </w:rPr>
              </w:pPr>
              <w:r>
                <w:rPr>
                  <w:noProof/>
                  <w:lang w:val="en-US"/>
                </w:rPr>
                <w:t xml:space="preserve">70. </w:t>
              </w:r>
              <w:r>
                <w:rPr>
                  <w:b/>
                  <w:bCs/>
                  <w:noProof/>
                  <w:lang w:val="en-US"/>
                </w:rPr>
                <w:t>Reenskau, T.M.H.</w:t>
              </w:r>
              <w:r>
                <w:rPr>
                  <w:noProof/>
                  <w:lang w:val="en-US"/>
                </w:rPr>
                <w:t xml:space="preserve"> MVC XEROX PARC 1978-79. [Online] [Cited: September 1, 2011.] http://heim.ifi.uio.no/~trygver/themes/mvc/mvc-index.html.</w:t>
              </w:r>
            </w:p>
            <w:p w14:paraId="1F520EF0" w14:textId="77777777" w:rsidR="00282451" w:rsidRDefault="00282451" w:rsidP="00282451">
              <w:pPr>
                <w:pStyle w:val="Bibliography"/>
                <w:rPr>
                  <w:noProof/>
                  <w:lang w:val="en-US"/>
                </w:rPr>
              </w:pPr>
              <w:r>
                <w:rPr>
                  <w:noProof/>
                  <w:lang w:val="en-US"/>
                </w:rPr>
                <w:t>71. World Wind Java SDK. [Online] [Cited: September 1, 2011.] http://worldwind.arc.nasa.gov/java/.</w:t>
              </w:r>
            </w:p>
            <w:p w14:paraId="2A13BE1E" w14:textId="77777777" w:rsidR="00282451" w:rsidRDefault="00282451" w:rsidP="00282451">
              <w:pPr>
                <w:pStyle w:val="Bibliography"/>
                <w:rPr>
                  <w:noProof/>
                  <w:lang w:val="en-US"/>
                </w:rPr>
              </w:pPr>
              <w:r>
                <w:rPr>
                  <w:noProof/>
                  <w:lang w:val="en-US"/>
                </w:rPr>
                <w:t xml:space="preserve">72.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p>
            <w:p w14:paraId="52714FD3" w14:textId="77777777" w:rsidR="00282451" w:rsidRDefault="00282451" w:rsidP="00282451">
              <w:pPr>
                <w:pStyle w:val="Bibliography"/>
                <w:rPr>
                  <w:noProof/>
                  <w:lang w:val="en-US"/>
                </w:rPr>
              </w:pPr>
              <w:r>
                <w:rPr>
                  <w:noProof/>
                  <w:lang w:val="en-US"/>
                </w:rPr>
                <w:t xml:space="preserve">73.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p>
            <w:p w14:paraId="60104411" w14:textId="77777777" w:rsidR="00282451" w:rsidRDefault="00282451" w:rsidP="00282451">
              <w:pPr>
                <w:pStyle w:val="Bibliography"/>
                <w:rPr>
                  <w:noProof/>
                  <w:lang w:val="en-US"/>
                </w:rPr>
              </w:pPr>
              <w:r>
                <w:rPr>
                  <w:noProof/>
                  <w:lang w:val="en-US"/>
                </w:rPr>
                <w:t xml:space="preserve">74.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p>
            <w:p w14:paraId="3B36029B" w14:textId="77777777" w:rsidR="00B946E5" w:rsidRPr="00246937" w:rsidRDefault="00B946E5">
              <w:pPr>
                <w:pStyle w:val="Bibliography"/>
                <w:jc w:val="both"/>
                <w:rPr>
                  <w:ins w:id="9732" w:author="Orion" w:date="2011-04-06T18:33:00Z"/>
                </w:rPr>
                <w:pPrChange w:id="9733" w:author="Orion" w:date="2011-07-28T15:53:00Z">
                  <w:pPr/>
                </w:pPrChange>
              </w:pPr>
              <w:ins w:id="9734" w:author="Orion" w:date="2011-04-06T18:33:00Z">
                <w:r w:rsidRPr="00246937">
                  <w:rPr>
                    <w:noProof/>
                  </w:rPr>
                  <w:fldChar w:fldCharType="end"/>
                </w:r>
              </w:ins>
            </w:p>
            <w:customXmlInsRangeStart w:id="9735" w:author="Orion" w:date="2011-04-06T18:33:00Z"/>
          </w:sdtContent>
        </w:sdt>
        <w:customXmlInsRangeEnd w:id="9735"/>
        <w:customXmlInsRangeStart w:id="9736" w:author="Orion" w:date="2011-04-06T18:33:00Z"/>
      </w:sdtContent>
    </w:sdt>
    <w:customXmlInsRangeEnd w:id="9736"/>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pPr>
        <w:pStyle w:val="Title"/>
        <w:outlineLvl w:val="0"/>
        <w:rPr>
          <w:ins w:id="9737" w:author="Orion" w:date="2011-03-26T03:25:00Z"/>
          <w:rFonts w:cs="Times New Roman"/>
          <w:color w:val="000000"/>
          <w:lang w:val="en-US"/>
        </w:rPr>
        <w:pPrChange w:id="9738" w:author="Orion" w:date="2011-05-01T20:37:00Z">
          <w:pPr>
            <w:autoSpaceDE w:val="0"/>
            <w:jc w:val="both"/>
          </w:pPr>
        </w:pPrChange>
      </w:pPr>
      <w:bookmarkStart w:id="9739" w:name="_Toc299721516"/>
      <w:proofErr w:type="spellStart"/>
      <w:ins w:id="9740" w:author="Orion" w:date="2011-03-24T18:32:00Z">
        <w:r w:rsidRPr="00443CC4">
          <w:rPr>
            <w:rFonts w:ascii="Times New Roman" w:eastAsia="SimSun" w:hAnsi="Times New Roman"/>
            <w:bCs/>
            <w:color w:val="auto"/>
            <w:spacing w:val="0"/>
            <w:kern w:val="1"/>
            <w:szCs w:val="52"/>
            <w:lang w:val="en-US"/>
            <w:rPrChange w:id="9741" w:author="IO" w:date="2011-07-13T18:19:00Z">
              <w:rPr>
                <w:b/>
                <w:bCs/>
                <w:color w:val="000000"/>
                <w:sz w:val="48"/>
                <w:szCs w:val="48"/>
                <w:lang w:val="en-US"/>
              </w:rPr>
            </w:rPrChange>
          </w:rPr>
          <w:lastRenderedPageBreak/>
          <w:t>Glosario</w:t>
        </w:r>
      </w:ins>
      <w:bookmarkEnd w:id="9739"/>
      <w:proofErr w:type="spellEnd"/>
    </w:p>
    <w:p w14:paraId="52EE30DA" w14:textId="34E40748" w:rsidR="00352D6A" w:rsidRDefault="00352D6A" w:rsidP="00352D6A">
      <w:pPr>
        <w:spacing w:after="120"/>
        <w:ind w:left="1418" w:hanging="1418"/>
        <w:jc w:val="both"/>
        <w:rPr>
          <w:ins w:id="9742" w:author="IO" w:date="2011-07-13T11:55:00Z"/>
          <w:i/>
          <w:lang w:val="en-US"/>
        </w:rPr>
      </w:pPr>
      <w:ins w:id="9743" w:author="IO" w:date="2011-07-12T13:25:00Z">
        <w:r w:rsidRPr="002A3258">
          <w:rPr>
            <w:lang w:val="en-US"/>
            <w:rPrChange w:id="9744" w:author="IO" w:date="2011-07-12T14:28:00Z">
              <w:rPr>
                <w:highlight w:val="yellow"/>
                <w:lang w:val="en-US"/>
              </w:rPr>
            </w:rPrChange>
          </w:rPr>
          <w:t>ABM</w:t>
        </w:r>
        <w:r w:rsidRPr="002A3258">
          <w:rPr>
            <w:lang w:val="en-US"/>
            <w:rPrChange w:id="9745" w:author="IO" w:date="2011-07-12T14:28:00Z">
              <w:rPr>
                <w:highlight w:val="yellow"/>
                <w:lang w:val="en-US"/>
              </w:rPr>
            </w:rPrChange>
          </w:rPr>
          <w:tab/>
        </w:r>
        <w:r w:rsidRPr="002A3258">
          <w:rPr>
            <w:i/>
            <w:lang w:val="en-US"/>
            <w:rPrChange w:id="9746" w:author="IO" w:date="2011-07-12T14:28:00Z">
              <w:rPr>
                <w:highlight w:val="yellow"/>
                <w:lang w:val="en-US"/>
              </w:rPr>
            </w:rPrChange>
          </w:rPr>
          <w:t>Agent-Based Modeling</w:t>
        </w:r>
      </w:ins>
    </w:p>
    <w:p w14:paraId="0D1841F0" w14:textId="76A645C9" w:rsidR="00C3088F" w:rsidRPr="002A3258" w:rsidRDefault="00C3088F" w:rsidP="00352D6A">
      <w:pPr>
        <w:spacing w:after="120"/>
        <w:ind w:left="1418" w:hanging="1418"/>
        <w:jc w:val="both"/>
        <w:rPr>
          <w:ins w:id="9747" w:author="IO" w:date="2011-07-12T13:25:00Z"/>
          <w:lang w:val="en-US"/>
          <w:rPrChange w:id="9748" w:author="IO" w:date="2011-07-12T14:28:00Z">
            <w:rPr>
              <w:ins w:id="9749" w:author="IO" w:date="2011-07-12T13:25:00Z"/>
              <w:highlight w:val="yellow"/>
              <w:lang w:val="en-US"/>
            </w:rPr>
          </w:rPrChange>
        </w:rPr>
      </w:pPr>
      <w:ins w:id="9750" w:author="IO" w:date="2011-07-13T11:55:00Z">
        <w:r>
          <w:rPr>
            <w:lang w:val="en-US"/>
          </w:rPr>
          <w:t>ACC</w:t>
        </w:r>
        <w:r>
          <w:rPr>
            <w:lang w:val="en-US"/>
          </w:rPr>
          <w:tab/>
        </w:r>
        <w:r w:rsidRPr="00C3088F">
          <w:rPr>
            <w:i/>
            <w:lang w:val="en-US"/>
            <w:rPrChange w:id="9751" w:author="IO" w:date="2011-07-13T11:55:00Z">
              <w:rPr>
                <w:lang w:val="en-US"/>
              </w:rPr>
            </w:rPrChange>
          </w:rPr>
          <w:t>Area Control Center</w:t>
        </w:r>
      </w:ins>
    </w:p>
    <w:p w14:paraId="16D50DFD" w14:textId="77777777" w:rsidR="00352D6A" w:rsidRPr="00D1574B" w:rsidRDefault="00352D6A" w:rsidP="00352D6A">
      <w:pPr>
        <w:spacing w:after="120"/>
        <w:ind w:left="1418" w:hanging="1418"/>
        <w:jc w:val="both"/>
        <w:rPr>
          <w:ins w:id="9752" w:author="IO" w:date="2011-07-12T13:25:00Z"/>
          <w:lang w:val="en-US"/>
          <w:rPrChange w:id="9753" w:author="IO" w:date="2011-07-17T20:51:00Z">
            <w:rPr>
              <w:ins w:id="9754" w:author="IO" w:date="2011-07-12T13:25:00Z"/>
              <w:highlight w:val="yellow"/>
              <w:lang w:val="en-US"/>
            </w:rPr>
          </w:rPrChange>
        </w:rPr>
      </w:pPr>
      <w:ins w:id="9755" w:author="IO" w:date="2011-07-12T13:25:00Z">
        <w:r w:rsidRPr="00D1574B">
          <w:rPr>
            <w:lang w:val="en-US"/>
            <w:rPrChange w:id="9756" w:author="IO" w:date="2011-07-17T20:51:00Z">
              <w:rPr>
                <w:highlight w:val="yellow"/>
                <w:lang w:val="en-US"/>
              </w:rPr>
            </w:rPrChange>
          </w:rPr>
          <w:t xml:space="preserve">ACES </w:t>
        </w:r>
        <w:r w:rsidRPr="00D1574B">
          <w:rPr>
            <w:lang w:val="en-US"/>
            <w:rPrChange w:id="9757" w:author="IO" w:date="2011-07-17T20:51:00Z">
              <w:rPr>
                <w:highlight w:val="yellow"/>
                <w:lang w:val="en-US"/>
              </w:rPr>
            </w:rPrChange>
          </w:rPr>
          <w:tab/>
        </w:r>
        <w:r w:rsidRPr="00D1574B">
          <w:rPr>
            <w:i/>
            <w:lang w:val="en-US"/>
            <w:rPrChange w:id="9758" w:author="IO" w:date="2011-07-17T20:51:00Z">
              <w:rPr>
                <w:highlight w:val="yellow"/>
                <w:lang w:val="en-US"/>
              </w:rPr>
            </w:rPrChange>
          </w:rPr>
          <w:t>Airspace Concept Evaluation System</w:t>
        </w:r>
      </w:ins>
    </w:p>
    <w:p w14:paraId="188662DA" w14:textId="05B9C8B8" w:rsidR="00352D6A" w:rsidRDefault="00352D6A" w:rsidP="00352D6A">
      <w:pPr>
        <w:spacing w:after="120"/>
        <w:ind w:left="1418" w:hanging="1418"/>
        <w:jc w:val="both"/>
        <w:rPr>
          <w:ins w:id="9759" w:author="IO" w:date="2011-07-13T11:51:00Z"/>
          <w:i/>
          <w:lang w:val="en-US"/>
        </w:rPr>
      </w:pPr>
      <w:ins w:id="9760" w:author="IO" w:date="2011-07-12T13:25:00Z">
        <w:r w:rsidRPr="00352D6A">
          <w:rPr>
            <w:lang w:val="en-US"/>
            <w:rPrChange w:id="9761" w:author="IO" w:date="2011-07-12T13:26:00Z">
              <w:rPr>
                <w:highlight w:val="yellow"/>
                <w:lang w:val="en-US"/>
              </w:rPr>
            </w:rPrChange>
          </w:rPr>
          <w:t>AIAA</w:t>
        </w:r>
        <w:r w:rsidRPr="00352D6A">
          <w:rPr>
            <w:lang w:val="en-US"/>
            <w:rPrChange w:id="9762" w:author="IO" w:date="2011-07-12T13:26:00Z">
              <w:rPr>
                <w:highlight w:val="yellow"/>
                <w:lang w:val="en-US"/>
              </w:rPr>
            </w:rPrChange>
          </w:rPr>
          <w:tab/>
        </w:r>
        <w:r w:rsidRPr="00352D6A">
          <w:rPr>
            <w:i/>
            <w:lang w:val="en-US"/>
            <w:rPrChange w:id="9763" w:author="IO" w:date="2011-07-12T13:26:00Z">
              <w:rPr>
                <w:lang w:val="en-US"/>
              </w:rPr>
            </w:rPrChange>
          </w:rPr>
          <w:t>American Institute of Aeronautics and Astronautics</w:t>
        </w:r>
      </w:ins>
    </w:p>
    <w:p w14:paraId="66C81019" w14:textId="419A0A24" w:rsidR="00C3088F" w:rsidRPr="00352D6A" w:rsidRDefault="00C3088F" w:rsidP="00352D6A">
      <w:pPr>
        <w:spacing w:after="120"/>
        <w:ind w:left="1418" w:hanging="1418"/>
        <w:jc w:val="both"/>
        <w:rPr>
          <w:ins w:id="9764" w:author="IO" w:date="2011-07-12T13:25:00Z"/>
          <w:lang w:val="en-US"/>
          <w:rPrChange w:id="9765" w:author="IO" w:date="2011-07-12T13:26:00Z">
            <w:rPr>
              <w:ins w:id="9766" w:author="IO" w:date="2011-07-12T13:25:00Z"/>
              <w:highlight w:val="yellow"/>
              <w:lang w:val="en-US"/>
            </w:rPr>
          </w:rPrChange>
        </w:rPr>
      </w:pPr>
      <w:ins w:id="9767" w:author="IO" w:date="2011-07-13T11:51:00Z">
        <w:r w:rsidRPr="00C3088F">
          <w:rPr>
            <w:i/>
            <w:lang w:val="en-US"/>
            <w:rPrChange w:id="9768" w:author="IO" w:date="2011-07-13T11:51:00Z">
              <w:rPr>
                <w:lang w:val="en-US"/>
              </w:rPr>
            </w:rPrChange>
          </w:rPr>
          <w:t>Airway</w:t>
        </w:r>
        <w:r>
          <w:rPr>
            <w:lang w:val="en-US"/>
          </w:rPr>
          <w:tab/>
        </w:r>
        <w:proofErr w:type="spellStart"/>
        <w:r>
          <w:rPr>
            <w:lang w:val="en-US"/>
          </w:rPr>
          <w:t>Pasillo</w:t>
        </w:r>
        <w:proofErr w:type="spellEnd"/>
        <w:r>
          <w:rPr>
            <w:lang w:val="en-US"/>
          </w:rPr>
          <w:t xml:space="preserve"> </w:t>
        </w:r>
        <w:proofErr w:type="spellStart"/>
        <w:r>
          <w:rPr>
            <w:lang w:val="en-US"/>
          </w:rPr>
          <w:t>aéreo</w:t>
        </w:r>
      </w:ins>
      <w:proofErr w:type="spellEnd"/>
    </w:p>
    <w:p w14:paraId="068660E1" w14:textId="77777777" w:rsidR="00352D6A" w:rsidRPr="00CE37D7" w:rsidRDefault="00352D6A" w:rsidP="00352D6A">
      <w:pPr>
        <w:spacing w:after="120"/>
        <w:ind w:left="1418" w:hanging="1418"/>
        <w:jc w:val="both"/>
        <w:rPr>
          <w:ins w:id="9769" w:author="IO" w:date="2011-07-12T13:25:00Z"/>
          <w:highlight w:val="yellow"/>
          <w:lang w:val="en-US"/>
        </w:rPr>
      </w:pPr>
      <w:ins w:id="9770" w:author="IO" w:date="2011-07-12T13:25:00Z">
        <w:r w:rsidRPr="00CE37D7">
          <w:rPr>
            <w:highlight w:val="yellow"/>
            <w:lang w:val="en-US"/>
          </w:rPr>
          <w:t xml:space="preserve">AOCC  </w:t>
        </w:r>
        <w:r w:rsidRPr="00CE37D7">
          <w:rPr>
            <w:highlight w:val="yellow"/>
            <w:lang w:val="en-US"/>
          </w:rPr>
          <w:tab/>
          <w:t>Airport Operations Control Center</w:t>
        </w:r>
      </w:ins>
    </w:p>
    <w:p w14:paraId="0C46B5EB" w14:textId="308E749A" w:rsidR="000816A6" w:rsidRPr="006F3549" w:rsidRDefault="000816A6" w:rsidP="000816A6">
      <w:pPr>
        <w:spacing w:after="120"/>
        <w:ind w:left="1418" w:hanging="1418"/>
        <w:jc w:val="both"/>
        <w:rPr>
          <w:ins w:id="9771" w:author="IO" w:date="2011-07-12T17:52:00Z"/>
          <w:lang w:val="en-US"/>
        </w:rPr>
      </w:pPr>
      <w:ins w:id="9772" w:author="IO" w:date="2011-07-12T17:52:00Z">
        <w:r>
          <w:rPr>
            <w:lang w:val="en-US"/>
          </w:rPr>
          <w:t>AOSE</w:t>
        </w:r>
        <w:r w:rsidRPr="006F3549">
          <w:rPr>
            <w:lang w:val="en-US"/>
          </w:rPr>
          <w:tab/>
        </w:r>
        <w:r w:rsidRPr="006F3549">
          <w:rPr>
            <w:i/>
            <w:lang w:val="en-US"/>
          </w:rPr>
          <w:t>A</w:t>
        </w:r>
        <w:r>
          <w:rPr>
            <w:i/>
            <w:lang w:val="en-US"/>
          </w:rPr>
          <w:t>gent-Oriented Software Engineering</w:t>
        </w:r>
      </w:ins>
    </w:p>
    <w:p w14:paraId="6C3F5387" w14:textId="77777777" w:rsidR="00352D6A" w:rsidRPr="00CE37D7" w:rsidRDefault="00352D6A" w:rsidP="00352D6A">
      <w:pPr>
        <w:spacing w:after="120"/>
        <w:ind w:left="1418" w:hanging="1418"/>
        <w:jc w:val="both"/>
        <w:rPr>
          <w:ins w:id="9773" w:author="IO" w:date="2011-07-12T13:25:00Z"/>
          <w:highlight w:val="yellow"/>
          <w:lang w:val="en-US"/>
        </w:rPr>
      </w:pPr>
      <w:ins w:id="9774" w:author="IO" w:date="2011-07-12T13:25:00Z">
        <w:r w:rsidRPr="00CE37D7">
          <w:rPr>
            <w:highlight w:val="yellow"/>
            <w:lang w:val="en-US"/>
          </w:rPr>
          <w:t xml:space="preserve">ARTCC </w:t>
        </w:r>
        <w:r w:rsidRPr="00CE37D7">
          <w:rPr>
            <w:highlight w:val="yellow"/>
            <w:lang w:val="en-US"/>
          </w:rPr>
          <w:tab/>
          <w:t>Air Route Traffic Control Center</w:t>
        </w:r>
      </w:ins>
    </w:p>
    <w:p w14:paraId="5474604C" w14:textId="77777777" w:rsidR="00352D6A" w:rsidRPr="00CE37D7" w:rsidRDefault="00352D6A" w:rsidP="00352D6A">
      <w:pPr>
        <w:spacing w:after="120"/>
        <w:ind w:left="1418" w:hanging="1418"/>
        <w:jc w:val="both"/>
        <w:rPr>
          <w:ins w:id="9775" w:author="IO" w:date="2011-07-12T13:25:00Z"/>
          <w:lang w:val="en-US"/>
        </w:rPr>
      </w:pPr>
      <w:ins w:id="9776" w:author="IO" w:date="2011-07-12T13:25:00Z">
        <w:r w:rsidRPr="00CE37D7">
          <w:rPr>
            <w:lang w:val="en-US"/>
          </w:rPr>
          <w:t>ATM</w:t>
        </w:r>
        <w:r w:rsidRPr="00CE37D7">
          <w:rPr>
            <w:lang w:val="en-US"/>
          </w:rPr>
          <w:tab/>
        </w:r>
        <w:r w:rsidRPr="00CE37D7">
          <w:rPr>
            <w:i/>
            <w:lang w:val="en-US"/>
          </w:rPr>
          <w:t>Air Traffic Management</w:t>
        </w:r>
      </w:ins>
    </w:p>
    <w:p w14:paraId="0F9F2000" w14:textId="77777777" w:rsidR="00352D6A" w:rsidRPr="00CE37D7" w:rsidRDefault="00352D6A" w:rsidP="00352D6A">
      <w:pPr>
        <w:spacing w:after="120"/>
        <w:ind w:left="1418" w:hanging="1418"/>
        <w:jc w:val="both"/>
        <w:rPr>
          <w:ins w:id="9777" w:author="IO" w:date="2011-07-12T13:25:00Z"/>
          <w:highlight w:val="yellow"/>
          <w:lang w:val="en-US"/>
        </w:rPr>
      </w:pPr>
      <w:ins w:id="9778" w:author="IO" w:date="2011-07-12T13:25:00Z">
        <w:r w:rsidRPr="00CE37D7">
          <w:rPr>
            <w:highlight w:val="yellow"/>
            <w:lang w:val="en-US"/>
          </w:rPr>
          <w:t>ATFM</w:t>
        </w:r>
        <w:r w:rsidRPr="00CE37D7">
          <w:rPr>
            <w:highlight w:val="yellow"/>
            <w:lang w:val="en-US"/>
          </w:rPr>
          <w:tab/>
          <w:t>Air Traffic Flow Management</w:t>
        </w:r>
      </w:ins>
    </w:p>
    <w:p w14:paraId="669B520D" w14:textId="77777777" w:rsidR="00352D6A" w:rsidRPr="00FA57E6" w:rsidRDefault="00352D6A" w:rsidP="00352D6A">
      <w:pPr>
        <w:spacing w:after="120"/>
        <w:ind w:left="1418" w:hanging="1418"/>
        <w:jc w:val="both"/>
        <w:rPr>
          <w:ins w:id="9779" w:author="IO" w:date="2011-07-12T13:25:00Z"/>
          <w:lang w:val="en-US"/>
          <w:rPrChange w:id="9780" w:author="IO" w:date="2011-07-13T11:39:00Z">
            <w:rPr>
              <w:ins w:id="9781" w:author="IO" w:date="2011-07-12T13:25:00Z"/>
              <w:highlight w:val="yellow"/>
              <w:lang w:val="en-US"/>
            </w:rPr>
          </w:rPrChange>
        </w:rPr>
      </w:pPr>
      <w:ins w:id="9782" w:author="IO" w:date="2011-07-12T13:25:00Z">
        <w:r w:rsidRPr="00FA57E6">
          <w:rPr>
            <w:lang w:val="en-US"/>
            <w:rPrChange w:id="9783" w:author="IO" w:date="2011-07-13T11:39:00Z">
              <w:rPr>
                <w:highlight w:val="yellow"/>
                <w:lang w:val="en-US"/>
              </w:rPr>
            </w:rPrChange>
          </w:rPr>
          <w:t>ATS</w:t>
        </w:r>
        <w:r w:rsidRPr="00FA57E6">
          <w:rPr>
            <w:lang w:val="en-US"/>
            <w:rPrChange w:id="9784" w:author="IO" w:date="2011-07-13T11:39:00Z">
              <w:rPr>
                <w:highlight w:val="yellow"/>
                <w:lang w:val="en-US"/>
              </w:rPr>
            </w:rPrChange>
          </w:rPr>
          <w:tab/>
        </w:r>
        <w:r w:rsidRPr="00FA57E6">
          <w:rPr>
            <w:i/>
            <w:lang w:val="en-US"/>
            <w:rPrChange w:id="9785" w:author="IO" w:date="2011-07-13T11:39:00Z">
              <w:rPr>
                <w:highlight w:val="yellow"/>
                <w:lang w:val="en-US"/>
              </w:rPr>
            </w:rPrChange>
          </w:rPr>
          <w:t>Air Traffic Service</w:t>
        </w:r>
      </w:ins>
    </w:p>
    <w:p w14:paraId="6FA7A372" w14:textId="77777777" w:rsidR="00352D6A" w:rsidRPr="00443CC4" w:rsidRDefault="00352D6A" w:rsidP="00352D6A">
      <w:pPr>
        <w:spacing w:after="120"/>
        <w:ind w:left="1418" w:hanging="1418"/>
        <w:jc w:val="both"/>
        <w:rPr>
          <w:ins w:id="9786" w:author="IO" w:date="2011-07-12T13:25:00Z"/>
          <w:lang w:val="en-US"/>
          <w:rPrChange w:id="9787" w:author="IO" w:date="2011-07-13T18:20:00Z">
            <w:rPr>
              <w:ins w:id="9788" w:author="IO" w:date="2011-07-12T13:25:00Z"/>
              <w:highlight w:val="yellow"/>
              <w:lang w:val="en-US"/>
            </w:rPr>
          </w:rPrChange>
        </w:rPr>
      </w:pPr>
      <w:ins w:id="9789" w:author="IO" w:date="2011-07-12T13:25:00Z">
        <w:r w:rsidRPr="00443CC4">
          <w:rPr>
            <w:lang w:val="en-US"/>
            <w:rPrChange w:id="9790" w:author="IO" w:date="2011-07-13T18:20:00Z">
              <w:rPr>
                <w:highlight w:val="yellow"/>
                <w:lang w:val="en-US"/>
              </w:rPr>
            </w:rPrChange>
          </w:rPr>
          <w:t xml:space="preserve">AVDS </w:t>
        </w:r>
        <w:r w:rsidRPr="00443CC4">
          <w:rPr>
            <w:lang w:val="en-US"/>
            <w:rPrChange w:id="9791" w:author="IO" w:date="2011-07-13T18:20:00Z">
              <w:rPr>
                <w:highlight w:val="yellow"/>
                <w:lang w:val="en-US"/>
              </w:rPr>
            </w:rPrChange>
          </w:rPr>
          <w:tab/>
        </w:r>
        <w:r w:rsidRPr="00443CC4">
          <w:rPr>
            <w:i/>
            <w:lang w:val="en-US"/>
            <w:rPrChange w:id="9792" w:author="IO" w:date="2011-07-13T18:20:00Z">
              <w:rPr>
                <w:highlight w:val="yellow"/>
                <w:lang w:val="en-US"/>
              </w:rPr>
            </w:rPrChange>
          </w:rPr>
          <w:t>Aviator Visual Design Simulator</w:t>
        </w:r>
      </w:ins>
    </w:p>
    <w:p w14:paraId="0D364DBE" w14:textId="5EB75372" w:rsidR="00352D6A" w:rsidRPr="00394FFF" w:rsidRDefault="00352D6A" w:rsidP="00352D6A">
      <w:pPr>
        <w:spacing w:after="120"/>
        <w:ind w:left="1418" w:hanging="1418"/>
        <w:jc w:val="both"/>
        <w:rPr>
          <w:ins w:id="9793" w:author="IO" w:date="2011-07-12T13:25:00Z"/>
          <w:lang w:val="en-US"/>
          <w:rPrChange w:id="9794" w:author="IO" w:date="2011-07-18T12:43:00Z">
            <w:rPr>
              <w:ins w:id="9795" w:author="IO" w:date="2011-07-12T13:25:00Z"/>
              <w:highlight w:val="yellow"/>
              <w:lang w:val="en-US"/>
            </w:rPr>
          </w:rPrChange>
        </w:rPr>
      </w:pPr>
      <w:ins w:id="9796" w:author="IO" w:date="2011-07-12T13:25:00Z">
        <w:r w:rsidRPr="00394FFF">
          <w:rPr>
            <w:lang w:val="en-US"/>
            <w:rPrChange w:id="9797" w:author="IO" w:date="2011-07-18T12:43:00Z">
              <w:rPr>
                <w:highlight w:val="yellow"/>
                <w:lang w:val="en-US"/>
              </w:rPr>
            </w:rPrChange>
          </w:rPr>
          <w:t>BDI</w:t>
        </w:r>
        <w:r w:rsidRPr="00394FFF">
          <w:rPr>
            <w:lang w:val="en-US"/>
            <w:rPrChange w:id="9798" w:author="IO" w:date="2011-07-18T12:43:00Z">
              <w:rPr>
                <w:highlight w:val="yellow"/>
                <w:lang w:val="en-US"/>
              </w:rPr>
            </w:rPrChange>
          </w:rPr>
          <w:tab/>
        </w:r>
        <w:r w:rsidRPr="00394FFF">
          <w:rPr>
            <w:i/>
            <w:lang w:val="en-US"/>
            <w:rPrChange w:id="9799" w:author="IO" w:date="2011-07-18T12:43:00Z">
              <w:rPr>
                <w:highlight w:val="yellow"/>
                <w:lang w:val="en-US"/>
              </w:rPr>
            </w:rPrChange>
          </w:rPr>
          <w:t>Belief-Desire-Intention</w:t>
        </w:r>
      </w:ins>
    </w:p>
    <w:p w14:paraId="77513921" w14:textId="77777777" w:rsidR="00352D6A" w:rsidRPr="00CE37D7" w:rsidRDefault="00352D6A" w:rsidP="00352D6A">
      <w:pPr>
        <w:spacing w:after="120"/>
        <w:ind w:left="1418" w:hanging="1418"/>
        <w:jc w:val="both"/>
        <w:rPr>
          <w:ins w:id="9800" w:author="IO" w:date="2011-07-12T13:25:00Z"/>
          <w:highlight w:val="yellow"/>
          <w:lang w:val="en-US"/>
        </w:rPr>
      </w:pPr>
      <w:ins w:id="9801" w:author="IO" w:date="2011-07-12T13:25:00Z">
        <w:r w:rsidRPr="00CE37D7">
          <w:rPr>
            <w:highlight w:val="yellow"/>
            <w:lang w:val="en-US"/>
          </w:rPr>
          <w:t>CATFM</w:t>
        </w:r>
        <w:r w:rsidRPr="00CE37D7">
          <w:rPr>
            <w:highlight w:val="yellow"/>
            <w:lang w:val="en-US"/>
          </w:rPr>
          <w:tab/>
          <w:t>Collaborative Air Traffic Flow Management</w:t>
        </w:r>
      </w:ins>
    </w:p>
    <w:p w14:paraId="545C533F" w14:textId="77777777" w:rsidR="009B648C" w:rsidRPr="007D0DAB" w:rsidRDefault="009B648C" w:rsidP="009B648C">
      <w:pPr>
        <w:spacing w:after="120"/>
        <w:ind w:left="1418" w:hanging="1418"/>
        <w:jc w:val="both"/>
        <w:rPr>
          <w:ins w:id="9802" w:author="IO" w:date="2011-07-15T17:56:00Z"/>
          <w:lang w:val="en-US"/>
        </w:rPr>
      </w:pPr>
      <w:ins w:id="9803" w:author="IO" w:date="2011-07-15T17:56:00Z">
        <w:r w:rsidRPr="007D0DAB">
          <w:rPr>
            <w:lang w:val="en-US"/>
          </w:rPr>
          <w:t>CRM</w:t>
        </w:r>
        <w:r w:rsidRPr="007D0DAB">
          <w:rPr>
            <w:lang w:val="en-US"/>
          </w:rPr>
          <w:tab/>
        </w:r>
        <w:r w:rsidRPr="007D0DAB">
          <w:rPr>
            <w:i/>
            <w:lang w:val="en-US"/>
          </w:rPr>
          <w:t>Crew Resource Management</w:t>
        </w:r>
      </w:ins>
    </w:p>
    <w:p w14:paraId="13C55E62" w14:textId="5BBC10EC" w:rsidR="001F1581" w:rsidRDefault="001F1581" w:rsidP="00352D6A">
      <w:pPr>
        <w:spacing w:after="120"/>
        <w:ind w:left="1418" w:hanging="1418"/>
        <w:jc w:val="both"/>
        <w:rPr>
          <w:ins w:id="9804" w:author="IO" w:date="2011-07-13T19:32:00Z"/>
          <w:lang w:val="en-US"/>
        </w:rPr>
      </w:pPr>
      <w:ins w:id="9805" w:author="IO" w:date="2011-07-13T19:32:00Z">
        <w:r>
          <w:rPr>
            <w:lang w:val="en-US"/>
          </w:rPr>
          <w:t>DIS</w:t>
        </w:r>
        <w:r>
          <w:rPr>
            <w:lang w:val="en-US"/>
          </w:rPr>
          <w:tab/>
        </w:r>
        <w:r w:rsidRPr="001F1581">
          <w:rPr>
            <w:i/>
            <w:lang w:val="en-US"/>
            <w:rPrChange w:id="9806" w:author="IO" w:date="2011-07-13T19:32:00Z">
              <w:rPr>
                <w:lang w:val="en-US"/>
              </w:rPr>
            </w:rPrChange>
          </w:rPr>
          <w:t>Distributed Interactive Simulation</w:t>
        </w:r>
      </w:ins>
    </w:p>
    <w:p w14:paraId="02098F4B" w14:textId="77777777" w:rsidR="00352D6A" w:rsidRPr="00CE37D7" w:rsidRDefault="00352D6A" w:rsidP="00352D6A">
      <w:pPr>
        <w:spacing w:after="120"/>
        <w:ind w:left="1418" w:hanging="1418"/>
        <w:jc w:val="both"/>
        <w:rPr>
          <w:ins w:id="9807" w:author="IO" w:date="2011-07-12T13:25:00Z"/>
          <w:lang w:val="en-US"/>
        </w:rPr>
      </w:pPr>
      <w:proofErr w:type="spellStart"/>
      <w:ins w:id="9808" w:author="IO" w:date="2011-07-12T13:25:00Z">
        <w:r w:rsidRPr="00CE37D7">
          <w:rPr>
            <w:lang w:val="en-US"/>
          </w:rPr>
          <w:t>Eurocontrol</w:t>
        </w:r>
        <w:proofErr w:type="spellEnd"/>
        <w:r w:rsidRPr="00CE37D7">
          <w:rPr>
            <w:lang w:val="en-US"/>
          </w:rPr>
          <w:tab/>
        </w:r>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ins>
    </w:p>
    <w:p w14:paraId="58A90C3A" w14:textId="77777777" w:rsidR="00352D6A" w:rsidRPr="00465EF0" w:rsidRDefault="00352D6A" w:rsidP="00352D6A">
      <w:pPr>
        <w:spacing w:after="120"/>
        <w:ind w:left="1418" w:hanging="1418"/>
        <w:jc w:val="both"/>
        <w:rPr>
          <w:ins w:id="9809" w:author="IO" w:date="2011-07-12T13:25:00Z"/>
          <w:lang w:val="en-US"/>
        </w:rPr>
      </w:pPr>
      <w:ins w:id="9810" w:author="IO" w:date="2011-07-12T13:25:00Z">
        <w:r w:rsidRPr="00CE37D7">
          <w:rPr>
            <w:lang w:val="en-US"/>
          </w:rPr>
          <w:t>FAA</w:t>
        </w:r>
        <w:r w:rsidRPr="00CE37D7">
          <w:rPr>
            <w:lang w:val="en-US"/>
          </w:rPr>
          <w:tab/>
        </w:r>
        <w:r w:rsidRPr="00CE37D7">
          <w:rPr>
            <w:i/>
            <w:lang w:val="en-US"/>
          </w:rPr>
          <w:t>Federal Aviation Administration</w:t>
        </w:r>
        <w:r w:rsidRPr="00CE37D7">
          <w:rPr>
            <w:lang w:val="en-US"/>
          </w:rPr>
          <w:t>, EEUU</w:t>
        </w:r>
      </w:ins>
    </w:p>
    <w:p w14:paraId="6846EDE0" w14:textId="77777777" w:rsidR="00352D6A" w:rsidRPr="00465EF0" w:rsidRDefault="00352D6A" w:rsidP="00352D6A">
      <w:pPr>
        <w:spacing w:after="120"/>
        <w:ind w:left="1418" w:hanging="1418"/>
        <w:jc w:val="both"/>
        <w:rPr>
          <w:ins w:id="9811" w:author="IO" w:date="2011-07-12T13:25:00Z"/>
          <w:lang w:val="en-US"/>
        </w:rPr>
      </w:pPr>
      <w:ins w:id="9812" w:author="IO" w:date="2011-07-12T13:25:00Z">
        <w:r w:rsidRPr="00CE37D7">
          <w:rPr>
            <w:lang w:val="en-US"/>
          </w:rPr>
          <w:t>FACET</w:t>
        </w:r>
        <w:r w:rsidRPr="00CE37D7">
          <w:rPr>
            <w:lang w:val="en-US"/>
          </w:rPr>
          <w:tab/>
        </w:r>
        <w:r w:rsidRPr="00CE37D7">
          <w:rPr>
            <w:i/>
            <w:lang w:val="en-US"/>
          </w:rPr>
          <w:t>Future ATM Concepts Evaluation Tool</w:t>
        </w:r>
      </w:ins>
    </w:p>
    <w:p w14:paraId="008D1A77" w14:textId="2E023DCF" w:rsidR="007F121F" w:rsidRPr="00465EF0" w:rsidRDefault="007F121F" w:rsidP="007F121F">
      <w:pPr>
        <w:spacing w:after="120"/>
        <w:ind w:left="1418" w:hanging="1418"/>
        <w:jc w:val="both"/>
        <w:rPr>
          <w:ins w:id="9813" w:author="IO" w:date="2011-07-13T11:37:00Z"/>
          <w:lang w:val="en-US"/>
        </w:rPr>
      </w:pPr>
      <w:ins w:id="9814" w:author="IO" w:date="2011-07-13T11:37:00Z">
        <w:r w:rsidRPr="00CE37D7">
          <w:rPr>
            <w:lang w:val="en-US"/>
          </w:rPr>
          <w:t>F</w:t>
        </w:r>
        <w:r>
          <w:rPr>
            <w:lang w:val="en-US"/>
          </w:rPr>
          <w:t>IR</w:t>
        </w:r>
        <w:r w:rsidRPr="00CE37D7">
          <w:rPr>
            <w:lang w:val="en-US"/>
          </w:rPr>
          <w:tab/>
        </w:r>
        <w:r w:rsidRPr="00CE37D7">
          <w:rPr>
            <w:i/>
            <w:lang w:val="en-US"/>
          </w:rPr>
          <w:t>F</w:t>
        </w:r>
        <w:r>
          <w:rPr>
            <w:i/>
            <w:lang w:val="en-US"/>
          </w:rPr>
          <w:t>light Information Region</w:t>
        </w:r>
      </w:ins>
    </w:p>
    <w:p w14:paraId="04209E4B" w14:textId="446BCE37" w:rsidR="00352D6A" w:rsidRPr="005A507E" w:rsidRDefault="00352D6A" w:rsidP="00352D6A">
      <w:pPr>
        <w:spacing w:after="120"/>
        <w:ind w:left="1418" w:hanging="1418"/>
        <w:jc w:val="both"/>
        <w:rPr>
          <w:ins w:id="9815" w:author="IO" w:date="2011-07-12T13:25:00Z"/>
          <w:lang w:val="en-US"/>
          <w:rPrChange w:id="9816" w:author="IO" w:date="2011-07-17T20:40:00Z">
            <w:rPr>
              <w:ins w:id="9817" w:author="IO" w:date="2011-07-12T13:25:00Z"/>
              <w:highlight w:val="yellow"/>
              <w:lang w:val="en-US"/>
            </w:rPr>
          </w:rPrChange>
        </w:rPr>
      </w:pPr>
      <w:ins w:id="9818" w:author="IO" w:date="2011-07-12T13:25:00Z">
        <w:r w:rsidRPr="005A507E">
          <w:rPr>
            <w:lang w:val="en-US"/>
            <w:rPrChange w:id="9819" w:author="IO" w:date="2011-07-17T20:40:00Z">
              <w:rPr>
                <w:highlight w:val="yellow"/>
                <w:lang w:val="en-US"/>
              </w:rPr>
            </w:rPrChange>
          </w:rPr>
          <w:t>GDP</w:t>
        </w:r>
        <w:r w:rsidRPr="005A507E">
          <w:rPr>
            <w:lang w:val="en-US"/>
            <w:rPrChange w:id="9820" w:author="IO" w:date="2011-07-17T20:40:00Z">
              <w:rPr>
                <w:highlight w:val="yellow"/>
                <w:lang w:val="en-US"/>
              </w:rPr>
            </w:rPrChange>
          </w:rPr>
          <w:tab/>
        </w:r>
        <w:r w:rsidRPr="005A507E">
          <w:rPr>
            <w:i/>
            <w:lang w:val="en-US"/>
            <w:rPrChange w:id="9821" w:author="IO" w:date="2011-07-17T20:40:00Z">
              <w:rPr>
                <w:highlight w:val="yellow"/>
                <w:lang w:val="en-US"/>
              </w:rPr>
            </w:rPrChange>
          </w:rPr>
          <w:t>Ground Delay Program</w:t>
        </w:r>
      </w:ins>
    </w:p>
    <w:p w14:paraId="726556A5" w14:textId="77777777" w:rsidR="00352D6A" w:rsidRPr="00CE37D7" w:rsidRDefault="00352D6A" w:rsidP="00352D6A">
      <w:pPr>
        <w:spacing w:after="120"/>
        <w:ind w:left="1418" w:hanging="1418"/>
        <w:jc w:val="both"/>
        <w:rPr>
          <w:ins w:id="9822" w:author="IO" w:date="2011-07-12T13:25:00Z"/>
          <w:highlight w:val="yellow"/>
          <w:lang w:val="en-US"/>
        </w:rPr>
      </w:pPr>
      <w:ins w:id="9823" w:author="IO" w:date="2011-07-12T13:25:00Z">
        <w:r w:rsidRPr="00CE37D7">
          <w:rPr>
            <w:highlight w:val="yellow"/>
            <w:lang w:val="en-US"/>
          </w:rPr>
          <w:t>GPL</w:t>
        </w:r>
        <w:r w:rsidRPr="00CE37D7">
          <w:rPr>
            <w:highlight w:val="yellow"/>
            <w:lang w:val="en-US"/>
          </w:rPr>
          <w:tab/>
        </w:r>
        <w:r w:rsidRPr="00CE37D7">
          <w:rPr>
            <w:highlight w:val="yellow"/>
            <w:lang w:val="en-US"/>
          </w:rPr>
          <w:tab/>
          <w:t>GNU Public License</w:t>
        </w:r>
      </w:ins>
    </w:p>
    <w:p w14:paraId="34B9E902" w14:textId="77777777" w:rsidR="00352D6A" w:rsidRPr="00CE37D7" w:rsidRDefault="00352D6A" w:rsidP="00352D6A">
      <w:pPr>
        <w:spacing w:after="120"/>
        <w:ind w:left="1418" w:hanging="1418"/>
        <w:jc w:val="both"/>
        <w:rPr>
          <w:ins w:id="9824" w:author="IO" w:date="2011-07-12T13:25:00Z"/>
          <w:lang w:val="en-US"/>
        </w:rPr>
      </w:pPr>
      <w:ins w:id="9825" w:author="IO" w:date="2011-07-12T13:25:00Z">
        <w:r w:rsidRPr="00DE129A">
          <w:rPr>
            <w:lang w:val="en-US"/>
          </w:rPr>
          <w:t>GPS</w:t>
        </w:r>
        <w:r w:rsidRPr="00CE37D7">
          <w:rPr>
            <w:lang w:val="en-US"/>
          </w:rPr>
          <w:tab/>
        </w:r>
        <w:r w:rsidRPr="00DE129A">
          <w:rPr>
            <w:i/>
            <w:lang w:val="en-US"/>
          </w:rPr>
          <w:t>Global Positioning System</w:t>
        </w:r>
      </w:ins>
    </w:p>
    <w:p w14:paraId="5B2CCF50" w14:textId="7646259D" w:rsidR="00352D6A" w:rsidRPr="00310C27" w:rsidRDefault="00352D6A" w:rsidP="00352D6A">
      <w:pPr>
        <w:spacing w:after="120"/>
        <w:ind w:left="1418" w:hanging="1418"/>
        <w:jc w:val="both"/>
        <w:rPr>
          <w:ins w:id="9826" w:author="IO" w:date="2011-07-12T13:25:00Z"/>
          <w:lang w:val="en-US"/>
          <w:rPrChange w:id="9827" w:author="IO" w:date="2011-07-13T15:26:00Z">
            <w:rPr>
              <w:ins w:id="9828" w:author="IO" w:date="2011-07-12T13:25:00Z"/>
              <w:highlight w:val="yellow"/>
              <w:lang w:val="en-US"/>
            </w:rPr>
          </w:rPrChange>
        </w:rPr>
      </w:pPr>
      <w:ins w:id="9829" w:author="IO" w:date="2011-07-12T13:25:00Z">
        <w:r w:rsidRPr="00310C27">
          <w:rPr>
            <w:lang w:val="en-US"/>
            <w:rPrChange w:id="9830" w:author="IO" w:date="2011-07-13T15:26:00Z">
              <w:rPr>
                <w:highlight w:val="yellow"/>
                <w:lang w:val="en-US"/>
              </w:rPr>
            </w:rPrChange>
          </w:rPr>
          <w:t>HF</w:t>
        </w:r>
        <w:r w:rsidRPr="00310C27">
          <w:rPr>
            <w:lang w:val="en-US"/>
            <w:rPrChange w:id="9831" w:author="IO" w:date="2011-07-13T15:26:00Z">
              <w:rPr>
                <w:highlight w:val="yellow"/>
                <w:lang w:val="en-US"/>
              </w:rPr>
            </w:rPrChange>
          </w:rPr>
          <w:tab/>
        </w:r>
        <w:r w:rsidRPr="00310C27">
          <w:rPr>
            <w:i/>
            <w:lang w:val="en-US"/>
            <w:rPrChange w:id="9832" w:author="IO" w:date="2011-07-13T15:26:00Z">
              <w:rPr>
                <w:highlight w:val="yellow"/>
                <w:lang w:val="en-US"/>
              </w:rPr>
            </w:rPrChange>
          </w:rPr>
          <w:t>Human Factors</w:t>
        </w:r>
      </w:ins>
    </w:p>
    <w:p w14:paraId="0454B67F" w14:textId="1F5F6CA1" w:rsidR="004E3CA1" w:rsidRPr="004E3CA1" w:rsidRDefault="004E3CA1" w:rsidP="00352D6A">
      <w:pPr>
        <w:spacing w:after="120"/>
        <w:ind w:left="1418" w:hanging="1418"/>
        <w:jc w:val="both"/>
        <w:rPr>
          <w:ins w:id="9833" w:author="IO" w:date="2011-07-20T17:29:00Z"/>
          <w:lang w:val="en-US"/>
          <w:rPrChange w:id="9834" w:author="IO" w:date="2011-07-20T17:29:00Z">
            <w:rPr>
              <w:ins w:id="9835" w:author="IO" w:date="2011-07-20T17:29:00Z"/>
              <w:highlight w:val="yellow"/>
              <w:lang w:val="en-US"/>
            </w:rPr>
          </w:rPrChange>
        </w:rPr>
      </w:pPr>
      <w:ins w:id="9836" w:author="IO" w:date="2011-07-20T17:29:00Z">
        <w:r w:rsidRPr="004E3CA1">
          <w:rPr>
            <w:lang w:val="en-US"/>
            <w:rPrChange w:id="9837" w:author="IO" w:date="2011-07-20T17:29:00Z">
              <w:rPr>
                <w:highlight w:val="yellow"/>
                <w:lang w:val="en-US"/>
              </w:rPr>
            </w:rPrChange>
          </w:rPr>
          <w:t>HTML</w:t>
        </w:r>
        <w:r w:rsidRPr="004E3CA1">
          <w:rPr>
            <w:lang w:val="en-US"/>
            <w:rPrChange w:id="9838" w:author="IO" w:date="2011-07-20T17:29:00Z">
              <w:rPr>
                <w:highlight w:val="yellow"/>
                <w:lang w:val="en-US"/>
              </w:rPr>
            </w:rPrChange>
          </w:rPr>
          <w:tab/>
        </w:r>
        <w:proofErr w:type="spellStart"/>
        <w:r w:rsidRPr="004E3CA1">
          <w:rPr>
            <w:i/>
            <w:lang w:val="en-US"/>
            <w:rPrChange w:id="9839" w:author="IO" w:date="2011-07-20T17:29:00Z">
              <w:rPr>
                <w:highlight w:val="yellow"/>
                <w:lang w:val="en-US"/>
              </w:rPr>
            </w:rPrChange>
          </w:rPr>
          <w:t>HyperText</w:t>
        </w:r>
        <w:proofErr w:type="spellEnd"/>
        <w:r w:rsidRPr="004E3CA1">
          <w:rPr>
            <w:i/>
            <w:lang w:val="en-US"/>
            <w:rPrChange w:id="9840" w:author="IO" w:date="2011-07-20T17:29:00Z">
              <w:rPr>
                <w:highlight w:val="yellow"/>
                <w:lang w:val="en-US"/>
              </w:rPr>
            </w:rPrChange>
          </w:rPr>
          <w:t xml:space="preserve"> Markup Language</w:t>
        </w:r>
      </w:ins>
    </w:p>
    <w:p w14:paraId="611A04E1" w14:textId="1DA137C1" w:rsidR="00352D6A" w:rsidRPr="00CE37D7" w:rsidRDefault="00352D6A" w:rsidP="00352D6A">
      <w:pPr>
        <w:spacing w:after="120"/>
        <w:ind w:left="1418" w:hanging="1418"/>
        <w:jc w:val="both"/>
        <w:rPr>
          <w:ins w:id="9841" w:author="IO" w:date="2011-07-12T13:25:00Z"/>
          <w:highlight w:val="yellow"/>
          <w:lang w:val="en-US"/>
        </w:rPr>
      </w:pPr>
      <w:ins w:id="9842" w:author="IO" w:date="2011-07-12T13:25:00Z">
        <w:r w:rsidRPr="008A1F38">
          <w:rPr>
            <w:lang w:val="en-US"/>
            <w:rPrChange w:id="9843" w:author="IO" w:date="2011-07-22T11:49:00Z">
              <w:rPr>
                <w:highlight w:val="yellow"/>
                <w:lang w:val="en-US"/>
              </w:rPr>
            </w:rPrChange>
          </w:rPr>
          <w:t xml:space="preserve">IAF </w:t>
        </w:r>
        <w:r w:rsidRPr="008A1F38">
          <w:rPr>
            <w:lang w:val="en-US"/>
            <w:rPrChange w:id="9844" w:author="IO" w:date="2011-07-22T11:49:00Z">
              <w:rPr>
                <w:highlight w:val="yellow"/>
                <w:lang w:val="en-US"/>
              </w:rPr>
            </w:rPrChange>
          </w:rPr>
          <w:tab/>
        </w:r>
        <w:r w:rsidRPr="008A1F38">
          <w:rPr>
            <w:i/>
            <w:lang w:val="en-US"/>
            <w:rPrChange w:id="9845" w:author="IO" w:date="2011-07-22T11:49:00Z">
              <w:rPr>
                <w:highlight w:val="yellow"/>
                <w:lang w:val="en-US"/>
              </w:rPr>
            </w:rPrChange>
          </w:rPr>
          <w:t>INGENIAS Agent Framework</w:t>
        </w:r>
      </w:ins>
    </w:p>
    <w:p w14:paraId="3E3A1D41" w14:textId="73D31836" w:rsidR="00352D6A" w:rsidRPr="004E3CA1" w:rsidRDefault="00352D6A" w:rsidP="00352D6A">
      <w:pPr>
        <w:spacing w:after="120"/>
        <w:ind w:left="1418" w:hanging="1418"/>
        <w:jc w:val="both"/>
        <w:rPr>
          <w:ins w:id="9846" w:author="IO" w:date="2011-07-12T13:25:00Z"/>
          <w:lang w:val="en-US"/>
          <w:rPrChange w:id="9847" w:author="IO" w:date="2011-07-20T17:29:00Z">
            <w:rPr>
              <w:ins w:id="9848" w:author="IO" w:date="2011-07-12T13:25:00Z"/>
              <w:highlight w:val="yellow"/>
              <w:lang w:val="en-US"/>
            </w:rPr>
          </w:rPrChange>
        </w:rPr>
      </w:pPr>
      <w:ins w:id="9849" w:author="IO" w:date="2011-07-12T13:25:00Z">
        <w:r w:rsidRPr="004E3CA1">
          <w:rPr>
            <w:lang w:val="en-US"/>
            <w:rPrChange w:id="9850" w:author="IO" w:date="2011-07-20T17:29:00Z">
              <w:rPr>
                <w:highlight w:val="yellow"/>
                <w:lang w:val="en-US"/>
              </w:rPr>
            </w:rPrChange>
          </w:rPr>
          <w:t>IDK</w:t>
        </w:r>
        <w:r w:rsidRPr="004E3CA1">
          <w:rPr>
            <w:lang w:val="en-US"/>
            <w:rPrChange w:id="9851" w:author="IO" w:date="2011-07-20T17:29:00Z">
              <w:rPr>
                <w:highlight w:val="yellow"/>
                <w:lang w:val="en-US"/>
              </w:rPr>
            </w:rPrChange>
          </w:rPr>
          <w:tab/>
        </w:r>
        <w:r w:rsidRPr="004E3CA1">
          <w:rPr>
            <w:i/>
            <w:lang w:val="en-US"/>
            <w:rPrChange w:id="9852" w:author="IO" w:date="2011-07-20T17:29:00Z">
              <w:rPr>
                <w:highlight w:val="yellow"/>
                <w:lang w:val="en-US"/>
              </w:rPr>
            </w:rPrChange>
          </w:rPr>
          <w:t>INGENIAS Development Kit</w:t>
        </w:r>
      </w:ins>
    </w:p>
    <w:p w14:paraId="1E16A085" w14:textId="40622CA8" w:rsidR="001F1581" w:rsidRDefault="001F1581" w:rsidP="00F406F3">
      <w:pPr>
        <w:spacing w:after="120"/>
        <w:ind w:left="1418" w:hanging="1418"/>
        <w:jc w:val="both"/>
        <w:rPr>
          <w:ins w:id="9853" w:author="IO" w:date="2011-07-13T19:32:00Z"/>
          <w:lang w:val="en-US"/>
        </w:rPr>
      </w:pPr>
      <w:ins w:id="9854" w:author="IO" w:date="2011-07-13T19:32:00Z">
        <w:r>
          <w:rPr>
            <w:lang w:val="en-US"/>
          </w:rPr>
          <w:t>IEEE</w:t>
        </w:r>
        <w:r>
          <w:rPr>
            <w:lang w:val="en-US"/>
          </w:rPr>
          <w:tab/>
        </w:r>
        <w:r w:rsidRPr="001F1581">
          <w:rPr>
            <w:i/>
            <w:lang w:val="en-US"/>
            <w:rPrChange w:id="9855" w:author="IO" w:date="2011-07-13T19:32:00Z">
              <w:rPr/>
            </w:rPrChange>
          </w:rPr>
          <w:t>Institute of Electrical and Electronics Engineers</w:t>
        </w:r>
      </w:ins>
    </w:p>
    <w:p w14:paraId="25E0D880" w14:textId="0D400C3B" w:rsidR="00F406F3" w:rsidRPr="00F406F3" w:rsidRDefault="00F406F3" w:rsidP="00F406F3">
      <w:pPr>
        <w:spacing w:after="120"/>
        <w:ind w:left="1418" w:hanging="1418"/>
        <w:jc w:val="both"/>
        <w:rPr>
          <w:ins w:id="9856" w:author="IO" w:date="2011-07-13T13:56:00Z"/>
          <w:lang w:val="en-US"/>
          <w:rPrChange w:id="9857" w:author="IO" w:date="2011-07-13T13:56:00Z">
            <w:rPr>
              <w:ins w:id="9858" w:author="IO" w:date="2011-07-13T13:56:00Z"/>
              <w:highlight w:val="yellow"/>
              <w:lang w:val="en-US"/>
            </w:rPr>
          </w:rPrChange>
        </w:rPr>
      </w:pPr>
      <w:ins w:id="9859" w:author="IO" w:date="2011-07-13T13:56:00Z">
        <w:r w:rsidRPr="00F406F3">
          <w:rPr>
            <w:lang w:val="en-US"/>
            <w:rPrChange w:id="9860" w:author="IO" w:date="2011-07-13T13:56:00Z">
              <w:rPr>
                <w:highlight w:val="yellow"/>
                <w:lang w:val="en-US"/>
              </w:rPr>
            </w:rPrChange>
          </w:rPr>
          <w:t>IFR</w:t>
        </w:r>
        <w:r w:rsidRPr="00F406F3">
          <w:rPr>
            <w:lang w:val="en-US"/>
            <w:rPrChange w:id="9861" w:author="IO" w:date="2011-07-13T13:56:00Z">
              <w:rPr>
                <w:highlight w:val="yellow"/>
                <w:lang w:val="en-US"/>
              </w:rPr>
            </w:rPrChange>
          </w:rPr>
          <w:tab/>
        </w:r>
        <w:r w:rsidRPr="00F406F3">
          <w:rPr>
            <w:i/>
            <w:lang w:val="en-US"/>
            <w:rPrChange w:id="9862" w:author="IO" w:date="2011-07-13T13:57:00Z">
              <w:rPr>
                <w:highlight w:val="yellow"/>
                <w:lang w:val="en-US"/>
              </w:rPr>
            </w:rPrChange>
          </w:rPr>
          <w:t>Instrument Flight Rules</w:t>
        </w:r>
      </w:ins>
    </w:p>
    <w:p w14:paraId="56812792" w14:textId="77777777" w:rsidR="00352D6A" w:rsidRPr="00CE37D7" w:rsidRDefault="00352D6A" w:rsidP="00352D6A">
      <w:pPr>
        <w:spacing w:after="120"/>
        <w:ind w:left="1418" w:hanging="1418"/>
        <w:jc w:val="both"/>
        <w:rPr>
          <w:ins w:id="9863" w:author="IO" w:date="2011-07-12T13:25:00Z"/>
          <w:i/>
          <w:lang w:val="en-US"/>
        </w:rPr>
      </w:pPr>
      <w:ins w:id="9864" w:author="IO" w:date="2011-07-12T13:25:00Z">
        <w:r w:rsidRPr="00CE37D7">
          <w:rPr>
            <w:lang w:val="en-US"/>
          </w:rPr>
          <w:t>IMPACT</w:t>
        </w:r>
        <w:r w:rsidRPr="00CE37D7">
          <w:rPr>
            <w:lang w:val="en-US"/>
          </w:rPr>
          <w:tab/>
        </w:r>
        <w:r w:rsidRPr="00CE37D7">
          <w:rPr>
            <w:i/>
            <w:lang w:val="en-US"/>
          </w:rPr>
          <w:t>Intelligent agent-based Model for Policy Analysis of Collaborative Traffic flow management</w:t>
        </w:r>
      </w:ins>
    </w:p>
    <w:p w14:paraId="33D7E787" w14:textId="23D30DFB" w:rsidR="00352D6A" w:rsidRPr="009B648C" w:rsidRDefault="00352D6A" w:rsidP="00352D6A">
      <w:pPr>
        <w:spacing w:after="120"/>
        <w:ind w:left="1418" w:hanging="1418"/>
        <w:jc w:val="both"/>
        <w:rPr>
          <w:ins w:id="9865" w:author="IO" w:date="2011-07-12T13:25:00Z"/>
          <w:lang w:val="en-US"/>
          <w:rPrChange w:id="9866" w:author="IO" w:date="2011-07-15T17:56:00Z">
            <w:rPr>
              <w:ins w:id="9867" w:author="IO" w:date="2011-07-12T13:25:00Z"/>
              <w:highlight w:val="yellow"/>
              <w:lang w:val="en-US"/>
            </w:rPr>
          </w:rPrChange>
        </w:rPr>
      </w:pPr>
      <w:ins w:id="9868" w:author="IO" w:date="2011-07-12T13:25:00Z">
        <w:r w:rsidRPr="009B648C">
          <w:rPr>
            <w:lang w:val="en-US"/>
            <w:rPrChange w:id="9869" w:author="IO" w:date="2011-07-15T17:56:00Z">
              <w:rPr>
                <w:highlight w:val="yellow"/>
                <w:lang w:val="en-US"/>
              </w:rPr>
            </w:rPrChange>
          </w:rPr>
          <w:t>LOFT</w:t>
        </w:r>
        <w:r w:rsidRPr="009B648C">
          <w:rPr>
            <w:lang w:val="en-US"/>
            <w:rPrChange w:id="9870" w:author="IO" w:date="2011-07-15T17:56:00Z">
              <w:rPr>
                <w:highlight w:val="yellow"/>
                <w:lang w:val="en-US"/>
              </w:rPr>
            </w:rPrChange>
          </w:rPr>
          <w:tab/>
        </w:r>
        <w:r w:rsidRPr="009B648C">
          <w:rPr>
            <w:i/>
            <w:lang w:val="en-US"/>
            <w:rPrChange w:id="9871" w:author="IO" w:date="2011-07-15T17:56:00Z">
              <w:rPr>
                <w:highlight w:val="yellow"/>
                <w:lang w:val="en-US"/>
              </w:rPr>
            </w:rPrChange>
          </w:rPr>
          <w:t>Line</w:t>
        </w:r>
      </w:ins>
      <w:ins w:id="9872" w:author="IO" w:date="2011-07-15T17:57:00Z">
        <w:r w:rsidR="009B648C">
          <w:rPr>
            <w:i/>
            <w:lang w:val="en-US"/>
          </w:rPr>
          <w:t>-</w:t>
        </w:r>
      </w:ins>
      <w:ins w:id="9873" w:author="IO" w:date="2011-07-12T13:25:00Z">
        <w:r w:rsidRPr="009B648C">
          <w:rPr>
            <w:i/>
            <w:lang w:val="en-US"/>
            <w:rPrChange w:id="9874" w:author="IO" w:date="2011-07-15T17:56:00Z">
              <w:rPr>
                <w:highlight w:val="yellow"/>
                <w:lang w:val="en-US"/>
              </w:rPr>
            </w:rPrChange>
          </w:rPr>
          <w:t>Oriented Flight Training</w:t>
        </w:r>
      </w:ins>
    </w:p>
    <w:p w14:paraId="7CD9F790" w14:textId="77777777" w:rsidR="00352D6A" w:rsidRPr="00CE37D7" w:rsidRDefault="00352D6A" w:rsidP="00352D6A">
      <w:pPr>
        <w:spacing w:after="120"/>
        <w:ind w:left="1418" w:hanging="1418"/>
        <w:jc w:val="both"/>
        <w:rPr>
          <w:ins w:id="9875" w:author="IO" w:date="2011-07-12T13:25:00Z"/>
          <w:highlight w:val="yellow"/>
          <w:lang w:val="en-US"/>
        </w:rPr>
      </w:pPr>
      <w:ins w:id="9876" w:author="IO" w:date="2011-07-12T13:25:00Z">
        <w:r w:rsidRPr="00CE37D7">
          <w:rPr>
            <w:highlight w:val="yellow"/>
            <w:lang w:val="en-US"/>
          </w:rPr>
          <w:t>MAS</w:t>
        </w:r>
        <w:r w:rsidRPr="00CE37D7">
          <w:rPr>
            <w:highlight w:val="yellow"/>
            <w:lang w:val="en-US"/>
          </w:rPr>
          <w:tab/>
        </w:r>
        <w:r w:rsidRPr="00CE37D7">
          <w:rPr>
            <w:highlight w:val="yellow"/>
            <w:lang w:val="en-US"/>
          </w:rPr>
          <w:tab/>
          <w:t>Multi-Agent System</w:t>
        </w:r>
      </w:ins>
    </w:p>
    <w:p w14:paraId="50FB4121" w14:textId="7F6A70C6" w:rsidR="00352D6A" w:rsidRPr="00E639D6" w:rsidRDefault="00352D6A" w:rsidP="00352D6A">
      <w:pPr>
        <w:spacing w:after="120"/>
        <w:ind w:left="1418" w:hanging="1418"/>
        <w:jc w:val="both"/>
        <w:rPr>
          <w:ins w:id="9877" w:author="IO" w:date="2011-07-12T13:25:00Z"/>
          <w:lang w:val="en-US"/>
          <w:rPrChange w:id="9878" w:author="IO" w:date="2011-07-22T18:33:00Z">
            <w:rPr>
              <w:ins w:id="9879" w:author="IO" w:date="2011-07-12T13:25:00Z"/>
              <w:highlight w:val="yellow"/>
              <w:lang w:val="en-US"/>
            </w:rPr>
          </w:rPrChange>
        </w:rPr>
      </w:pPr>
      <w:ins w:id="9880" w:author="IO" w:date="2011-07-12T13:25:00Z">
        <w:r w:rsidRPr="00E639D6">
          <w:rPr>
            <w:lang w:val="en-US"/>
            <w:rPrChange w:id="9881" w:author="IO" w:date="2011-07-22T18:33:00Z">
              <w:rPr>
                <w:highlight w:val="yellow"/>
                <w:lang w:val="en-US"/>
              </w:rPr>
            </w:rPrChange>
          </w:rPr>
          <w:t>MDA</w:t>
        </w:r>
        <w:r w:rsidRPr="00E639D6">
          <w:rPr>
            <w:lang w:val="en-US"/>
            <w:rPrChange w:id="9882" w:author="IO" w:date="2011-07-22T18:33:00Z">
              <w:rPr>
                <w:highlight w:val="yellow"/>
                <w:lang w:val="en-US"/>
              </w:rPr>
            </w:rPrChange>
          </w:rPr>
          <w:tab/>
        </w:r>
        <w:r w:rsidRPr="00E639D6">
          <w:rPr>
            <w:i/>
            <w:lang w:val="en-US"/>
            <w:rPrChange w:id="9883" w:author="IO" w:date="2011-07-22T18:33:00Z">
              <w:rPr>
                <w:highlight w:val="yellow"/>
                <w:lang w:val="en-US"/>
              </w:rPr>
            </w:rPrChange>
          </w:rPr>
          <w:t>Model-Driven Ar</w:t>
        </w:r>
      </w:ins>
      <w:ins w:id="9884" w:author="IO" w:date="2011-07-22T18:33:00Z">
        <w:r w:rsidR="00E639D6">
          <w:rPr>
            <w:i/>
            <w:lang w:val="en-US"/>
          </w:rPr>
          <w:t>ch</w:t>
        </w:r>
      </w:ins>
      <w:ins w:id="9885" w:author="IO" w:date="2011-07-12T13:25:00Z">
        <w:r w:rsidRPr="00E639D6">
          <w:rPr>
            <w:i/>
            <w:lang w:val="en-US"/>
            <w:rPrChange w:id="9886" w:author="IO" w:date="2011-07-22T18:33:00Z">
              <w:rPr>
                <w:highlight w:val="yellow"/>
                <w:lang w:val="en-US"/>
              </w:rPr>
            </w:rPrChange>
          </w:rPr>
          <w:t>itecture</w:t>
        </w:r>
      </w:ins>
    </w:p>
    <w:p w14:paraId="51FE6588" w14:textId="77777777" w:rsidR="00352D6A" w:rsidRPr="00465EF0" w:rsidRDefault="00352D6A" w:rsidP="00352D6A">
      <w:pPr>
        <w:spacing w:after="120"/>
        <w:ind w:left="1418" w:hanging="1418"/>
        <w:jc w:val="both"/>
        <w:rPr>
          <w:ins w:id="9887" w:author="IO" w:date="2011-07-12T13:25:00Z"/>
          <w:lang w:val="en-US"/>
        </w:rPr>
      </w:pPr>
      <w:ins w:id="9888" w:author="IO" w:date="2011-07-12T13:25:00Z">
        <w:r w:rsidRPr="00CE37D7">
          <w:rPr>
            <w:lang w:val="en-US"/>
          </w:rPr>
          <w:lastRenderedPageBreak/>
          <w:t>MDE</w:t>
        </w:r>
        <w:r w:rsidRPr="00CE37D7">
          <w:rPr>
            <w:lang w:val="en-US"/>
          </w:rPr>
          <w:tab/>
        </w:r>
        <w:r w:rsidRPr="00CE37D7">
          <w:rPr>
            <w:i/>
            <w:lang w:val="en-US"/>
          </w:rPr>
          <w:t>Model-Driven Engineering</w:t>
        </w:r>
      </w:ins>
    </w:p>
    <w:p w14:paraId="2789E461" w14:textId="6A31DD98" w:rsidR="00352D6A" w:rsidRPr="002F134A" w:rsidRDefault="00352D6A" w:rsidP="00352D6A">
      <w:pPr>
        <w:spacing w:after="120"/>
        <w:ind w:left="1418" w:hanging="1418"/>
        <w:jc w:val="both"/>
        <w:rPr>
          <w:ins w:id="9889" w:author="IO" w:date="2011-07-12T13:25:00Z"/>
          <w:lang w:val="en-US"/>
          <w:rPrChange w:id="9890" w:author="IO" w:date="2011-07-17T20:51:00Z">
            <w:rPr>
              <w:ins w:id="9891" w:author="IO" w:date="2011-07-12T13:25:00Z"/>
              <w:highlight w:val="yellow"/>
              <w:lang w:val="en-US"/>
            </w:rPr>
          </w:rPrChange>
        </w:rPr>
      </w:pPr>
      <w:ins w:id="9892" w:author="IO" w:date="2011-07-12T13:25:00Z">
        <w:r w:rsidRPr="002F134A">
          <w:rPr>
            <w:lang w:val="en-US"/>
            <w:rPrChange w:id="9893" w:author="IO" w:date="2011-07-17T20:51:00Z">
              <w:rPr>
                <w:highlight w:val="yellow"/>
                <w:lang w:val="en-US"/>
              </w:rPr>
            </w:rPrChange>
          </w:rPr>
          <w:t xml:space="preserve">MIDAS </w:t>
        </w:r>
        <w:r w:rsidRPr="002F134A">
          <w:rPr>
            <w:lang w:val="en-US"/>
            <w:rPrChange w:id="9894" w:author="IO" w:date="2011-07-17T20:51:00Z">
              <w:rPr>
                <w:highlight w:val="yellow"/>
                <w:lang w:val="en-US"/>
              </w:rPr>
            </w:rPrChange>
          </w:rPr>
          <w:tab/>
        </w:r>
        <w:r w:rsidR="002F134A" w:rsidRPr="002F134A">
          <w:rPr>
            <w:i/>
            <w:lang w:val="en-US"/>
          </w:rPr>
          <w:t>Man-</w:t>
        </w:r>
      </w:ins>
      <w:ins w:id="9895" w:author="IO" w:date="2011-07-17T20:52:00Z">
        <w:r w:rsidR="002F134A">
          <w:rPr>
            <w:i/>
            <w:lang w:val="en-US"/>
          </w:rPr>
          <w:t>m</w:t>
        </w:r>
      </w:ins>
      <w:ins w:id="9896" w:author="IO" w:date="2011-07-12T13:25:00Z">
        <w:r w:rsidRPr="002F134A">
          <w:rPr>
            <w:i/>
            <w:lang w:val="en-US"/>
            <w:rPrChange w:id="9897" w:author="IO" w:date="2011-07-17T20:51:00Z">
              <w:rPr>
                <w:highlight w:val="yellow"/>
                <w:lang w:val="en-US"/>
              </w:rPr>
            </w:rPrChange>
          </w:rPr>
          <w:t>achine Integrated Design and Analysis System</w:t>
        </w:r>
      </w:ins>
    </w:p>
    <w:p w14:paraId="46336332" w14:textId="02C518F0" w:rsidR="007353C8" w:rsidRPr="001C3D91" w:rsidRDefault="007353C8" w:rsidP="007353C8">
      <w:pPr>
        <w:spacing w:after="120"/>
        <w:ind w:left="1418" w:hanging="1418"/>
        <w:jc w:val="both"/>
        <w:rPr>
          <w:ins w:id="9898" w:author="IO" w:date="2011-07-20T18:42:00Z"/>
          <w:lang w:val="en-US"/>
        </w:rPr>
      </w:pPr>
      <w:ins w:id="9899" w:author="IO" w:date="2011-07-20T18:42:00Z">
        <w:r>
          <w:rPr>
            <w:lang w:val="en-US"/>
          </w:rPr>
          <w:t>MVC</w:t>
        </w:r>
        <w:r w:rsidRPr="001C3D91">
          <w:rPr>
            <w:lang w:val="en-US"/>
          </w:rPr>
          <w:tab/>
        </w:r>
        <w:r>
          <w:rPr>
            <w:i/>
            <w:lang w:val="en-US"/>
          </w:rPr>
          <w:t>Model-View-</w:t>
        </w:r>
      </w:ins>
      <w:ins w:id="9900" w:author="IO" w:date="2011-07-20T18:49:00Z">
        <w:r w:rsidR="0088587C">
          <w:rPr>
            <w:i/>
            <w:lang w:val="en-US"/>
          </w:rPr>
          <w:t>Controller</w:t>
        </w:r>
      </w:ins>
    </w:p>
    <w:p w14:paraId="60BD17D3" w14:textId="4412AA1E" w:rsidR="002A3258" w:rsidRPr="002A3258" w:rsidRDefault="002A3258" w:rsidP="00352D6A">
      <w:pPr>
        <w:spacing w:after="120"/>
        <w:ind w:left="1418" w:hanging="1418"/>
        <w:jc w:val="both"/>
        <w:rPr>
          <w:ins w:id="9901" w:author="IO" w:date="2011-07-12T14:20:00Z"/>
          <w:lang w:val="en-US"/>
          <w:rPrChange w:id="9902" w:author="IO" w:date="2011-07-12T14:21:00Z">
            <w:rPr>
              <w:ins w:id="9903" w:author="IO" w:date="2011-07-12T14:20:00Z"/>
              <w:highlight w:val="yellow"/>
              <w:lang w:val="en-US"/>
            </w:rPr>
          </w:rPrChange>
        </w:rPr>
      </w:pPr>
      <w:ins w:id="9904" w:author="IO" w:date="2011-07-12T14:21:00Z">
        <w:r w:rsidRPr="002A3258">
          <w:rPr>
            <w:lang w:val="en-US"/>
            <w:rPrChange w:id="9905" w:author="IO" w:date="2011-07-12T14:21:00Z">
              <w:rPr>
                <w:highlight w:val="yellow"/>
                <w:lang w:val="en-US"/>
              </w:rPr>
            </w:rPrChange>
          </w:rPr>
          <w:t>NASA</w:t>
        </w:r>
        <w:r>
          <w:rPr>
            <w:lang w:val="en-US"/>
          </w:rPr>
          <w:tab/>
        </w:r>
        <w:r w:rsidRPr="002A3258">
          <w:rPr>
            <w:i/>
            <w:lang w:val="en-US"/>
            <w:rPrChange w:id="9906" w:author="IO" w:date="2011-07-12T14:21:00Z">
              <w:rPr>
                <w:lang w:val="en-US"/>
              </w:rPr>
            </w:rPrChange>
          </w:rPr>
          <w:t>National Aeronautics and Space Administration</w:t>
        </w:r>
        <w:r>
          <w:rPr>
            <w:lang w:val="en-US"/>
          </w:rPr>
          <w:t>, EEEE</w:t>
        </w:r>
      </w:ins>
    </w:p>
    <w:p w14:paraId="77A91ED1" w14:textId="77777777" w:rsidR="00352D6A" w:rsidRPr="00CE37D7" w:rsidRDefault="00352D6A" w:rsidP="00352D6A">
      <w:pPr>
        <w:spacing w:after="120"/>
        <w:ind w:left="1418" w:hanging="1418"/>
        <w:jc w:val="both"/>
        <w:rPr>
          <w:ins w:id="9907" w:author="IO" w:date="2011-07-12T13:25:00Z"/>
          <w:highlight w:val="yellow"/>
          <w:lang w:val="en-US"/>
        </w:rPr>
      </w:pPr>
      <w:ins w:id="9908" w:author="IO" w:date="2011-07-12T13:25:00Z">
        <w:r w:rsidRPr="00CE37D7">
          <w:rPr>
            <w:highlight w:val="yellow"/>
            <w:lang w:val="en-US"/>
          </w:rPr>
          <w:t>OMG</w:t>
        </w:r>
        <w:r w:rsidRPr="00CE37D7">
          <w:rPr>
            <w:highlight w:val="yellow"/>
            <w:lang w:val="en-US"/>
          </w:rPr>
          <w:tab/>
        </w:r>
        <w:r w:rsidRPr="00CE37D7">
          <w:rPr>
            <w:highlight w:val="yellow"/>
            <w:lang w:val="en-US"/>
          </w:rPr>
          <w:tab/>
          <w:t>Object Management Group</w:t>
        </w:r>
      </w:ins>
    </w:p>
    <w:p w14:paraId="60AE9571" w14:textId="524BD6C5" w:rsidR="00375BFC" w:rsidRPr="002B284A" w:rsidRDefault="00375BFC" w:rsidP="00375BFC">
      <w:pPr>
        <w:spacing w:after="120"/>
        <w:ind w:left="1418" w:hanging="1418"/>
        <w:jc w:val="both"/>
        <w:rPr>
          <w:ins w:id="9909" w:author="IO" w:date="2011-07-13T12:22:00Z"/>
          <w:lang w:val="en-US"/>
        </w:rPr>
      </w:pPr>
      <w:ins w:id="9910" w:author="IO" w:date="2011-07-13T12:22:00Z">
        <w:r>
          <w:rPr>
            <w:lang w:val="en-US"/>
          </w:rPr>
          <w:t>RDR</w:t>
        </w:r>
        <w:r>
          <w:rPr>
            <w:lang w:val="en-US"/>
          </w:rPr>
          <w:tab/>
        </w:r>
        <w:r>
          <w:rPr>
            <w:i/>
            <w:lang w:val="en-US"/>
          </w:rPr>
          <w:t xml:space="preserve">Radio Detection and </w:t>
        </w:r>
        <w:r w:rsidRPr="00375BFC">
          <w:rPr>
            <w:i/>
            <w:lang w:val="en-US"/>
          </w:rPr>
          <w:t>Ranging</w:t>
        </w:r>
        <w:r>
          <w:rPr>
            <w:lang w:val="en-US"/>
          </w:rPr>
          <w:t>, radar</w:t>
        </w:r>
      </w:ins>
    </w:p>
    <w:p w14:paraId="0E7E8967" w14:textId="4ABAE14E" w:rsidR="00E639D6" w:rsidRDefault="00E639D6" w:rsidP="00352D6A">
      <w:pPr>
        <w:spacing w:after="120"/>
        <w:ind w:left="1418" w:hanging="1418"/>
        <w:jc w:val="both"/>
        <w:rPr>
          <w:ins w:id="9911" w:author="IO" w:date="2011-07-22T18:32:00Z"/>
          <w:lang w:val="en-US"/>
        </w:rPr>
      </w:pPr>
      <w:ins w:id="9912" w:author="IO" w:date="2011-07-22T18:32:00Z">
        <w:r w:rsidRPr="00E639D6">
          <w:rPr>
            <w:lang w:val="en-US"/>
            <w:rPrChange w:id="9913" w:author="IO" w:date="2011-07-22T18:32:00Z">
              <w:rPr/>
            </w:rPrChange>
          </w:rPr>
          <w:t>STEAM</w:t>
        </w:r>
        <w:r>
          <w:rPr>
            <w:lang w:val="en-US"/>
          </w:rPr>
          <w:tab/>
        </w:r>
        <w:r w:rsidRPr="00E639D6">
          <w:rPr>
            <w:i/>
            <w:lang w:val="en-US"/>
            <w:rPrChange w:id="9914" w:author="IO" w:date="2011-07-22T18:32:00Z">
              <w:rPr>
                <w:i/>
              </w:rPr>
            </w:rPrChange>
          </w:rPr>
          <w:t xml:space="preserve">a Shell for </w:t>
        </w:r>
        <w:proofErr w:type="spellStart"/>
        <w:r w:rsidRPr="00E639D6">
          <w:rPr>
            <w:i/>
            <w:lang w:val="en-US"/>
            <w:rPrChange w:id="9915" w:author="IO" w:date="2011-07-22T18:32:00Z">
              <w:rPr>
                <w:i/>
              </w:rPr>
            </w:rPrChange>
          </w:rPr>
          <w:t>TEAMwork</w:t>
        </w:r>
        <w:proofErr w:type="spellEnd"/>
      </w:ins>
    </w:p>
    <w:p w14:paraId="3D633176" w14:textId="2769FEF9" w:rsidR="00352D6A" w:rsidRPr="00C84DD0" w:rsidRDefault="00352D6A" w:rsidP="00352D6A">
      <w:pPr>
        <w:spacing w:after="120"/>
        <w:ind w:left="1418" w:hanging="1418"/>
        <w:jc w:val="both"/>
        <w:rPr>
          <w:ins w:id="9916" w:author="IO" w:date="2011-07-12T13:25:00Z"/>
          <w:lang w:val="en-US"/>
          <w:rPrChange w:id="9917" w:author="IO" w:date="2011-07-12T17:02:00Z">
            <w:rPr>
              <w:ins w:id="9918" w:author="IO" w:date="2011-07-12T13:25:00Z"/>
              <w:highlight w:val="yellow"/>
              <w:lang w:val="en-US"/>
            </w:rPr>
          </w:rPrChange>
        </w:rPr>
      </w:pPr>
      <w:ins w:id="9919" w:author="IO" w:date="2011-07-12T13:25:00Z">
        <w:r w:rsidRPr="00C84DD0">
          <w:rPr>
            <w:lang w:val="en-US"/>
            <w:rPrChange w:id="9920" w:author="IO" w:date="2011-07-12T17:02:00Z">
              <w:rPr>
                <w:highlight w:val="yellow"/>
                <w:lang w:val="en-US"/>
              </w:rPr>
            </w:rPrChange>
          </w:rPr>
          <w:t>UAV</w:t>
        </w:r>
        <w:r w:rsidRPr="00C84DD0">
          <w:rPr>
            <w:lang w:val="en-US"/>
            <w:rPrChange w:id="9921" w:author="IO" w:date="2011-07-12T17:02:00Z">
              <w:rPr>
                <w:highlight w:val="yellow"/>
                <w:lang w:val="en-US"/>
              </w:rPr>
            </w:rPrChange>
          </w:rPr>
          <w:tab/>
        </w:r>
        <w:r w:rsidRPr="00C84DD0">
          <w:rPr>
            <w:i/>
            <w:lang w:val="en-US"/>
            <w:rPrChange w:id="9922" w:author="IO" w:date="2011-07-12T17:02:00Z">
              <w:rPr>
                <w:highlight w:val="yellow"/>
                <w:lang w:val="en-US"/>
              </w:rPr>
            </w:rPrChange>
          </w:rPr>
          <w:t xml:space="preserve">Unmanned </w:t>
        </w:r>
      </w:ins>
      <w:ins w:id="9923" w:author="IO" w:date="2011-07-12T17:02:00Z">
        <w:r w:rsidR="00C84DD0">
          <w:rPr>
            <w:i/>
            <w:lang w:val="en-US"/>
          </w:rPr>
          <w:t>A</w:t>
        </w:r>
      </w:ins>
      <w:ins w:id="9924" w:author="IO" w:date="2011-07-12T13:25:00Z">
        <w:r w:rsidRPr="00C84DD0">
          <w:rPr>
            <w:i/>
            <w:lang w:val="en-US"/>
            <w:rPrChange w:id="9925" w:author="IO" w:date="2011-07-12T17:02:00Z">
              <w:rPr>
                <w:highlight w:val="yellow"/>
                <w:lang w:val="en-US"/>
              </w:rPr>
            </w:rPrChange>
          </w:rPr>
          <w:t xml:space="preserve">erial </w:t>
        </w:r>
      </w:ins>
      <w:ins w:id="9926" w:author="IO" w:date="2011-07-12T17:02:00Z">
        <w:r w:rsidR="00C84DD0">
          <w:rPr>
            <w:i/>
            <w:lang w:val="en-US"/>
          </w:rPr>
          <w:t>V</w:t>
        </w:r>
      </w:ins>
      <w:ins w:id="9927" w:author="IO" w:date="2011-07-12T13:25:00Z">
        <w:r w:rsidRPr="00C84DD0">
          <w:rPr>
            <w:i/>
            <w:lang w:val="en-US"/>
            <w:rPrChange w:id="9928" w:author="IO" w:date="2011-07-12T17:02:00Z">
              <w:rPr>
                <w:highlight w:val="yellow"/>
                <w:lang w:val="en-US"/>
              </w:rPr>
            </w:rPrChange>
          </w:rPr>
          <w:t>ehicle</w:t>
        </w:r>
      </w:ins>
    </w:p>
    <w:p w14:paraId="48F727B1" w14:textId="30CD05B4" w:rsidR="003B5896" w:rsidRPr="003B5896" w:rsidRDefault="003B5896" w:rsidP="00352D6A">
      <w:pPr>
        <w:spacing w:after="120"/>
        <w:ind w:left="1418" w:hanging="1418"/>
        <w:jc w:val="both"/>
        <w:rPr>
          <w:ins w:id="9929" w:author="IO" w:date="2011-07-22T12:44:00Z"/>
          <w:lang w:val="en-US"/>
        </w:rPr>
      </w:pPr>
      <w:ins w:id="9930" w:author="IO" w:date="2011-07-22T12:44:00Z">
        <w:r w:rsidRPr="003B5896">
          <w:rPr>
            <w:lang w:val="en-US"/>
            <w:rPrChange w:id="9931" w:author="IO" w:date="2011-07-22T12:44:00Z">
              <w:rPr/>
            </w:rPrChange>
          </w:rPr>
          <w:t>USGS</w:t>
        </w:r>
        <w:r>
          <w:rPr>
            <w:lang w:val="en-US"/>
          </w:rPr>
          <w:tab/>
        </w:r>
        <w:r w:rsidRPr="003B5896">
          <w:rPr>
            <w:i/>
            <w:lang w:val="en-US"/>
            <w:rPrChange w:id="9932" w:author="IO" w:date="2011-07-22T12:44:00Z">
              <w:rPr>
                <w:i/>
              </w:rPr>
            </w:rPrChange>
          </w:rPr>
          <w:t>United States Geological Survey</w:t>
        </w:r>
      </w:ins>
    </w:p>
    <w:p w14:paraId="216D5E07" w14:textId="09825304" w:rsidR="00352D6A" w:rsidRPr="00F406F3" w:rsidRDefault="00352D6A" w:rsidP="00352D6A">
      <w:pPr>
        <w:spacing w:after="120"/>
        <w:ind w:left="1418" w:hanging="1418"/>
        <w:jc w:val="both"/>
        <w:rPr>
          <w:ins w:id="9933" w:author="IO" w:date="2011-07-12T13:25:00Z"/>
          <w:lang w:val="en-US"/>
          <w:rPrChange w:id="9934" w:author="IO" w:date="2011-07-13T13:56:00Z">
            <w:rPr>
              <w:ins w:id="9935" w:author="IO" w:date="2011-07-12T13:25:00Z"/>
              <w:highlight w:val="yellow"/>
              <w:lang w:val="en-US"/>
            </w:rPr>
          </w:rPrChange>
        </w:rPr>
      </w:pPr>
      <w:ins w:id="9936" w:author="IO" w:date="2011-07-12T13:25:00Z">
        <w:r w:rsidRPr="00F406F3">
          <w:rPr>
            <w:lang w:val="en-US"/>
            <w:rPrChange w:id="9937" w:author="IO" w:date="2011-07-13T13:56:00Z">
              <w:rPr>
                <w:highlight w:val="yellow"/>
                <w:lang w:val="en-US"/>
              </w:rPr>
            </w:rPrChange>
          </w:rPr>
          <w:t>VFR</w:t>
        </w:r>
        <w:r w:rsidRPr="00F406F3">
          <w:rPr>
            <w:lang w:val="en-US"/>
            <w:rPrChange w:id="9938" w:author="IO" w:date="2011-07-13T13:56:00Z">
              <w:rPr>
                <w:highlight w:val="yellow"/>
                <w:lang w:val="en-US"/>
              </w:rPr>
            </w:rPrChange>
          </w:rPr>
          <w:tab/>
        </w:r>
        <w:r w:rsidRPr="00F406F3">
          <w:rPr>
            <w:i/>
            <w:lang w:val="en-US"/>
            <w:rPrChange w:id="9939" w:author="IO" w:date="2011-07-13T13:56:00Z">
              <w:rPr>
                <w:highlight w:val="yellow"/>
                <w:lang w:val="en-US"/>
              </w:rPr>
            </w:rPrChange>
          </w:rPr>
          <w:t>Visual Flight Rules</w:t>
        </w:r>
      </w:ins>
    </w:p>
    <w:p w14:paraId="3FF6A4C0" w14:textId="3A36E3A5" w:rsidR="00C3088F" w:rsidRDefault="00C3088F" w:rsidP="00C3088F">
      <w:pPr>
        <w:spacing w:after="120"/>
        <w:ind w:left="1418" w:hanging="1418"/>
        <w:jc w:val="both"/>
        <w:rPr>
          <w:ins w:id="9940" w:author="IO" w:date="2011-07-22T13:00:00Z"/>
          <w:lang w:val="en-US"/>
        </w:rPr>
      </w:pPr>
      <w:ins w:id="9941" w:author="IO" w:date="2011-07-13T11:51:00Z">
        <w:r w:rsidRPr="00C3088F">
          <w:rPr>
            <w:i/>
            <w:lang w:val="en-US"/>
            <w:rPrChange w:id="9942" w:author="IO" w:date="2011-07-13T11:51:00Z">
              <w:rPr>
                <w:lang w:val="en-US"/>
              </w:rPr>
            </w:rPrChange>
          </w:rPr>
          <w:t>Waypoint</w:t>
        </w:r>
        <w:r w:rsidRPr="002B284A">
          <w:rPr>
            <w:lang w:val="en-US"/>
          </w:rPr>
          <w:tab/>
        </w:r>
        <w:proofErr w:type="spellStart"/>
        <w:r w:rsidRPr="00C3088F">
          <w:rPr>
            <w:lang w:val="en-US"/>
            <w:rPrChange w:id="9943" w:author="IO" w:date="2011-07-13T11:51:00Z">
              <w:rPr>
                <w:i/>
                <w:lang w:val="en-US"/>
              </w:rPr>
            </w:rPrChange>
          </w:rPr>
          <w:t>Punto</w:t>
        </w:r>
        <w:proofErr w:type="spellEnd"/>
        <w:r w:rsidRPr="00C3088F">
          <w:rPr>
            <w:lang w:val="en-US"/>
            <w:rPrChange w:id="9944" w:author="IO" w:date="2011-07-13T11:51:00Z">
              <w:rPr>
                <w:i/>
                <w:lang w:val="en-US"/>
              </w:rPr>
            </w:rPrChange>
          </w:rPr>
          <w:t xml:space="preserve"> de </w:t>
        </w:r>
        <w:proofErr w:type="spellStart"/>
        <w:r w:rsidRPr="00C3088F">
          <w:rPr>
            <w:lang w:val="en-US"/>
            <w:rPrChange w:id="9945" w:author="IO" w:date="2011-07-13T11:51:00Z">
              <w:rPr>
                <w:i/>
                <w:lang w:val="en-US"/>
              </w:rPr>
            </w:rPrChange>
          </w:rPr>
          <w:t>paso</w:t>
        </w:r>
      </w:ins>
      <w:proofErr w:type="spellEnd"/>
    </w:p>
    <w:p w14:paraId="74326E87" w14:textId="6858A624" w:rsidR="00B13F9D" w:rsidRPr="002B284A" w:rsidRDefault="00B13F9D" w:rsidP="00C3088F">
      <w:pPr>
        <w:spacing w:after="120"/>
        <w:ind w:left="1418" w:hanging="1418"/>
        <w:jc w:val="both"/>
        <w:rPr>
          <w:ins w:id="9946" w:author="IO" w:date="2011-07-13T11:51:00Z"/>
          <w:lang w:val="en-US"/>
        </w:rPr>
      </w:pPr>
      <w:ins w:id="9947" w:author="IO" w:date="2011-07-22T13:00:00Z">
        <w:r w:rsidRPr="00B13F9D">
          <w:rPr>
            <w:lang w:val="en-US"/>
            <w:rPrChange w:id="9948" w:author="IO" w:date="2011-07-22T13:00:00Z">
              <w:rPr>
                <w:i/>
              </w:rPr>
            </w:rPrChange>
          </w:rPr>
          <w:t>WMS</w:t>
        </w:r>
        <w:r w:rsidRPr="00B13F9D">
          <w:rPr>
            <w:lang w:val="en-US"/>
            <w:rPrChange w:id="9949" w:author="IO" w:date="2011-07-22T13:00:00Z">
              <w:rPr>
                <w:i/>
              </w:rPr>
            </w:rPrChange>
          </w:rPr>
          <w:tab/>
        </w:r>
        <w:r w:rsidRPr="00B13F9D">
          <w:rPr>
            <w:i/>
            <w:lang w:val="en-US"/>
            <w:rPrChange w:id="9950" w:author="IO" w:date="2011-07-22T13:00:00Z">
              <w:rPr>
                <w:i/>
              </w:rPr>
            </w:rPrChange>
          </w:rPr>
          <w:t xml:space="preserve">Web Map Service, Open Geospatial </w:t>
        </w:r>
        <w:proofErr w:type="spellStart"/>
        <w:r w:rsidRPr="00B13F9D">
          <w:rPr>
            <w:i/>
            <w:lang w:val="en-US"/>
            <w:rPrChange w:id="9951" w:author="IO" w:date="2011-07-22T13:00:00Z">
              <w:rPr>
                <w:i/>
              </w:rPr>
            </w:rPrChange>
          </w:rPr>
          <w:t>Consortiu</w:t>
        </w:r>
      </w:ins>
      <w:proofErr w:type="spellEnd"/>
    </w:p>
    <w:p w14:paraId="2CFEB9DE" w14:textId="43CC0C9F" w:rsidR="00792280" w:rsidRPr="00246937" w:rsidDel="00352D6A" w:rsidRDefault="00792280" w:rsidP="00452836">
      <w:pPr>
        <w:autoSpaceDE w:val="0"/>
        <w:jc w:val="both"/>
        <w:rPr>
          <w:ins w:id="9952" w:author="Orion" w:date="2011-03-28T15:57:00Z"/>
          <w:del w:id="9953" w:author="IO" w:date="2011-07-12T13:25:00Z"/>
          <w:rFonts w:eastAsia="Times New Roman" w:cs="Times New Roman"/>
          <w:iCs/>
          <w:kern w:val="0"/>
          <w:lang w:val="en-US" w:eastAsia="es-ES" w:bidi="ar-SA"/>
        </w:rPr>
      </w:pPr>
      <w:ins w:id="9954" w:author="Orion" w:date="2011-03-28T15:57:00Z">
        <w:del w:id="9955" w:author="IO" w:date="2011-07-12T13:25:00Z">
          <w:r w:rsidRPr="00246937" w:rsidDel="00352D6A">
            <w:rPr>
              <w:rFonts w:eastAsia="Times New Roman" w:cs="Times New Roman"/>
              <w:kern w:val="0"/>
              <w:lang w:val="en-US" w:eastAsia="es-ES" w:bidi="ar-SA"/>
              <w:rPrChange w:id="9956" w:author="Orion" w:date="2011-04-24T22:32:00Z">
                <w:rPr>
                  <w:rFonts w:eastAsia="Times New Roman" w:cs="Times New Roman"/>
                  <w:b/>
                  <w:bCs/>
                  <w:kern w:val="0"/>
                  <w:sz w:val="48"/>
                  <w:szCs w:val="48"/>
                  <w:lang w:eastAsia="es-ES" w:bidi="ar-SA"/>
                </w:rPr>
              </w:rPrChange>
            </w:rPr>
            <w:delText xml:space="preserve">ABMS </w:delText>
          </w:r>
          <w:r w:rsidRPr="00246937" w:rsidDel="00352D6A">
            <w:rPr>
              <w:rFonts w:eastAsia="Times New Roman" w:cs="Times New Roman"/>
              <w:kern w:val="0"/>
              <w:lang w:val="en-US" w:eastAsia="es-ES" w:bidi="ar-SA"/>
              <w:rPrChange w:id="9957" w:author="Orion" w:date="2011-04-24T22:32:00Z">
                <w:rPr>
                  <w:rFonts w:eastAsia="Times New Roman" w:cs="Times New Roman"/>
                  <w:b/>
                  <w:bCs/>
                  <w:kern w:val="0"/>
                  <w:sz w:val="48"/>
                  <w:szCs w:val="48"/>
                  <w:lang w:eastAsia="es-ES" w:bidi="ar-SA"/>
                </w:rPr>
              </w:rPrChange>
            </w:rPr>
            <w:tab/>
            <w:delText>A</w:delText>
          </w:r>
          <w:r w:rsidRPr="00246937" w:rsidDel="00352D6A">
            <w:rPr>
              <w:rFonts w:eastAsia="Times New Roman" w:cs="Times New Roman"/>
              <w:iCs/>
              <w:kern w:val="0"/>
              <w:lang w:val="en-US" w:eastAsia="es-ES" w:bidi="ar-SA"/>
              <w:rPrChange w:id="9958" w:author="Orion" w:date="2011-04-24T22:32:00Z">
                <w:rPr>
                  <w:rFonts w:ascii="TimesNewRomanItMS" w:eastAsia="Times New Roman" w:hAnsi="TimesNewRomanItMS" w:cs="TimesNewRomanItMS"/>
                  <w:b/>
                  <w:bCs/>
                  <w:i/>
                  <w:iCs/>
                  <w:kern w:val="0"/>
                  <w:sz w:val="20"/>
                  <w:szCs w:val="20"/>
                  <w:lang w:val="en-US" w:eastAsia="es-ES" w:bidi="ar-SA"/>
                </w:rPr>
              </w:rPrChange>
            </w:rPr>
            <w:delText>gent-Based Modeling and Simulation</w:delText>
          </w:r>
        </w:del>
      </w:ins>
    </w:p>
    <w:p w14:paraId="432D390A" w14:textId="6D299CE0" w:rsidR="00792280" w:rsidRPr="00246937" w:rsidDel="00352D6A" w:rsidRDefault="00792280" w:rsidP="00452836">
      <w:pPr>
        <w:autoSpaceDE w:val="0"/>
        <w:jc w:val="both"/>
        <w:rPr>
          <w:ins w:id="9959" w:author="Orion" w:date="2011-03-28T15:57:00Z"/>
          <w:del w:id="9960" w:author="IO" w:date="2011-07-12T13:25:00Z"/>
          <w:rFonts w:eastAsia="Times New Roman" w:cs="Times New Roman"/>
          <w:iCs/>
          <w:kern w:val="0"/>
          <w:lang w:val="en-US" w:eastAsia="es-ES" w:bidi="ar-SA"/>
        </w:rPr>
      </w:pPr>
      <w:ins w:id="9961" w:author="Orion" w:date="2011-03-28T15:57:00Z">
        <w:del w:id="9962" w:author="IO" w:date="2011-07-12T13:25:00Z">
          <w:r w:rsidRPr="00246937" w:rsidDel="00352D6A">
            <w:rPr>
              <w:rFonts w:cs="Times New Roman"/>
              <w:lang w:val="en-US"/>
              <w:rPrChange w:id="9963" w:author="Orion" w:date="2011-04-24T22:32:00Z">
                <w:rPr>
                  <w:b/>
                  <w:bCs/>
                  <w:sz w:val="48"/>
                  <w:szCs w:val="48"/>
                </w:rPr>
              </w:rPrChange>
            </w:rPr>
            <w:delText xml:space="preserve">ACES </w:delText>
          </w:r>
          <w:r w:rsidR="00417DB1" w:rsidRPr="00246937" w:rsidDel="00352D6A">
            <w:rPr>
              <w:rFonts w:cs="Times New Roman"/>
              <w:lang w:val="en-US"/>
              <w:rPrChange w:id="9964" w:author="Orion" w:date="2011-04-24T22:32:00Z">
                <w:rPr>
                  <w:rFonts w:ascii="Courier New" w:hAnsi="Courier New" w:cs="Courier New"/>
                  <w:lang w:val="en-US"/>
                </w:rPr>
              </w:rPrChange>
            </w:rPr>
            <w:tab/>
          </w:r>
        </w:del>
      </w:ins>
      <w:ins w:id="9965" w:author="Orion" w:date="2011-05-06T13:25:00Z">
        <w:del w:id="9966" w:author="IO" w:date="2011-07-12T13:25:00Z">
          <w:r w:rsidR="00343B72" w:rsidDel="00352D6A">
            <w:rPr>
              <w:rFonts w:cs="Times New Roman"/>
              <w:lang w:val="en-US"/>
            </w:rPr>
            <w:tab/>
          </w:r>
        </w:del>
      </w:ins>
      <w:ins w:id="9967" w:author="Orion" w:date="2011-03-28T15:57:00Z">
        <w:del w:id="9968" w:author="IO" w:date="2011-07-12T13:25:00Z">
          <w:r w:rsidRPr="00246937" w:rsidDel="00352D6A">
            <w:rPr>
              <w:rFonts w:cs="Times New Roman"/>
              <w:lang w:val="en-US"/>
              <w:rPrChange w:id="9969" w:author="Orion" w:date="2011-04-24T22:32:00Z">
                <w:rPr>
                  <w:b/>
                  <w:bCs/>
                  <w:sz w:val="48"/>
                  <w:szCs w:val="48"/>
                  <w:lang w:val="en-US"/>
                </w:rPr>
              </w:rPrChange>
            </w:rPr>
            <w:delText>Airspace Concept Evaluation System</w:delText>
          </w:r>
        </w:del>
      </w:ins>
    </w:p>
    <w:p w14:paraId="38F201BC" w14:textId="1997BE47" w:rsidR="00792280" w:rsidRPr="00246937" w:rsidDel="00352D6A" w:rsidRDefault="00792280" w:rsidP="00452836">
      <w:pPr>
        <w:autoSpaceDE w:val="0"/>
        <w:jc w:val="both"/>
        <w:rPr>
          <w:ins w:id="9970" w:author="Orion" w:date="2011-03-28T15:57:00Z"/>
          <w:del w:id="9971" w:author="IO" w:date="2011-07-12T13:25:00Z"/>
          <w:rFonts w:eastAsia="Times New Roman" w:cs="Times New Roman"/>
          <w:iCs/>
          <w:kern w:val="0"/>
          <w:lang w:val="en-US" w:eastAsia="es-ES" w:bidi="ar-SA"/>
        </w:rPr>
      </w:pPr>
      <w:ins w:id="9972" w:author="Orion" w:date="2011-03-28T15:57:00Z">
        <w:del w:id="9973" w:author="IO" w:date="2011-07-12T13:25:00Z">
          <w:r w:rsidRPr="00246937" w:rsidDel="00352D6A">
            <w:rPr>
              <w:rFonts w:cs="Times New Roman"/>
              <w:lang w:val="en-US"/>
              <w:rPrChange w:id="9974" w:author="Orion" w:date="2011-04-24T22:32:00Z">
                <w:rPr>
                  <w:rFonts w:cs="Times New Roman"/>
                  <w:b/>
                  <w:bCs/>
                  <w:sz w:val="48"/>
                  <w:szCs w:val="48"/>
                </w:rPr>
              </w:rPrChange>
            </w:rPr>
            <w:delText xml:space="preserve">AOCC  </w:delText>
          </w:r>
          <w:r w:rsidRPr="00246937" w:rsidDel="00352D6A">
            <w:rPr>
              <w:rFonts w:cs="Times New Roman"/>
              <w:lang w:val="en-US"/>
              <w:rPrChange w:id="9975" w:author="Orion" w:date="2011-04-24T22:32:00Z">
                <w:rPr>
                  <w:rFonts w:cs="Times New Roman"/>
                  <w:b/>
                  <w:bCs/>
                  <w:sz w:val="48"/>
                  <w:szCs w:val="48"/>
                </w:rPr>
              </w:rPrChange>
            </w:rPr>
            <w:tab/>
          </w:r>
          <w:r w:rsidRPr="00246937" w:rsidDel="00352D6A">
            <w:rPr>
              <w:rStyle w:val="apple-style-span"/>
              <w:rFonts w:cs="Times New Roman"/>
              <w:color w:val="000000"/>
              <w:lang w:val="en-US"/>
              <w:rPrChange w:id="9976" w:author="Orion" w:date="2011-04-24T22:32:00Z">
                <w:rPr>
                  <w:rStyle w:val="apple-style-span"/>
                  <w:rFonts w:ascii="Arial" w:hAnsi="Arial" w:cs="Arial"/>
                  <w:b/>
                  <w:bCs/>
                  <w:color w:val="000000"/>
                  <w:sz w:val="48"/>
                  <w:szCs w:val="48"/>
                </w:rPr>
              </w:rPrChange>
            </w:rPr>
            <w:delText>Airport Operations</w:delText>
          </w:r>
          <w:r w:rsidRPr="00246937" w:rsidDel="00352D6A">
            <w:rPr>
              <w:rStyle w:val="apple-converted-space"/>
              <w:rFonts w:cs="Times New Roman"/>
              <w:color w:val="000000"/>
              <w:lang w:val="en-US"/>
              <w:rPrChange w:id="9977" w:author="Orion" w:date="2011-04-24T22:32:00Z">
                <w:rPr>
                  <w:rStyle w:val="apple-converted-space"/>
                  <w:rFonts w:ascii="Arial" w:hAnsi="Arial" w:cs="Arial"/>
                  <w:b/>
                  <w:bCs/>
                  <w:color w:val="000000"/>
                  <w:sz w:val="48"/>
                  <w:szCs w:val="48"/>
                </w:rPr>
              </w:rPrChange>
            </w:rPr>
            <w:delText> </w:delText>
          </w:r>
          <w:r w:rsidRPr="00246937" w:rsidDel="00352D6A">
            <w:rPr>
              <w:rStyle w:val="Emphasis"/>
              <w:rFonts w:cs="Times New Roman"/>
              <w:bCs/>
              <w:i w:val="0"/>
              <w:iCs w:val="0"/>
              <w:color w:val="000000"/>
              <w:lang w:val="en-US"/>
              <w:rPrChange w:id="9978" w:author="Orion" w:date="2011-04-24T22:32:00Z">
                <w:rPr>
                  <w:rStyle w:val="Emphasis"/>
                  <w:rFonts w:ascii="Arial" w:hAnsi="Arial" w:cs="Arial"/>
                  <w:b/>
                  <w:bCs/>
                  <w:i w:val="0"/>
                  <w:iCs w:val="0"/>
                  <w:color w:val="000000"/>
                  <w:sz w:val="48"/>
                  <w:szCs w:val="48"/>
                </w:rPr>
              </w:rPrChange>
            </w:rPr>
            <w:delText>Control Center</w:delText>
          </w:r>
        </w:del>
      </w:ins>
    </w:p>
    <w:p w14:paraId="37395F9D" w14:textId="4CC05185" w:rsidR="00792280" w:rsidRPr="00246937" w:rsidDel="00352D6A" w:rsidRDefault="00792280">
      <w:pPr>
        <w:autoSpaceDE w:val="0"/>
        <w:jc w:val="both"/>
        <w:rPr>
          <w:ins w:id="9979" w:author="Orion" w:date="2011-03-28T15:57:00Z"/>
          <w:del w:id="9980" w:author="IO" w:date="2011-07-12T13:25:00Z"/>
          <w:rStyle w:val="Emphasis"/>
          <w:rFonts w:cs="Times New Roman"/>
          <w:bCs/>
          <w:i w:val="0"/>
          <w:iCs w:val="0"/>
          <w:color w:val="000000"/>
          <w:lang w:val="en-US"/>
        </w:rPr>
      </w:pPr>
      <w:ins w:id="9981" w:author="Orion" w:date="2011-03-28T15:57:00Z">
        <w:del w:id="9982" w:author="IO" w:date="2011-07-12T13:25:00Z">
          <w:r w:rsidRPr="00246937" w:rsidDel="00352D6A">
            <w:rPr>
              <w:rFonts w:cs="Times New Roman"/>
              <w:color w:val="000000"/>
              <w:lang w:val="en-US"/>
              <w:rPrChange w:id="9983" w:author="Orion" w:date="2011-04-24T22:32:00Z">
                <w:rPr>
                  <w:b/>
                  <w:bCs/>
                  <w:i/>
                  <w:iCs/>
                  <w:color w:val="000000"/>
                  <w:sz w:val="48"/>
                  <w:szCs w:val="48"/>
                </w:rPr>
              </w:rPrChange>
            </w:rPr>
            <w:delText>ARTCC</w:delText>
          </w:r>
          <w:r w:rsidRPr="00246937" w:rsidDel="00352D6A">
            <w:rPr>
              <w:rStyle w:val="Emphasis"/>
              <w:rFonts w:cs="Times New Roman"/>
              <w:bCs/>
              <w:i w:val="0"/>
              <w:iCs w:val="0"/>
              <w:color w:val="000000"/>
              <w:lang w:val="en-US"/>
              <w:rPrChange w:id="9984" w:author="Orion" w:date="2011-04-24T22:32:00Z">
                <w:rPr>
                  <w:rStyle w:val="Emphasis"/>
                  <w:rFonts w:ascii="Arial" w:hAnsi="Arial" w:cs="Arial"/>
                  <w:b/>
                  <w:bCs/>
                  <w:i w:val="0"/>
                  <w:iCs w:val="0"/>
                  <w:color w:val="000000"/>
                  <w:sz w:val="48"/>
                  <w:szCs w:val="48"/>
                </w:rPr>
              </w:rPrChange>
            </w:rPr>
            <w:delText xml:space="preserve"> </w:delText>
          </w:r>
          <w:r w:rsidRPr="00246937" w:rsidDel="00352D6A">
            <w:rPr>
              <w:rStyle w:val="Emphasis"/>
              <w:rFonts w:cs="Times New Roman"/>
              <w:bCs/>
              <w:i w:val="0"/>
              <w:iCs w:val="0"/>
              <w:color w:val="000000"/>
              <w:lang w:val="en-US"/>
              <w:rPrChange w:id="9985" w:author="Orion" w:date="2011-04-24T22:32:00Z">
                <w:rPr>
                  <w:rStyle w:val="Emphasis"/>
                  <w:rFonts w:ascii="Arial" w:hAnsi="Arial" w:cs="Arial"/>
                  <w:b/>
                  <w:bCs/>
                  <w:i w:val="0"/>
                  <w:iCs w:val="0"/>
                  <w:color w:val="000000"/>
                  <w:sz w:val="48"/>
                  <w:szCs w:val="48"/>
                </w:rPr>
              </w:rPrChange>
            </w:rPr>
            <w:tab/>
            <w:delText>Air Route Traffic Control Center</w:delText>
          </w:r>
        </w:del>
      </w:ins>
    </w:p>
    <w:p w14:paraId="2F15ED77" w14:textId="04101355" w:rsidR="00792280" w:rsidRPr="00246937" w:rsidDel="00352D6A" w:rsidRDefault="00792280">
      <w:pPr>
        <w:autoSpaceDE w:val="0"/>
        <w:jc w:val="both"/>
        <w:rPr>
          <w:ins w:id="9986" w:author="Orion" w:date="2011-03-28T15:57:00Z"/>
          <w:del w:id="9987" w:author="IO" w:date="2011-07-12T13:25:00Z"/>
          <w:rFonts w:cs="Times New Roman"/>
          <w:color w:val="000000"/>
          <w:lang w:val="en-US"/>
        </w:rPr>
      </w:pPr>
      <w:ins w:id="9988" w:author="Orion" w:date="2011-03-28T15:57:00Z">
        <w:del w:id="9989" w:author="IO" w:date="2011-07-12T13:25:00Z">
          <w:r w:rsidRPr="00246937" w:rsidDel="00352D6A">
            <w:rPr>
              <w:rFonts w:cs="Times New Roman"/>
              <w:color w:val="000000"/>
              <w:lang w:val="en-US"/>
              <w:rPrChange w:id="9990" w:author="Orion" w:date="2011-04-24T22:32:00Z">
                <w:rPr>
                  <w:rFonts w:cs="Times New Roman"/>
                  <w:b/>
                  <w:bCs/>
                  <w:color w:val="000000"/>
                  <w:sz w:val="48"/>
                  <w:szCs w:val="48"/>
                  <w:lang w:val="en-US"/>
                </w:rPr>
              </w:rPrChange>
            </w:rPr>
            <w:delText>ATM</w:delText>
          </w:r>
          <w:r w:rsidRPr="00246937" w:rsidDel="00352D6A">
            <w:rPr>
              <w:rFonts w:cs="Times New Roman"/>
              <w:color w:val="000000"/>
              <w:lang w:val="en-US"/>
              <w:rPrChange w:id="9991" w:author="Orion" w:date="2011-04-24T22:32:00Z">
                <w:rPr>
                  <w:rFonts w:cs="Times New Roman"/>
                  <w:b/>
                  <w:bCs/>
                  <w:color w:val="000000"/>
                  <w:sz w:val="48"/>
                  <w:szCs w:val="48"/>
                  <w:lang w:val="en-US"/>
                </w:rPr>
              </w:rPrChange>
            </w:rPr>
            <w:tab/>
          </w:r>
          <w:r w:rsidRPr="00246937" w:rsidDel="00352D6A">
            <w:rPr>
              <w:rFonts w:cs="Times New Roman"/>
              <w:color w:val="000000"/>
              <w:lang w:val="en-US"/>
              <w:rPrChange w:id="9992" w:author="Orion" w:date="2011-04-24T22:32:00Z">
                <w:rPr>
                  <w:rFonts w:cs="Times New Roman"/>
                  <w:b/>
                  <w:bCs/>
                  <w:color w:val="000000"/>
                  <w:sz w:val="48"/>
                  <w:szCs w:val="48"/>
                  <w:lang w:val="en-US"/>
                </w:rPr>
              </w:rPrChange>
            </w:rPr>
            <w:tab/>
            <w:delText>Air Traffic Management</w:delText>
          </w:r>
        </w:del>
      </w:ins>
    </w:p>
    <w:p w14:paraId="7743C97D" w14:textId="769DE438" w:rsidR="002E41B0" w:rsidDel="00352D6A" w:rsidRDefault="002E41B0">
      <w:pPr>
        <w:autoSpaceDE w:val="0"/>
        <w:jc w:val="both"/>
        <w:rPr>
          <w:ins w:id="9993" w:author="Orion" w:date="2011-06-11T13:03:00Z"/>
          <w:del w:id="9994" w:author="IO" w:date="2011-07-12T13:25:00Z"/>
          <w:rFonts w:cs="Times New Roman"/>
          <w:color w:val="000000"/>
          <w:lang w:val="en-US"/>
        </w:rPr>
      </w:pPr>
      <w:ins w:id="9995" w:author="Orion" w:date="2011-03-28T15:57:00Z">
        <w:del w:id="9996" w:author="IO" w:date="2011-07-12T13:25:00Z">
          <w:r w:rsidRPr="00246937" w:rsidDel="00352D6A">
            <w:rPr>
              <w:rFonts w:cs="Times New Roman"/>
              <w:color w:val="000000"/>
              <w:lang w:val="en-US"/>
              <w:rPrChange w:id="9997" w:author="Orion" w:date="2011-04-24T22:32:00Z">
                <w:rPr>
                  <w:rFonts w:cs="Times New Roman"/>
                  <w:b/>
                  <w:bCs/>
                  <w:color w:val="000000"/>
                  <w:sz w:val="48"/>
                  <w:szCs w:val="48"/>
                  <w:lang w:val="en-US"/>
                </w:rPr>
              </w:rPrChange>
            </w:rPr>
            <w:delText>ATFM</w:delText>
          </w:r>
          <w:r w:rsidRPr="00246937" w:rsidDel="00352D6A">
            <w:rPr>
              <w:rFonts w:cs="Times New Roman"/>
              <w:color w:val="000000"/>
              <w:lang w:val="en-US"/>
              <w:rPrChange w:id="9998" w:author="Orion" w:date="2011-04-24T22:32:00Z">
                <w:rPr>
                  <w:rFonts w:cs="Times New Roman"/>
                  <w:b/>
                  <w:bCs/>
                  <w:color w:val="000000"/>
                  <w:sz w:val="48"/>
                  <w:szCs w:val="48"/>
                  <w:lang w:val="en-US"/>
                </w:rPr>
              </w:rPrChange>
            </w:rPr>
            <w:tab/>
          </w:r>
          <w:r w:rsidRPr="00246937" w:rsidDel="00352D6A">
            <w:rPr>
              <w:rFonts w:cs="Times New Roman"/>
              <w:color w:val="000000"/>
              <w:lang w:val="en-US"/>
              <w:rPrChange w:id="9999" w:author="Orion" w:date="2011-04-24T22:32:00Z">
                <w:rPr>
                  <w:rFonts w:cs="Times New Roman"/>
                  <w:b/>
                  <w:bCs/>
                  <w:color w:val="000000"/>
                  <w:sz w:val="48"/>
                  <w:szCs w:val="48"/>
                  <w:lang w:val="en-US"/>
                </w:rPr>
              </w:rPrChange>
            </w:rPr>
            <w:tab/>
            <w:delText>Air Traffic Flow Management</w:delText>
          </w:r>
        </w:del>
      </w:ins>
    </w:p>
    <w:p w14:paraId="6E2A1FD0" w14:textId="74376697" w:rsidR="00EC4E53" w:rsidRPr="00EC4E53" w:rsidDel="00352D6A" w:rsidRDefault="00EC4E53">
      <w:pPr>
        <w:autoSpaceDE w:val="0"/>
        <w:jc w:val="both"/>
        <w:rPr>
          <w:ins w:id="10000" w:author="Orion" w:date="2011-03-28T19:32:00Z"/>
          <w:del w:id="10001" w:author="IO" w:date="2011-07-12T13:25:00Z"/>
          <w:rFonts w:cs="Times New Roman"/>
          <w:color w:val="000000"/>
          <w:lang w:val="en-US"/>
        </w:rPr>
      </w:pPr>
      <w:ins w:id="10002" w:author="Orion" w:date="2011-06-11T13:03:00Z">
        <w:del w:id="10003" w:author="IO" w:date="2011-07-12T13:25:00Z">
          <w:r w:rsidRPr="00EC4E53" w:rsidDel="00352D6A">
            <w:rPr>
              <w:rStyle w:val="apple-style-span"/>
              <w:rFonts w:cs="Times New Roman"/>
              <w:bCs/>
              <w:color w:val="000000"/>
              <w:lang w:val="en-US"/>
              <w:rPrChange w:id="10004" w:author="Orion" w:date="2011-06-11T13:03:00Z">
                <w:rPr>
                  <w:rStyle w:val="apple-style-span"/>
                  <w:rFonts w:cs="Times New Roman"/>
                  <w:bCs/>
                  <w:color w:val="000000"/>
                </w:rPr>
              </w:rPrChange>
            </w:rPr>
            <w:delText>ATS</w:delText>
          </w:r>
          <w:r w:rsidRPr="00EC4E53" w:rsidDel="00352D6A">
            <w:rPr>
              <w:rStyle w:val="apple-style-span"/>
              <w:rFonts w:cs="Times New Roman"/>
              <w:bCs/>
              <w:color w:val="000000"/>
              <w:lang w:val="en-US"/>
              <w:rPrChange w:id="10005" w:author="Orion" w:date="2011-06-11T13:03:00Z">
                <w:rPr>
                  <w:rStyle w:val="apple-style-span"/>
                  <w:rFonts w:cs="Times New Roman"/>
                  <w:bCs/>
                  <w:color w:val="000000"/>
                </w:rPr>
              </w:rPrChange>
            </w:rPr>
            <w:tab/>
          </w:r>
          <w:r w:rsidRPr="00EC4E53" w:rsidDel="00352D6A">
            <w:rPr>
              <w:rStyle w:val="apple-style-span"/>
              <w:rFonts w:cs="Times New Roman"/>
              <w:bCs/>
              <w:color w:val="000000"/>
              <w:lang w:val="en-US"/>
              <w:rPrChange w:id="10006" w:author="Orion" w:date="2011-06-11T13:03:00Z">
                <w:rPr>
                  <w:rStyle w:val="apple-style-span"/>
                  <w:rFonts w:cs="Times New Roman"/>
                  <w:bCs/>
                  <w:color w:val="000000"/>
                </w:rPr>
              </w:rPrChange>
            </w:rPr>
            <w:tab/>
            <w:delText>Air Traffic Service</w:delText>
          </w:r>
        </w:del>
      </w:ins>
    </w:p>
    <w:p w14:paraId="7E95C9C0" w14:textId="4DD3852C" w:rsidR="00CB07AF" w:rsidRPr="00246937" w:rsidDel="00352D6A" w:rsidRDefault="00CB07AF">
      <w:pPr>
        <w:autoSpaceDE w:val="0"/>
        <w:jc w:val="both"/>
        <w:rPr>
          <w:ins w:id="10007" w:author="Orion" w:date="2011-03-28T15:57:00Z"/>
          <w:del w:id="10008" w:author="IO" w:date="2011-07-12T13:25:00Z"/>
          <w:rFonts w:cs="Times New Roman"/>
          <w:color w:val="000000"/>
          <w:lang w:val="en-US"/>
        </w:rPr>
      </w:pPr>
      <w:ins w:id="10009" w:author="Orion" w:date="2011-03-28T19:32:00Z">
        <w:del w:id="10010" w:author="IO" w:date="2011-07-12T13:25:00Z">
          <w:r w:rsidRPr="00246937" w:rsidDel="00352D6A">
            <w:rPr>
              <w:rFonts w:cs="Times New Roman"/>
              <w:lang w:val="en-US"/>
              <w:rPrChange w:id="10011" w:author="Orion" w:date="2011-04-24T22:32:00Z">
                <w:rPr>
                  <w:b/>
                  <w:bCs/>
                  <w:sz w:val="48"/>
                  <w:szCs w:val="48"/>
                </w:rPr>
              </w:rPrChange>
            </w:rPr>
            <w:delText xml:space="preserve">AVDS </w:delText>
          </w:r>
          <w:r w:rsidRPr="00246937" w:rsidDel="00352D6A">
            <w:rPr>
              <w:rFonts w:cs="Times New Roman"/>
              <w:lang w:val="en-US"/>
              <w:rPrChange w:id="10012" w:author="Orion" w:date="2011-04-24T22:32:00Z">
                <w:rPr>
                  <w:b/>
                  <w:bCs/>
                  <w:sz w:val="48"/>
                  <w:szCs w:val="48"/>
                </w:rPr>
              </w:rPrChange>
            </w:rPr>
            <w:tab/>
          </w:r>
          <w:r w:rsidRPr="00246937" w:rsidDel="00352D6A">
            <w:rPr>
              <w:rFonts w:cs="Times New Roman"/>
              <w:lang w:val="en-US"/>
              <w:rPrChange w:id="10013" w:author="Orion" w:date="2011-04-24T22:32:00Z">
                <w:rPr>
                  <w:b/>
                  <w:bCs/>
                  <w:sz w:val="48"/>
                  <w:szCs w:val="48"/>
                  <w:lang w:val="en-US"/>
                </w:rPr>
              </w:rPrChange>
            </w:rPr>
            <w:tab/>
            <w:delText>Aviator Visual Design Simulator</w:delText>
          </w:r>
        </w:del>
      </w:ins>
    </w:p>
    <w:p w14:paraId="5369C901" w14:textId="54E4D7B3" w:rsidR="00792280" w:rsidRPr="00246937" w:rsidDel="00352D6A" w:rsidRDefault="00792280">
      <w:pPr>
        <w:autoSpaceDE w:val="0"/>
        <w:jc w:val="both"/>
        <w:rPr>
          <w:ins w:id="10014" w:author="Orion" w:date="2011-03-28T15:57:00Z"/>
          <w:del w:id="10015" w:author="IO" w:date="2011-07-12T13:25:00Z"/>
          <w:rFonts w:cs="Times New Roman"/>
          <w:color w:val="000000"/>
          <w:lang w:val="en-US"/>
        </w:rPr>
      </w:pPr>
      <w:ins w:id="10016" w:author="Orion" w:date="2011-03-28T15:57:00Z">
        <w:del w:id="10017" w:author="IO" w:date="2011-07-12T13:25:00Z">
          <w:r w:rsidRPr="00246937" w:rsidDel="00352D6A">
            <w:rPr>
              <w:rStyle w:val="apple-style-span"/>
              <w:rFonts w:cs="Times New Roman"/>
              <w:bCs/>
              <w:color w:val="000000"/>
              <w:lang w:val="en-US"/>
              <w:rPrChange w:id="10018" w:author="Orion" w:date="2011-04-24T22:32:00Z">
                <w:rPr>
                  <w:rStyle w:val="apple-style-span"/>
                  <w:rFonts w:ascii="Arial" w:hAnsi="Arial" w:cs="Arial"/>
                  <w:b/>
                  <w:bCs/>
                  <w:color w:val="000000"/>
                  <w:sz w:val="20"/>
                  <w:szCs w:val="20"/>
                  <w:lang w:val="en-US"/>
                </w:rPr>
              </w:rPrChange>
            </w:rPr>
            <w:delText xml:space="preserve">BDI  </w:delText>
          </w:r>
          <w:r w:rsidRPr="00246937" w:rsidDel="00352D6A">
            <w:rPr>
              <w:rStyle w:val="apple-style-span"/>
              <w:rFonts w:cs="Times New Roman"/>
              <w:bCs/>
              <w:color w:val="000000"/>
              <w:lang w:val="en-US"/>
              <w:rPrChange w:id="10019" w:author="Orion" w:date="2011-04-24T22:32:00Z">
                <w:rPr>
                  <w:rStyle w:val="apple-style-span"/>
                  <w:rFonts w:ascii="Arial" w:hAnsi="Arial" w:cs="Arial"/>
                  <w:b/>
                  <w:bCs/>
                  <w:color w:val="000000"/>
                  <w:sz w:val="20"/>
                  <w:szCs w:val="20"/>
                  <w:lang w:val="en-US"/>
                </w:rPr>
              </w:rPrChange>
            </w:rPr>
            <w:tab/>
          </w:r>
          <w:r w:rsidRPr="00246937" w:rsidDel="00352D6A">
            <w:rPr>
              <w:rStyle w:val="apple-style-span"/>
              <w:rFonts w:cs="Times New Roman"/>
              <w:bCs/>
              <w:color w:val="000000"/>
              <w:lang w:val="en-US"/>
              <w:rPrChange w:id="10020" w:author="Orion" w:date="2011-04-24T22:32:00Z">
                <w:rPr>
                  <w:rStyle w:val="apple-style-span"/>
                  <w:rFonts w:ascii="Arial" w:hAnsi="Arial" w:cs="Arial"/>
                  <w:b/>
                  <w:bCs/>
                  <w:color w:val="000000"/>
                  <w:sz w:val="20"/>
                  <w:szCs w:val="20"/>
                  <w:lang w:val="en-US"/>
                </w:rPr>
              </w:rPrChange>
            </w:rPr>
            <w:tab/>
            <w:delText>Belief-Desire-Intention software mode</w:delText>
          </w:r>
        </w:del>
      </w:ins>
    </w:p>
    <w:p w14:paraId="1C5107C1" w14:textId="6283FEEB" w:rsidR="00792280" w:rsidRPr="00246937" w:rsidDel="00352D6A" w:rsidRDefault="00792280" w:rsidP="00452836">
      <w:pPr>
        <w:autoSpaceDE w:val="0"/>
        <w:jc w:val="both"/>
        <w:rPr>
          <w:ins w:id="10021" w:author="Orion" w:date="2011-03-28T15:57:00Z"/>
          <w:del w:id="10022" w:author="IO" w:date="2011-07-12T13:25:00Z"/>
          <w:rFonts w:cs="Times New Roman"/>
          <w:lang w:val="en-US"/>
        </w:rPr>
      </w:pPr>
      <w:ins w:id="10023" w:author="Orion" w:date="2011-03-28T15:57:00Z">
        <w:del w:id="10024" w:author="IO" w:date="2011-07-12T13:25:00Z">
          <w:r w:rsidRPr="00246937" w:rsidDel="00352D6A">
            <w:rPr>
              <w:rFonts w:cs="Times New Roman"/>
              <w:lang w:val="en-US"/>
              <w:rPrChange w:id="10025" w:author="Orion" w:date="2011-04-24T22:32:00Z">
                <w:rPr>
                  <w:b/>
                  <w:bCs/>
                  <w:sz w:val="48"/>
                  <w:szCs w:val="48"/>
                  <w:lang w:val="en-US"/>
                </w:rPr>
              </w:rPrChange>
            </w:rPr>
            <w:delText xml:space="preserve">CATFM </w:delText>
          </w:r>
          <w:r w:rsidRPr="00246937" w:rsidDel="00352D6A">
            <w:rPr>
              <w:rFonts w:cs="Times New Roman"/>
              <w:lang w:val="en-US"/>
              <w:rPrChange w:id="10026" w:author="Orion" w:date="2011-04-24T22:32:00Z">
                <w:rPr>
                  <w:b/>
                  <w:bCs/>
                  <w:sz w:val="48"/>
                  <w:szCs w:val="48"/>
                  <w:lang w:val="en-US"/>
                </w:rPr>
              </w:rPrChange>
            </w:rPr>
            <w:tab/>
            <w:delText>Collaborative Air Traffic Flow Management</w:delText>
          </w:r>
        </w:del>
      </w:ins>
    </w:p>
    <w:p w14:paraId="6BA3292A" w14:textId="27388AB8" w:rsidR="00792280" w:rsidRPr="00246937" w:rsidDel="00352D6A" w:rsidRDefault="00792280">
      <w:pPr>
        <w:autoSpaceDE w:val="0"/>
        <w:jc w:val="both"/>
        <w:rPr>
          <w:ins w:id="10027" w:author="Orion" w:date="2011-04-06T16:15:00Z"/>
          <w:del w:id="10028" w:author="IO" w:date="2011-07-12T13:25:00Z"/>
          <w:rFonts w:cs="Times New Roman"/>
          <w:color w:val="000000"/>
          <w:lang w:val="en-US"/>
          <w:rPrChange w:id="10029" w:author="Orion" w:date="2011-04-24T22:32:00Z">
            <w:rPr>
              <w:ins w:id="10030" w:author="Orion" w:date="2011-04-06T16:15:00Z"/>
              <w:del w:id="10031" w:author="IO" w:date="2011-07-12T13:25:00Z"/>
              <w:rFonts w:ascii="Courier New" w:hAnsi="Courier New" w:cs="Courier New"/>
              <w:color w:val="000000"/>
              <w:lang w:val="en-US"/>
            </w:rPr>
          </w:rPrChange>
        </w:rPr>
      </w:pPr>
      <w:ins w:id="10032" w:author="Orion" w:date="2011-03-28T15:57:00Z">
        <w:del w:id="10033" w:author="IO" w:date="2011-07-12T13:25:00Z">
          <w:r w:rsidRPr="00246937" w:rsidDel="00352D6A">
            <w:rPr>
              <w:rFonts w:cs="Times New Roman"/>
              <w:color w:val="000000"/>
              <w:lang w:val="en-US"/>
              <w:rPrChange w:id="10034" w:author="Orion" w:date="2011-04-24T22:32:00Z">
                <w:rPr>
                  <w:b/>
                  <w:bCs/>
                  <w:color w:val="000000"/>
                  <w:sz w:val="48"/>
                  <w:szCs w:val="48"/>
                </w:rPr>
              </w:rPrChange>
            </w:rPr>
            <w:delText>Eurocontrol</w:delText>
          </w:r>
          <w:r w:rsidRPr="00246937" w:rsidDel="00352D6A">
            <w:rPr>
              <w:rFonts w:cs="Times New Roman"/>
              <w:lang w:val="en-US"/>
              <w:rPrChange w:id="10035" w:author="Orion" w:date="2011-04-24T22:32:00Z">
                <w:rPr>
                  <w:b/>
                  <w:bCs/>
                  <w:sz w:val="48"/>
                  <w:szCs w:val="48"/>
                  <w:lang w:val="en-US"/>
                </w:rPr>
              </w:rPrChange>
            </w:rPr>
            <w:delText xml:space="preserve"> </w:delText>
          </w:r>
          <w:r w:rsidRPr="00246937" w:rsidDel="00352D6A">
            <w:rPr>
              <w:rFonts w:cs="Times New Roman"/>
              <w:lang w:val="en-US"/>
              <w:rPrChange w:id="10036" w:author="Orion" w:date="2011-04-24T22:32:00Z">
                <w:rPr>
                  <w:b/>
                  <w:bCs/>
                  <w:sz w:val="48"/>
                  <w:szCs w:val="48"/>
                  <w:lang w:val="en-US"/>
                </w:rPr>
              </w:rPrChange>
            </w:rPr>
            <w:tab/>
          </w:r>
          <w:r w:rsidRPr="00246937" w:rsidDel="00352D6A">
            <w:rPr>
              <w:rFonts w:cs="Times New Roman"/>
              <w:color w:val="000000"/>
              <w:lang w:val="en-US"/>
              <w:rPrChange w:id="10037" w:author="Orion" w:date="2011-04-24T22:32:00Z">
                <w:rPr>
                  <w:b/>
                  <w:bCs/>
                  <w:color w:val="000000"/>
                  <w:sz w:val="48"/>
                  <w:szCs w:val="48"/>
                </w:rPr>
              </w:rPrChange>
            </w:rPr>
            <w:delText>European Organisation for the Safety of Air Navigation</w:delText>
          </w:r>
        </w:del>
      </w:ins>
    </w:p>
    <w:p w14:paraId="6D6F16FB" w14:textId="1B3FDD78" w:rsidR="00F7111F" w:rsidRPr="00246937" w:rsidDel="00352D6A" w:rsidRDefault="00F7111F">
      <w:pPr>
        <w:autoSpaceDE w:val="0"/>
        <w:jc w:val="both"/>
        <w:rPr>
          <w:ins w:id="10038" w:author="Orion" w:date="2011-03-28T15:57:00Z"/>
          <w:del w:id="10039" w:author="IO" w:date="2011-07-12T13:25:00Z"/>
          <w:rFonts w:cs="Times New Roman"/>
          <w:color w:val="000000"/>
          <w:lang w:val="en-US"/>
        </w:rPr>
      </w:pPr>
      <w:ins w:id="10040" w:author="Orion" w:date="2011-04-06T16:15:00Z">
        <w:del w:id="10041" w:author="IO" w:date="2011-07-12T13:25:00Z">
          <w:r w:rsidRPr="00246937" w:rsidDel="00352D6A">
            <w:rPr>
              <w:rFonts w:cs="Times New Roman"/>
              <w:color w:val="000000"/>
              <w:lang w:val="en-US"/>
              <w:rPrChange w:id="10042" w:author="Orion" w:date="2011-04-24T22:32:00Z">
                <w:rPr>
                  <w:rFonts w:ascii="Courier New" w:hAnsi="Courier New" w:cs="Courier New"/>
                  <w:color w:val="000000"/>
                  <w:lang w:val="en-US"/>
                </w:rPr>
              </w:rPrChange>
            </w:rPr>
            <w:delText>CRM</w:delText>
          </w:r>
          <w:r w:rsidRPr="00246937" w:rsidDel="00352D6A">
            <w:rPr>
              <w:rFonts w:cs="Times New Roman"/>
              <w:color w:val="000000"/>
              <w:lang w:val="en-US"/>
              <w:rPrChange w:id="10043" w:author="Orion" w:date="2011-04-24T22:32:00Z">
                <w:rPr>
                  <w:rFonts w:ascii="Courier New" w:hAnsi="Courier New" w:cs="Courier New"/>
                  <w:color w:val="000000"/>
                  <w:lang w:val="en-US"/>
                </w:rPr>
              </w:rPrChange>
            </w:rPr>
            <w:tab/>
          </w:r>
          <w:r w:rsidRPr="00246937" w:rsidDel="00352D6A">
            <w:rPr>
              <w:rFonts w:cs="Times New Roman"/>
              <w:color w:val="000000"/>
              <w:lang w:val="en-US"/>
              <w:rPrChange w:id="10044" w:author="Orion" w:date="2011-04-24T22:32:00Z">
                <w:rPr>
                  <w:rFonts w:ascii="Courier New" w:hAnsi="Courier New" w:cs="Courier New"/>
                  <w:color w:val="000000"/>
                  <w:lang w:val="en-US"/>
                </w:rPr>
              </w:rPrChange>
            </w:rPr>
            <w:tab/>
            <w:delText>Crew Resou</w:delText>
          </w:r>
        </w:del>
      </w:ins>
      <w:ins w:id="10045" w:author="Orion" w:date="2011-04-06T16:16:00Z">
        <w:del w:id="10046" w:author="IO" w:date="2011-07-12T13:25:00Z">
          <w:r w:rsidRPr="00246937" w:rsidDel="00352D6A">
            <w:rPr>
              <w:rFonts w:cs="Times New Roman"/>
              <w:color w:val="000000"/>
              <w:lang w:val="en-US"/>
              <w:rPrChange w:id="10047" w:author="Orion" w:date="2011-04-24T22:32:00Z">
                <w:rPr>
                  <w:rFonts w:ascii="Courier New" w:hAnsi="Courier New" w:cs="Courier New"/>
                  <w:color w:val="000000"/>
                  <w:lang w:val="en-US"/>
                </w:rPr>
              </w:rPrChange>
            </w:rPr>
            <w:delText>rce Management</w:delText>
          </w:r>
        </w:del>
      </w:ins>
    </w:p>
    <w:p w14:paraId="59D19C95" w14:textId="1C63B44A" w:rsidR="00792280" w:rsidRPr="00246937" w:rsidDel="00352D6A" w:rsidRDefault="00792280">
      <w:pPr>
        <w:autoSpaceDE w:val="0"/>
        <w:jc w:val="both"/>
        <w:rPr>
          <w:ins w:id="10048" w:author="Orion" w:date="2011-03-28T15:57:00Z"/>
          <w:del w:id="10049" w:author="IO" w:date="2011-07-12T13:25:00Z"/>
          <w:rFonts w:cs="Times New Roman"/>
          <w:lang w:val="en-US"/>
        </w:rPr>
      </w:pPr>
      <w:ins w:id="10050" w:author="Orion" w:date="2011-03-28T15:57:00Z">
        <w:del w:id="10051" w:author="IO" w:date="2011-07-12T13:25:00Z">
          <w:r w:rsidRPr="00246937" w:rsidDel="00352D6A">
            <w:rPr>
              <w:rFonts w:cs="Times New Roman"/>
              <w:lang w:val="en-US"/>
              <w:rPrChange w:id="10052" w:author="Orion" w:date="2011-04-24T22:32:00Z">
                <w:rPr>
                  <w:b/>
                  <w:bCs/>
                  <w:sz w:val="48"/>
                  <w:szCs w:val="48"/>
                </w:rPr>
              </w:rPrChange>
            </w:rPr>
            <w:delText>FAA</w:delText>
          </w:r>
          <w:r w:rsidRPr="00246937" w:rsidDel="00352D6A">
            <w:rPr>
              <w:rFonts w:cs="Times New Roman"/>
              <w:lang w:val="en-US"/>
              <w:rPrChange w:id="10053" w:author="Orion" w:date="2011-04-24T22:32:00Z">
                <w:rPr>
                  <w:b/>
                  <w:bCs/>
                  <w:sz w:val="48"/>
                  <w:szCs w:val="48"/>
                </w:rPr>
              </w:rPrChange>
            </w:rPr>
            <w:tab/>
          </w:r>
          <w:r w:rsidRPr="00246937" w:rsidDel="00352D6A">
            <w:rPr>
              <w:rFonts w:cs="Times New Roman"/>
              <w:lang w:val="en-US"/>
              <w:rPrChange w:id="10054" w:author="Orion" w:date="2011-04-24T22:32:00Z">
                <w:rPr>
                  <w:b/>
                  <w:bCs/>
                  <w:sz w:val="48"/>
                  <w:szCs w:val="48"/>
                  <w:lang w:val="en-US"/>
                </w:rPr>
              </w:rPrChange>
            </w:rPr>
            <w:tab/>
            <w:delText>Federal Aviation Administration of USA</w:delText>
          </w:r>
        </w:del>
      </w:ins>
    </w:p>
    <w:p w14:paraId="5970F4A4" w14:textId="6E71D6F7" w:rsidR="00792280" w:rsidRPr="00246937" w:rsidDel="00352D6A" w:rsidRDefault="00792280">
      <w:pPr>
        <w:autoSpaceDE w:val="0"/>
        <w:jc w:val="both"/>
        <w:rPr>
          <w:ins w:id="10055" w:author="Orion" w:date="2011-03-28T15:57:00Z"/>
          <w:del w:id="10056" w:author="IO" w:date="2011-07-12T13:25:00Z"/>
          <w:rFonts w:cs="Times New Roman"/>
          <w:lang w:val="en-US"/>
        </w:rPr>
      </w:pPr>
      <w:ins w:id="10057" w:author="Orion" w:date="2011-03-28T15:57:00Z">
        <w:del w:id="10058" w:author="IO" w:date="2011-07-12T13:25:00Z">
          <w:r w:rsidRPr="00246937" w:rsidDel="00352D6A">
            <w:rPr>
              <w:rFonts w:cs="Times New Roman"/>
              <w:color w:val="000000"/>
              <w:lang w:val="en-US"/>
              <w:rPrChange w:id="10059" w:author="Orion" w:date="2011-04-24T22:32:00Z">
                <w:rPr>
                  <w:b/>
                  <w:bCs/>
                  <w:color w:val="000000"/>
                  <w:sz w:val="48"/>
                  <w:szCs w:val="48"/>
                  <w:lang w:val="en-US"/>
                </w:rPr>
              </w:rPrChange>
            </w:rPr>
            <w:delText>FACET</w:delText>
          </w:r>
          <w:r w:rsidRPr="00246937" w:rsidDel="00352D6A">
            <w:rPr>
              <w:rFonts w:cs="Times New Roman"/>
              <w:color w:val="000000"/>
              <w:lang w:val="en-US"/>
              <w:rPrChange w:id="10060" w:author="Orion" w:date="2011-04-24T22:32:00Z">
                <w:rPr>
                  <w:b/>
                  <w:bCs/>
                  <w:color w:val="000000"/>
                  <w:sz w:val="48"/>
                  <w:szCs w:val="48"/>
                  <w:lang w:val="en-US"/>
                </w:rPr>
              </w:rPrChange>
            </w:rPr>
            <w:tab/>
          </w:r>
          <w:r w:rsidRPr="00246937" w:rsidDel="00352D6A">
            <w:rPr>
              <w:rFonts w:cs="Times New Roman"/>
              <w:lang w:val="en-US"/>
              <w:rPrChange w:id="10061" w:author="Orion" w:date="2011-04-24T22:32:00Z">
                <w:rPr>
                  <w:b/>
                  <w:bCs/>
                  <w:sz w:val="48"/>
                  <w:szCs w:val="48"/>
                </w:rPr>
              </w:rPrChange>
            </w:rPr>
            <w:delText>Future ATM Concepts Evaluation Tool</w:delText>
          </w:r>
        </w:del>
      </w:ins>
    </w:p>
    <w:p w14:paraId="5D6622B9" w14:textId="4EBADEA3" w:rsidR="00614E3A" w:rsidRPr="00246937" w:rsidDel="00352D6A" w:rsidRDefault="00792280" w:rsidP="00452836">
      <w:pPr>
        <w:autoSpaceDE w:val="0"/>
        <w:jc w:val="both"/>
        <w:rPr>
          <w:ins w:id="10062" w:author="Orion" w:date="2011-04-02T12:54:00Z"/>
          <w:del w:id="10063" w:author="IO" w:date="2011-07-12T13:25:00Z"/>
          <w:rFonts w:eastAsia="Times New Roman" w:cs="Times New Roman"/>
          <w:lang w:val="en-US"/>
          <w:rPrChange w:id="10064" w:author="Orion" w:date="2011-04-24T22:32:00Z">
            <w:rPr>
              <w:ins w:id="10065" w:author="Orion" w:date="2011-04-02T12:54:00Z"/>
              <w:del w:id="10066" w:author="IO" w:date="2011-07-12T13:25:00Z"/>
              <w:rFonts w:ascii="Courier New" w:eastAsia="Times New Roman" w:hAnsi="Courier New" w:cs="Courier New"/>
              <w:lang w:val="en-US"/>
            </w:rPr>
          </w:rPrChange>
        </w:rPr>
      </w:pPr>
      <w:ins w:id="10067" w:author="Orion" w:date="2011-03-28T15:57:00Z">
        <w:del w:id="10068" w:author="IO" w:date="2011-07-12T13:25:00Z">
          <w:r w:rsidRPr="00246937" w:rsidDel="00352D6A">
            <w:rPr>
              <w:rFonts w:cs="Times New Roman"/>
              <w:color w:val="000000"/>
              <w:lang w:val="en-US"/>
              <w:rPrChange w:id="10069" w:author="Orion" w:date="2011-04-24T22:32:00Z">
                <w:rPr>
                  <w:b/>
                  <w:bCs/>
                  <w:color w:val="000000"/>
                  <w:sz w:val="48"/>
                  <w:szCs w:val="48"/>
                </w:rPr>
              </w:rPrChange>
            </w:rPr>
            <w:delText>GDP</w:delText>
          </w:r>
          <w:r w:rsidRPr="00246937" w:rsidDel="00352D6A">
            <w:rPr>
              <w:rFonts w:cs="Times New Roman"/>
              <w:color w:val="000000"/>
              <w:lang w:val="en-US"/>
              <w:rPrChange w:id="10070" w:author="Orion" w:date="2011-04-24T22:32:00Z">
                <w:rPr>
                  <w:b/>
                  <w:bCs/>
                  <w:color w:val="000000"/>
                  <w:sz w:val="48"/>
                  <w:szCs w:val="48"/>
                </w:rPr>
              </w:rPrChange>
            </w:rPr>
            <w:tab/>
          </w:r>
          <w:r w:rsidRPr="00246937" w:rsidDel="00352D6A">
            <w:rPr>
              <w:rFonts w:cs="Times New Roman"/>
              <w:color w:val="000000"/>
              <w:lang w:val="en-US"/>
              <w:rPrChange w:id="10071" w:author="Orion" w:date="2011-04-24T22:32:00Z">
                <w:rPr>
                  <w:b/>
                  <w:bCs/>
                  <w:color w:val="000000"/>
                  <w:sz w:val="48"/>
                  <w:szCs w:val="48"/>
                </w:rPr>
              </w:rPrChange>
            </w:rPr>
            <w:tab/>
            <w:delText>Ground Delay Program</w:delText>
          </w:r>
        </w:del>
      </w:ins>
      <w:ins w:id="10072" w:author="Orion" w:date="2011-04-02T12:54:00Z">
        <w:del w:id="10073" w:author="IO" w:date="2011-07-12T13:25:00Z">
          <w:r w:rsidR="00614E3A" w:rsidRPr="00246937" w:rsidDel="00352D6A">
            <w:rPr>
              <w:rFonts w:eastAsia="Times New Roman" w:cs="Times New Roman"/>
              <w:lang w:val="en-US"/>
              <w:rPrChange w:id="10074" w:author="Orion" w:date="2011-04-24T22:32:00Z">
                <w:rPr>
                  <w:rFonts w:ascii="Courier New" w:eastAsia="Times New Roman" w:hAnsi="Courier New" w:cs="Courier New"/>
                  <w:b/>
                  <w:bCs/>
                  <w:sz w:val="48"/>
                  <w:szCs w:val="48"/>
                </w:rPr>
              </w:rPrChange>
            </w:rPr>
            <w:delText xml:space="preserve"> </w:delText>
          </w:r>
        </w:del>
      </w:ins>
    </w:p>
    <w:p w14:paraId="324F09AB" w14:textId="0B65466D" w:rsidR="00792280" w:rsidRPr="00246937" w:rsidDel="00352D6A" w:rsidRDefault="00614E3A" w:rsidP="00452836">
      <w:pPr>
        <w:autoSpaceDE w:val="0"/>
        <w:jc w:val="both"/>
        <w:rPr>
          <w:ins w:id="10075" w:author="Orion" w:date="2011-04-04T16:04:00Z"/>
          <w:del w:id="10076" w:author="IO" w:date="2011-07-12T13:25:00Z"/>
          <w:rFonts w:eastAsia="Times New Roman" w:cs="Times New Roman"/>
          <w:lang w:val="en-US"/>
          <w:rPrChange w:id="10077" w:author="Orion" w:date="2011-04-24T22:32:00Z">
            <w:rPr>
              <w:ins w:id="10078" w:author="Orion" w:date="2011-04-04T16:04:00Z"/>
              <w:del w:id="10079" w:author="IO" w:date="2011-07-12T13:25:00Z"/>
              <w:rFonts w:ascii="Courier New" w:eastAsia="Times New Roman" w:hAnsi="Courier New" w:cs="Courier New"/>
              <w:lang w:val="en-US"/>
            </w:rPr>
          </w:rPrChange>
        </w:rPr>
      </w:pPr>
      <w:ins w:id="10080" w:author="Orion" w:date="2011-04-02T12:54:00Z">
        <w:del w:id="10081" w:author="IO" w:date="2011-07-12T13:25:00Z">
          <w:r w:rsidRPr="00246937" w:rsidDel="00352D6A">
            <w:rPr>
              <w:rFonts w:eastAsia="Times New Roman" w:cs="Times New Roman"/>
              <w:lang w:val="en-US"/>
              <w:rPrChange w:id="10082" w:author="Orion" w:date="2011-04-24T22:32:00Z">
                <w:rPr>
                  <w:rFonts w:ascii="Courier New" w:eastAsia="Times New Roman" w:hAnsi="Courier New" w:cs="Courier New"/>
                  <w:b/>
                  <w:bCs/>
                  <w:sz w:val="48"/>
                  <w:szCs w:val="48"/>
                </w:rPr>
              </w:rPrChange>
            </w:rPr>
            <w:delText>GPL</w:delText>
          </w:r>
          <w:r w:rsidRPr="00246937" w:rsidDel="00352D6A">
            <w:rPr>
              <w:rFonts w:eastAsia="Times New Roman" w:cs="Times New Roman"/>
              <w:lang w:val="en-US"/>
              <w:rPrChange w:id="10083" w:author="Orion" w:date="2011-04-24T22:32:00Z">
                <w:rPr>
                  <w:rFonts w:ascii="Courier New" w:eastAsia="Times New Roman" w:hAnsi="Courier New" w:cs="Courier New"/>
                  <w:lang w:val="en-US"/>
                </w:rPr>
              </w:rPrChange>
            </w:rPr>
            <w:tab/>
          </w:r>
          <w:r w:rsidRPr="00246937" w:rsidDel="00352D6A">
            <w:rPr>
              <w:rFonts w:eastAsia="Times New Roman" w:cs="Times New Roman"/>
              <w:lang w:val="en-US"/>
              <w:rPrChange w:id="10084" w:author="Orion" w:date="2011-04-24T22:32:00Z">
                <w:rPr>
                  <w:rFonts w:ascii="Courier New" w:eastAsia="Times New Roman" w:hAnsi="Courier New" w:cs="Courier New"/>
                  <w:lang w:val="en-US"/>
                </w:rPr>
              </w:rPrChange>
            </w:rPr>
            <w:tab/>
          </w:r>
        </w:del>
      </w:ins>
      <w:ins w:id="10085" w:author="Orion" w:date="2011-04-02T12:55:00Z">
        <w:del w:id="10086" w:author="IO" w:date="2011-07-12T13:25:00Z">
          <w:r w:rsidRPr="00246937" w:rsidDel="00352D6A">
            <w:rPr>
              <w:rFonts w:eastAsia="Times New Roman" w:cs="Times New Roman"/>
              <w:lang w:val="en-US"/>
              <w:rPrChange w:id="10087" w:author="Orion" w:date="2011-04-24T22:32:00Z">
                <w:rPr>
                  <w:rFonts w:ascii="Courier New" w:eastAsia="Times New Roman" w:hAnsi="Courier New" w:cs="Courier New"/>
                  <w:lang w:val="en-US"/>
                </w:rPr>
              </w:rPrChange>
            </w:rPr>
            <w:delText>GNU Public License</w:delText>
          </w:r>
        </w:del>
      </w:ins>
    </w:p>
    <w:p w14:paraId="1D32C5A2" w14:textId="3585A12E" w:rsidR="008A5EFB" w:rsidDel="00352D6A" w:rsidRDefault="00995D47">
      <w:pPr>
        <w:autoSpaceDE w:val="0"/>
        <w:jc w:val="both"/>
        <w:rPr>
          <w:ins w:id="10088" w:author="Orion" w:date="2011-05-09T13:28:00Z"/>
          <w:del w:id="10089" w:author="IO" w:date="2011-07-12T13:25:00Z"/>
          <w:rFonts w:cs="Times New Roman"/>
          <w:color w:val="000000"/>
          <w:lang w:val="en-US"/>
        </w:rPr>
      </w:pPr>
      <w:ins w:id="10090" w:author="Orion" w:date="2011-04-04T16:04:00Z">
        <w:del w:id="10091" w:author="IO" w:date="2011-07-12T13:25:00Z">
          <w:r w:rsidRPr="00246937" w:rsidDel="00352D6A">
            <w:rPr>
              <w:rFonts w:cs="Times New Roman"/>
              <w:color w:val="000000"/>
              <w:lang w:val="en-US"/>
              <w:rPrChange w:id="10092" w:author="Orion" w:date="2011-04-24T22:32:00Z">
                <w:rPr>
                  <w:rFonts w:ascii="Courier New" w:hAnsi="Courier New" w:cs="Courier New"/>
                  <w:color w:val="000000"/>
                  <w:lang w:val="en-US"/>
                </w:rPr>
              </w:rPrChange>
            </w:rPr>
            <w:delText>HF</w:delText>
          </w:r>
          <w:r w:rsidRPr="00246937" w:rsidDel="00352D6A">
            <w:rPr>
              <w:rFonts w:cs="Times New Roman"/>
              <w:color w:val="000000"/>
              <w:lang w:val="en-US"/>
              <w:rPrChange w:id="10093" w:author="Orion" w:date="2011-04-24T22:32:00Z">
                <w:rPr>
                  <w:rFonts w:ascii="Courier New" w:hAnsi="Courier New" w:cs="Courier New"/>
                  <w:color w:val="000000"/>
                  <w:lang w:val="en-US"/>
                </w:rPr>
              </w:rPrChange>
            </w:rPr>
            <w:tab/>
          </w:r>
          <w:r w:rsidRPr="00246937" w:rsidDel="00352D6A">
            <w:rPr>
              <w:rFonts w:cs="Times New Roman"/>
              <w:color w:val="000000"/>
              <w:lang w:val="en-US"/>
              <w:rPrChange w:id="10094" w:author="Orion" w:date="2011-04-24T22:32:00Z">
                <w:rPr>
                  <w:rFonts w:ascii="Courier New" w:hAnsi="Courier New" w:cs="Courier New"/>
                  <w:color w:val="000000"/>
                  <w:lang w:val="en-US"/>
                </w:rPr>
              </w:rPrChange>
            </w:rPr>
            <w:tab/>
            <w:delText>Human Factors</w:delText>
          </w:r>
        </w:del>
      </w:ins>
    </w:p>
    <w:p w14:paraId="3FD48988" w14:textId="292A086A" w:rsidR="008A5EFB" w:rsidDel="00352D6A" w:rsidRDefault="008A5EFB">
      <w:pPr>
        <w:autoSpaceDE w:val="0"/>
        <w:jc w:val="both"/>
        <w:rPr>
          <w:ins w:id="10095" w:author="Orion" w:date="2011-05-09T13:28:00Z"/>
          <w:del w:id="10096" w:author="IO" w:date="2011-07-12T13:25:00Z"/>
          <w:lang w:val="en-US"/>
        </w:rPr>
      </w:pPr>
      <w:ins w:id="10097" w:author="Orion" w:date="2011-05-09T13:28:00Z">
        <w:del w:id="10098" w:author="IO" w:date="2011-07-12T13:25:00Z">
          <w:r w:rsidRPr="008A5EFB" w:rsidDel="00352D6A">
            <w:rPr>
              <w:lang w:val="en-US"/>
              <w:rPrChange w:id="10099" w:author="Orion" w:date="2011-05-09T13:28:00Z">
                <w:rPr/>
              </w:rPrChange>
            </w:rPr>
            <w:delText xml:space="preserve">IAF </w:delText>
          </w:r>
          <w:r w:rsidRPr="008A5EFB" w:rsidDel="00352D6A">
            <w:rPr>
              <w:lang w:val="en-US"/>
              <w:rPrChange w:id="10100" w:author="Orion" w:date="2011-05-09T13:28:00Z">
                <w:rPr/>
              </w:rPrChange>
            </w:rPr>
            <w:tab/>
          </w:r>
          <w:r w:rsidDel="00352D6A">
            <w:rPr>
              <w:lang w:val="en-US"/>
            </w:rPr>
            <w:tab/>
          </w:r>
          <w:r w:rsidRPr="008A5EFB" w:rsidDel="00352D6A">
            <w:rPr>
              <w:lang w:val="en-US"/>
              <w:rPrChange w:id="10101" w:author="Orion" w:date="2011-05-09T13:28:00Z">
                <w:rPr/>
              </w:rPrChange>
            </w:rPr>
            <w:delText>INGENIAS Agent Fr</w:delText>
          </w:r>
          <w:r w:rsidDel="00352D6A">
            <w:rPr>
              <w:lang w:val="en-US"/>
            </w:rPr>
            <w:delText>amework</w:delText>
          </w:r>
        </w:del>
      </w:ins>
    </w:p>
    <w:p w14:paraId="57ACEA4A" w14:textId="0974C65B" w:rsidR="008C063E" w:rsidRPr="008A5EFB" w:rsidDel="00352D6A" w:rsidRDefault="008C063E">
      <w:pPr>
        <w:autoSpaceDE w:val="0"/>
        <w:jc w:val="both"/>
        <w:rPr>
          <w:ins w:id="10102" w:author="Orion" w:date="2011-03-28T15:57:00Z"/>
          <w:del w:id="10103" w:author="IO" w:date="2011-07-12T13:25:00Z"/>
          <w:lang w:val="en-US"/>
          <w:rPrChange w:id="10104" w:author="Orion" w:date="2011-05-09T13:28:00Z">
            <w:rPr>
              <w:ins w:id="10105" w:author="Orion" w:date="2011-03-28T15:57:00Z"/>
              <w:del w:id="10106" w:author="IO" w:date="2011-07-12T13:25:00Z"/>
              <w:rFonts w:cs="Times New Roman"/>
              <w:color w:val="000000"/>
              <w:lang w:val="en-US"/>
            </w:rPr>
          </w:rPrChange>
        </w:rPr>
      </w:pPr>
      <w:ins w:id="10107" w:author="Orion" w:date="2011-05-09T13:29:00Z">
        <w:del w:id="10108" w:author="IO" w:date="2011-07-12T13:25:00Z">
          <w:r w:rsidDel="00352D6A">
            <w:rPr>
              <w:lang w:val="en-US"/>
            </w:rPr>
            <w:delText>IDK</w:delText>
          </w:r>
          <w:r w:rsidDel="00352D6A">
            <w:rPr>
              <w:lang w:val="en-US"/>
            </w:rPr>
            <w:tab/>
          </w:r>
          <w:r w:rsidDel="00352D6A">
            <w:rPr>
              <w:lang w:val="en-US"/>
            </w:rPr>
            <w:tab/>
            <w:delText>INGENIAS Development Kit</w:delText>
          </w:r>
        </w:del>
      </w:ins>
    </w:p>
    <w:p w14:paraId="1FA50874" w14:textId="39B7FCD7" w:rsidR="00792280" w:rsidRPr="00246937" w:rsidDel="00352D6A" w:rsidRDefault="00792280">
      <w:pPr>
        <w:widowControl/>
        <w:suppressAutoHyphens w:val="0"/>
        <w:autoSpaceDE w:val="0"/>
        <w:autoSpaceDN w:val="0"/>
        <w:adjustRightInd w:val="0"/>
        <w:rPr>
          <w:ins w:id="10109" w:author="Orion" w:date="2011-04-06T18:21:00Z"/>
          <w:del w:id="10110" w:author="IO" w:date="2011-07-12T13:25:00Z"/>
          <w:rFonts w:eastAsia="Times New Roman" w:cs="Times New Roman"/>
          <w:kern w:val="0"/>
          <w:lang w:val="en-US" w:eastAsia="es-ES" w:bidi="ar-SA"/>
          <w:rPrChange w:id="10111" w:author="Orion" w:date="2011-04-24T22:32:00Z">
            <w:rPr>
              <w:ins w:id="10112" w:author="Orion" w:date="2011-04-06T18:21:00Z"/>
              <w:del w:id="10113" w:author="IO" w:date="2011-07-12T13:25:00Z"/>
              <w:rFonts w:ascii="Courier New" w:eastAsia="Times New Roman" w:hAnsi="Courier New" w:cs="Courier New"/>
              <w:kern w:val="0"/>
              <w:lang w:val="en-US" w:eastAsia="es-ES" w:bidi="ar-SA"/>
            </w:rPr>
          </w:rPrChange>
        </w:rPr>
        <w:pPrChange w:id="10114" w:author="Orion" w:date="2011-03-26T03:55:00Z">
          <w:pPr>
            <w:autoSpaceDE w:val="0"/>
            <w:jc w:val="both"/>
          </w:pPr>
        </w:pPrChange>
      </w:pPr>
      <w:ins w:id="10115" w:author="Orion" w:date="2011-03-28T15:57:00Z">
        <w:del w:id="10116" w:author="IO" w:date="2011-07-12T13:25:00Z">
          <w:r w:rsidRPr="00246937" w:rsidDel="00352D6A">
            <w:rPr>
              <w:rFonts w:eastAsia="Times New Roman" w:cs="Times New Roman"/>
              <w:kern w:val="0"/>
              <w:lang w:val="en-US" w:eastAsia="es-ES" w:bidi="ar-SA"/>
              <w:rPrChange w:id="10117" w:author="Orion" w:date="2011-04-24T22:32:00Z">
                <w:rPr>
                  <w:rFonts w:ascii="TimesNewRomanPSMT" w:eastAsia="Times New Roman" w:hAnsi="TimesNewRomanPSMT" w:cs="TimesNewRomanPSMT"/>
                  <w:kern w:val="0"/>
                  <w:lang w:val="en-US" w:eastAsia="es-ES" w:bidi="ar-SA"/>
                </w:rPr>
              </w:rPrChange>
            </w:rPr>
            <w:delText>IMPACT</w:delText>
          </w:r>
          <w:r w:rsidRPr="00246937" w:rsidDel="00352D6A">
            <w:rPr>
              <w:rFonts w:eastAsia="Times New Roman" w:cs="Times New Roman"/>
              <w:kern w:val="0"/>
              <w:lang w:val="en-US" w:eastAsia="es-ES" w:bidi="ar-SA"/>
              <w:rPrChange w:id="10118" w:author="Orion" w:date="2011-04-24T22:32:00Z">
                <w:rPr>
                  <w:rFonts w:ascii="TimesNewRomanPSMT" w:eastAsia="Times New Roman" w:hAnsi="TimesNewRomanPSMT" w:cs="TimesNewRomanPSMT"/>
                  <w:kern w:val="0"/>
                  <w:lang w:val="en-US" w:eastAsia="es-ES" w:bidi="ar-SA"/>
                </w:rPr>
              </w:rPrChange>
            </w:rPr>
            <w:tab/>
            <w:delText>Intelligent agent-based Model for Policy Analysis of Collaborative Traffic flow management</w:delText>
          </w:r>
        </w:del>
      </w:ins>
    </w:p>
    <w:p w14:paraId="19420F61" w14:textId="53555894" w:rsidR="00D84E0F" w:rsidRPr="00246937" w:rsidDel="00352D6A" w:rsidRDefault="00D84E0F">
      <w:pPr>
        <w:widowControl/>
        <w:suppressAutoHyphens w:val="0"/>
        <w:autoSpaceDE w:val="0"/>
        <w:autoSpaceDN w:val="0"/>
        <w:adjustRightInd w:val="0"/>
        <w:rPr>
          <w:ins w:id="10119" w:author="Orion" w:date="2011-03-28T15:57:00Z"/>
          <w:del w:id="10120" w:author="IO" w:date="2011-07-12T13:25:00Z"/>
          <w:rFonts w:eastAsia="Times New Roman" w:cs="Times New Roman"/>
          <w:kern w:val="0"/>
          <w:lang w:val="en-US" w:eastAsia="es-ES" w:bidi="ar-SA"/>
          <w:rPrChange w:id="10121" w:author="Orion" w:date="2011-04-24T22:32:00Z">
            <w:rPr>
              <w:ins w:id="10122" w:author="Orion" w:date="2011-03-28T15:57:00Z"/>
              <w:del w:id="10123" w:author="IO" w:date="2011-07-12T13:25:00Z"/>
              <w:rFonts w:eastAsia="Times New Roman" w:cs="Times New Roman"/>
              <w:kern w:val="0"/>
              <w:lang w:eastAsia="es-ES" w:bidi="ar-SA"/>
            </w:rPr>
          </w:rPrChange>
        </w:rPr>
        <w:pPrChange w:id="10124" w:author="Orion" w:date="2011-03-26T03:55:00Z">
          <w:pPr>
            <w:autoSpaceDE w:val="0"/>
            <w:jc w:val="both"/>
          </w:pPr>
        </w:pPrChange>
      </w:pPr>
      <w:ins w:id="10125" w:author="Orion" w:date="2011-04-06T18:21:00Z">
        <w:del w:id="10126" w:author="IO" w:date="2011-07-12T13:25:00Z">
          <w:r w:rsidRPr="00246937" w:rsidDel="00352D6A">
            <w:rPr>
              <w:rFonts w:cs="Times New Roman"/>
              <w:lang w:val="en-US"/>
              <w:rPrChange w:id="10127" w:author="Orion" w:date="2011-04-24T22:32:00Z">
                <w:rPr>
                  <w:rFonts w:ascii="Courier New" w:hAnsi="Courier New" w:cs="Courier New"/>
                </w:rPr>
              </w:rPrChange>
            </w:rPr>
            <w:delText>LOFT</w:delText>
          </w:r>
          <w:r w:rsidRPr="00246937" w:rsidDel="00352D6A">
            <w:rPr>
              <w:rFonts w:cs="Times New Roman"/>
              <w:lang w:val="en-US"/>
              <w:rPrChange w:id="10128" w:author="Orion" w:date="2011-04-24T22:32:00Z">
                <w:rPr>
                  <w:rFonts w:ascii="Courier New" w:hAnsi="Courier New" w:cs="Courier New"/>
                </w:rPr>
              </w:rPrChange>
            </w:rPr>
            <w:tab/>
          </w:r>
          <w:r w:rsidRPr="00246937" w:rsidDel="00352D6A">
            <w:rPr>
              <w:rFonts w:cs="Times New Roman"/>
              <w:lang w:val="en-US"/>
              <w:rPrChange w:id="10129" w:author="Orion" w:date="2011-04-24T22:32:00Z">
                <w:rPr>
                  <w:rFonts w:ascii="Courier New" w:hAnsi="Courier New" w:cs="Courier New"/>
                </w:rPr>
              </w:rPrChange>
            </w:rPr>
            <w:tab/>
            <w:delText>Line Oriented Flight Training</w:delText>
          </w:r>
        </w:del>
      </w:ins>
    </w:p>
    <w:p w14:paraId="1654A96C" w14:textId="45376892" w:rsidR="00792280" w:rsidDel="00352D6A" w:rsidRDefault="00792280">
      <w:pPr>
        <w:autoSpaceDE w:val="0"/>
        <w:jc w:val="both"/>
        <w:rPr>
          <w:ins w:id="10130" w:author="Orion" w:date="2011-05-09T12:52:00Z"/>
          <w:del w:id="10131" w:author="IO" w:date="2011-07-12T13:25:00Z"/>
          <w:rFonts w:cs="Times New Roman"/>
          <w:lang w:val="en-US"/>
        </w:rPr>
      </w:pPr>
      <w:ins w:id="10132" w:author="Orion" w:date="2011-03-28T15:57:00Z">
        <w:del w:id="10133" w:author="IO" w:date="2011-07-12T13:25:00Z">
          <w:r w:rsidRPr="00246937" w:rsidDel="00352D6A">
            <w:rPr>
              <w:rFonts w:cs="Times New Roman"/>
              <w:lang w:val="en-US"/>
            </w:rPr>
            <w:delText>MAS</w:delText>
          </w:r>
          <w:r w:rsidRPr="00246937" w:rsidDel="00352D6A">
            <w:rPr>
              <w:rFonts w:cs="Times New Roman"/>
              <w:lang w:val="en-US"/>
            </w:rPr>
            <w:tab/>
          </w:r>
          <w:r w:rsidRPr="00246937" w:rsidDel="00352D6A">
            <w:rPr>
              <w:rFonts w:cs="Times New Roman"/>
              <w:lang w:val="en-US"/>
            </w:rPr>
            <w:tab/>
            <w:delText>Multi-Agent System</w:delText>
          </w:r>
        </w:del>
      </w:ins>
    </w:p>
    <w:p w14:paraId="48F45C04" w14:textId="7C1935E7" w:rsidR="003A7D1F" w:rsidDel="00352D6A" w:rsidRDefault="003A7D1F">
      <w:pPr>
        <w:autoSpaceDE w:val="0"/>
        <w:jc w:val="both"/>
        <w:rPr>
          <w:ins w:id="10134" w:author="Orion" w:date="2011-05-09T12:18:00Z"/>
          <w:del w:id="10135" w:author="IO" w:date="2011-07-12T13:25:00Z"/>
          <w:rFonts w:cs="Times New Roman"/>
          <w:lang w:val="en-US"/>
        </w:rPr>
      </w:pPr>
      <w:ins w:id="10136" w:author="Orion" w:date="2011-05-09T12:52:00Z">
        <w:del w:id="10137" w:author="IO" w:date="2011-07-12T13:25:00Z">
          <w:r w:rsidDel="00352D6A">
            <w:rPr>
              <w:rFonts w:cs="Times New Roman"/>
              <w:lang w:val="en-US"/>
            </w:rPr>
            <w:delText>MDA</w:delText>
          </w:r>
          <w:r w:rsidDel="00352D6A">
            <w:rPr>
              <w:rFonts w:cs="Times New Roman"/>
              <w:lang w:val="en-US"/>
            </w:rPr>
            <w:tab/>
          </w:r>
          <w:r w:rsidDel="00352D6A">
            <w:rPr>
              <w:rFonts w:cs="Times New Roman"/>
              <w:lang w:val="en-US"/>
            </w:rPr>
            <w:tab/>
          </w:r>
          <w:r w:rsidRPr="005E4FAC" w:rsidDel="00352D6A">
            <w:rPr>
              <w:rStyle w:val="apple-style-span"/>
              <w:rFonts w:cs="Times New Roman"/>
              <w:color w:val="000000"/>
              <w:lang w:val="en-US"/>
              <w:rPrChange w:id="10138" w:author="Orion" w:date="2011-05-10T09:28:00Z">
                <w:rPr>
                  <w:rStyle w:val="apple-style-span"/>
                  <w:rFonts w:cs="Times New Roman"/>
                  <w:color w:val="000000"/>
                </w:rPr>
              </w:rPrChange>
            </w:rPr>
            <w:delText>Model-Driven Arquitecture</w:delText>
          </w:r>
        </w:del>
      </w:ins>
    </w:p>
    <w:p w14:paraId="617ADFBD" w14:textId="10C938EE" w:rsidR="002E2310" w:rsidRPr="00246937" w:rsidDel="00352D6A" w:rsidRDefault="002E2310">
      <w:pPr>
        <w:autoSpaceDE w:val="0"/>
        <w:jc w:val="both"/>
        <w:rPr>
          <w:ins w:id="10139" w:author="Orion" w:date="2011-03-28T16:07:00Z"/>
          <w:del w:id="10140" w:author="IO" w:date="2011-07-12T13:25:00Z"/>
          <w:rFonts w:cs="Times New Roman"/>
          <w:lang w:val="en-US"/>
        </w:rPr>
      </w:pPr>
      <w:ins w:id="10141" w:author="Orion" w:date="2011-05-09T12:18:00Z">
        <w:del w:id="10142" w:author="IO" w:date="2011-07-12T13:25:00Z">
          <w:r w:rsidRPr="002E2310" w:rsidDel="00352D6A">
            <w:rPr>
              <w:rFonts w:cs="Times New Roman"/>
              <w:lang w:val="en-US"/>
              <w:rPrChange w:id="10143" w:author="Orion" w:date="2011-05-09T12:18:00Z">
                <w:rPr>
                  <w:rFonts w:cs="Times New Roman"/>
                </w:rPr>
              </w:rPrChange>
            </w:rPr>
            <w:delText>MDE</w:delText>
          </w:r>
          <w:r w:rsidRPr="002E2310" w:rsidDel="00352D6A">
            <w:rPr>
              <w:rFonts w:cs="Times New Roman"/>
              <w:lang w:val="en-US"/>
              <w:rPrChange w:id="10144" w:author="Orion" w:date="2011-05-09T12:18:00Z">
                <w:rPr>
                  <w:rFonts w:cs="Times New Roman"/>
                </w:rPr>
              </w:rPrChange>
            </w:rPr>
            <w:tab/>
          </w:r>
          <w:r w:rsidRPr="002E2310" w:rsidDel="00352D6A">
            <w:rPr>
              <w:rFonts w:cs="Times New Roman"/>
              <w:lang w:val="en-US"/>
              <w:rPrChange w:id="10145" w:author="Orion" w:date="2011-05-09T12:18:00Z">
                <w:rPr>
                  <w:rFonts w:cs="Times New Roman"/>
                </w:rPr>
              </w:rPrChange>
            </w:rPr>
            <w:tab/>
          </w:r>
          <w:r w:rsidDel="00352D6A">
            <w:rPr>
              <w:rFonts w:cs="Times New Roman"/>
              <w:lang w:val="en-US"/>
            </w:rPr>
            <w:delText xml:space="preserve">Model-Driven </w:delText>
          </w:r>
        </w:del>
      </w:ins>
      <w:ins w:id="10146" w:author="Orion" w:date="2011-05-09T12:19:00Z">
        <w:del w:id="10147" w:author="IO" w:date="2011-07-12T13:25:00Z">
          <w:r w:rsidDel="00352D6A">
            <w:rPr>
              <w:rFonts w:cs="Times New Roman"/>
              <w:lang w:val="en-US"/>
            </w:rPr>
            <w:delText>Engi</w:delText>
          </w:r>
          <w:r w:rsidRPr="002E2310" w:rsidDel="00352D6A">
            <w:rPr>
              <w:rFonts w:cs="Times New Roman"/>
              <w:lang w:val="en-US"/>
            </w:rPr>
            <w:delText>neering</w:delText>
          </w:r>
        </w:del>
      </w:ins>
    </w:p>
    <w:p w14:paraId="41E65124" w14:textId="72FBE8DC" w:rsidR="000B60E1" w:rsidRPr="00246937" w:rsidDel="00352D6A" w:rsidRDefault="000B60E1">
      <w:pPr>
        <w:autoSpaceDE w:val="0"/>
        <w:jc w:val="both"/>
        <w:rPr>
          <w:ins w:id="10148" w:author="Orion" w:date="2011-03-28T15:57:00Z"/>
          <w:del w:id="10149" w:author="IO" w:date="2011-07-12T13:25:00Z"/>
          <w:rFonts w:cs="Times New Roman"/>
          <w:lang w:val="en-US"/>
          <w:rPrChange w:id="10150" w:author="Orion" w:date="2011-04-24T22:32:00Z">
            <w:rPr>
              <w:ins w:id="10151" w:author="Orion" w:date="2011-03-28T15:57:00Z"/>
              <w:del w:id="10152" w:author="IO" w:date="2011-07-12T13:25:00Z"/>
            </w:rPr>
          </w:rPrChange>
        </w:rPr>
      </w:pPr>
      <w:ins w:id="10153" w:author="Orion" w:date="2011-03-28T16:07:00Z">
        <w:del w:id="10154" w:author="IO" w:date="2011-07-12T13:25:00Z">
          <w:r w:rsidRPr="00246937" w:rsidDel="00352D6A">
            <w:rPr>
              <w:rFonts w:cs="Times New Roman"/>
              <w:lang w:val="en-US"/>
              <w:rPrChange w:id="10155" w:author="Orion" w:date="2011-04-24T22:32:00Z">
                <w:rPr/>
              </w:rPrChange>
            </w:rPr>
            <w:delText xml:space="preserve">MIDAS </w:delText>
          </w:r>
          <w:r w:rsidRPr="00246937" w:rsidDel="00352D6A">
            <w:rPr>
              <w:rFonts w:cs="Times New Roman"/>
              <w:lang w:val="en-US"/>
            </w:rPr>
            <w:tab/>
          </w:r>
          <w:r w:rsidRPr="00246937" w:rsidDel="00352D6A">
            <w:rPr>
              <w:rFonts w:cs="Times New Roman"/>
              <w:lang w:val="en-US"/>
              <w:rPrChange w:id="10156" w:author="Orion" w:date="2011-04-24T22:32:00Z">
                <w:rPr/>
              </w:rPrChange>
            </w:rPr>
            <w:delText>The Man-Machine Integrated Design and Analysis System</w:delText>
          </w:r>
        </w:del>
      </w:ins>
    </w:p>
    <w:p w14:paraId="3BC3B91B" w14:textId="280D58B8" w:rsidR="00792280" w:rsidDel="00352D6A" w:rsidRDefault="00792280" w:rsidP="00452836">
      <w:pPr>
        <w:autoSpaceDE w:val="0"/>
        <w:jc w:val="both"/>
        <w:rPr>
          <w:ins w:id="10157" w:author="Orion" w:date="2011-05-09T12:51:00Z"/>
          <w:del w:id="10158" w:author="IO" w:date="2011-07-12T13:25:00Z"/>
          <w:rFonts w:cs="Times New Roman"/>
          <w:lang w:val="en-US"/>
        </w:rPr>
      </w:pPr>
      <w:ins w:id="10159" w:author="Orion" w:date="2011-03-28T15:57:00Z">
        <w:del w:id="10160" w:author="IO" w:date="2011-07-12T13:25:00Z">
          <w:r w:rsidRPr="00246937" w:rsidDel="00352D6A">
            <w:rPr>
              <w:rFonts w:cs="Times New Roman"/>
              <w:lang w:val="en-US"/>
            </w:rPr>
            <w:delText>NAS</w:delText>
          </w:r>
          <w:r w:rsidRPr="00246937" w:rsidDel="00352D6A">
            <w:rPr>
              <w:rFonts w:cs="Times New Roman"/>
              <w:lang w:val="en-US"/>
            </w:rPr>
            <w:tab/>
          </w:r>
          <w:r w:rsidRPr="00246937" w:rsidDel="00352D6A">
            <w:rPr>
              <w:rFonts w:cs="Times New Roman"/>
              <w:lang w:val="en-US"/>
            </w:rPr>
            <w:tab/>
            <w:delText>National Aispace System</w:delText>
          </w:r>
        </w:del>
      </w:ins>
    </w:p>
    <w:p w14:paraId="5EA11148" w14:textId="32FE12A2" w:rsidR="009A2AE2" w:rsidRPr="009A2AE2" w:rsidDel="00352D6A" w:rsidRDefault="003A7D1F" w:rsidP="00452836">
      <w:pPr>
        <w:autoSpaceDE w:val="0"/>
        <w:jc w:val="both"/>
        <w:rPr>
          <w:ins w:id="10161" w:author="Orion" w:date="2011-03-28T16:01:00Z"/>
          <w:del w:id="10162" w:author="IO" w:date="2011-07-12T13:25:00Z"/>
          <w:rFonts w:cs="Times New Roman"/>
          <w:color w:val="000000"/>
          <w:lang w:val="en-US"/>
          <w:rPrChange w:id="10163" w:author="Orion" w:date="2011-05-17T17:30:00Z">
            <w:rPr>
              <w:ins w:id="10164" w:author="Orion" w:date="2011-03-28T16:01:00Z"/>
              <w:del w:id="10165" w:author="IO" w:date="2011-07-12T13:25:00Z"/>
              <w:rFonts w:cs="Times New Roman"/>
              <w:lang w:val="en-US"/>
            </w:rPr>
          </w:rPrChange>
        </w:rPr>
      </w:pPr>
      <w:ins w:id="10166" w:author="Orion" w:date="2011-05-09T12:51:00Z">
        <w:del w:id="10167" w:author="IO" w:date="2011-07-12T13:25:00Z">
          <w:r w:rsidRPr="003A7D1F" w:rsidDel="00352D6A">
            <w:rPr>
              <w:rStyle w:val="apple-style-span"/>
              <w:rFonts w:cs="Times New Roman"/>
              <w:color w:val="000000"/>
              <w:lang w:val="en-US"/>
              <w:rPrChange w:id="10168" w:author="Orion" w:date="2011-05-09T12:51:00Z">
                <w:rPr>
                  <w:rStyle w:val="apple-style-span"/>
                  <w:rFonts w:cs="Times New Roman"/>
                  <w:color w:val="000000"/>
                </w:rPr>
              </w:rPrChange>
            </w:rPr>
            <w:delText>OMG</w:delText>
          </w:r>
          <w:r w:rsidRPr="003A7D1F" w:rsidDel="00352D6A">
            <w:rPr>
              <w:rStyle w:val="apple-style-span"/>
              <w:rFonts w:cs="Times New Roman"/>
              <w:color w:val="000000"/>
              <w:lang w:val="en-US"/>
              <w:rPrChange w:id="10169" w:author="Orion" w:date="2011-05-09T12:51:00Z">
                <w:rPr>
                  <w:rStyle w:val="apple-style-span"/>
                  <w:rFonts w:cs="Times New Roman"/>
                  <w:color w:val="000000"/>
                </w:rPr>
              </w:rPrChange>
            </w:rPr>
            <w:tab/>
          </w:r>
          <w:r w:rsidDel="00352D6A">
            <w:rPr>
              <w:rStyle w:val="apple-style-span"/>
              <w:rFonts w:cs="Times New Roman"/>
              <w:color w:val="000000"/>
              <w:lang w:val="en-US"/>
            </w:rPr>
            <w:tab/>
          </w:r>
          <w:r w:rsidRPr="003A7D1F" w:rsidDel="00352D6A">
            <w:rPr>
              <w:rStyle w:val="apple-style-span"/>
              <w:rFonts w:cs="Times New Roman"/>
              <w:color w:val="000000"/>
              <w:lang w:val="en-US"/>
              <w:rPrChange w:id="10170" w:author="Orion" w:date="2011-05-09T12:51:00Z">
                <w:rPr>
                  <w:rStyle w:val="apple-style-span"/>
                  <w:rFonts w:cs="Times New Roman"/>
                  <w:color w:val="000000"/>
                </w:rPr>
              </w:rPrChange>
            </w:rPr>
            <w:delText>Object Management Group</w:delText>
          </w:r>
        </w:del>
      </w:ins>
    </w:p>
    <w:p w14:paraId="6420D424" w14:textId="47958016" w:rsidR="00AD2494" w:rsidRPr="00246937" w:rsidDel="00352D6A" w:rsidRDefault="00AD2494">
      <w:pPr>
        <w:rPr>
          <w:ins w:id="10171" w:author="Orion" w:date="2011-03-28T15:57:00Z"/>
          <w:del w:id="10172" w:author="IO" w:date="2011-07-12T13:25:00Z"/>
          <w:rFonts w:cs="Times New Roman"/>
          <w:lang w:val="en-US"/>
        </w:rPr>
        <w:pPrChange w:id="10173" w:author="Orion" w:date="2011-03-28T16:01:00Z">
          <w:pPr>
            <w:autoSpaceDE w:val="0"/>
            <w:jc w:val="both"/>
          </w:pPr>
        </w:pPrChange>
      </w:pPr>
      <w:ins w:id="10174" w:author="Orion" w:date="2011-03-28T16:01:00Z">
        <w:del w:id="10175" w:author="IO" w:date="2011-07-12T13:25:00Z">
          <w:r w:rsidRPr="00246937" w:rsidDel="00352D6A">
            <w:rPr>
              <w:rFonts w:cs="Times New Roman"/>
              <w:lang w:val="en-US"/>
            </w:rPr>
            <w:delText>STEAM</w:delText>
          </w:r>
          <w:r w:rsidRPr="00246937" w:rsidDel="00352D6A">
            <w:rPr>
              <w:rFonts w:cs="Times New Roman"/>
              <w:lang w:val="en-US"/>
            </w:rPr>
            <w:tab/>
            <w:delText>Shell for </w:delText>
          </w:r>
          <w:r w:rsidRPr="00246937" w:rsidDel="00352D6A">
            <w:rPr>
              <w:rFonts w:cs="Times New Roman"/>
              <w:lang w:val="en-US"/>
              <w:rPrChange w:id="10176" w:author="Orion" w:date="2011-04-24T22:32:00Z">
                <w:rPr>
                  <w:rFonts w:ascii="Times" w:eastAsia="Times New Roman" w:hAnsi="Times" w:cs="Times"/>
                  <w:b/>
                  <w:bCs/>
                  <w:color w:val="000000"/>
                  <w:kern w:val="0"/>
                  <w:sz w:val="20"/>
                  <w:szCs w:val="20"/>
                  <w:lang w:eastAsia="es-ES" w:bidi="ar-SA"/>
                </w:rPr>
              </w:rPrChange>
            </w:rPr>
            <w:delText>TEAMwork</w:delText>
          </w:r>
        </w:del>
      </w:ins>
    </w:p>
    <w:p w14:paraId="5A7752E0" w14:textId="67DA3707" w:rsidR="00792280" w:rsidRPr="00246937" w:rsidDel="00352D6A" w:rsidRDefault="00792280">
      <w:pPr>
        <w:autoSpaceDE w:val="0"/>
        <w:jc w:val="both"/>
        <w:rPr>
          <w:ins w:id="10177" w:author="Orion" w:date="2011-03-28T15:57:00Z"/>
          <w:del w:id="10178" w:author="IO" w:date="2011-07-12T13:25:00Z"/>
          <w:rFonts w:cs="Times New Roman"/>
          <w:lang w:val="en-US"/>
        </w:rPr>
      </w:pPr>
      <w:ins w:id="10179" w:author="Orion" w:date="2011-03-28T15:57:00Z">
        <w:del w:id="10180" w:author="IO" w:date="2011-07-12T13:25:00Z">
          <w:r w:rsidRPr="00246937" w:rsidDel="00352D6A">
            <w:rPr>
              <w:rFonts w:cs="Times New Roman"/>
              <w:lang w:val="en-US"/>
              <w:rPrChange w:id="10181" w:author="Orion" w:date="2011-04-24T22:32:00Z">
                <w:rPr/>
              </w:rPrChange>
            </w:rPr>
            <w:delText>UAV</w:delText>
          </w:r>
          <w:r w:rsidRPr="00246937" w:rsidDel="00352D6A">
            <w:rPr>
              <w:rFonts w:cs="Times New Roman"/>
              <w:lang w:val="en-US"/>
              <w:rPrChange w:id="10182" w:author="Orion" w:date="2011-04-24T22:32:00Z">
                <w:rPr/>
              </w:rPrChange>
            </w:rPr>
            <w:tab/>
          </w:r>
          <w:r w:rsidRPr="00246937" w:rsidDel="00352D6A">
            <w:rPr>
              <w:rFonts w:cs="Times New Roman"/>
              <w:lang w:val="en-US"/>
              <w:rPrChange w:id="10183" w:author="Orion" w:date="2011-04-24T22:32:00Z">
                <w:rPr/>
              </w:rPrChange>
            </w:rPr>
            <w:tab/>
            <w:delText>Unmanned aerial vehicle</w:delText>
          </w:r>
        </w:del>
      </w:ins>
    </w:p>
    <w:p w14:paraId="2EB3477F" w14:textId="312A5103" w:rsidR="004902DC" w:rsidRPr="00246937" w:rsidDel="00352D6A" w:rsidRDefault="00205B24" w:rsidP="00452836">
      <w:pPr>
        <w:autoSpaceDE w:val="0"/>
        <w:jc w:val="both"/>
        <w:rPr>
          <w:ins w:id="10184" w:author="Orion" w:date="2011-03-28T18:28:00Z"/>
          <w:del w:id="10185" w:author="IO" w:date="2011-07-12T13:25:00Z"/>
          <w:rFonts w:cs="Times New Roman"/>
          <w:lang w:val="en-US"/>
        </w:rPr>
      </w:pPr>
      <w:ins w:id="10186" w:author="Orion" w:date="2011-03-28T18:28:00Z">
        <w:del w:id="10187" w:author="IO" w:date="2011-07-12T13:25:00Z">
          <w:r w:rsidRPr="00246937" w:rsidDel="00352D6A">
            <w:rPr>
              <w:rFonts w:cs="Times New Roman"/>
              <w:lang w:val="en-US"/>
            </w:rPr>
            <w:delText>VFR</w:delText>
          </w:r>
          <w:r w:rsidRPr="00246937" w:rsidDel="00352D6A">
            <w:rPr>
              <w:rFonts w:cs="Times New Roman"/>
              <w:lang w:val="en-US"/>
            </w:rPr>
            <w:tab/>
          </w:r>
          <w:r w:rsidRPr="00246937" w:rsidDel="00352D6A">
            <w:rPr>
              <w:rFonts w:cs="Times New Roman"/>
              <w:lang w:val="en-US"/>
            </w:rPr>
            <w:tab/>
            <w:delText>Visual Flight Rules</w:delText>
          </w:r>
        </w:del>
      </w:ins>
    </w:p>
    <w:p w14:paraId="2ECAB119" w14:textId="2BD2D97C" w:rsidR="00205B24" w:rsidRPr="00246937" w:rsidDel="00352D6A" w:rsidRDefault="00205B24" w:rsidP="00452836">
      <w:pPr>
        <w:autoSpaceDE w:val="0"/>
        <w:jc w:val="both"/>
        <w:rPr>
          <w:ins w:id="10188" w:author="Orion" w:date="2011-03-28T00:41:00Z"/>
          <w:del w:id="10189" w:author="IO" w:date="2011-07-12T13:25:00Z"/>
          <w:rFonts w:cs="Times New Roman"/>
          <w:lang w:val="en-US"/>
        </w:rPr>
      </w:pPr>
      <w:ins w:id="10190" w:author="Orion" w:date="2011-03-28T18:28:00Z">
        <w:del w:id="10191" w:author="IO" w:date="2011-07-12T13:25:00Z">
          <w:r w:rsidRPr="00246937" w:rsidDel="00352D6A">
            <w:rPr>
              <w:rFonts w:cs="Times New Roman"/>
              <w:lang w:val="en-US"/>
            </w:rPr>
            <w:delText>IFR</w:delText>
          </w:r>
          <w:r w:rsidRPr="00246937" w:rsidDel="00352D6A">
            <w:rPr>
              <w:rFonts w:cs="Times New Roman"/>
              <w:lang w:val="en-US"/>
            </w:rPr>
            <w:tab/>
          </w:r>
          <w:r w:rsidRPr="00246937" w:rsidDel="00352D6A">
            <w:rPr>
              <w:rFonts w:cs="Times New Roman"/>
              <w:lang w:val="en-US"/>
            </w:rPr>
            <w:tab/>
            <w:delText>Instrumental Flight Rules</w:delText>
          </w:r>
        </w:del>
      </w:ins>
    </w:p>
    <w:p w14:paraId="34417F4F" w14:textId="4056591D" w:rsidR="00917996" w:rsidRDefault="00917996">
      <w:pPr>
        <w:widowControl/>
        <w:suppressAutoHyphens w:val="0"/>
        <w:rPr>
          <w:ins w:id="10192" w:author="Orion" w:date="2011-07-29T15:58:00Z"/>
          <w:rFonts w:ascii="Courier New" w:hAnsi="Courier New" w:cs="Courier New"/>
          <w:lang w:val="en-US"/>
        </w:rPr>
      </w:pPr>
      <w:ins w:id="10193" w:author="Orion" w:date="2011-07-29T15:58:00Z">
        <w:r>
          <w:rPr>
            <w:rFonts w:ascii="Courier New" w:hAnsi="Courier New" w:cs="Courier New"/>
            <w:lang w:val="en-US"/>
          </w:rPr>
          <w:br w:type="page"/>
        </w:r>
      </w:ins>
    </w:p>
    <w:p w14:paraId="5BD14EF8" w14:textId="6E577F97" w:rsidR="0002321F" w:rsidRDefault="00B06AD8" w:rsidP="0002321F">
      <w:pPr>
        <w:pStyle w:val="Heading1"/>
        <w:rPr>
          <w:ins w:id="10194" w:author="Orion" w:date="2011-07-29T16:51:00Z"/>
        </w:rPr>
        <w:pPrChange w:id="10195" w:author="Orion" w:date="2011-07-29T16:47:00Z">
          <w:pPr>
            <w:pStyle w:val="Heading6"/>
            <w:keepLines w:val="0"/>
            <w:widowControl/>
            <w:numPr>
              <w:ilvl w:val="5"/>
              <w:numId w:val="13"/>
            </w:numPr>
            <w:tabs>
              <w:tab w:val="left" w:pos="720"/>
            </w:tabs>
            <w:suppressAutoHyphens w:val="0"/>
            <w:spacing w:before="0" w:after="240" w:line="360" w:lineRule="auto"/>
          </w:pPr>
        </w:pPrChange>
      </w:pPr>
      <w:bookmarkStart w:id="10196" w:name="_Ref299719310"/>
      <w:bookmarkStart w:id="10197" w:name="_Toc299721517"/>
      <w:bookmarkStart w:id="10198" w:name="_Ref299721518"/>
      <w:bookmarkStart w:id="10199" w:name="_Ref299721519"/>
      <w:bookmarkStart w:id="10200" w:name="_Ref299721520"/>
      <w:bookmarkStart w:id="10201" w:name="_Ref299721521"/>
      <w:bookmarkStart w:id="10202" w:name="_Ref299721522"/>
      <w:bookmarkStart w:id="10203" w:name="_Ref299721555"/>
      <w:proofErr w:type="spellStart"/>
      <w:ins w:id="10204" w:author="Orion" w:date="2011-07-29T15:58:00Z">
        <w:r>
          <w:rPr>
            <w:lang w:val="en-US"/>
          </w:rPr>
          <w:lastRenderedPageBreak/>
          <w:t>Ap</w:t>
        </w:r>
      </w:ins>
      <w:ins w:id="10205" w:author="Orion" w:date="2011-07-29T16:53:00Z">
        <w:r>
          <w:rPr>
            <w:lang w:val="en-US"/>
          </w:rPr>
          <w:t>é</w:t>
        </w:r>
      </w:ins>
      <w:ins w:id="10206" w:author="Orion" w:date="2011-07-29T15:58:00Z">
        <w:r w:rsidR="00917996" w:rsidRPr="00704840">
          <w:rPr>
            <w:lang w:val="en-US"/>
          </w:rPr>
          <w:t>ndi</w:t>
        </w:r>
      </w:ins>
      <w:ins w:id="10207" w:author="Orion" w:date="2011-07-29T16:52:00Z">
        <w:r w:rsidR="003C3626">
          <w:rPr>
            <w:lang w:val="en-US"/>
          </w:rPr>
          <w:t>ce</w:t>
        </w:r>
      </w:ins>
      <w:proofErr w:type="spellEnd"/>
      <w:ins w:id="10208" w:author="Orion" w:date="2011-07-29T15:58:00Z">
        <w:r w:rsidR="00917996" w:rsidRPr="00704840">
          <w:rPr>
            <w:lang w:val="en-US"/>
          </w:rPr>
          <w:t xml:space="preserve"> </w:t>
        </w:r>
      </w:ins>
      <w:bookmarkEnd w:id="10196"/>
      <w:ins w:id="10209" w:author="Orion" w:date="2011-07-29T16:14:00Z">
        <w:r w:rsidR="00C901F9">
          <w:rPr>
            <w:lang w:val="en-US"/>
          </w:rPr>
          <w:t>A</w:t>
        </w:r>
      </w:ins>
      <w:bookmarkEnd w:id="10197"/>
      <w:bookmarkEnd w:id="10198"/>
      <w:bookmarkEnd w:id="10199"/>
      <w:bookmarkEnd w:id="10200"/>
      <w:bookmarkEnd w:id="10201"/>
      <w:bookmarkEnd w:id="10202"/>
      <w:bookmarkEnd w:id="10203"/>
    </w:p>
    <w:p w14:paraId="72168359" w14:textId="37292FF6" w:rsidR="00EC2D90" w:rsidRPr="003514AD" w:rsidRDefault="00EC2D90" w:rsidP="00EC2D90">
      <w:pPr>
        <w:pStyle w:val="BodyText"/>
        <w:rPr>
          <w:ins w:id="10210" w:author="Orion" w:date="2011-07-29T15:58:00Z"/>
          <w:b/>
          <w:rPrChange w:id="10211" w:author="Orion" w:date="2011-07-29T16:51:00Z">
            <w:rPr>
              <w:ins w:id="10212" w:author="Orion" w:date="2011-07-29T15:58:00Z"/>
              <w:lang w:val="en-US"/>
            </w:rPr>
          </w:rPrChange>
        </w:rPr>
        <w:pPrChange w:id="10213" w:author="Orion" w:date="2011-07-29T16:51:00Z">
          <w:pPr>
            <w:pStyle w:val="Heading6"/>
            <w:keepLines w:val="0"/>
            <w:widowControl/>
            <w:numPr>
              <w:ilvl w:val="5"/>
              <w:numId w:val="13"/>
            </w:numPr>
            <w:tabs>
              <w:tab w:val="left" w:pos="720"/>
            </w:tabs>
            <w:suppressAutoHyphens w:val="0"/>
            <w:spacing w:before="0" w:after="240" w:line="360" w:lineRule="auto"/>
          </w:pPr>
        </w:pPrChange>
      </w:pPr>
      <w:ins w:id="10214" w:author="Orion" w:date="2011-07-29T16:51:00Z">
        <w:r w:rsidRPr="003514AD">
          <w:rPr>
            <w:b/>
            <w:rPrChange w:id="10215" w:author="Orion" w:date="2011-07-29T16:51:00Z">
              <w:rPr/>
            </w:rPrChange>
          </w:rPr>
          <w:t xml:space="preserve">Tabla de </w:t>
        </w:r>
        <w:proofErr w:type="spellStart"/>
        <w:r w:rsidRPr="003514AD">
          <w:rPr>
            <w:b/>
            <w:rPrChange w:id="10216" w:author="Orion" w:date="2011-07-29T16:51:00Z">
              <w:rPr/>
            </w:rPrChange>
          </w:rPr>
          <w:t>IDs</w:t>
        </w:r>
        <w:proofErr w:type="spellEnd"/>
        <w:r w:rsidRPr="003514AD">
          <w:rPr>
            <w:b/>
            <w:rPrChange w:id="10217" w:author="Orion" w:date="2011-07-29T16:51:00Z">
              <w:rPr/>
            </w:rPrChange>
          </w:rPr>
          <w:t xml:space="preserve"> de </w:t>
        </w:r>
        <w:proofErr w:type="spellStart"/>
        <w:r w:rsidRPr="003514AD">
          <w:rPr>
            <w:b/>
            <w:rPrChange w:id="10218" w:author="Orion" w:date="2011-07-29T16:51:00Z">
              <w:rPr/>
            </w:rPrChange>
          </w:rPr>
          <w:t>Waypoints</w:t>
        </w:r>
      </w:ins>
      <w:proofErr w:type="spellEnd"/>
    </w:p>
    <w:tbl>
      <w:tblPr>
        <w:tblW w:w="7800" w:type="dxa"/>
        <w:tblInd w:w="55" w:type="dxa"/>
        <w:tblCellMar>
          <w:left w:w="70" w:type="dxa"/>
          <w:right w:w="70" w:type="dxa"/>
        </w:tblCellMar>
        <w:tblLook w:val="04A0" w:firstRow="1" w:lastRow="0" w:firstColumn="1" w:lastColumn="0" w:noHBand="0" w:noVBand="1"/>
      </w:tblPr>
      <w:tblGrid>
        <w:gridCol w:w="960"/>
        <w:gridCol w:w="1260"/>
        <w:gridCol w:w="680"/>
        <w:gridCol w:w="960"/>
        <w:gridCol w:w="1200"/>
        <w:gridCol w:w="680"/>
        <w:gridCol w:w="960"/>
        <w:gridCol w:w="1135"/>
      </w:tblGrid>
      <w:tr w:rsidR="0002321F" w:rsidRPr="0002321F" w14:paraId="0716575B" w14:textId="77777777" w:rsidTr="0002321F">
        <w:trPr>
          <w:trHeight w:val="300"/>
          <w:ins w:id="10219" w:author="Orion" w:date="2011-07-29T16:45:00Z"/>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1CC6439" w14:textId="77777777" w:rsidR="0002321F" w:rsidRPr="0002321F" w:rsidRDefault="0002321F" w:rsidP="0002321F">
            <w:pPr>
              <w:widowControl/>
              <w:suppressAutoHyphens w:val="0"/>
              <w:jc w:val="right"/>
              <w:rPr>
                <w:ins w:id="10220" w:author="Orion" w:date="2011-07-29T16:45:00Z"/>
                <w:rFonts w:ascii="Calibri" w:eastAsia="Times New Roman" w:hAnsi="Calibri" w:cs="Calibri"/>
                <w:color w:val="000000"/>
                <w:kern w:val="0"/>
                <w:sz w:val="22"/>
                <w:szCs w:val="22"/>
                <w:lang w:eastAsia="es-ES" w:bidi="ar-SA"/>
              </w:rPr>
            </w:pPr>
            <w:ins w:id="10221" w:author="Orion" w:date="2011-07-29T16:45:00Z">
              <w:r w:rsidRPr="0002321F">
                <w:rPr>
                  <w:rFonts w:ascii="Calibri" w:eastAsia="Times New Roman" w:hAnsi="Calibri" w:cs="Calibri"/>
                  <w:color w:val="000000"/>
                  <w:kern w:val="0"/>
                  <w:sz w:val="22"/>
                  <w:szCs w:val="22"/>
                  <w:lang w:eastAsia="es-ES" w:bidi="ar-SA"/>
                </w:rPr>
                <w:t>ID</w:t>
              </w:r>
            </w:ins>
          </w:p>
        </w:tc>
        <w:tc>
          <w:tcPr>
            <w:tcW w:w="1260" w:type="dxa"/>
            <w:tcBorders>
              <w:top w:val="single" w:sz="8" w:space="0" w:color="auto"/>
              <w:left w:val="nil"/>
              <w:bottom w:val="single" w:sz="4" w:space="0" w:color="auto"/>
              <w:right w:val="nil"/>
            </w:tcBorders>
            <w:shd w:val="clear" w:color="auto" w:fill="auto"/>
            <w:noWrap/>
            <w:vAlign w:val="center"/>
            <w:hideMark/>
          </w:tcPr>
          <w:p w14:paraId="292DB434" w14:textId="77777777" w:rsidR="0002321F" w:rsidRPr="0002321F" w:rsidRDefault="0002321F" w:rsidP="0002321F">
            <w:pPr>
              <w:widowControl/>
              <w:suppressAutoHyphens w:val="0"/>
              <w:jc w:val="right"/>
              <w:rPr>
                <w:ins w:id="10222" w:author="Orion" w:date="2011-07-29T16:45:00Z"/>
                <w:rFonts w:ascii="Calibri" w:eastAsia="Times New Roman" w:hAnsi="Calibri" w:cs="Calibri"/>
                <w:color w:val="000000"/>
                <w:kern w:val="0"/>
                <w:sz w:val="22"/>
                <w:szCs w:val="22"/>
                <w:lang w:eastAsia="es-ES" w:bidi="ar-SA"/>
              </w:rPr>
            </w:pPr>
            <w:ins w:id="10223"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single" w:sz="4" w:space="0" w:color="auto"/>
              <w:bottom w:val="nil"/>
              <w:right w:val="single" w:sz="4" w:space="0" w:color="auto"/>
            </w:tcBorders>
            <w:shd w:val="clear" w:color="auto" w:fill="auto"/>
            <w:noWrap/>
            <w:vAlign w:val="center"/>
            <w:hideMark/>
          </w:tcPr>
          <w:p w14:paraId="5966EC08" w14:textId="77777777" w:rsidR="0002321F" w:rsidRPr="0002321F" w:rsidRDefault="0002321F" w:rsidP="0002321F">
            <w:pPr>
              <w:widowControl/>
              <w:suppressAutoHyphens w:val="0"/>
              <w:jc w:val="right"/>
              <w:rPr>
                <w:ins w:id="10224" w:author="Orion" w:date="2011-07-29T16:45:00Z"/>
                <w:rFonts w:ascii="Calibri" w:eastAsia="Times New Roman" w:hAnsi="Calibri" w:cs="Calibri"/>
                <w:color w:val="000000"/>
                <w:kern w:val="0"/>
                <w:sz w:val="22"/>
                <w:szCs w:val="22"/>
                <w:lang w:eastAsia="es-ES" w:bidi="ar-SA"/>
              </w:rPr>
            </w:pPr>
            <w:ins w:id="1022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C79D123" w14:textId="77777777" w:rsidR="0002321F" w:rsidRPr="0002321F" w:rsidRDefault="0002321F" w:rsidP="0002321F">
            <w:pPr>
              <w:widowControl/>
              <w:suppressAutoHyphens w:val="0"/>
              <w:jc w:val="right"/>
              <w:rPr>
                <w:ins w:id="10226" w:author="Orion" w:date="2011-07-29T16:45:00Z"/>
                <w:rFonts w:ascii="Calibri" w:eastAsia="Times New Roman" w:hAnsi="Calibri" w:cs="Calibri"/>
                <w:color w:val="000000"/>
                <w:kern w:val="0"/>
                <w:sz w:val="22"/>
                <w:szCs w:val="22"/>
                <w:lang w:eastAsia="es-ES" w:bidi="ar-SA"/>
              </w:rPr>
            </w:pPr>
            <w:ins w:id="10227" w:author="Orion" w:date="2011-07-29T16:45:00Z">
              <w:r w:rsidRPr="0002321F">
                <w:rPr>
                  <w:rFonts w:ascii="Calibri" w:eastAsia="Times New Roman" w:hAnsi="Calibri" w:cs="Calibri"/>
                  <w:color w:val="000000"/>
                  <w:kern w:val="0"/>
                  <w:sz w:val="22"/>
                  <w:szCs w:val="22"/>
                  <w:lang w:eastAsia="es-ES" w:bidi="ar-SA"/>
                </w:rPr>
                <w:t>ID</w:t>
              </w:r>
            </w:ins>
          </w:p>
        </w:tc>
        <w:tc>
          <w:tcPr>
            <w:tcW w:w="1200" w:type="dxa"/>
            <w:tcBorders>
              <w:top w:val="single" w:sz="8" w:space="0" w:color="auto"/>
              <w:left w:val="nil"/>
              <w:bottom w:val="single" w:sz="4" w:space="0" w:color="auto"/>
              <w:right w:val="single" w:sz="4" w:space="0" w:color="auto"/>
            </w:tcBorders>
            <w:shd w:val="clear" w:color="auto" w:fill="auto"/>
            <w:noWrap/>
            <w:vAlign w:val="center"/>
            <w:hideMark/>
          </w:tcPr>
          <w:p w14:paraId="48590A93" w14:textId="77777777" w:rsidR="0002321F" w:rsidRPr="0002321F" w:rsidRDefault="0002321F" w:rsidP="0002321F">
            <w:pPr>
              <w:widowControl/>
              <w:suppressAutoHyphens w:val="0"/>
              <w:jc w:val="right"/>
              <w:rPr>
                <w:ins w:id="10228" w:author="Orion" w:date="2011-07-29T16:45:00Z"/>
                <w:rFonts w:ascii="Calibri" w:eastAsia="Times New Roman" w:hAnsi="Calibri" w:cs="Calibri"/>
                <w:color w:val="000000"/>
                <w:kern w:val="0"/>
                <w:sz w:val="22"/>
                <w:szCs w:val="22"/>
                <w:lang w:eastAsia="es-ES" w:bidi="ar-SA"/>
              </w:rPr>
            </w:pPr>
            <w:ins w:id="10229"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nil"/>
              <w:bottom w:val="nil"/>
              <w:right w:val="single" w:sz="4" w:space="0" w:color="auto"/>
            </w:tcBorders>
            <w:shd w:val="clear" w:color="auto" w:fill="auto"/>
            <w:noWrap/>
            <w:vAlign w:val="center"/>
            <w:hideMark/>
          </w:tcPr>
          <w:p w14:paraId="1AF78198" w14:textId="77777777" w:rsidR="0002321F" w:rsidRPr="0002321F" w:rsidRDefault="0002321F" w:rsidP="0002321F">
            <w:pPr>
              <w:widowControl/>
              <w:suppressAutoHyphens w:val="0"/>
              <w:jc w:val="right"/>
              <w:rPr>
                <w:ins w:id="10230" w:author="Orion" w:date="2011-07-29T16:45:00Z"/>
                <w:rFonts w:ascii="Calibri" w:eastAsia="Times New Roman" w:hAnsi="Calibri" w:cs="Calibri"/>
                <w:color w:val="000000"/>
                <w:kern w:val="0"/>
                <w:sz w:val="22"/>
                <w:szCs w:val="22"/>
                <w:lang w:eastAsia="es-ES" w:bidi="ar-SA"/>
              </w:rPr>
            </w:pPr>
            <w:ins w:id="1023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433760B" w14:textId="77777777" w:rsidR="0002321F" w:rsidRPr="0002321F" w:rsidRDefault="0002321F" w:rsidP="0002321F">
            <w:pPr>
              <w:widowControl/>
              <w:suppressAutoHyphens w:val="0"/>
              <w:jc w:val="right"/>
              <w:rPr>
                <w:ins w:id="10232" w:author="Orion" w:date="2011-07-29T16:45:00Z"/>
                <w:rFonts w:ascii="Calibri" w:eastAsia="Times New Roman" w:hAnsi="Calibri" w:cs="Calibri"/>
                <w:color w:val="000000"/>
                <w:kern w:val="0"/>
                <w:sz w:val="22"/>
                <w:szCs w:val="22"/>
                <w:lang w:eastAsia="es-ES" w:bidi="ar-SA"/>
              </w:rPr>
            </w:pPr>
            <w:ins w:id="10233" w:author="Orion" w:date="2011-07-29T16:45:00Z">
              <w:r w:rsidRPr="0002321F">
                <w:rPr>
                  <w:rFonts w:ascii="Calibri" w:eastAsia="Times New Roman" w:hAnsi="Calibri" w:cs="Calibri"/>
                  <w:color w:val="000000"/>
                  <w:kern w:val="0"/>
                  <w:sz w:val="22"/>
                  <w:szCs w:val="22"/>
                  <w:lang w:eastAsia="es-ES" w:bidi="ar-SA"/>
                </w:rPr>
                <w:t>ID</w:t>
              </w:r>
            </w:ins>
          </w:p>
        </w:tc>
        <w:tc>
          <w:tcPr>
            <w:tcW w:w="1100" w:type="dxa"/>
            <w:tcBorders>
              <w:top w:val="single" w:sz="8" w:space="0" w:color="auto"/>
              <w:left w:val="nil"/>
              <w:bottom w:val="single" w:sz="4" w:space="0" w:color="auto"/>
              <w:right w:val="single" w:sz="8" w:space="0" w:color="auto"/>
            </w:tcBorders>
            <w:shd w:val="clear" w:color="auto" w:fill="auto"/>
            <w:noWrap/>
            <w:vAlign w:val="center"/>
            <w:hideMark/>
          </w:tcPr>
          <w:p w14:paraId="654444F5" w14:textId="77777777" w:rsidR="0002321F" w:rsidRPr="0002321F" w:rsidRDefault="0002321F" w:rsidP="0002321F">
            <w:pPr>
              <w:widowControl/>
              <w:suppressAutoHyphens w:val="0"/>
              <w:jc w:val="right"/>
              <w:rPr>
                <w:ins w:id="10234" w:author="Orion" w:date="2011-07-29T16:45:00Z"/>
                <w:rFonts w:ascii="Calibri" w:eastAsia="Times New Roman" w:hAnsi="Calibri" w:cs="Calibri"/>
                <w:color w:val="000000"/>
                <w:kern w:val="0"/>
                <w:sz w:val="22"/>
                <w:szCs w:val="22"/>
                <w:lang w:eastAsia="es-ES" w:bidi="ar-SA"/>
              </w:rPr>
            </w:pPr>
            <w:ins w:id="10235" w:author="Orion" w:date="2011-07-29T16:45:00Z">
              <w:r w:rsidRPr="0002321F">
                <w:rPr>
                  <w:rFonts w:ascii="Calibri" w:eastAsia="Times New Roman" w:hAnsi="Calibri" w:cs="Calibri"/>
                  <w:color w:val="000000"/>
                  <w:kern w:val="0"/>
                  <w:sz w:val="22"/>
                  <w:szCs w:val="22"/>
                  <w:lang w:eastAsia="es-ES" w:bidi="ar-SA"/>
                </w:rPr>
                <w:t>WAYPOINT</w:t>
              </w:r>
            </w:ins>
          </w:p>
        </w:tc>
      </w:tr>
      <w:tr w:rsidR="0002321F" w:rsidRPr="0002321F" w14:paraId="327A2A4F" w14:textId="77777777" w:rsidTr="0002321F">
        <w:trPr>
          <w:trHeight w:val="300"/>
          <w:ins w:id="1023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21E432" w14:textId="77777777" w:rsidR="0002321F" w:rsidRPr="0002321F" w:rsidRDefault="0002321F" w:rsidP="0002321F">
            <w:pPr>
              <w:widowControl/>
              <w:suppressAutoHyphens w:val="0"/>
              <w:jc w:val="right"/>
              <w:rPr>
                <w:ins w:id="10237" w:author="Orion" w:date="2011-07-29T16:45:00Z"/>
                <w:rFonts w:ascii="Calibri" w:eastAsia="Times New Roman" w:hAnsi="Calibri" w:cs="Calibri"/>
                <w:color w:val="000000"/>
                <w:kern w:val="0"/>
                <w:sz w:val="22"/>
                <w:szCs w:val="22"/>
                <w:lang w:eastAsia="es-ES" w:bidi="ar-SA"/>
              </w:rPr>
            </w:pPr>
            <w:ins w:id="10238" w:author="Orion" w:date="2011-07-29T16:45:00Z">
              <w:r w:rsidRPr="0002321F">
                <w:rPr>
                  <w:rFonts w:ascii="Calibri" w:eastAsia="Times New Roman" w:hAnsi="Calibri" w:cs="Calibri"/>
                  <w:color w:val="000000"/>
                  <w:kern w:val="0"/>
                  <w:sz w:val="22"/>
                  <w:szCs w:val="22"/>
                  <w:lang w:eastAsia="es-ES" w:bidi="ar-SA"/>
                </w:rPr>
                <w:t>0</w:t>
              </w:r>
            </w:ins>
          </w:p>
        </w:tc>
        <w:tc>
          <w:tcPr>
            <w:tcW w:w="1260" w:type="dxa"/>
            <w:tcBorders>
              <w:top w:val="nil"/>
              <w:left w:val="nil"/>
              <w:bottom w:val="single" w:sz="4" w:space="0" w:color="auto"/>
              <w:right w:val="nil"/>
            </w:tcBorders>
            <w:shd w:val="clear" w:color="auto" w:fill="auto"/>
            <w:noWrap/>
            <w:vAlign w:val="bottom"/>
            <w:hideMark/>
          </w:tcPr>
          <w:p w14:paraId="523C3D76" w14:textId="77777777" w:rsidR="0002321F" w:rsidRPr="0002321F" w:rsidRDefault="0002321F" w:rsidP="0002321F">
            <w:pPr>
              <w:widowControl/>
              <w:suppressAutoHyphens w:val="0"/>
              <w:jc w:val="right"/>
              <w:rPr>
                <w:ins w:id="10239" w:author="Orion" w:date="2011-07-29T16:45:00Z"/>
                <w:rFonts w:ascii="Calibri" w:eastAsia="Times New Roman" w:hAnsi="Calibri" w:cs="Calibri"/>
                <w:color w:val="000000"/>
                <w:kern w:val="0"/>
                <w:sz w:val="22"/>
                <w:szCs w:val="22"/>
                <w:lang w:eastAsia="es-ES" w:bidi="ar-SA"/>
              </w:rPr>
            </w:pPr>
            <w:ins w:id="10240" w:author="Orion" w:date="2011-07-29T16:45:00Z">
              <w:r w:rsidRPr="0002321F">
                <w:rPr>
                  <w:rFonts w:ascii="Calibri" w:eastAsia="Times New Roman" w:hAnsi="Calibri" w:cs="Calibri"/>
                  <w:color w:val="000000"/>
                  <w:kern w:val="0"/>
                  <w:sz w:val="22"/>
                  <w:szCs w:val="22"/>
                  <w:lang w:eastAsia="es-ES" w:bidi="ar-SA"/>
                </w:rPr>
                <w:t>ABRIX</w:t>
              </w:r>
            </w:ins>
          </w:p>
        </w:tc>
        <w:tc>
          <w:tcPr>
            <w:tcW w:w="680" w:type="dxa"/>
            <w:tcBorders>
              <w:top w:val="nil"/>
              <w:left w:val="single" w:sz="4" w:space="0" w:color="auto"/>
              <w:bottom w:val="nil"/>
              <w:right w:val="single" w:sz="4" w:space="0" w:color="auto"/>
            </w:tcBorders>
            <w:shd w:val="clear" w:color="auto" w:fill="auto"/>
            <w:noWrap/>
            <w:vAlign w:val="bottom"/>
            <w:hideMark/>
          </w:tcPr>
          <w:p w14:paraId="6C0EB5E6" w14:textId="77777777" w:rsidR="0002321F" w:rsidRPr="0002321F" w:rsidRDefault="0002321F" w:rsidP="0002321F">
            <w:pPr>
              <w:widowControl/>
              <w:suppressAutoHyphens w:val="0"/>
              <w:rPr>
                <w:ins w:id="10241" w:author="Orion" w:date="2011-07-29T16:45:00Z"/>
                <w:rFonts w:ascii="Calibri" w:eastAsia="Times New Roman" w:hAnsi="Calibri" w:cs="Calibri"/>
                <w:color w:val="000000"/>
                <w:kern w:val="0"/>
                <w:sz w:val="22"/>
                <w:szCs w:val="22"/>
                <w:lang w:eastAsia="es-ES" w:bidi="ar-SA"/>
              </w:rPr>
            </w:pPr>
            <w:ins w:id="1024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B653730" w14:textId="77777777" w:rsidR="0002321F" w:rsidRPr="0002321F" w:rsidRDefault="0002321F" w:rsidP="0002321F">
            <w:pPr>
              <w:widowControl/>
              <w:suppressAutoHyphens w:val="0"/>
              <w:jc w:val="right"/>
              <w:rPr>
                <w:ins w:id="10243" w:author="Orion" w:date="2011-07-29T16:45:00Z"/>
                <w:rFonts w:ascii="Calibri" w:eastAsia="Times New Roman" w:hAnsi="Calibri" w:cs="Calibri"/>
                <w:color w:val="000000"/>
                <w:kern w:val="0"/>
                <w:sz w:val="22"/>
                <w:szCs w:val="22"/>
                <w:lang w:eastAsia="es-ES" w:bidi="ar-SA"/>
              </w:rPr>
            </w:pPr>
            <w:ins w:id="10244" w:author="Orion" w:date="2011-07-29T16:45:00Z">
              <w:r w:rsidRPr="0002321F">
                <w:rPr>
                  <w:rFonts w:ascii="Calibri" w:eastAsia="Times New Roman" w:hAnsi="Calibri" w:cs="Calibri"/>
                  <w:color w:val="000000"/>
                  <w:kern w:val="0"/>
                  <w:sz w:val="22"/>
                  <w:szCs w:val="22"/>
                  <w:lang w:eastAsia="es-ES" w:bidi="ar-SA"/>
                </w:rPr>
                <w:t>39</w:t>
              </w:r>
            </w:ins>
          </w:p>
        </w:tc>
        <w:tc>
          <w:tcPr>
            <w:tcW w:w="1200" w:type="dxa"/>
            <w:tcBorders>
              <w:top w:val="nil"/>
              <w:left w:val="nil"/>
              <w:bottom w:val="single" w:sz="4" w:space="0" w:color="auto"/>
              <w:right w:val="nil"/>
            </w:tcBorders>
            <w:shd w:val="clear" w:color="auto" w:fill="auto"/>
            <w:noWrap/>
            <w:vAlign w:val="bottom"/>
            <w:hideMark/>
          </w:tcPr>
          <w:p w14:paraId="4502DF04" w14:textId="77777777" w:rsidR="0002321F" w:rsidRPr="0002321F" w:rsidRDefault="0002321F" w:rsidP="0002321F">
            <w:pPr>
              <w:widowControl/>
              <w:suppressAutoHyphens w:val="0"/>
              <w:jc w:val="right"/>
              <w:rPr>
                <w:ins w:id="10245" w:author="Orion" w:date="2011-07-29T16:45:00Z"/>
                <w:rFonts w:ascii="Calibri" w:eastAsia="Times New Roman" w:hAnsi="Calibri" w:cs="Calibri"/>
                <w:color w:val="000000"/>
                <w:kern w:val="0"/>
                <w:sz w:val="22"/>
                <w:szCs w:val="22"/>
                <w:lang w:eastAsia="es-ES" w:bidi="ar-SA"/>
              </w:rPr>
            </w:pPr>
            <w:ins w:id="10246" w:author="Orion" w:date="2011-07-29T16:45:00Z">
              <w:r w:rsidRPr="0002321F">
                <w:rPr>
                  <w:rFonts w:ascii="Calibri" w:eastAsia="Times New Roman" w:hAnsi="Calibri" w:cs="Calibri"/>
                  <w:color w:val="000000"/>
                  <w:kern w:val="0"/>
                  <w:sz w:val="22"/>
                  <w:szCs w:val="22"/>
                  <w:lang w:eastAsia="es-ES" w:bidi="ar-SA"/>
                </w:rPr>
                <w:t>LARPA</w:t>
              </w:r>
            </w:ins>
          </w:p>
        </w:tc>
        <w:tc>
          <w:tcPr>
            <w:tcW w:w="680" w:type="dxa"/>
            <w:tcBorders>
              <w:top w:val="nil"/>
              <w:left w:val="single" w:sz="4" w:space="0" w:color="auto"/>
              <w:bottom w:val="nil"/>
              <w:right w:val="single" w:sz="4" w:space="0" w:color="auto"/>
            </w:tcBorders>
            <w:shd w:val="clear" w:color="auto" w:fill="auto"/>
            <w:noWrap/>
            <w:vAlign w:val="bottom"/>
            <w:hideMark/>
          </w:tcPr>
          <w:p w14:paraId="1A32673C" w14:textId="77777777" w:rsidR="0002321F" w:rsidRPr="0002321F" w:rsidRDefault="0002321F" w:rsidP="0002321F">
            <w:pPr>
              <w:widowControl/>
              <w:suppressAutoHyphens w:val="0"/>
              <w:rPr>
                <w:ins w:id="10247" w:author="Orion" w:date="2011-07-29T16:45:00Z"/>
                <w:rFonts w:ascii="Calibri" w:eastAsia="Times New Roman" w:hAnsi="Calibri" w:cs="Calibri"/>
                <w:color w:val="000000"/>
                <w:kern w:val="0"/>
                <w:sz w:val="22"/>
                <w:szCs w:val="22"/>
                <w:lang w:eastAsia="es-ES" w:bidi="ar-SA"/>
              </w:rPr>
            </w:pPr>
            <w:ins w:id="1024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AAF26EA" w14:textId="77777777" w:rsidR="0002321F" w:rsidRPr="0002321F" w:rsidRDefault="0002321F" w:rsidP="0002321F">
            <w:pPr>
              <w:widowControl/>
              <w:suppressAutoHyphens w:val="0"/>
              <w:jc w:val="right"/>
              <w:rPr>
                <w:ins w:id="10249" w:author="Orion" w:date="2011-07-29T16:45:00Z"/>
                <w:rFonts w:ascii="Calibri" w:eastAsia="Times New Roman" w:hAnsi="Calibri" w:cs="Calibri"/>
                <w:color w:val="000000"/>
                <w:kern w:val="0"/>
                <w:sz w:val="22"/>
                <w:szCs w:val="22"/>
                <w:lang w:eastAsia="es-ES" w:bidi="ar-SA"/>
              </w:rPr>
            </w:pPr>
            <w:ins w:id="10250" w:author="Orion" w:date="2011-07-29T16:45:00Z">
              <w:r w:rsidRPr="0002321F">
                <w:rPr>
                  <w:rFonts w:ascii="Calibri" w:eastAsia="Times New Roman" w:hAnsi="Calibri" w:cs="Calibri"/>
                  <w:color w:val="000000"/>
                  <w:kern w:val="0"/>
                  <w:sz w:val="22"/>
                  <w:szCs w:val="22"/>
                  <w:lang w:eastAsia="es-ES" w:bidi="ar-SA"/>
                </w:rPr>
                <w:t>78</w:t>
              </w:r>
            </w:ins>
          </w:p>
        </w:tc>
        <w:tc>
          <w:tcPr>
            <w:tcW w:w="1100" w:type="dxa"/>
            <w:tcBorders>
              <w:top w:val="nil"/>
              <w:left w:val="nil"/>
              <w:bottom w:val="single" w:sz="4" w:space="0" w:color="auto"/>
              <w:right w:val="single" w:sz="8" w:space="0" w:color="auto"/>
            </w:tcBorders>
            <w:shd w:val="clear" w:color="auto" w:fill="auto"/>
            <w:noWrap/>
            <w:vAlign w:val="bottom"/>
            <w:hideMark/>
          </w:tcPr>
          <w:p w14:paraId="4C74A8BD" w14:textId="77777777" w:rsidR="0002321F" w:rsidRPr="0002321F" w:rsidRDefault="0002321F" w:rsidP="0002321F">
            <w:pPr>
              <w:widowControl/>
              <w:suppressAutoHyphens w:val="0"/>
              <w:jc w:val="right"/>
              <w:rPr>
                <w:ins w:id="10251" w:author="Orion" w:date="2011-07-29T16:45:00Z"/>
                <w:rFonts w:ascii="Calibri" w:eastAsia="Times New Roman" w:hAnsi="Calibri" w:cs="Calibri"/>
                <w:color w:val="000000"/>
                <w:kern w:val="0"/>
                <w:sz w:val="22"/>
                <w:szCs w:val="22"/>
                <w:lang w:eastAsia="es-ES" w:bidi="ar-SA"/>
              </w:rPr>
            </w:pPr>
            <w:ins w:id="10252" w:author="Orion" w:date="2011-07-29T16:45:00Z">
              <w:r w:rsidRPr="0002321F">
                <w:rPr>
                  <w:rFonts w:ascii="Calibri" w:eastAsia="Times New Roman" w:hAnsi="Calibri" w:cs="Calibri"/>
                  <w:color w:val="000000"/>
                  <w:kern w:val="0"/>
                  <w:sz w:val="22"/>
                  <w:szCs w:val="22"/>
                  <w:lang w:eastAsia="es-ES" w:bidi="ar-SA"/>
                </w:rPr>
                <w:t>ROSTA</w:t>
              </w:r>
            </w:ins>
          </w:p>
        </w:tc>
      </w:tr>
      <w:tr w:rsidR="0002321F" w:rsidRPr="0002321F" w14:paraId="77B15684" w14:textId="77777777" w:rsidTr="0002321F">
        <w:trPr>
          <w:trHeight w:val="300"/>
          <w:ins w:id="1025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B5F5C3" w14:textId="77777777" w:rsidR="0002321F" w:rsidRPr="0002321F" w:rsidRDefault="0002321F" w:rsidP="0002321F">
            <w:pPr>
              <w:widowControl/>
              <w:suppressAutoHyphens w:val="0"/>
              <w:jc w:val="right"/>
              <w:rPr>
                <w:ins w:id="10254" w:author="Orion" w:date="2011-07-29T16:45:00Z"/>
                <w:rFonts w:ascii="Calibri" w:eastAsia="Times New Roman" w:hAnsi="Calibri" w:cs="Calibri"/>
                <w:color w:val="000000"/>
                <w:kern w:val="0"/>
                <w:sz w:val="22"/>
                <w:szCs w:val="22"/>
                <w:lang w:eastAsia="es-ES" w:bidi="ar-SA"/>
              </w:rPr>
            </w:pPr>
            <w:ins w:id="10255" w:author="Orion" w:date="2011-07-29T16:45:00Z">
              <w:r w:rsidRPr="0002321F">
                <w:rPr>
                  <w:rFonts w:ascii="Calibri" w:eastAsia="Times New Roman" w:hAnsi="Calibri" w:cs="Calibri"/>
                  <w:color w:val="000000"/>
                  <w:kern w:val="0"/>
                  <w:sz w:val="22"/>
                  <w:szCs w:val="22"/>
                  <w:lang w:eastAsia="es-ES" w:bidi="ar-SA"/>
                </w:rPr>
                <w:t>1</w:t>
              </w:r>
            </w:ins>
          </w:p>
        </w:tc>
        <w:tc>
          <w:tcPr>
            <w:tcW w:w="1260" w:type="dxa"/>
            <w:tcBorders>
              <w:top w:val="nil"/>
              <w:left w:val="nil"/>
              <w:bottom w:val="single" w:sz="4" w:space="0" w:color="auto"/>
              <w:right w:val="nil"/>
            </w:tcBorders>
            <w:shd w:val="clear" w:color="auto" w:fill="auto"/>
            <w:noWrap/>
            <w:vAlign w:val="bottom"/>
            <w:hideMark/>
          </w:tcPr>
          <w:p w14:paraId="46A2043E" w14:textId="77777777" w:rsidR="0002321F" w:rsidRPr="0002321F" w:rsidRDefault="0002321F" w:rsidP="0002321F">
            <w:pPr>
              <w:widowControl/>
              <w:suppressAutoHyphens w:val="0"/>
              <w:jc w:val="right"/>
              <w:rPr>
                <w:ins w:id="10256" w:author="Orion" w:date="2011-07-29T16:45:00Z"/>
                <w:rFonts w:ascii="Calibri" w:eastAsia="Times New Roman" w:hAnsi="Calibri" w:cs="Calibri"/>
                <w:color w:val="000000"/>
                <w:kern w:val="0"/>
                <w:sz w:val="22"/>
                <w:szCs w:val="22"/>
                <w:lang w:eastAsia="es-ES" w:bidi="ar-SA"/>
              </w:rPr>
            </w:pPr>
            <w:ins w:id="10257" w:author="Orion" w:date="2011-07-29T16:45:00Z">
              <w:r w:rsidRPr="0002321F">
                <w:rPr>
                  <w:rFonts w:ascii="Calibri" w:eastAsia="Times New Roman" w:hAnsi="Calibri" w:cs="Calibri"/>
                  <w:color w:val="000000"/>
                  <w:kern w:val="0"/>
                  <w:sz w:val="22"/>
                  <w:szCs w:val="22"/>
                  <w:lang w:eastAsia="es-ES" w:bidi="ar-SA"/>
                </w:rPr>
                <w:t>ADUBI</w:t>
              </w:r>
            </w:ins>
          </w:p>
        </w:tc>
        <w:tc>
          <w:tcPr>
            <w:tcW w:w="680" w:type="dxa"/>
            <w:tcBorders>
              <w:top w:val="nil"/>
              <w:left w:val="single" w:sz="4" w:space="0" w:color="auto"/>
              <w:bottom w:val="nil"/>
              <w:right w:val="single" w:sz="4" w:space="0" w:color="auto"/>
            </w:tcBorders>
            <w:shd w:val="clear" w:color="auto" w:fill="auto"/>
            <w:noWrap/>
            <w:vAlign w:val="bottom"/>
            <w:hideMark/>
          </w:tcPr>
          <w:p w14:paraId="5089A686" w14:textId="77777777" w:rsidR="0002321F" w:rsidRPr="0002321F" w:rsidRDefault="0002321F" w:rsidP="0002321F">
            <w:pPr>
              <w:widowControl/>
              <w:suppressAutoHyphens w:val="0"/>
              <w:rPr>
                <w:ins w:id="10258" w:author="Orion" w:date="2011-07-29T16:45:00Z"/>
                <w:rFonts w:ascii="Calibri" w:eastAsia="Times New Roman" w:hAnsi="Calibri" w:cs="Calibri"/>
                <w:color w:val="000000"/>
                <w:kern w:val="0"/>
                <w:sz w:val="22"/>
                <w:szCs w:val="22"/>
                <w:lang w:eastAsia="es-ES" w:bidi="ar-SA"/>
              </w:rPr>
            </w:pPr>
            <w:ins w:id="1025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C64104" w14:textId="77777777" w:rsidR="0002321F" w:rsidRPr="0002321F" w:rsidRDefault="0002321F" w:rsidP="0002321F">
            <w:pPr>
              <w:widowControl/>
              <w:suppressAutoHyphens w:val="0"/>
              <w:jc w:val="right"/>
              <w:rPr>
                <w:ins w:id="10260" w:author="Orion" w:date="2011-07-29T16:45:00Z"/>
                <w:rFonts w:ascii="Calibri" w:eastAsia="Times New Roman" w:hAnsi="Calibri" w:cs="Calibri"/>
                <w:color w:val="000000"/>
                <w:kern w:val="0"/>
                <w:sz w:val="22"/>
                <w:szCs w:val="22"/>
                <w:lang w:eastAsia="es-ES" w:bidi="ar-SA"/>
              </w:rPr>
            </w:pPr>
            <w:ins w:id="10261" w:author="Orion" w:date="2011-07-29T16:45:00Z">
              <w:r w:rsidRPr="0002321F">
                <w:rPr>
                  <w:rFonts w:ascii="Calibri" w:eastAsia="Times New Roman" w:hAnsi="Calibri" w:cs="Calibri"/>
                  <w:color w:val="000000"/>
                  <w:kern w:val="0"/>
                  <w:sz w:val="22"/>
                  <w:szCs w:val="22"/>
                  <w:lang w:eastAsia="es-ES" w:bidi="ar-SA"/>
                </w:rPr>
                <w:t>40</w:t>
              </w:r>
            </w:ins>
          </w:p>
        </w:tc>
        <w:tc>
          <w:tcPr>
            <w:tcW w:w="1200" w:type="dxa"/>
            <w:tcBorders>
              <w:top w:val="nil"/>
              <w:left w:val="nil"/>
              <w:bottom w:val="single" w:sz="4" w:space="0" w:color="auto"/>
              <w:right w:val="nil"/>
            </w:tcBorders>
            <w:shd w:val="clear" w:color="auto" w:fill="auto"/>
            <w:noWrap/>
            <w:vAlign w:val="bottom"/>
            <w:hideMark/>
          </w:tcPr>
          <w:p w14:paraId="0FB9043B" w14:textId="77777777" w:rsidR="0002321F" w:rsidRPr="0002321F" w:rsidRDefault="0002321F" w:rsidP="0002321F">
            <w:pPr>
              <w:widowControl/>
              <w:suppressAutoHyphens w:val="0"/>
              <w:jc w:val="right"/>
              <w:rPr>
                <w:ins w:id="10262" w:author="Orion" w:date="2011-07-29T16:45:00Z"/>
                <w:rFonts w:ascii="Calibri" w:eastAsia="Times New Roman" w:hAnsi="Calibri" w:cs="Calibri"/>
                <w:color w:val="000000"/>
                <w:kern w:val="0"/>
                <w:sz w:val="22"/>
                <w:szCs w:val="22"/>
                <w:lang w:eastAsia="es-ES" w:bidi="ar-SA"/>
              </w:rPr>
            </w:pPr>
            <w:ins w:id="10263" w:author="Orion" w:date="2011-07-29T16:45:00Z">
              <w:r w:rsidRPr="0002321F">
                <w:rPr>
                  <w:rFonts w:ascii="Calibri" w:eastAsia="Times New Roman" w:hAnsi="Calibri" w:cs="Calibri"/>
                  <w:color w:val="000000"/>
                  <w:kern w:val="0"/>
                  <w:sz w:val="22"/>
                  <w:szCs w:val="22"/>
                  <w:lang w:eastAsia="es-ES" w:bidi="ar-SA"/>
                </w:rPr>
                <w:t>LARYS</w:t>
              </w:r>
            </w:ins>
          </w:p>
        </w:tc>
        <w:tc>
          <w:tcPr>
            <w:tcW w:w="680" w:type="dxa"/>
            <w:tcBorders>
              <w:top w:val="nil"/>
              <w:left w:val="single" w:sz="4" w:space="0" w:color="auto"/>
              <w:bottom w:val="nil"/>
              <w:right w:val="single" w:sz="4" w:space="0" w:color="auto"/>
            </w:tcBorders>
            <w:shd w:val="clear" w:color="auto" w:fill="auto"/>
            <w:noWrap/>
            <w:vAlign w:val="bottom"/>
            <w:hideMark/>
          </w:tcPr>
          <w:p w14:paraId="47E413BD" w14:textId="77777777" w:rsidR="0002321F" w:rsidRPr="0002321F" w:rsidRDefault="0002321F" w:rsidP="0002321F">
            <w:pPr>
              <w:widowControl/>
              <w:suppressAutoHyphens w:val="0"/>
              <w:rPr>
                <w:ins w:id="10264" w:author="Orion" w:date="2011-07-29T16:45:00Z"/>
                <w:rFonts w:ascii="Calibri" w:eastAsia="Times New Roman" w:hAnsi="Calibri" w:cs="Calibri"/>
                <w:color w:val="000000"/>
                <w:kern w:val="0"/>
                <w:sz w:val="22"/>
                <w:szCs w:val="22"/>
                <w:lang w:eastAsia="es-ES" w:bidi="ar-SA"/>
              </w:rPr>
            </w:pPr>
            <w:ins w:id="1026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3D61E5E" w14:textId="77777777" w:rsidR="0002321F" w:rsidRPr="0002321F" w:rsidRDefault="0002321F" w:rsidP="0002321F">
            <w:pPr>
              <w:widowControl/>
              <w:suppressAutoHyphens w:val="0"/>
              <w:jc w:val="right"/>
              <w:rPr>
                <w:ins w:id="10266" w:author="Orion" w:date="2011-07-29T16:45:00Z"/>
                <w:rFonts w:ascii="Calibri" w:eastAsia="Times New Roman" w:hAnsi="Calibri" w:cs="Calibri"/>
                <w:color w:val="000000"/>
                <w:kern w:val="0"/>
                <w:sz w:val="22"/>
                <w:szCs w:val="22"/>
                <w:lang w:eastAsia="es-ES" w:bidi="ar-SA"/>
              </w:rPr>
            </w:pPr>
            <w:ins w:id="10267" w:author="Orion" w:date="2011-07-29T16:45:00Z">
              <w:r w:rsidRPr="0002321F">
                <w:rPr>
                  <w:rFonts w:ascii="Calibri" w:eastAsia="Times New Roman" w:hAnsi="Calibri" w:cs="Calibri"/>
                  <w:color w:val="000000"/>
                  <w:kern w:val="0"/>
                  <w:sz w:val="22"/>
                  <w:szCs w:val="22"/>
                  <w:lang w:eastAsia="es-ES" w:bidi="ar-SA"/>
                </w:rPr>
                <w:t>79</w:t>
              </w:r>
            </w:ins>
          </w:p>
        </w:tc>
        <w:tc>
          <w:tcPr>
            <w:tcW w:w="1100" w:type="dxa"/>
            <w:tcBorders>
              <w:top w:val="nil"/>
              <w:left w:val="nil"/>
              <w:bottom w:val="single" w:sz="4" w:space="0" w:color="auto"/>
              <w:right w:val="single" w:sz="8" w:space="0" w:color="auto"/>
            </w:tcBorders>
            <w:shd w:val="clear" w:color="auto" w:fill="auto"/>
            <w:noWrap/>
            <w:vAlign w:val="bottom"/>
            <w:hideMark/>
          </w:tcPr>
          <w:p w14:paraId="1857B46C" w14:textId="77777777" w:rsidR="0002321F" w:rsidRPr="0002321F" w:rsidRDefault="0002321F" w:rsidP="0002321F">
            <w:pPr>
              <w:widowControl/>
              <w:suppressAutoHyphens w:val="0"/>
              <w:jc w:val="right"/>
              <w:rPr>
                <w:ins w:id="10268" w:author="Orion" w:date="2011-07-29T16:45:00Z"/>
                <w:rFonts w:ascii="Calibri" w:eastAsia="Times New Roman" w:hAnsi="Calibri" w:cs="Calibri"/>
                <w:color w:val="000000"/>
                <w:kern w:val="0"/>
                <w:sz w:val="22"/>
                <w:szCs w:val="22"/>
                <w:lang w:eastAsia="es-ES" w:bidi="ar-SA"/>
              </w:rPr>
            </w:pPr>
            <w:ins w:id="10269" w:author="Orion" w:date="2011-07-29T16:45:00Z">
              <w:r w:rsidRPr="0002321F">
                <w:rPr>
                  <w:rFonts w:ascii="Calibri" w:eastAsia="Times New Roman" w:hAnsi="Calibri" w:cs="Calibri"/>
                  <w:color w:val="000000"/>
                  <w:kern w:val="0"/>
                  <w:sz w:val="22"/>
                  <w:szCs w:val="22"/>
                  <w:lang w:eastAsia="es-ES" w:bidi="ar-SA"/>
                </w:rPr>
                <w:t>RUBEO</w:t>
              </w:r>
            </w:ins>
          </w:p>
        </w:tc>
      </w:tr>
      <w:tr w:rsidR="0002321F" w:rsidRPr="0002321F" w14:paraId="533520C7" w14:textId="77777777" w:rsidTr="0002321F">
        <w:trPr>
          <w:trHeight w:val="300"/>
          <w:ins w:id="1027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9510A80" w14:textId="77777777" w:rsidR="0002321F" w:rsidRPr="0002321F" w:rsidRDefault="0002321F" w:rsidP="0002321F">
            <w:pPr>
              <w:widowControl/>
              <w:suppressAutoHyphens w:val="0"/>
              <w:jc w:val="right"/>
              <w:rPr>
                <w:ins w:id="10271" w:author="Orion" w:date="2011-07-29T16:45:00Z"/>
                <w:rFonts w:ascii="Calibri" w:eastAsia="Times New Roman" w:hAnsi="Calibri" w:cs="Calibri"/>
                <w:color w:val="000000"/>
                <w:kern w:val="0"/>
                <w:sz w:val="22"/>
                <w:szCs w:val="22"/>
                <w:lang w:eastAsia="es-ES" w:bidi="ar-SA"/>
              </w:rPr>
            </w:pPr>
            <w:ins w:id="10272" w:author="Orion" w:date="2011-07-29T16:45:00Z">
              <w:r w:rsidRPr="0002321F">
                <w:rPr>
                  <w:rFonts w:ascii="Calibri" w:eastAsia="Times New Roman" w:hAnsi="Calibri" w:cs="Calibri"/>
                  <w:color w:val="000000"/>
                  <w:kern w:val="0"/>
                  <w:sz w:val="22"/>
                  <w:szCs w:val="22"/>
                  <w:lang w:eastAsia="es-ES" w:bidi="ar-SA"/>
                </w:rPr>
                <w:t>2</w:t>
              </w:r>
            </w:ins>
          </w:p>
        </w:tc>
        <w:tc>
          <w:tcPr>
            <w:tcW w:w="1260" w:type="dxa"/>
            <w:tcBorders>
              <w:top w:val="nil"/>
              <w:left w:val="nil"/>
              <w:bottom w:val="single" w:sz="4" w:space="0" w:color="auto"/>
              <w:right w:val="nil"/>
            </w:tcBorders>
            <w:shd w:val="clear" w:color="auto" w:fill="auto"/>
            <w:noWrap/>
            <w:vAlign w:val="bottom"/>
            <w:hideMark/>
          </w:tcPr>
          <w:p w14:paraId="650CB6C6" w14:textId="77777777" w:rsidR="0002321F" w:rsidRPr="0002321F" w:rsidRDefault="0002321F" w:rsidP="0002321F">
            <w:pPr>
              <w:widowControl/>
              <w:suppressAutoHyphens w:val="0"/>
              <w:jc w:val="right"/>
              <w:rPr>
                <w:ins w:id="10273" w:author="Orion" w:date="2011-07-29T16:45:00Z"/>
                <w:rFonts w:ascii="Calibri" w:eastAsia="Times New Roman" w:hAnsi="Calibri" w:cs="Calibri"/>
                <w:color w:val="000000"/>
                <w:kern w:val="0"/>
                <w:sz w:val="22"/>
                <w:szCs w:val="22"/>
                <w:lang w:eastAsia="es-ES" w:bidi="ar-SA"/>
              </w:rPr>
            </w:pPr>
            <w:ins w:id="10274" w:author="Orion" w:date="2011-07-29T16:45:00Z">
              <w:r w:rsidRPr="0002321F">
                <w:rPr>
                  <w:rFonts w:ascii="Calibri" w:eastAsia="Times New Roman" w:hAnsi="Calibri" w:cs="Calibri"/>
                  <w:color w:val="000000"/>
                  <w:kern w:val="0"/>
                  <w:sz w:val="22"/>
                  <w:szCs w:val="22"/>
                  <w:lang w:eastAsia="es-ES" w:bidi="ar-SA"/>
                </w:rPr>
                <w:t>AGADO</w:t>
              </w:r>
            </w:ins>
          </w:p>
        </w:tc>
        <w:tc>
          <w:tcPr>
            <w:tcW w:w="680" w:type="dxa"/>
            <w:tcBorders>
              <w:top w:val="nil"/>
              <w:left w:val="single" w:sz="4" w:space="0" w:color="auto"/>
              <w:bottom w:val="nil"/>
              <w:right w:val="single" w:sz="4" w:space="0" w:color="auto"/>
            </w:tcBorders>
            <w:shd w:val="clear" w:color="auto" w:fill="auto"/>
            <w:noWrap/>
            <w:vAlign w:val="bottom"/>
            <w:hideMark/>
          </w:tcPr>
          <w:p w14:paraId="33CCC7CF" w14:textId="77777777" w:rsidR="0002321F" w:rsidRPr="0002321F" w:rsidRDefault="0002321F" w:rsidP="0002321F">
            <w:pPr>
              <w:widowControl/>
              <w:suppressAutoHyphens w:val="0"/>
              <w:rPr>
                <w:ins w:id="10275" w:author="Orion" w:date="2011-07-29T16:45:00Z"/>
                <w:rFonts w:ascii="Calibri" w:eastAsia="Times New Roman" w:hAnsi="Calibri" w:cs="Calibri"/>
                <w:color w:val="000000"/>
                <w:kern w:val="0"/>
                <w:sz w:val="22"/>
                <w:szCs w:val="22"/>
                <w:lang w:eastAsia="es-ES" w:bidi="ar-SA"/>
              </w:rPr>
            </w:pPr>
            <w:ins w:id="1027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21A3008" w14:textId="77777777" w:rsidR="0002321F" w:rsidRPr="0002321F" w:rsidRDefault="0002321F" w:rsidP="0002321F">
            <w:pPr>
              <w:widowControl/>
              <w:suppressAutoHyphens w:val="0"/>
              <w:jc w:val="right"/>
              <w:rPr>
                <w:ins w:id="10277" w:author="Orion" w:date="2011-07-29T16:45:00Z"/>
                <w:rFonts w:ascii="Calibri" w:eastAsia="Times New Roman" w:hAnsi="Calibri" w:cs="Calibri"/>
                <w:color w:val="000000"/>
                <w:kern w:val="0"/>
                <w:sz w:val="22"/>
                <w:szCs w:val="22"/>
                <w:lang w:eastAsia="es-ES" w:bidi="ar-SA"/>
              </w:rPr>
            </w:pPr>
            <w:ins w:id="10278" w:author="Orion" w:date="2011-07-29T16:45:00Z">
              <w:r w:rsidRPr="0002321F">
                <w:rPr>
                  <w:rFonts w:ascii="Calibri" w:eastAsia="Times New Roman" w:hAnsi="Calibri" w:cs="Calibri"/>
                  <w:color w:val="000000"/>
                  <w:kern w:val="0"/>
                  <w:sz w:val="22"/>
                  <w:szCs w:val="22"/>
                  <w:lang w:eastAsia="es-ES" w:bidi="ar-SA"/>
                </w:rPr>
                <w:t>41</w:t>
              </w:r>
            </w:ins>
          </w:p>
        </w:tc>
        <w:tc>
          <w:tcPr>
            <w:tcW w:w="1200" w:type="dxa"/>
            <w:tcBorders>
              <w:top w:val="nil"/>
              <w:left w:val="nil"/>
              <w:bottom w:val="single" w:sz="4" w:space="0" w:color="auto"/>
              <w:right w:val="nil"/>
            </w:tcBorders>
            <w:shd w:val="clear" w:color="auto" w:fill="auto"/>
            <w:noWrap/>
            <w:vAlign w:val="bottom"/>
            <w:hideMark/>
          </w:tcPr>
          <w:p w14:paraId="51B188F5" w14:textId="77777777" w:rsidR="0002321F" w:rsidRPr="0002321F" w:rsidRDefault="0002321F" w:rsidP="0002321F">
            <w:pPr>
              <w:widowControl/>
              <w:suppressAutoHyphens w:val="0"/>
              <w:jc w:val="right"/>
              <w:rPr>
                <w:ins w:id="10279" w:author="Orion" w:date="2011-07-29T16:45:00Z"/>
                <w:rFonts w:ascii="Calibri" w:eastAsia="Times New Roman" w:hAnsi="Calibri" w:cs="Calibri"/>
                <w:color w:val="000000"/>
                <w:kern w:val="0"/>
                <w:sz w:val="22"/>
                <w:szCs w:val="22"/>
                <w:lang w:eastAsia="es-ES" w:bidi="ar-SA"/>
              </w:rPr>
            </w:pPr>
            <w:ins w:id="10280" w:author="Orion" w:date="2011-07-29T16:45:00Z">
              <w:r w:rsidRPr="0002321F">
                <w:rPr>
                  <w:rFonts w:ascii="Calibri" w:eastAsia="Times New Roman" w:hAnsi="Calibri" w:cs="Calibri"/>
                  <w:color w:val="000000"/>
                  <w:kern w:val="0"/>
                  <w:sz w:val="22"/>
                  <w:szCs w:val="22"/>
                  <w:lang w:eastAsia="es-ES" w:bidi="ar-SA"/>
                </w:rPr>
                <w:t>LATRO</w:t>
              </w:r>
            </w:ins>
          </w:p>
        </w:tc>
        <w:tc>
          <w:tcPr>
            <w:tcW w:w="680" w:type="dxa"/>
            <w:tcBorders>
              <w:top w:val="nil"/>
              <w:left w:val="single" w:sz="4" w:space="0" w:color="auto"/>
              <w:bottom w:val="nil"/>
              <w:right w:val="single" w:sz="4" w:space="0" w:color="auto"/>
            </w:tcBorders>
            <w:shd w:val="clear" w:color="auto" w:fill="auto"/>
            <w:noWrap/>
            <w:vAlign w:val="bottom"/>
            <w:hideMark/>
          </w:tcPr>
          <w:p w14:paraId="22E007FB" w14:textId="77777777" w:rsidR="0002321F" w:rsidRPr="0002321F" w:rsidRDefault="0002321F" w:rsidP="0002321F">
            <w:pPr>
              <w:widowControl/>
              <w:suppressAutoHyphens w:val="0"/>
              <w:rPr>
                <w:ins w:id="10281" w:author="Orion" w:date="2011-07-29T16:45:00Z"/>
                <w:rFonts w:ascii="Calibri" w:eastAsia="Times New Roman" w:hAnsi="Calibri" w:cs="Calibri"/>
                <w:color w:val="000000"/>
                <w:kern w:val="0"/>
                <w:sz w:val="22"/>
                <w:szCs w:val="22"/>
                <w:lang w:eastAsia="es-ES" w:bidi="ar-SA"/>
              </w:rPr>
            </w:pPr>
            <w:ins w:id="1028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EEE05" w14:textId="77777777" w:rsidR="0002321F" w:rsidRPr="0002321F" w:rsidRDefault="0002321F" w:rsidP="0002321F">
            <w:pPr>
              <w:widowControl/>
              <w:suppressAutoHyphens w:val="0"/>
              <w:jc w:val="right"/>
              <w:rPr>
                <w:ins w:id="10283" w:author="Orion" w:date="2011-07-29T16:45:00Z"/>
                <w:rFonts w:ascii="Calibri" w:eastAsia="Times New Roman" w:hAnsi="Calibri" w:cs="Calibri"/>
                <w:color w:val="000000"/>
                <w:kern w:val="0"/>
                <w:sz w:val="22"/>
                <w:szCs w:val="22"/>
                <w:lang w:eastAsia="es-ES" w:bidi="ar-SA"/>
              </w:rPr>
            </w:pPr>
            <w:ins w:id="10284" w:author="Orion" w:date="2011-07-29T16:45:00Z">
              <w:r w:rsidRPr="0002321F">
                <w:rPr>
                  <w:rFonts w:ascii="Calibri" w:eastAsia="Times New Roman" w:hAnsi="Calibri" w:cs="Calibri"/>
                  <w:color w:val="000000"/>
                  <w:kern w:val="0"/>
                  <w:sz w:val="22"/>
                  <w:szCs w:val="22"/>
                  <w:lang w:eastAsia="es-ES" w:bidi="ar-SA"/>
                </w:rPr>
                <w:t>80</w:t>
              </w:r>
            </w:ins>
          </w:p>
        </w:tc>
        <w:tc>
          <w:tcPr>
            <w:tcW w:w="1100" w:type="dxa"/>
            <w:tcBorders>
              <w:top w:val="nil"/>
              <w:left w:val="nil"/>
              <w:bottom w:val="single" w:sz="4" w:space="0" w:color="auto"/>
              <w:right w:val="single" w:sz="8" w:space="0" w:color="auto"/>
            </w:tcBorders>
            <w:shd w:val="clear" w:color="auto" w:fill="auto"/>
            <w:noWrap/>
            <w:vAlign w:val="bottom"/>
            <w:hideMark/>
          </w:tcPr>
          <w:p w14:paraId="771DF461" w14:textId="77777777" w:rsidR="0002321F" w:rsidRPr="0002321F" w:rsidRDefault="0002321F" w:rsidP="0002321F">
            <w:pPr>
              <w:widowControl/>
              <w:suppressAutoHyphens w:val="0"/>
              <w:jc w:val="right"/>
              <w:rPr>
                <w:ins w:id="10285" w:author="Orion" w:date="2011-07-29T16:45:00Z"/>
                <w:rFonts w:ascii="Calibri" w:eastAsia="Times New Roman" w:hAnsi="Calibri" w:cs="Calibri"/>
                <w:color w:val="000000"/>
                <w:kern w:val="0"/>
                <w:sz w:val="22"/>
                <w:szCs w:val="22"/>
                <w:lang w:eastAsia="es-ES" w:bidi="ar-SA"/>
              </w:rPr>
            </w:pPr>
            <w:ins w:id="10286" w:author="Orion" w:date="2011-07-29T16:45:00Z">
              <w:r w:rsidRPr="0002321F">
                <w:rPr>
                  <w:rFonts w:ascii="Calibri" w:eastAsia="Times New Roman" w:hAnsi="Calibri" w:cs="Calibri"/>
                  <w:color w:val="000000"/>
                  <w:kern w:val="0"/>
                  <w:sz w:val="22"/>
                  <w:szCs w:val="22"/>
                  <w:lang w:eastAsia="es-ES" w:bidi="ar-SA"/>
                </w:rPr>
                <w:t>SADUR</w:t>
              </w:r>
            </w:ins>
          </w:p>
        </w:tc>
      </w:tr>
      <w:tr w:rsidR="0002321F" w:rsidRPr="0002321F" w14:paraId="184E4BFA" w14:textId="77777777" w:rsidTr="0002321F">
        <w:trPr>
          <w:trHeight w:val="300"/>
          <w:ins w:id="1028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374FBB" w14:textId="77777777" w:rsidR="0002321F" w:rsidRPr="0002321F" w:rsidRDefault="0002321F" w:rsidP="0002321F">
            <w:pPr>
              <w:widowControl/>
              <w:suppressAutoHyphens w:val="0"/>
              <w:jc w:val="right"/>
              <w:rPr>
                <w:ins w:id="10288" w:author="Orion" w:date="2011-07-29T16:45:00Z"/>
                <w:rFonts w:ascii="Calibri" w:eastAsia="Times New Roman" w:hAnsi="Calibri" w:cs="Calibri"/>
                <w:color w:val="000000"/>
                <w:kern w:val="0"/>
                <w:sz w:val="22"/>
                <w:szCs w:val="22"/>
                <w:lang w:eastAsia="es-ES" w:bidi="ar-SA"/>
              </w:rPr>
            </w:pPr>
            <w:ins w:id="10289" w:author="Orion" w:date="2011-07-29T16:45:00Z">
              <w:r w:rsidRPr="0002321F">
                <w:rPr>
                  <w:rFonts w:ascii="Calibri" w:eastAsia="Times New Roman" w:hAnsi="Calibri" w:cs="Calibri"/>
                  <w:color w:val="000000"/>
                  <w:kern w:val="0"/>
                  <w:sz w:val="22"/>
                  <w:szCs w:val="22"/>
                  <w:lang w:eastAsia="es-ES" w:bidi="ar-SA"/>
                </w:rPr>
                <w:t>3</w:t>
              </w:r>
            </w:ins>
          </w:p>
        </w:tc>
        <w:tc>
          <w:tcPr>
            <w:tcW w:w="1260" w:type="dxa"/>
            <w:tcBorders>
              <w:top w:val="nil"/>
              <w:left w:val="nil"/>
              <w:bottom w:val="single" w:sz="4" w:space="0" w:color="auto"/>
              <w:right w:val="nil"/>
            </w:tcBorders>
            <w:shd w:val="clear" w:color="auto" w:fill="auto"/>
            <w:noWrap/>
            <w:vAlign w:val="bottom"/>
            <w:hideMark/>
          </w:tcPr>
          <w:p w14:paraId="3CFA7FD1" w14:textId="77777777" w:rsidR="0002321F" w:rsidRPr="0002321F" w:rsidRDefault="0002321F" w:rsidP="0002321F">
            <w:pPr>
              <w:widowControl/>
              <w:suppressAutoHyphens w:val="0"/>
              <w:jc w:val="right"/>
              <w:rPr>
                <w:ins w:id="10290" w:author="Orion" w:date="2011-07-29T16:45:00Z"/>
                <w:rFonts w:ascii="Calibri" w:eastAsia="Times New Roman" w:hAnsi="Calibri" w:cs="Calibri"/>
                <w:color w:val="000000"/>
                <w:kern w:val="0"/>
                <w:sz w:val="22"/>
                <w:szCs w:val="22"/>
                <w:lang w:eastAsia="es-ES" w:bidi="ar-SA"/>
              </w:rPr>
            </w:pPr>
            <w:ins w:id="10291" w:author="Orion" w:date="2011-07-29T16:45:00Z">
              <w:r w:rsidRPr="0002321F">
                <w:rPr>
                  <w:rFonts w:ascii="Calibri" w:eastAsia="Times New Roman" w:hAnsi="Calibri" w:cs="Calibri"/>
                  <w:color w:val="000000"/>
                  <w:kern w:val="0"/>
                  <w:sz w:val="22"/>
                  <w:szCs w:val="22"/>
                  <w:lang w:eastAsia="es-ES" w:bidi="ar-SA"/>
                </w:rPr>
                <w:t>ANTON</w:t>
              </w:r>
            </w:ins>
          </w:p>
        </w:tc>
        <w:tc>
          <w:tcPr>
            <w:tcW w:w="680" w:type="dxa"/>
            <w:tcBorders>
              <w:top w:val="nil"/>
              <w:left w:val="single" w:sz="4" w:space="0" w:color="auto"/>
              <w:bottom w:val="nil"/>
              <w:right w:val="single" w:sz="4" w:space="0" w:color="auto"/>
            </w:tcBorders>
            <w:shd w:val="clear" w:color="auto" w:fill="auto"/>
            <w:noWrap/>
            <w:vAlign w:val="bottom"/>
            <w:hideMark/>
          </w:tcPr>
          <w:p w14:paraId="71064851" w14:textId="77777777" w:rsidR="0002321F" w:rsidRPr="0002321F" w:rsidRDefault="0002321F" w:rsidP="0002321F">
            <w:pPr>
              <w:widowControl/>
              <w:suppressAutoHyphens w:val="0"/>
              <w:rPr>
                <w:ins w:id="10292" w:author="Orion" w:date="2011-07-29T16:45:00Z"/>
                <w:rFonts w:ascii="Calibri" w:eastAsia="Times New Roman" w:hAnsi="Calibri" w:cs="Calibri"/>
                <w:color w:val="000000"/>
                <w:kern w:val="0"/>
                <w:sz w:val="22"/>
                <w:szCs w:val="22"/>
                <w:lang w:eastAsia="es-ES" w:bidi="ar-SA"/>
              </w:rPr>
            </w:pPr>
            <w:ins w:id="1029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115200" w14:textId="77777777" w:rsidR="0002321F" w:rsidRPr="0002321F" w:rsidRDefault="0002321F" w:rsidP="0002321F">
            <w:pPr>
              <w:widowControl/>
              <w:suppressAutoHyphens w:val="0"/>
              <w:jc w:val="right"/>
              <w:rPr>
                <w:ins w:id="10294" w:author="Orion" w:date="2011-07-29T16:45:00Z"/>
                <w:rFonts w:ascii="Calibri" w:eastAsia="Times New Roman" w:hAnsi="Calibri" w:cs="Calibri"/>
                <w:color w:val="000000"/>
                <w:kern w:val="0"/>
                <w:sz w:val="22"/>
                <w:szCs w:val="22"/>
                <w:lang w:eastAsia="es-ES" w:bidi="ar-SA"/>
              </w:rPr>
            </w:pPr>
            <w:ins w:id="10295" w:author="Orion" w:date="2011-07-29T16:45:00Z">
              <w:r w:rsidRPr="0002321F">
                <w:rPr>
                  <w:rFonts w:ascii="Calibri" w:eastAsia="Times New Roman" w:hAnsi="Calibri" w:cs="Calibri"/>
                  <w:color w:val="000000"/>
                  <w:kern w:val="0"/>
                  <w:sz w:val="22"/>
                  <w:szCs w:val="22"/>
                  <w:lang w:eastAsia="es-ES" w:bidi="ar-SA"/>
                </w:rPr>
                <w:t>42</w:t>
              </w:r>
            </w:ins>
          </w:p>
        </w:tc>
        <w:tc>
          <w:tcPr>
            <w:tcW w:w="1200" w:type="dxa"/>
            <w:tcBorders>
              <w:top w:val="nil"/>
              <w:left w:val="nil"/>
              <w:bottom w:val="nil"/>
              <w:right w:val="nil"/>
            </w:tcBorders>
            <w:shd w:val="clear" w:color="auto" w:fill="auto"/>
            <w:noWrap/>
            <w:vAlign w:val="bottom"/>
            <w:hideMark/>
          </w:tcPr>
          <w:p w14:paraId="4883862B" w14:textId="77777777" w:rsidR="0002321F" w:rsidRPr="0002321F" w:rsidRDefault="0002321F" w:rsidP="0002321F">
            <w:pPr>
              <w:widowControl/>
              <w:suppressAutoHyphens w:val="0"/>
              <w:jc w:val="right"/>
              <w:rPr>
                <w:ins w:id="10296" w:author="Orion" w:date="2011-07-29T16:45:00Z"/>
                <w:rFonts w:ascii="Calibri" w:eastAsia="Times New Roman" w:hAnsi="Calibri" w:cs="Calibri"/>
                <w:color w:val="000000"/>
                <w:kern w:val="0"/>
                <w:sz w:val="22"/>
                <w:szCs w:val="22"/>
                <w:lang w:eastAsia="es-ES" w:bidi="ar-SA"/>
              </w:rPr>
            </w:pPr>
            <w:ins w:id="10297" w:author="Orion" w:date="2011-07-29T16:45:00Z">
              <w:r w:rsidRPr="0002321F">
                <w:rPr>
                  <w:rFonts w:ascii="Calibri" w:eastAsia="Times New Roman" w:hAnsi="Calibri" w:cs="Calibri"/>
                  <w:color w:val="000000"/>
                  <w:kern w:val="0"/>
                  <w:sz w:val="22"/>
                  <w:szCs w:val="22"/>
                  <w:lang w:eastAsia="es-ES" w:bidi="ar-SA"/>
                </w:rPr>
                <w:t>LAVAL</w:t>
              </w:r>
            </w:ins>
          </w:p>
        </w:tc>
        <w:tc>
          <w:tcPr>
            <w:tcW w:w="680" w:type="dxa"/>
            <w:tcBorders>
              <w:top w:val="nil"/>
              <w:left w:val="single" w:sz="4" w:space="0" w:color="auto"/>
              <w:bottom w:val="nil"/>
              <w:right w:val="single" w:sz="4" w:space="0" w:color="auto"/>
            </w:tcBorders>
            <w:shd w:val="clear" w:color="auto" w:fill="auto"/>
            <w:noWrap/>
            <w:vAlign w:val="bottom"/>
            <w:hideMark/>
          </w:tcPr>
          <w:p w14:paraId="78BEF3FD" w14:textId="77777777" w:rsidR="0002321F" w:rsidRPr="0002321F" w:rsidRDefault="0002321F" w:rsidP="0002321F">
            <w:pPr>
              <w:widowControl/>
              <w:suppressAutoHyphens w:val="0"/>
              <w:rPr>
                <w:ins w:id="10298" w:author="Orion" w:date="2011-07-29T16:45:00Z"/>
                <w:rFonts w:ascii="Calibri" w:eastAsia="Times New Roman" w:hAnsi="Calibri" w:cs="Calibri"/>
                <w:color w:val="000000"/>
                <w:kern w:val="0"/>
                <w:sz w:val="22"/>
                <w:szCs w:val="22"/>
                <w:lang w:eastAsia="es-ES" w:bidi="ar-SA"/>
              </w:rPr>
            </w:pPr>
            <w:ins w:id="1029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0A31EFB" w14:textId="77777777" w:rsidR="0002321F" w:rsidRPr="0002321F" w:rsidRDefault="0002321F" w:rsidP="0002321F">
            <w:pPr>
              <w:widowControl/>
              <w:suppressAutoHyphens w:val="0"/>
              <w:jc w:val="right"/>
              <w:rPr>
                <w:ins w:id="10300" w:author="Orion" w:date="2011-07-29T16:45:00Z"/>
                <w:rFonts w:ascii="Calibri" w:eastAsia="Times New Roman" w:hAnsi="Calibri" w:cs="Calibri"/>
                <w:color w:val="000000"/>
                <w:kern w:val="0"/>
                <w:sz w:val="22"/>
                <w:szCs w:val="22"/>
                <w:lang w:eastAsia="es-ES" w:bidi="ar-SA"/>
              </w:rPr>
            </w:pPr>
            <w:ins w:id="10301" w:author="Orion" w:date="2011-07-29T16:45:00Z">
              <w:r w:rsidRPr="0002321F">
                <w:rPr>
                  <w:rFonts w:ascii="Calibri" w:eastAsia="Times New Roman" w:hAnsi="Calibri" w:cs="Calibri"/>
                  <w:color w:val="000000"/>
                  <w:kern w:val="0"/>
                  <w:sz w:val="22"/>
                  <w:szCs w:val="22"/>
                  <w:lang w:eastAsia="es-ES" w:bidi="ar-SA"/>
                </w:rPr>
                <w:t>81</w:t>
              </w:r>
            </w:ins>
          </w:p>
        </w:tc>
        <w:tc>
          <w:tcPr>
            <w:tcW w:w="1100" w:type="dxa"/>
            <w:tcBorders>
              <w:top w:val="nil"/>
              <w:left w:val="nil"/>
              <w:bottom w:val="single" w:sz="4" w:space="0" w:color="auto"/>
              <w:right w:val="single" w:sz="8" w:space="0" w:color="auto"/>
            </w:tcBorders>
            <w:shd w:val="clear" w:color="auto" w:fill="auto"/>
            <w:noWrap/>
            <w:vAlign w:val="bottom"/>
            <w:hideMark/>
          </w:tcPr>
          <w:p w14:paraId="1CE85695" w14:textId="77777777" w:rsidR="0002321F" w:rsidRPr="0002321F" w:rsidRDefault="0002321F" w:rsidP="0002321F">
            <w:pPr>
              <w:widowControl/>
              <w:suppressAutoHyphens w:val="0"/>
              <w:jc w:val="right"/>
              <w:rPr>
                <w:ins w:id="10302" w:author="Orion" w:date="2011-07-29T16:45:00Z"/>
                <w:rFonts w:ascii="Calibri" w:eastAsia="Times New Roman" w:hAnsi="Calibri" w:cs="Calibri"/>
                <w:color w:val="000000"/>
                <w:kern w:val="0"/>
                <w:sz w:val="22"/>
                <w:szCs w:val="22"/>
                <w:lang w:eastAsia="es-ES" w:bidi="ar-SA"/>
              </w:rPr>
            </w:pPr>
            <w:ins w:id="10303" w:author="Orion" w:date="2011-07-29T16:45:00Z">
              <w:r w:rsidRPr="0002321F">
                <w:rPr>
                  <w:rFonts w:ascii="Calibri" w:eastAsia="Times New Roman" w:hAnsi="Calibri" w:cs="Calibri"/>
                  <w:color w:val="000000"/>
                  <w:kern w:val="0"/>
                  <w:sz w:val="22"/>
                  <w:szCs w:val="22"/>
                  <w:lang w:eastAsia="es-ES" w:bidi="ar-SA"/>
                </w:rPr>
                <w:t>SALAS</w:t>
              </w:r>
            </w:ins>
          </w:p>
        </w:tc>
      </w:tr>
      <w:tr w:rsidR="0002321F" w:rsidRPr="0002321F" w14:paraId="228E3DC5" w14:textId="77777777" w:rsidTr="0002321F">
        <w:trPr>
          <w:trHeight w:val="300"/>
          <w:ins w:id="1030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C571FE" w14:textId="77777777" w:rsidR="0002321F" w:rsidRPr="0002321F" w:rsidRDefault="0002321F" w:rsidP="0002321F">
            <w:pPr>
              <w:widowControl/>
              <w:suppressAutoHyphens w:val="0"/>
              <w:jc w:val="right"/>
              <w:rPr>
                <w:ins w:id="10305" w:author="Orion" w:date="2011-07-29T16:45:00Z"/>
                <w:rFonts w:ascii="Calibri" w:eastAsia="Times New Roman" w:hAnsi="Calibri" w:cs="Calibri"/>
                <w:color w:val="000000"/>
                <w:kern w:val="0"/>
                <w:sz w:val="22"/>
                <w:szCs w:val="22"/>
                <w:lang w:eastAsia="es-ES" w:bidi="ar-SA"/>
              </w:rPr>
            </w:pPr>
            <w:ins w:id="10306" w:author="Orion" w:date="2011-07-29T16:45:00Z">
              <w:r w:rsidRPr="0002321F">
                <w:rPr>
                  <w:rFonts w:ascii="Calibri" w:eastAsia="Times New Roman" w:hAnsi="Calibri" w:cs="Calibri"/>
                  <w:color w:val="000000"/>
                  <w:kern w:val="0"/>
                  <w:sz w:val="22"/>
                  <w:szCs w:val="22"/>
                  <w:lang w:eastAsia="es-ES" w:bidi="ar-SA"/>
                </w:rPr>
                <w:t>4</w:t>
              </w:r>
            </w:ins>
          </w:p>
        </w:tc>
        <w:tc>
          <w:tcPr>
            <w:tcW w:w="1260" w:type="dxa"/>
            <w:tcBorders>
              <w:top w:val="nil"/>
              <w:left w:val="nil"/>
              <w:bottom w:val="single" w:sz="4" w:space="0" w:color="auto"/>
              <w:right w:val="nil"/>
            </w:tcBorders>
            <w:shd w:val="clear" w:color="auto" w:fill="auto"/>
            <w:noWrap/>
            <w:vAlign w:val="bottom"/>
            <w:hideMark/>
          </w:tcPr>
          <w:p w14:paraId="47B2CB47" w14:textId="77777777" w:rsidR="0002321F" w:rsidRPr="0002321F" w:rsidRDefault="0002321F" w:rsidP="0002321F">
            <w:pPr>
              <w:widowControl/>
              <w:suppressAutoHyphens w:val="0"/>
              <w:jc w:val="right"/>
              <w:rPr>
                <w:ins w:id="10307" w:author="Orion" w:date="2011-07-29T16:45:00Z"/>
                <w:rFonts w:ascii="Calibri" w:eastAsia="Times New Roman" w:hAnsi="Calibri" w:cs="Calibri"/>
                <w:color w:val="000000"/>
                <w:kern w:val="0"/>
                <w:sz w:val="22"/>
                <w:szCs w:val="22"/>
                <w:lang w:eastAsia="es-ES" w:bidi="ar-SA"/>
              </w:rPr>
            </w:pPr>
            <w:ins w:id="10308" w:author="Orion" w:date="2011-07-29T16:45:00Z">
              <w:r w:rsidRPr="0002321F">
                <w:rPr>
                  <w:rFonts w:ascii="Calibri" w:eastAsia="Times New Roman" w:hAnsi="Calibri" w:cs="Calibri"/>
                  <w:color w:val="000000"/>
                  <w:kern w:val="0"/>
                  <w:sz w:val="22"/>
                  <w:szCs w:val="22"/>
                  <w:lang w:eastAsia="es-ES" w:bidi="ar-SA"/>
                </w:rPr>
                <w:t>BABOV</w:t>
              </w:r>
            </w:ins>
          </w:p>
        </w:tc>
        <w:tc>
          <w:tcPr>
            <w:tcW w:w="680" w:type="dxa"/>
            <w:tcBorders>
              <w:top w:val="nil"/>
              <w:left w:val="single" w:sz="4" w:space="0" w:color="auto"/>
              <w:bottom w:val="nil"/>
              <w:right w:val="single" w:sz="4" w:space="0" w:color="auto"/>
            </w:tcBorders>
            <w:shd w:val="clear" w:color="auto" w:fill="auto"/>
            <w:noWrap/>
            <w:vAlign w:val="bottom"/>
            <w:hideMark/>
          </w:tcPr>
          <w:p w14:paraId="312D50DD" w14:textId="77777777" w:rsidR="0002321F" w:rsidRPr="0002321F" w:rsidRDefault="0002321F" w:rsidP="0002321F">
            <w:pPr>
              <w:widowControl/>
              <w:suppressAutoHyphens w:val="0"/>
              <w:rPr>
                <w:ins w:id="10309" w:author="Orion" w:date="2011-07-29T16:45:00Z"/>
                <w:rFonts w:ascii="Calibri" w:eastAsia="Times New Roman" w:hAnsi="Calibri" w:cs="Calibri"/>
                <w:color w:val="000000"/>
                <w:kern w:val="0"/>
                <w:sz w:val="22"/>
                <w:szCs w:val="22"/>
                <w:lang w:eastAsia="es-ES" w:bidi="ar-SA"/>
              </w:rPr>
            </w:pPr>
            <w:ins w:id="1031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84019B" w14:textId="77777777" w:rsidR="0002321F" w:rsidRPr="0002321F" w:rsidRDefault="0002321F" w:rsidP="0002321F">
            <w:pPr>
              <w:widowControl/>
              <w:suppressAutoHyphens w:val="0"/>
              <w:jc w:val="right"/>
              <w:rPr>
                <w:ins w:id="10311" w:author="Orion" w:date="2011-07-29T16:45:00Z"/>
                <w:rFonts w:ascii="Calibri" w:eastAsia="Times New Roman" w:hAnsi="Calibri" w:cs="Calibri"/>
                <w:color w:val="000000"/>
                <w:kern w:val="0"/>
                <w:sz w:val="22"/>
                <w:szCs w:val="22"/>
                <w:lang w:eastAsia="es-ES" w:bidi="ar-SA"/>
              </w:rPr>
            </w:pPr>
            <w:ins w:id="10312" w:author="Orion" w:date="2011-07-29T16:45:00Z">
              <w:r w:rsidRPr="0002321F">
                <w:rPr>
                  <w:rFonts w:ascii="Calibri" w:eastAsia="Times New Roman" w:hAnsi="Calibri" w:cs="Calibri"/>
                  <w:color w:val="000000"/>
                  <w:kern w:val="0"/>
                  <w:sz w:val="22"/>
                  <w:szCs w:val="22"/>
                  <w:lang w:eastAsia="es-ES" w:bidi="ar-SA"/>
                </w:rPr>
                <w:t>43</w:t>
              </w:r>
            </w:ins>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3E708D" w14:textId="77777777" w:rsidR="0002321F" w:rsidRPr="0002321F" w:rsidRDefault="0002321F" w:rsidP="0002321F">
            <w:pPr>
              <w:widowControl/>
              <w:suppressAutoHyphens w:val="0"/>
              <w:jc w:val="right"/>
              <w:rPr>
                <w:ins w:id="10313" w:author="Orion" w:date="2011-07-29T16:45:00Z"/>
                <w:rFonts w:ascii="Calibri" w:eastAsia="Times New Roman" w:hAnsi="Calibri" w:cs="Calibri"/>
                <w:color w:val="000000"/>
                <w:kern w:val="0"/>
                <w:sz w:val="22"/>
                <w:szCs w:val="22"/>
                <w:lang w:eastAsia="es-ES" w:bidi="ar-SA"/>
              </w:rPr>
            </w:pPr>
            <w:ins w:id="10314" w:author="Orion" w:date="2011-07-29T16:45:00Z">
              <w:r w:rsidRPr="0002321F">
                <w:rPr>
                  <w:rFonts w:ascii="Calibri" w:eastAsia="Times New Roman" w:hAnsi="Calibri" w:cs="Calibri"/>
                  <w:color w:val="000000"/>
                  <w:kern w:val="0"/>
                  <w:sz w:val="22"/>
                  <w:szCs w:val="22"/>
                  <w:lang w:eastAsia="es-ES" w:bidi="ar-SA"/>
                </w:rPr>
                <w:t>LEPES</w:t>
              </w:r>
            </w:ins>
          </w:p>
        </w:tc>
        <w:tc>
          <w:tcPr>
            <w:tcW w:w="680" w:type="dxa"/>
            <w:tcBorders>
              <w:top w:val="nil"/>
              <w:left w:val="nil"/>
              <w:bottom w:val="nil"/>
              <w:right w:val="single" w:sz="4" w:space="0" w:color="auto"/>
            </w:tcBorders>
            <w:shd w:val="clear" w:color="auto" w:fill="auto"/>
            <w:noWrap/>
            <w:vAlign w:val="bottom"/>
            <w:hideMark/>
          </w:tcPr>
          <w:p w14:paraId="2F709183" w14:textId="77777777" w:rsidR="0002321F" w:rsidRPr="0002321F" w:rsidRDefault="0002321F" w:rsidP="0002321F">
            <w:pPr>
              <w:widowControl/>
              <w:suppressAutoHyphens w:val="0"/>
              <w:rPr>
                <w:ins w:id="10315" w:author="Orion" w:date="2011-07-29T16:45:00Z"/>
                <w:rFonts w:ascii="Calibri" w:eastAsia="Times New Roman" w:hAnsi="Calibri" w:cs="Calibri"/>
                <w:color w:val="000000"/>
                <w:kern w:val="0"/>
                <w:sz w:val="22"/>
                <w:szCs w:val="22"/>
                <w:lang w:eastAsia="es-ES" w:bidi="ar-SA"/>
              </w:rPr>
            </w:pPr>
            <w:ins w:id="1031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C8B2297" w14:textId="77777777" w:rsidR="0002321F" w:rsidRPr="0002321F" w:rsidRDefault="0002321F" w:rsidP="0002321F">
            <w:pPr>
              <w:widowControl/>
              <w:suppressAutoHyphens w:val="0"/>
              <w:jc w:val="right"/>
              <w:rPr>
                <w:ins w:id="10317" w:author="Orion" w:date="2011-07-29T16:45:00Z"/>
                <w:rFonts w:ascii="Calibri" w:eastAsia="Times New Roman" w:hAnsi="Calibri" w:cs="Calibri"/>
                <w:color w:val="000000"/>
                <w:kern w:val="0"/>
                <w:sz w:val="22"/>
                <w:szCs w:val="22"/>
                <w:lang w:eastAsia="es-ES" w:bidi="ar-SA"/>
              </w:rPr>
            </w:pPr>
            <w:ins w:id="10318" w:author="Orion" w:date="2011-07-29T16:45:00Z">
              <w:r w:rsidRPr="0002321F">
                <w:rPr>
                  <w:rFonts w:ascii="Calibri" w:eastAsia="Times New Roman" w:hAnsi="Calibri" w:cs="Calibri"/>
                  <w:color w:val="000000"/>
                  <w:kern w:val="0"/>
                  <w:sz w:val="22"/>
                  <w:szCs w:val="22"/>
                  <w:lang w:eastAsia="es-ES" w:bidi="ar-SA"/>
                </w:rPr>
                <w:t>82</w:t>
              </w:r>
            </w:ins>
          </w:p>
        </w:tc>
        <w:tc>
          <w:tcPr>
            <w:tcW w:w="1100" w:type="dxa"/>
            <w:tcBorders>
              <w:top w:val="nil"/>
              <w:left w:val="nil"/>
              <w:bottom w:val="single" w:sz="4" w:space="0" w:color="auto"/>
              <w:right w:val="single" w:sz="8" w:space="0" w:color="auto"/>
            </w:tcBorders>
            <w:shd w:val="clear" w:color="auto" w:fill="auto"/>
            <w:noWrap/>
            <w:vAlign w:val="bottom"/>
            <w:hideMark/>
          </w:tcPr>
          <w:p w14:paraId="50BA9FB8" w14:textId="77777777" w:rsidR="0002321F" w:rsidRPr="0002321F" w:rsidRDefault="0002321F" w:rsidP="0002321F">
            <w:pPr>
              <w:widowControl/>
              <w:suppressAutoHyphens w:val="0"/>
              <w:jc w:val="right"/>
              <w:rPr>
                <w:ins w:id="10319" w:author="Orion" w:date="2011-07-29T16:45:00Z"/>
                <w:rFonts w:ascii="Calibri" w:eastAsia="Times New Roman" w:hAnsi="Calibri" w:cs="Calibri"/>
                <w:color w:val="000000"/>
                <w:kern w:val="0"/>
                <w:sz w:val="22"/>
                <w:szCs w:val="22"/>
                <w:lang w:eastAsia="es-ES" w:bidi="ar-SA"/>
              </w:rPr>
            </w:pPr>
            <w:ins w:id="10320" w:author="Orion" w:date="2011-07-29T16:45:00Z">
              <w:r w:rsidRPr="0002321F">
                <w:rPr>
                  <w:rFonts w:ascii="Calibri" w:eastAsia="Times New Roman" w:hAnsi="Calibri" w:cs="Calibri"/>
                  <w:color w:val="000000"/>
                  <w:kern w:val="0"/>
                  <w:sz w:val="22"/>
                  <w:szCs w:val="22"/>
                  <w:lang w:eastAsia="es-ES" w:bidi="ar-SA"/>
                </w:rPr>
                <w:t>SARAY</w:t>
              </w:r>
            </w:ins>
          </w:p>
        </w:tc>
      </w:tr>
      <w:tr w:rsidR="0002321F" w:rsidRPr="0002321F" w14:paraId="160AAE81" w14:textId="77777777" w:rsidTr="0002321F">
        <w:trPr>
          <w:trHeight w:val="300"/>
          <w:ins w:id="1032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485EF" w14:textId="77777777" w:rsidR="0002321F" w:rsidRPr="0002321F" w:rsidRDefault="0002321F" w:rsidP="0002321F">
            <w:pPr>
              <w:widowControl/>
              <w:suppressAutoHyphens w:val="0"/>
              <w:jc w:val="right"/>
              <w:rPr>
                <w:ins w:id="10322" w:author="Orion" w:date="2011-07-29T16:45:00Z"/>
                <w:rFonts w:ascii="Calibri" w:eastAsia="Times New Roman" w:hAnsi="Calibri" w:cs="Calibri"/>
                <w:color w:val="000000"/>
                <w:kern w:val="0"/>
                <w:sz w:val="22"/>
                <w:szCs w:val="22"/>
                <w:lang w:eastAsia="es-ES" w:bidi="ar-SA"/>
              </w:rPr>
            </w:pPr>
            <w:ins w:id="10323" w:author="Orion" w:date="2011-07-29T16:45:00Z">
              <w:r w:rsidRPr="0002321F">
                <w:rPr>
                  <w:rFonts w:ascii="Calibri" w:eastAsia="Times New Roman" w:hAnsi="Calibri" w:cs="Calibri"/>
                  <w:color w:val="000000"/>
                  <w:kern w:val="0"/>
                  <w:sz w:val="22"/>
                  <w:szCs w:val="22"/>
                  <w:lang w:eastAsia="es-ES" w:bidi="ar-SA"/>
                </w:rPr>
                <w:t>5</w:t>
              </w:r>
            </w:ins>
          </w:p>
        </w:tc>
        <w:tc>
          <w:tcPr>
            <w:tcW w:w="1260" w:type="dxa"/>
            <w:tcBorders>
              <w:top w:val="nil"/>
              <w:left w:val="nil"/>
              <w:bottom w:val="single" w:sz="4" w:space="0" w:color="auto"/>
              <w:right w:val="nil"/>
            </w:tcBorders>
            <w:shd w:val="clear" w:color="auto" w:fill="auto"/>
            <w:noWrap/>
            <w:vAlign w:val="bottom"/>
            <w:hideMark/>
          </w:tcPr>
          <w:p w14:paraId="6AF2F3B8" w14:textId="77777777" w:rsidR="0002321F" w:rsidRPr="0002321F" w:rsidRDefault="0002321F" w:rsidP="0002321F">
            <w:pPr>
              <w:widowControl/>
              <w:suppressAutoHyphens w:val="0"/>
              <w:jc w:val="right"/>
              <w:rPr>
                <w:ins w:id="10324" w:author="Orion" w:date="2011-07-29T16:45:00Z"/>
                <w:rFonts w:ascii="Calibri" w:eastAsia="Times New Roman" w:hAnsi="Calibri" w:cs="Calibri"/>
                <w:color w:val="000000"/>
                <w:kern w:val="0"/>
                <w:sz w:val="22"/>
                <w:szCs w:val="22"/>
                <w:lang w:eastAsia="es-ES" w:bidi="ar-SA"/>
              </w:rPr>
            </w:pPr>
            <w:ins w:id="10325" w:author="Orion" w:date="2011-07-29T16:45:00Z">
              <w:r w:rsidRPr="0002321F">
                <w:rPr>
                  <w:rFonts w:ascii="Calibri" w:eastAsia="Times New Roman" w:hAnsi="Calibri" w:cs="Calibri"/>
                  <w:color w:val="000000"/>
                  <w:kern w:val="0"/>
                  <w:sz w:val="22"/>
                  <w:szCs w:val="22"/>
                  <w:lang w:eastAsia="es-ES" w:bidi="ar-SA"/>
                </w:rPr>
                <w:t>BADRU</w:t>
              </w:r>
            </w:ins>
          </w:p>
        </w:tc>
        <w:tc>
          <w:tcPr>
            <w:tcW w:w="680" w:type="dxa"/>
            <w:tcBorders>
              <w:top w:val="nil"/>
              <w:left w:val="single" w:sz="4" w:space="0" w:color="auto"/>
              <w:bottom w:val="nil"/>
              <w:right w:val="single" w:sz="4" w:space="0" w:color="auto"/>
            </w:tcBorders>
            <w:shd w:val="clear" w:color="auto" w:fill="auto"/>
            <w:noWrap/>
            <w:vAlign w:val="bottom"/>
            <w:hideMark/>
          </w:tcPr>
          <w:p w14:paraId="057CC824" w14:textId="77777777" w:rsidR="0002321F" w:rsidRPr="0002321F" w:rsidRDefault="0002321F" w:rsidP="0002321F">
            <w:pPr>
              <w:widowControl/>
              <w:suppressAutoHyphens w:val="0"/>
              <w:rPr>
                <w:ins w:id="10326" w:author="Orion" w:date="2011-07-29T16:45:00Z"/>
                <w:rFonts w:ascii="Calibri" w:eastAsia="Times New Roman" w:hAnsi="Calibri" w:cs="Calibri"/>
                <w:color w:val="000000"/>
                <w:kern w:val="0"/>
                <w:sz w:val="22"/>
                <w:szCs w:val="22"/>
                <w:lang w:eastAsia="es-ES" w:bidi="ar-SA"/>
              </w:rPr>
            </w:pPr>
            <w:ins w:id="1032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16CEF1" w14:textId="77777777" w:rsidR="0002321F" w:rsidRPr="0002321F" w:rsidRDefault="0002321F" w:rsidP="0002321F">
            <w:pPr>
              <w:widowControl/>
              <w:suppressAutoHyphens w:val="0"/>
              <w:jc w:val="right"/>
              <w:rPr>
                <w:ins w:id="10328" w:author="Orion" w:date="2011-07-29T16:45:00Z"/>
                <w:rFonts w:ascii="Calibri" w:eastAsia="Times New Roman" w:hAnsi="Calibri" w:cs="Calibri"/>
                <w:color w:val="000000"/>
                <w:kern w:val="0"/>
                <w:sz w:val="22"/>
                <w:szCs w:val="22"/>
                <w:lang w:eastAsia="es-ES" w:bidi="ar-SA"/>
              </w:rPr>
            </w:pPr>
            <w:ins w:id="10329" w:author="Orion" w:date="2011-07-29T16:45:00Z">
              <w:r w:rsidRPr="0002321F">
                <w:rPr>
                  <w:rFonts w:ascii="Calibri" w:eastAsia="Times New Roman" w:hAnsi="Calibri" w:cs="Calibri"/>
                  <w:color w:val="000000"/>
                  <w:kern w:val="0"/>
                  <w:sz w:val="22"/>
                  <w:szCs w:val="22"/>
                  <w:lang w:eastAsia="es-ES" w:bidi="ar-SA"/>
                </w:rPr>
                <w:t>44</w:t>
              </w:r>
            </w:ins>
          </w:p>
        </w:tc>
        <w:tc>
          <w:tcPr>
            <w:tcW w:w="1200" w:type="dxa"/>
            <w:tcBorders>
              <w:top w:val="nil"/>
              <w:left w:val="nil"/>
              <w:bottom w:val="single" w:sz="4" w:space="0" w:color="auto"/>
              <w:right w:val="single" w:sz="4" w:space="0" w:color="auto"/>
            </w:tcBorders>
            <w:shd w:val="clear" w:color="auto" w:fill="auto"/>
            <w:noWrap/>
            <w:vAlign w:val="bottom"/>
            <w:hideMark/>
          </w:tcPr>
          <w:p w14:paraId="490DC06D" w14:textId="77777777" w:rsidR="0002321F" w:rsidRPr="0002321F" w:rsidRDefault="0002321F" w:rsidP="0002321F">
            <w:pPr>
              <w:widowControl/>
              <w:suppressAutoHyphens w:val="0"/>
              <w:jc w:val="right"/>
              <w:rPr>
                <w:ins w:id="10330" w:author="Orion" w:date="2011-07-29T16:45:00Z"/>
                <w:rFonts w:ascii="Calibri" w:eastAsia="Times New Roman" w:hAnsi="Calibri" w:cs="Calibri"/>
                <w:color w:val="000000"/>
                <w:kern w:val="0"/>
                <w:sz w:val="22"/>
                <w:szCs w:val="22"/>
                <w:lang w:eastAsia="es-ES" w:bidi="ar-SA"/>
              </w:rPr>
            </w:pPr>
            <w:ins w:id="10331" w:author="Orion" w:date="2011-07-29T16:45:00Z">
              <w:r w:rsidRPr="0002321F">
                <w:rPr>
                  <w:rFonts w:ascii="Calibri" w:eastAsia="Times New Roman" w:hAnsi="Calibri" w:cs="Calibri"/>
                  <w:color w:val="000000"/>
                  <w:kern w:val="0"/>
                  <w:sz w:val="22"/>
                  <w:szCs w:val="22"/>
                  <w:lang w:eastAsia="es-ES" w:bidi="ar-SA"/>
                </w:rPr>
                <w:t>LIPOR</w:t>
              </w:r>
            </w:ins>
          </w:p>
        </w:tc>
        <w:tc>
          <w:tcPr>
            <w:tcW w:w="680" w:type="dxa"/>
            <w:tcBorders>
              <w:top w:val="nil"/>
              <w:left w:val="nil"/>
              <w:bottom w:val="nil"/>
              <w:right w:val="single" w:sz="4" w:space="0" w:color="auto"/>
            </w:tcBorders>
            <w:shd w:val="clear" w:color="auto" w:fill="auto"/>
            <w:noWrap/>
            <w:vAlign w:val="bottom"/>
            <w:hideMark/>
          </w:tcPr>
          <w:p w14:paraId="2F9BFD60" w14:textId="77777777" w:rsidR="0002321F" w:rsidRPr="0002321F" w:rsidRDefault="0002321F" w:rsidP="0002321F">
            <w:pPr>
              <w:widowControl/>
              <w:suppressAutoHyphens w:val="0"/>
              <w:rPr>
                <w:ins w:id="10332" w:author="Orion" w:date="2011-07-29T16:45:00Z"/>
                <w:rFonts w:ascii="Calibri" w:eastAsia="Times New Roman" w:hAnsi="Calibri" w:cs="Calibri"/>
                <w:color w:val="000000"/>
                <w:kern w:val="0"/>
                <w:sz w:val="22"/>
                <w:szCs w:val="22"/>
                <w:lang w:eastAsia="es-ES" w:bidi="ar-SA"/>
              </w:rPr>
            </w:pPr>
            <w:ins w:id="1033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E54154F" w14:textId="77777777" w:rsidR="0002321F" w:rsidRPr="0002321F" w:rsidRDefault="0002321F" w:rsidP="0002321F">
            <w:pPr>
              <w:widowControl/>
              <w:suppressAutoHyphens w:val="0"/>
              <w:jc w:val="right"/>
              <w:rPr>
                <w:ins w:id="10334" w:author="Orion" w:date="2011-07-29T16:45:00Z"/>
                <w:rFonts w:ascii="Calibri" w:eastAsia="Times New Roman" w:hAnsi="Calibri" w:cs="Calibri"/>
                <w:color w:val="000000"/>
                <w:kern w:val="0"/>
                <w:sz w:val="22"/>
                <w:szCs w:val="22"/>
                <w:lang w:eastAsia="es-ES" w:bidi="ar-SA"/>
              </w:rPr>
            </w:pPr>
            <w:ins w:id="10335" w:author="Orion" w:date="2011-07-29T16:45:00Z">
              <w:r w:rsidRPr="0002321F">
                <w:rPr>
                  <w:rFonts w:ascii="Calibri" w:eastAsia="Times New Roman" w:hAnsi="Calibri" w:cs="Calibri"/>
                  <w:color w:val="000000"/>
                  <w:kern w:val="0"/>
                  <w:sz w:val="22"/>
                  <w:szCs w:val="22"/>
                  <w:lang w:eastAsia="es-ES" w:bidi="ar-SA"/>
                </w:rPr>
                <w:t>83</w:t>
              </w:r>
            </w:ins>
          </w:p>
        </w:tc>
        <w:tc>
          <w:tcPr>
            <w:tcW w:w="1100" w:type="dxa"/>
            <w:tcBorders>
              <w:top w:val="nil"/>
              <w:left w:val="nil"/>
              <w:bottom w:val="single" w:sz="4" w:space="0" w:color="auto"/>
              <w:right w:val="single" w:sz="8" w:space="0" w:color="auto"/>
            </w:tcBorders>
            <w:shd w:val="clear" w:color="auto" w:fill="auto"/>
            <w:noWrap/>
            <w:vAlign w:val="bottom"/>
            <w:hideMark/>
          </w:tcPr>
          <w:p w14:paraId="4AC22B79" w14:textId="77777777" w:rsidR="0002321F" w:rsidRPr="0002321F" w:rsidRDefault="0002321F" w:rsidP="0002321F">
            <w:pPr>
              <w:widowControl/>
              <w:suppressAutoHyphens w:val="0"/>
              <w:jc w:val="right"/>
              <w:rPr>
                <w:ins w:id="10336" w:author="Orion" w:date="2011-07-29T16:45:00Z"/>
                <w:rFonts w:ascii="Calibri" w:eastAsia="Times New Roman" w:hAnsi="Calibri" w:cs="Calibri"/>
                <w:color w:val="000000"/>
                <w:kern w:val="0"/>
                <w:sz w:val="22"/>
                <w:szCs w:val="22"/>
                <w:lang w:eastAsia="es-ES" w:bidi="ar-SA"/>
              </w:rPr>
            </w:pPr>
            <w:ins w:id="10337" w:author="Orion" w:date="2011-07-29T16:45:00Z">
              <w:r w:rsidRPr="0002321F">
                <w:rPr>
                  <w:rFonts w:ascii="Calibri" w:eastAsia="Times New Roman" w:hAnsi="Calibri" w:cs="Calibri"/>
                  <w:color w:val="000000"/>
                  <w:kern w:val="0"/>
                  <w:sz w:val="22"/>
                  <w:szCs w:val="22"/>
                  <w:lang w:eastAsia="es-ES" w:bidi="ar-SA"/>
                </w:rPr>
                <w:t>SEGRE</w:t>
              </w:r>
            </w:ins>
          </w:p>
        </w:tc>
      </w:tr>
      <w:tr w:rsidR="0002321F" w:rsidRPr="0002321F" w14:paraId="3FC81B52" w14:textId="77777777" w:rsidTr="0002321F">
        <w:trPr>
          <w:trHeight w:val="300"/>
          <w:ins w:id="1033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D553C5" w14:textId="77777777" w:rsidR="0002321F" w:rsidRPr="0002321F" w:rsidRDefault="0002321F" w:rsidP="0002321F">
            <w:pPr>
              <w:widowControl/>
              <w:suppressAutoHyphens w:val="0"/>
              <w:jc w:val="right"/>
              <w:rPr>
                <w:ins w:id="10339" w:author="Orion" w:date="2011-07-29T16:45:00Z"/>
                <w:rFonts w:ascii="Calibri" w:eastAsia="Times New Roman" w:hAnsi="Calibri" w:cs="Calibri"/>
                <w:color w:val="000000"/>
                <w:kern w:val="0"/>
                <w:sz w:val="22"/>
                <w:szCs w:val="22"/>
                <w:lang w:eastAsia="es-ES" w:bidi="ar-SA"/>
              </w:rPr>
            </w:pPr>
            <w:ins w:id="10340" w:author="Orion" w:date="2011-07-29T16:45:00Z">
              <w:r w:rsidRPr="0002321F">
                <w:rPr>
                  <w:rFonts w:ascii="Calibri" w:eastAsia="Times New Roman" w:hAnsi="Calibri" w:cs="Calibri"/>
                  <w:color w:val="000000"/>
                  <w:kern w:val="0"/>
                  <w:sz w:val="22"/>
                  <w:szCs w:val="22"/>
                  <w:lang w:eastAsia="es-ES" w:bidi="ar-SA"/>
                </w:rPr>
                <w:t>6</w:t>
              </w:r>
            </w:ins>
          </w:p>
        </w:tc>
        <w:tc>
          <w:tcPr>
            <w:tcW w:w="1260" w:type="dxa"/>
            <w:tcBorders>
              <w:top w:val="nil"/>
              <w:left w:val="nil"/>
              <w:bottom w:val="single" w:sz="4" w:space="0" w:color="auto"/>
              <w:right w:val="nil"/>
            </w:tcBorders>
            <w:shd w:val="clear" w:color="auto" w:fill="auto"/>
            <w:noWrap/>
            <w:vAlign w:val="bottom"/>
            <w:hideMark/>
          </w:tcPr>
          <w:p w14:paraId="3CFB7C4A" w14:textId="77777777" w:rsidR="0002321F" w:rsidRPr="0002321F" w:rsidRDefault="0002321F" w:rsidP="0002321F">
            <w:pPr>
              <w:widowControl/>
              <w:suppressAutoHyphens w:val="0"/>
              <w:jc w:val="right"/>
              <w:rPr>
                <w:ins w:id="10341" w:author="Orion" w:date="2011-07-29T16:45:00Z"/>
                <w:rFonts w:ascii="Calibri" w:eastAsia="Times New Roman" w:hAnsi="Calibri" w:cs="Calibri"/>
                <w:color w:val="000000"/>
                <w:kern w:val="0"/>
                <w:sz w:val="22"/>
                <w:szCs w:val="22"/>
                <w:lang w:eastAsia="es-ES" w:bidi="ar-SA"/>
              </w:rPr>
            </w:pPr>
            <w:ins w:id="10342" w:author="Orion" w:date="2011-07-29T16:45:00Z">
              <w:r w:rsidRPr="0002321F">
                <w:rPr>
                  <w:rFonts w:ascii="Calibri" w:eastAsia="Times New Roman" w:hAnsi="Calibri" w:cs="Calibri"/>
                  <w:color w:val="000000"/>
                  <w:kern w:val="0"/>
                  <w:sz w:val="22"/>
                  <w:szCs w:val="22"/>
                  <w:lang w:eastAsia="es-ES" w:bidi="ar-SA"/>
                </w:rPr>
                <w:t>BAKUP</w:t>
              </w:r>
            </w:ins>
          </w:p>
        </w:tc>
        <w:tc>
          <w:tcPr>
            <w:tcW w:w="680" w:type="dxa"/>
            <w:tcBorders>
              <w:top w:val="nil"/>
              <w:left w:val="single" w:sz="4" w:space="0" w:color="auto"/>
              <w:bottom w:val="nil"/>
              <w:right w:val="single" w:sz="4" w:space="0" w:color="auto"/>
            </w:tcBorders>
            <w:shd w:val="clear" w:color="auto" w:fill="auto"/>
            <w:noWrap/>
            <w:vAlign w:val="bottom"/>
            <w:hideMark/>
          </w:tcPr>
          <w:p w14:paraId="16DC06EA" w14:textId="77777777" w:rsidR="0002321F" w:rsidRPr="0002321F" w:rsidRDefault="0002321F" w:rsidP="0002321F">
            <w:pPr>
              <w:widowControl/>
              <w:suppressAutoHyphens w:val="0"/>
              <w:rPr>
                <w:ins w:id="10343" w:author="Orion" w:date="2011-07-29T16:45:00Z"/>
                <w:rFonts w:ascii="Calibri" w:eastAsia="Times New Roman" w:hAnsi="Calibri" w:cs="Calibri"/>
                <w:color w:val="000000"/>
                <w:kern w:val="0"/>
                <w:sz w:val="22"/>
                <w:szCs w:val="22"/>
                <w:lang w:eastAsia="es-ES" w:bidi="ar-SA"/>
              </w:rPr>
            </w:pPr>
            <w:ins w:id="1034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202054B" w14:textId="77777777" w:rsidR="0002321F" w:rsidRPr="0002321F" w:rsidRDefault="0002321F" w:rsidP="0002321F">
            <w:pPr>
              <w:widowControl/>
              <w:suppressAutoHyphens w:val="0"/>
              <w:jc w:val="right"/>
              <w:rPr>
                <w:ins w:id="10345" w:author="Orion" w:date="2011-07-29T16:45:00Z"/>
                <w:rFonts w:ascii="Calibri" w:eastAsia="Times New Roman" w:hAnsi="Calibri" w:cs="Calibri"/>
                <w:color w:val="000000"/>
                <w:kern w:val="0"/>
                <w:sz w:val="22"/>
                <w:szCs w:val="22"/>
                <w:lang w:eastAsia="es-ES" w:bidi="ar-SA"/>
              </w:rPr>
            </w:pPr>
            <w:ins w:id="10346" w:author="Orion" w:date="2011-07-29T16:45:00Z">
              <w:r w:rsidRPr="0002321F">
                <w:rPr>
                  <w:rFonts w:ascii="Calibri" w:eastAsia="Times New Roman" w:hAnsi="Calibri" w:cs="Calibri"/>
                  <w:color w:val="000000"/>
                  <w:kern w:val="0"/>
                  <w:sz w:val="22"/>
                  <w:szCs w:val="22"/>
                  <w:lang w:eastAsia="es-ES" w:bidi="ar-SA"/>
                </w:rPr>
                <w:t>45</w:t>
              </w:r>
            </w:ins>
          </w:p>
        </w:tc>
        <w:tc>
          <w:tcPr>
            <w:tcW w:w="1200" w:type="dxa"/>
            <w:tcBorders>
              <w:top w:val="nil"/>
              <w:left w:val="nil"/>
              <w:bottom w:val="single" w:sz="4" w:space="0" w:color="auto"/>
              <w:right w:val="single" w:sz="4" w:space="0" w:color="auto"/>
            </w:tcBorders>
            <w:shd w:val="clear" w:color="auto" w:fill="auto"/>
            <w:noWrap/>
            <w:vAlign w:val="bottom"/>
            <w:hideMark/>
          </w:tcPr>
          <w:p w14:paraId="7291D041" w14:textId="77777777" w:rsidR="0002321F" w:rsidRPr="0002321F" w:rsidRDefault="0002321F" w:rsidP="0002321F">
            <w:pPr>
              <w:widowControl/>
              <w:suppressAutoHyphens w:val="0"/>
              <w:jc w:val="right"/>
              <w:rPr>
                <w:ins w:id="10347" w:author="Orion" w:date="2011-07-29T16:45:00Z"/>
                <w:rFonts w:ascii="Calibri" w:eastAsia="Times New Roman" w:hAnsi="Calibri" w:cs="Calibri"/>
                <w:color w:val="000000"/>
                <w:kern w:val="0"/>
                <w:sz w:val="22"/>
                <w:szCs w:val="22"/>
                <w:lang w:eastAsia="es-ES" w:bidi="ar-SA"/>
              </w:rPr>
            </w:pPr>
            <w:ins w:id="10348" w:author="Orion" w:date="2011-07-29T16:45:00Z">
              <w:r w:rsidRPr="0002321F">
                <w:rPr>
                  <w:rFonts w:ascii="Calibri" w:eastAsia="Times New Roman" w:hAnsi="Calibri" w:cs="Calibri"/>
                  <w:color w:val="000000"/>
                  <w:kern w:val="0"/>
                  <w:sz w:val="22"/>
                  <w:szCs w:val="22"/>
                  <w:lang w:eastAsia="es-ES" w:bidi="ar-SA"/>
                </w:rPr>
                <w:t>LOBAR</w:t>
              </w:r>
            </w:ins>
          </w:p>
        </w:tc>
        <w:tc>
          <w:tcPr>
            <w:tcW w:w="680" w:type="dxa"/>
            <w:tcBorders>
              <w:top w:val="nil"/>
              <w:left w:val="nil"/>
              <w:bottom w:val="nil"/>
              <w:right w:val="single" w:sz="4" w:space="0" w:color="auto"/>
            </w:tcBorders>
            <w:shd w:val="clear" w:color="auto" w:fill="auto"/>
            <w:noWrap/>
            <w:vAlign w:val="bottom"/>
            <w:hideMark/>
          </w:tcPr>
          <w:p w14:paraId="5EEF4ECA" w14:textId="77777777" w:rsidR="0002321F" w:rsidRPr="0002321F" w:rsidRDefault="0002321F" w:rsidP="0002321F">
            <w:pPr>
              <w:widowControl/>
              <w:suppressAutoHyphens w:val="0"/>
              <w:rPr>
                <w:ins w:id="10349" w:author="Orion" w:date="2011-07-29T16:45:00Z"/>
                <w:rFonts w:ascii="Calibri" w:eastAsia="Times New Roman" w:hAnsi="Calibri" w:cs="Calibri"/>
                <w:color w:val="000000"/>
                <w:kern w:val="0"/>
                <w:sz w:val="22"/>
                <w:szCs w:val="22"/>
                <w:lang w:eastAsia="es-ES" w:bidi="ar-SA"/>
              </w:rPr>
            </w:pPr>
            <w:ins w:id="1035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AE7AEB" w14:textId="77777777" w:rsidR="0002321F" w:rsidRPr="0002321F" w:rsidRDefault="0002321F" w:rsidP="0002321F">
            <w:pPr>
              <w:widowControl/>
              <w:suppressAutoHyphens w:val="0"/>
              <w:jc w:val="right"/>
              <w:rPr>
                <w:ins w:id="10351" w:author="Orion" w:date="2011-07-29T16:45:00Z"/>
                <w:rFonts w:ascii="Calibri" w:eastAsia="Times New Roman" w:hAnsi="Calibri" w:cs="Calibri"/>
                <w:color w:val="000000"/>
                <w:kern w:val="0"/>
                <w:sz w:val="22"/>
                <w:szCs w:val="22"/>
                <w:lang w:eastAsia="es-ES" w:bidi="ar-SA"/>
              </w:rPr>
            </w:pPr>
            <w:ins w:id="10352" w:author="Orion" w:date="2011-07-29T16:45:00Z">
              <w:r w:rsidRPr="0002321F">
                <w:rPr>
                  <w:rFonts w:ascii="Calibri" w:eastAsia="Times New Roman" w:hAnsi="Calibri" w:cs="Calibri"/>
                  <w:color w:val="000000"/>
                  <w:kern w:val="0"/>
                  <w:sz w:val="22"/>
                  <w:szCs w:val="22"/>
                  <w:lang w:eastAsia="es-ES" w:bidi="ar-SA"/>
                </w:rPr>
                <w:t>84</w:t>
              </w:r>
            </w:ins>
          </w:p>
        </w:tc>
        <w:tc>
          <w:tcPr>
            <w:tcW w:w="1100" w:type="dxa"/>
            <w:tcBorders>
              <w:top w:val="nil"/>
              <w:left w:val="nil"/>
              <w:bottom w:val="single" w:sz="4" w:space="0" w:color="auto"/>
              <w:right w:val="single" w:sz="8" w:space="0" w:color="auto"/>
            </w:tcBorders>
            <w:shd w:val="clear" w:color="auto" w:fill="auto"/>
            <w:noWrap/>
            <w:vAlign w:val="bottom"/>
            <w:hideMark/>
          </w:tcPr>
          <w:p w14:paraId="49AE538D" w14:textId="77777777" w:rsidR="0002321F" w:rsidRPr="0002321F" w:rsidRDefault="0002321F" w:rsidP="0002321F">
            <w:pPr>
              <w:widowControl/>
              <w:suppressAutoHyphens w:val="0"/>
              <w:jc w:val="right"/>
              <w:rPr>
                <w:ins w:id="10353" w:author="Orion" w:date="2011-07-29T16:45:00Z"/>
                <w:rFonts w:ascii="Calibri" w:eastAsia="Times New Roman" w:hAnsi="Calibri" w:cs="Calibri"/>
                <w:color w:val="000000"/>
                <w:kern w:val="0"/>
                <w:sz w:val="22"/>
                <w:szCs w:val="22"/>
                <w:lang w:eastAsia="es-ES" w:bidi="ar-SA"/>
              </w:rPr>
            </w:pPr>
            <w:ins w:id="10354" w:author="Orion" w:date="2011-07-29T16:45:00Z">
              <w:r w:rsidRPr="0002321F">
                <w:rPr>
                  <w:rFonts w:ascii="Calibri" w:eastAsia="Times New Roman" w:hAnsi="Calibri" w:cs="Calibri"/>
                  <w:color w:val="000000"/>
                  <w:kern w:val="0"/>
                  <w:sz w:val="22"/>
                  <w:szCs w:val="22"/>
                  <w:lang w:eastAsia="es-ES" w:bidi="ar-SA"/>
                </w:rPr>
                <w:t>SELVA</w:t>
              </w:r>
            </w:ins>
          </w:p>
        </w:tc>
      </w:tr>
      <w:tr w:rsidR="0002321F" w:rsidRPr="0002321F" w14:paraId="198F53DC" w14:textId="77777777" w:rsidTr="0002321F">
        <w:trPr>
          <w:trHeight w:val="300"/>
          <w:ins w:id="1035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ACCDD1F" w14:textId="77777777" w:rsidR="0002321F" w:rsidRPr="0002321F" w:rsidRDefault="0002321F" w:rsidP="0002321F">
            <w:pPr>
              <w:widowControl/>
              <w:suppressAutoHyphens w:val="0"/>
              <w:jc w:val="right"/>
              <w:rPr>
                <w:ins w:id="10356" w:author="Orion" w:date="2011-07-29T16:45:00Z"/>
                <w:rFonts w:ascii="Calibri" w:eastAsia="Times New Roman" w:hAnsi="Calibri" w:cs="Calibri"/>
                <w:color w:val="000000"/>
                <w:kern w:val="0"/>
                <w:sz w:val="22"/>
                <w:szCs w:val="22"/>
                <w:lang w:eastAsia="es-ES" w:bidi="ar-SA"/>
              </w:rPr>
            </w:pPr>
            <w:ins w:id="10357" w:author="Orion" w:date="2011-07-29T16:45:00Z">
              <w:r w:rsidRPr="0002321F">
                <w:rPr>
                  <w:rFonts w:ascii="Calibri" w:eastAsia="Times New Roman" w:hAnsi="Calibri" w:cs="Calibri"/>
                  <w:color w:val="000000"/>
                  <w:kern w:val="0"/>
                  <w:sz w:val="22"/>
                  <w:szCs w:val="22"/>
                  <w:lang w:eastAsia="es-ES" w:bidi="ar-SA"/>
                </w:rPr>
                <w:t>7</w:t>
              </w:r>
            </w:ins>
          </w:p>
        </w:tc>
        <w:tc>
          <w:tcPr>
            <w:tcW w:w="1260" w:type="dxa"/>
            <w:tcBorders>
              <w:top w:val="nil"/>
              <w:left w:val="nil"/>
              <w:bottom w:val="single" w:sz="4" w:space="0" w:color="auto"/>
              <w:right w:val="nil"/>
            </w:tcBorders>
            <w:shd w:val="clear" w:color="auto" w:fill="auto"/>
            <w:noWrap/>
            <w:vAlign w:val="bottom"/>
            <w:hideMark/>
          </w:tcPr>
          <w:p w14:paraId="204BE147" w14:textId="77777777" w:rsidR="0002321F" w:rsidRPr="0002321F" w:rsidRDefault="0002321F" w:rsidP="0002321F">
            <w:pPr>
              <w:widowControl/>
              <w:suppressAutoHyphens w:val="0"/>
              <w:jc w:val="right"/>
              <w:rPr>
                <w:ins w:id="10358" w:author="Orion" w:date="2011-07-29T16:45:00Z"/>
                <w:rFonts w:ascii="Calibri" w:eastAsia="Times New Roman" w:hAnsi="Calibri" w:cs="Calibri"/>
                <w:color w:val="000000"/>
                <w:kern w:val="0"/>
                <w:sz w:val="22"/>
                <w:szCs w:val="22"/>
                <w:lang w:eastAsia="es-ES" w:bidi="ar-SA"/>
              </w:rPr>
            </w:pPr>
            <w:ins w:id="10359" w:author="Orion" w:date="2011-07-29T16:45:00Z">
              <w:r w:rsidRPr="0002321F">
                <w:rPr>
                  <w:rFonts w:ascii="Calibri" w:eastAsia="Times New Roman" w:hAnsi="Calibri" w:cs="Calibri"/>
                  <w:color w:val="000000"/>
                  <w:kern w:val="0"/>
                  <w:sz w:val="22"/>
                  <w:szCs w:val="22"/>
                  <w:lang w:eastAsia="es-ES" w:bidi="ar-SA"/>
                </w:rPr>
                <w:t>BANIL</w:t>
              </w:r>
            </w:ins>
          </w:p>
        </w:tc>
        <w:tc>
          <w:tcPr>
            <w:tcW w:w="680" w:type="dxa"/>
            <w:tcBorders>
              <w:top w:val="nil"/>
              <w:left w:val="single" w:sz="4" w:space="0" w:color="auto"/>
              <w:bottom w:val="nil"/>
              <w:right w:val="single" w:sz="4" w:space="0" w:color="auto"/>
            </w:tcBorders>
            <w:shd w:val="clear" w:color="auto" w:fill="auto"/>
            <w:noWrap/>
            <w:vAlign w:val="bottom"/>
            <w:hideMark/>
          </w:tcPr>
          <w:p w14:paraId="1A0E33BE" w14:textId="77777777" w:rsidR="0002321F" w:rsidRPr="0002321F" w:rsidRDefault="0002321F" w:rsidP="0002321F">
            <w:pPr>
              <w:widowControl/>
              <w:suppressAutoHyphens w:val="0"/>
              <w:rPr>
                <w:ins w:id="10360" w:author="Orion" w:date="2011-07-29T16:45:00Z"/>
                <w:rFonts w:ascii="Calibri" w:eastAsia="Times New Roman" w:hAnsi="Calibri" w:cs="Calibri"/>
                <w:color w:val="000000"/>
                <w:kern w:val="0"/>
                <w:sz w:val="22"/>
                <w:szCs w:val="22"/>
                <w:lang w:eastAsia="es-ES" w:bidi="ar-SA"/>
              </w:rPr>
            </w:pPr>
            <w:ins w:id="1036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DE3B66C" w14:textId="77777777" w:rsidR="0002321F" w:rsidRPr="0002321F" w:rsidRDefault="0002321F" w:rsidP="0002321F">
            <w:pPr>
              <w:widowControl/>
              <w:suppressAutoHyphens w:val="0"/>
              <w:jc w:val="right"/>
              <w:rPr>
                <w:ins w:id="10362" w:author="Orion" w:date="2011-07-29T16:45:00Z"/>
                <w:rFonts w:ascii="Calibri" w:eastAsia="Times New Roman" w:hAnsi="Calibri" w:cs="Calibri"/>
                <w:color w:val="000000"/>
                <w:kern w:val="0"/>
                <w:sz w:val="22"/>
                <w:szCs w:val="22"/>
                <w:lang w:eastAsia="es-ES" w:bidi="ar-SA"/>
              </w:rPr>
            </w:pPr>
            <w:ins w:id="10363" w:author="Orion" w:date="2011-07-29T16:45:00Z">
              <w:r w:rsidRPr="0002321F">
                <w:rPr>
                  <w:rFonts w:ascii="Calibri" w:eastAsia="Times New Roman" w:hAnsi="Calibri" w:cs="Calibri"/>
                  <w:color w:val="000000"/>
                  <w:kern w:val="0"/>
                  <w:sz w:val="22"/>
                  <w:szCs w:val="22"/>
                  <w:lang w:eastAsia="es-ES" w:bidi="ar-SA"/>
                </w:rPr>
                <w:t>46</w:t>
              </w:r>
            </w:ins>
          </w:p>
        </w:tc>
        <w:tc>
          <w:tcPr>
            <w:tcW w:w="1200" w:type="dxa"/>
            <w:tcBorders>
              <w:top w:val="nil"/>
              <w:left w:val="nil"/>
              <w:bottom w:val="single" w:sz="4" w:space="0" w:color="auto"/>
              <w:right w:val="single" w:sz="4" w:space="0" w:color="auto"/>
            </w:tcBorders>
            <w:shd w:val="clear" w:color="auto" w:fill="auto"/>
            <w:noWrap/>
            <w:vAlign w:val="bottom"/>
            <w:hideMark/>
          </w:tcPr>
          <w:p w14:paraId="13DA2222" w14:textId="77777777" w:rsidR="0002321F" w:rsidRPr="0002321F" w:rsidRDefault="0002321F" w:rsidP="0002321F">
            <w:pPr>
              <w:widowControl/>
              <w:suppressAutoHyphens w:val="0"/>
              <w:jc w:val="right"/>
              <w:rPr>
                <w:ins w:id="10364" w:author="Orion" w:date="2011-07-29T16:45:00Z"/>
                <w:rFonts w:ascii="Calibri" w:eastAsia="Times New Roman" w:hAnsi="Calibri" w:cs="Calibri"/>
                <w:color w:val="000000"/>
                <w:kern w:val="0"/>
                <w:sz w:val="22"/>
                <w:szCs w:val="22"/>
                <w:lang w:eastAsia="es-ES" w:bidi="ar-SA"/>
              </w:rPr>
            </w:pPr>
            <w:ins w:id="10365" w:author="Orion" w:date="2011-07-29T16:45:00Z">
              <w:r w:rsidRPr="0002321F">
                <w:rPr>
                  <w:rFonts w:ascii="Calibri" w:eastAsia="Times New Roman" w:hAnsi="Calibri" w:cs="Calibri"/>
                  <w:color w:val="000000"/>
                  <w:kern w:val="0"/>
                  <w:sz w:val="22"/>
                  <w:szCs w:val="22"/>
                  <w:lang w:eastAsia="es-ES" w:bidi="ar-SA"/>
                </w:rPr>
                <w:t>LOTOS</w:t>
              </w:r>
            </w:ins>
          </w:p>
        </w:tc>
        <w:tc>
          <w:tcPr>
            <w:tcW w:w="680" w:type="dxa"/>
            <w:tcBorders>
              <w:top w:val="nil"/>
              <w:left w:val="nil"/>
              <w:bottom w:val="nil"/>
              <w:right w:val="single" w:sz="4" w:space="0" w:color="auto"/>
            </w:tcBorders>
            <w:shd w:val="clear" w:color="auto" w:fill="auto"/>
            <w:noWrap/>
            <w:vAlign w:val="bottom"/>
            <w:hideMark/>
          </w:tcPr>
          <w:p w14:paraId="325C1E1C" w14:textId="77777777" w:rsidR="0002321F" w:rsidRPr="0002321F" w:rsidRDefault="0002321F" w:rsidP="0002321F">
            <w:pPr>
              <w:widowControl/>
              <w:suppressAutoHyphens w:val="0"/>
              <w:rPr>
                <w:ins w:id="10366" w:author="Orion" w:date="2011-07-29T16:45:00Z"/>
                <w:rFonts w:ascii="Calibri" w:eastAsia="Times New Roman" w:hAnsi="Calibri" w:cs="Calibri"/>
                <w:color w:val="000000"/>
                <w:kern w:val="0"/>
                <w:sz w:val="22"/>
                <w:szCs w:val="22"/>
                <w:lang w:eastAsia="es-ES" w:bidi="ar-SA"/>
              </w:rPr>
            </w:pPr>
            <w:ins w:id="1036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nil"/>
              <w:right w:val="single" w:sz="4" w:space="0" w:color="auto"/>
            </w:tcBorders>
            <w:shd w:val="clear" w:color="auto" w:fill="auto"/>
            <w:noWrap/>
            <w:vAlign w:val="bottom"/>
            <w:hideMark/>
          </w:tcPr>
          <w:p w14:paraId="12FBF503" w14:textId="77777777" w:rsidR="0002321F" w:rsidRPr="0002321F" w:rsidRDefault="0002321F" w:rsidP="0002321F">
            <w:pPr>
              <w:widowControl/>
              <w:suppressAutoHyphens w:val="0"/>
              <w:jc w:val="right"/>
              <w:rPr>
                <w:ins w:id="10368" w:author="Orion" w:date="2011-07-29T16:45:00Z"/>
                <w:rFonts w:ascii="Calibri" w:eastAsia="Times New Roman" w:hAnsi="Calibri" w:cs="Calibri"/>
                <w:color w:val="000000"/>
                <w:kern w:val="0"/>
                <w:sz w:val="22"/>
                <w:szCs w:val="22"/>
                <w:lang w:eastAsia="es-ES" w:bidi="ar-SA"/>
              </w:rPr>
            </w:pPr>
            <w:ins w:id="10369" w:author="Orion" w:date="2011-07-29T16:45:00Z">
              <w:r w:rsidRPr="0002321F">
                <w:rPr>
                  <w:rFonts w:ascii="Calibri" w:eastAsia="Times New Roman" w:hAnsi="Calibri" w:cs="Calibri"/>
                  <w:color w:val="000000"/>
                  <w:kern w:val="0"/>
                  <w:sz w:val="22"/>
                  <w:szCs w:val="22"/>
                  <w:lang w:eastAsia="es-ES" w:bidi="ar-SA"/>
                </w:rPr>
                <w:t>85</w:t>
              </w:r>
            </w:ins>
          </w:p>
        </w:tc>
        <w:tc>
          <w:tcPr>
            <w:tcW w:w="1100" w:type="dxa"/>
            <w:tcBorders>
              <w:top w:val="nil"/>
              <w:left w:val="nil"/>
              <w:bottom w:val="nil"/>
              <w:right w:val="single" w:sz="8" w:space="0" w:color="auto"/>
            </w:tcBorders>
            <w:shd w:val="clear" w:color="auto" w:fill="auto"/>
            <w:noWrap/>
            <w:vAlign w:val="bottom"/>
            <w:hideMark/>
          </w:tcPr>
          <w:p w14:paraId="66F32996" w14:textId="77777777" w:rsidR="0002321F" w:rsidRPr="0002321F" w:rsidRDefault="0002321F" w:rsidP="0002321F">
            <w:pPr>
              <w:widowControl/>
              <w:suppressAutoHyphens w:val="0"/>
              <w:jc w:val="right"/>
              <w:rPr>
                <w:ins w:id="10370" w:author="Orion" w:date="2011-07-29T16:45:00Z"/>
                <w:rFonts w:ascii="Calibri" w:eastAsia="Times New Roman" w:hAnsi="Calibri" w:cs="Calibri"/>
                <w:color w:val="000000"/>
                <w:kern w:val="0"/>
                <w:sz w:val="22"/>
                <w:szCs w:val="22"/>
                <w:lang w:eastAsia="es-ES" w:bidi="ar-SA"/>
              </w:rPr>
            </w:pPr>
            <w:ins w:id="10371" w:author="Orion" w:date="2011-07-29T16:45:00Z">
              <w:r w:rsidRPr="0002321F">
                <w:rPr>
                  <w:rFonts w:ascii="Calibri" w:eastAsia="Times New Roman" w:hAnsi="Calibri" w:cs="Calibri"/>
                  <w:color w:val="000000"/>
                  <w:kern w:val="0"/>
                  <w:sz w:val="22"/>
                  <w:szCs w:val="22"/>
                  <w:lang w:eastAsia="es-ES" w:bidi="ar-SA"/>
                </w:rPr>
                <w:t>SEROX</w:t>
              </w:r>
            </w:ins>
          </w:p>
        </w:tc>
      </w:tr>
      <w:tr w:rsidR="0002321F" w:rsidRPr="0002321F" w14:paraId="2C6F8B7A" w14:textId="77777777" w:rsidTr="0002321F">
        <w:trPr>
          <w:trHeight w:val="300"/>
          <w:ins w:id="1037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0D5C5" w14:textId="77777777" w:rsidR="0002321F" w:rsidRPr="0002321F" w:rsidRDefault="0002321F" w:rsidP="0002321F">
            <w:pPr>
              <w:widowControl/>
              <w:suppressAutoHyphens w:val="0"/>
              <w:jc w:val="right"/>
              <w:rPr>
                <w:ins w:id="10373" w:author="Orion" w:date="2011-07-29T16:45:00Z"/>
                <w:rFonts w:ascii="Calibri" w:eastAsia="Times New Roman" w:hAnsi="Calibri" w:cs="Calibri"/>
                <w:color w:val="000000"/>
                <w:kern w:val="0"/>
                <w:sz w:val="22"/>
                <w:szCs w:val="22"/>
                <w:lang w:eastAsia="es-ES" w:bidi="ar-SA"/>
              </w:rPr>
            </w:pPr>
            <w:ins w:id="10374" w:author="Orion" w:date="2011-07-29T16:45:00Z">
              <w:r w:rsidRPr="0002321F">
                <w:rPr>
                  <w:rFonts w:ascii="Calibri" w:eastAsia="Times New Roman" w:hAnsi="Calibri" w:cs="Calibri"/>
                  <w:color w:val="000000"/>
                  <w:kern w:val="0"/>
                  <w:sz w:val="22"/>
                  <w:szCs w:val="22"/>
                  <w:lang w:eastAsia="es-ES" w:bidi="ar-SA"/>
                </w:rPr>
                <w:t>8</w:t>
              </w:r>
            </w:ins>
          </w:p>
        </w:tc>
        <w:tc>
          <w:tcPr>
            <w:tcW w:w="1260" w:type="dxa"/>
            <w:tcBorders>
              <w:top w:val="nil"/>
              <w:left w:val="nil"/>
              <w:bottom w:val="single" w:sz="4" w:space="0" w:color="auto"/>
              <w:right w:val="nil"/>
            </w:tcBorders>
            <w:shd w:val="clear" w:color="auto" w:fill="auto"/>
            <w:noWrap/>
            <w:vAlign w:val="bottom"/>
            <w:hideMark/>
          </w:tcPr>
          <w:p w14:paraId="1165BEE9" w14:textId="77777777" w:rsidR="0002321F" w:rsidRPr="0002321F" w:rsidRDefault="0002321F" w:rsidP="0002321F">
            <w:pPr>
              <w:widowControl/>
              <w:suppressAutoHyphens w:val="0"/>
              <w:jc w:val="right"/>
              <w:rPr>
                <w:ins w:id="10375" w:author="Orion" w:date="2011-07-29T16:45:00Z"/>
                <w:rFonts w:ascii="Calibri" w:eastAsia="Times New Roman" w:hAnsi="Calibri" w:cs="Calibri"/>
                <w:color w:val="000000"/>
                <w:kern w:val="0"/>
                <w:sz w:val="22"/>
                <w:szCs w:val="22"/>
                <w:lang w:eastAsia="es-ES" w:bidi="ar-SA"/>
              </w:rPr>
            </w:pPr>
            <w:ins w:id="10376" w:author="Orion" w:date="2011-07-29T16:45:00Z">
              <w:r w:rsidRPr="0002321F">
                <w:rPr>
                  <w:rFonts w:ascii="Calibri" w:eastAsia="Times New Roman" w:hAnsi="Calibri" w:cs="Calibri"/>
                  <w:color w:val="000000"/>
                  <w:kern w:val="0"/>
                  <w:sz w:val="22"/>
                  <w:szCs w:val="22"/>
                  <w:lang w:eastAsia="es-ES" w:bidi="ar-SA"/>
                </w:rPr>
                <w:t>BARBO</w:t>
              </w:r>
            </w:ins>
          </w:p>
        </w:tc>
        <w:tc>
          <w:tcPr>
            <w:tcW w:w="680" w:type="dxa"/>
            <w:tcBorders>
              <w:top w:val="nil"/>
              <w:left w:val="single" w:sz="4" w:space="0" w:color="auto"/>
              <w:bottom w:val="nil"/>
              <w:right w:val="single" w:sz="4" w:space="0" w:color="auto"/>
            </w:tcBorders>
            <w:shd w:val="clear" w:color="auto" w:fill="auto"/>
            <w:noWrap/>
            <w:vAlign w:val="bottom"/>
            <w:hideMark/>
          </w:tcPr>
          <w:p w14:paraId="0759AA0B" w14:textId="77777777" w:rsidR="0002321F" w:rsidRPr="0002321F" w:rsidRDefault="0002321F" w:rsidP="0002321F">
            <w:pPr>
              <w:widowControl/>
              <w:suppressAutoHyphens w:val="0"/>
              <w:rPr>
                <w:ins w:id="10377" w:author="Orion" w:date="2011-07-29T16:45:00Z"/>
                <w:rFonts w:ascii="Calibri" w:eastAsia="Times New Roman" w:hAnsi="Calibri" w:cs="Calibri"/>
                <w:color w:val="000000"/>
                <w:kern w:val="0"/>
                <w:sz w:val="22"/>
                <w:szCs w:val="22"/>
                <w:lang w:eastAsia="es-ES" w:bidi="ar-SA"/>
              </w:rPr>
            </w:pPr>
            <w:ins w:id="1037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5DD20B8" w14:textId="77777777" w:rsidR="0002321F" w:rsidRPr="0002321F" w:rsidRDefault="0002321F" w:rsidP="0002321F">
            <w:pPr>
              <w:widowControl/>
              <w:suppressAutoHyphens w:val="0"/>
              <w:jc w:val="right"/>
              <w:rPr>
                <w:ins w:id="10379" w:author="Orion" w:date="2011-07-29T16:45:00Z"/>
                <w:rFonts w:ascii="Calibri" w:eastAsia="Times New Roman" w:hAnsi="Calibri" w:cs="Calibri"/>
                <w:color w:val="000000"/>
                <w:kern w:val="0"/>
                <w:sz w:val="22"/>
                <w:szCs w:val="22"/>
                <w:lang w:eastAsia="es-ES" w:bidi="ar-SA"/>
              </w:rPr>
            </w:pPr>
            <w:ins w:id="10380" w:author="Orion" w:date="2011-07-29T16:45:00Z">
              <w:r w:rsidRPr="0002321F">
                <w:rPr>
                  <w:rFonts w:ascii="Calibri" w:eastAsia="Times New Roman" w:hAnsi="Calibri" w:cs="Calibri"/>
                  <w:color w:val="000000"/>
                  <w:kern w:val="0"/>
                  <w:sz w:val="22"/>
                  <w:szCs w:val="22"/>
                  <w:lang w:eastAsia="es-ES" w:bidi="ar-SA"/>
                </w:rPr>
                <w:t>47</w:t>
              </w:r>
            </w:ins>
          </w:p>
        </w:tc>
        <w:tc>
          <w:tcPr>
            <w:tcW w:w="1200" w:type="dxa"/>
            <w:tcBorders>
              <w:top w:val="nil"/>
              <w:left w:val="nil"/>
              <w:bottom w:val="single" w:sz="4" w:space="0" w:color="auto"/>
              <w:right w:val="single" w:sz="4" w:space="0" w:color="auto"/>
            </w:tcBorders>
            <w:shd w:val="clear" w:color="auto" w:fill="auto"/>
            <w:noWrap/>
            <w:vAlign w:val="bottom"/>
            <w:hideMark/>
          </w:tcPr>
          <w:p w14:paraId="5F3CF993" w14:textId="77777777" w:rsidR="0002321F" w:rsidRPr="0002321F" w:rsidRDefault="0002321F" w:rsidP="0002321F">
            <w:pPr>
              <w:widowControl/>
              <w:suppressAutoHyphens w:val="0"/>
              <w:jc w:val="right"/>
              <w:rPr>
                <w:ins w:id="10381" w:author="Orion" w:date="2011-07-29T16:45:00Z"/>
                <w:rFonts w:ascii="Calibri" w:eastAsia="Times New Roman" w:hAnsi="Calibri" w:cs="Calibri"/>
                <w:color w:val="000000"/>
                <w:kern w:val="0"/>
                <w:sz w:val="22"/>
                <w:szCs w:val="22"/>
                <w:lang w:eastAsia="es-ES" w:bidi="ar-SA"/>
              </w:rPr>
            </w:pPr>
            <w:ins w:id="10382" w:author="Orion" w:date="2011-07-29T16:45:00Z">
              <w:r w:rsidRPr="0002321F">
                <w:rPr>
                  <w:rFonts w:ascii="Calibri" w:eastAsia="Times New Roman" w:hAnsi="Calibri" w:cs="Calibri"/>
                  <w:color w:val="000000"/>
                  <w:kern w:val="0"/>
                  <w:sz w:val="22"/>
                  <w:szCs w:val="22"/>
                  <w:lang w:eastAsia="es-ES" w:bidi="ar-SA"/>
                </w:rPr>
                <w:t>LURAN</w:t>
              </w:r>
            </w:ins>
          </w:p>
        </w:tc>
        <w:tc>
          <w:tcPr>
            <w:tcW w:w="680" w:type="dxa"/>
            <w:tcBorders>
              <w:top w:val="nil"/>
              <w:left w:val="nil"/>
              <w:bottom w:val="nil"/>
              <w:right w:val="single" w:sz="4" w:space="0" w:color="auto"/>
            </w:tcBorders>
            <w:shd w:val="clear" w:color="auto" w:fill="auto"/>
            <w:noWrap/>
            <w:vAlign w:val="bottom"/>
            <w:hideMark/>
          </w:tcPr>
          <w:p w14:paraId="413F6839" w14:textId="77777777" w:rsidR="0002321F" w:rsidRPr="0002321F" w:rsidRDefault="0002321F" w:rsidP="0002321F">
            <w:pPr>
              <w:widowControl/>
              <w:suppressAutoHyphens w:val="0"/>
              <w:rPr>
                <w:ins w:id="10383" w:author="Orion" w:date="2011-07-29T16:45:00Z"/>
                <w:rFonts w:ascii="Calibri" w:eastAsia="Times New Roman" w:hAnsi="Calibri" w:cs="Calibri"/>
                <w:color w:val="000000"/>
                <w:kern w:val="0"/>
                <w:sz w:val="22"/>
                <w:szCs w:val="22"/>
                <w:lang w:eastAsia="es-ES" w:bidi="ar-SA"/>
              </w:rPr>
            </w:pPr>
            <w:ins w:id="1038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8E3B28" w14:textId="77777777" w:rsidR="0002321F" w:rsidRPr="0002321F" w:rsidRDefault="0002321F" w:rsidP="0002321F">
            <w:pPr>
              <w:widowControl/>
              <w:suppressAutoHyphens w:val="0"/>
              <w:jc w:val="right"/>
              <w:rPr>
                <w:ins w:id="10385" w:author="Orion" w:date="2011-07-29T16:45:00Z"/>
                <w:rFonts w:ascii="Calibri" w:eastAsia="Times New Roman" w:hAnsi="Calibri" w:cs="Calibri"/>
                <w:color w:val="000000"/>
                <w:kern w:val="0"/>
                <w:sz w:val="22"/>
                <w:szCs w:val="22"/>
                <w:lang w:eastAsia="es-ES" w:bidi="ar-SA"/>
              </w:rPr>
            </w:pPr>
            <w:ins w:id="10386" w:author="Orion" w:date="2011-07-29T16:45:00Z">
              <w:r w:rsidRPr="0002321F">
                <w:rPr>
                  <w:rFonts w:ascii="Calibri" w:eastAsia="Times New Roman" w:hAnsi="Calibri" w:cs="Calibri"/>
                  <w:color w:val="000000"/>
                  <w:kern w:val="0"/>
                  <w:sz w:val="22"/>
                  <w:szCs w:val="22"/>
                  <w:lang w:eastAsia="es-ES" w:bidi="ar-SA"/>
                </w:rPr>
                <w:t>86</w:t>
              </w:r>
            </w:ins>
          </w:p>
        </w:tc>
        <w:tc>
          <w:tcPr>
            <w:tcW w:w="1100" w:type="dxa"/>
            <w:tcBorders>
              <w:top w:val="single" w:sz="4" w:space="0" w:color="auto"/>
              <w:left w:val="nil"/>
              <w:bottom w:val="single" w:sz="4" w:space="0" w:color="auto"/>
              <w:right w:val="single" w:sz="8" w:space="0" w:color="auto"/>
            </w:tcBorders>
            <w:shd w:val="clear" w:color="auto" w:fill="auto"/>
            <w:noWrap/>
            <w:vAlign w:val="bottom"/>
            <w:hideMark/>
          </w:tcPr>
          <w:p w14:paraId="43804F50" w14:textId="77777777" w:rsidR="0002321F" w:rsidRPr="0002321F" w:rsidRDefault="0002321F" w:rsidP="0002321F">
            <w:pPr>
              <w:widowControl/>
              <w:suppressAutoHyphens w:val="0"/>
              <w:jc w:val="right"/>
              <w:rPr>
                <w:ins w:id="10387" w:author="Orion" w:date="2011-07-29T16:45:00Z"/>
                <w:rFonts w:ascii="Calibri" w:eastAsia="Times New Roman" w:hAnsi="Calibri" w:cs="Calibri"/>
                <w:color w:val="000000"/>
                <w:kern w:val="0"/>
                <w:sz w:val="22"/>
                <w:szCs w:val="22"/>
                <w:lang w:eastAsia="es-ES" w:bidi="ar-SA"/>
              </w:rPr>
            </w:pPr>
            <w:ins w:id="10388" w:author="Orion" w:date="2011-07-29T16:45:00Z">
              <w:r w:rsidRPr="0002321F">
                <w:rPr>
                  <w:rFonts w:ascii="Calibri" w:eastAsia="Times New Roman" w:hAnsi="Calibri" w:cs="Calibri"/>
                  <w:color w:val="000000"/>
                  <w:kern w:val="0"/>
                  <w:sz w:val="22"/>
                  <w:szCs w:val="22"/>
                  <w:lang w:eastAsia="es-ES" w:bidi="ar-SA"/>
                </w:rPr>
                <w:t>SOLAX</w:t>
              </w:r>
            </w:ins>
          </w:p>
        </w:tc>
      </w:tr>
      <w:tr w:rsidR="0002321F" w:rsidRPr="0002321F" w14:paraId="54AD7852" w14:textId="77777777" w:rsidTr="0002321F">
        <w:trPr>
          <w:trHeight w:val="300"/>
          <w:ins w:id="1038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4691E0" w14:textId="77777777" w:rsidR="0002321F" w:rsidRPr="0002321F" w:rsidRDefault="0002321F" w:rsidP="0002321F">
            <w:pPr>
              <w:widowControl/>
              <w:suppressAutoHyphens w:val="0"/>
              <w:jc w:val="right"/>
              <w:rPr>
                <w:ins w:id="10390" w:author="Orion" w:date="2011-07-29T16:45:00Z"/>
                <w:rFonts w:ascii="Calibri" w:eastAsia="Times New Roman" w:hAnsi="Calibri" w:cs="Calibri"/>
                <w:color w:val="000000"/>
                <w:kern w:val="0"/>
                <w:sz w:val="22"/>
                <w:szCs w:val="22"/>
                <w:lang w:eastAsia="es-ES" w:bidi="ar-SA"/>
              </w:rPr>
            </w:pPr>
            <w:ins w:id="10391" w:author="Orion" w:date="2011-07-29T16:45:00Z">
              <w:r w:rsidRPr="0002321F">
                <w:rPr>
                  <w:rFonts w:ascii="Calibri" w:eastAsia="Times New Roman" w:hAnsi="Calibri" w:cs="Calibri"/>
                  <w:color w:val="000000"/>
                  <w:kern w:val="0"/>
                  <w:sz w:val="22"/>
                  <w:szCs w:val="22"/>
                  <w:lang w:eastAsia="es-ES" w:bidi="ar-SA"/>
                </w:rPr>
                <w:t>9</w:t>
              </w:r>
            </w:ins>
          </w:p>
        </w:tc>
        <w:tc>
          <w:tcPr>
            <w:tcW w:w="1260" w:type="dxa"/>
            <w:tcBorders>
              <w:top w:val="nil"/>
              <w:left w:val="nil"/>
              <w:bottom w:val="single" w:sz="4" w:space="0" w:color="auto"/>
              <w:right w:val="nil"/>
            </w:tcBorders>
            <w:shd w:val="clear" w:color="auto" w:fill="auto"/>
            <w:noWrap/>
            <w:vAlign w:val="bottom"/>
            <w:hideMark/>
          </w:tcPr>
          <w:p w14:paraId="04570DF4" w14:textId="77777777" w:rsidR="0002321F" w:rsidRPr="0002321F" w:rsidRDefault="0002321F" w:rsidP="0002321F">
            <w:pPr>
              <w:widowControl/>
              <w:suppressAutoHyphens w:val="0"/>
              <w:jc w:val="right"/>
              <w:rPr>
                <w:ins w:id="10392" w:author="Orion" w:date="2011-07-29T16:45:00Z"/>
                <w:rFonts w:ascii="Calibri" w:eastAsia="Times New Roman" w:hAnsi="Calibri" w:cs="Calibri"/>
                <w:color w:val="000000"/>
                <w:kern w:val="0"/>
                <w:sz w:val="22"/>
                <w:szCs w:val="22"/>
                <w:lang w:eastAsia="es-ES" w:bidi="ar-SA"/>
              </w:rPr>
            </w:pPr>
            <w:ins w:id="10393" w:author="Orion" w:date="2011-07-29T16:45:00Z">
              <w:r w:rsidRPr="0002321F">
                <w:rPr>
                  <w:rFonts w:ascii="Calibri" w:eastAsia="Times New Roman" w:hAnsi="Calibri" w:cs="Calibri"/>
                  <w:color w:val="000000"/>
                  <w:kern w:val="0"/>
                  <w:sz w:val="22"/>
                  <w:szCs w:val="22"/>
                  <w:lang w:eastAsia="es-ES" w:bidi="ar-SA"/>
                </w:rPr>
                <w:t>BASSO</w:t>
              </w:r>
            </w:ins>
          </w:p>
        </w:tc>
        <w:tc>
          <w:tcPr>
            <w:tcW w:w="680" w:type="dxa"/>
            <w:tcBorders>
              <w:top w:val="nil"/>
              <w:left w:val="single" w:sz="4" w:space="0" w:color="auto"/>
              <w:bottom w:val="nil"/>
              <w:right w:val="single" w:sz="4" w:space="0" w:color="auto"/>
            </w:tcBorders>
            <w:shd w:val="clear" w:color="auto" w:fill="auto"/>
            <w:noWrap/>
            <w:vAlign w:val="bottom"/>
            <w:hideMark/>
          </w:tcPr>
          <w:p w14:paraId="1ABEF95F" w14:textId="77777777" w:rsidR="0002321F" w:rsidRPr="0002321F" w:rsidRDefault="0002321F" w:rsidP="0002321F">
            <w:pPr>
              <w:widowControl/>
              <w:suppressAutoHyphens w:val="0"/>
              <w:rPr>
                <w:ins w:id="10394" w:author="Orion" w:date="2011-07-29T16:45:00Z"/>
                <w:rFonts w:ascii="Calibri" w:eastAsia="Times New Roman" w:hAnsi="Calibri" w:cs="Calibri"/>
                <w:color w:val="000000"/>
                <w:kern w:val="0"/>
                <w:sz w:val="22"/>
                <w:szCs w:val="22"/>
                <w:lang w:eastAsia="es-ES" w:bidi="ar-SA"/>
              </w:rPr>
            </w:pPr>
            <w:ins w:id="1039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B71800A" w14:textId="77777777" w:rsidR="0002321F" w:rsidRPr="0002321F" w:rsidRDefault="0002321F" w:rsidP="0002321F">
            <w:pPr>
              <w:widowControl/>
              <w:suppressAutoHyphens w:val="0"/>
              <w:jc w:val="right"/>
              <w:rPr>
                <w:ins w:id="10396" w:author="Orion" w:date="2011-07-29T16:45:00Z"/>
                <w:rFonts w:ascii="Calibri" w:eastAsia="Times New Roman" w:hAnsi="Calibri" w:cs="Calibri"/>
                <w:color w:val="000000"/>
                <w:kern w:val="0"/>
                <w:sz w:val="22"/>
                <w:szCs w:val="22"/>
                <w:lang w:eastAsia="es-ES" w:bidi="ar-SA"/>
              </w:rPr>
            </w:pPr>
            <w:ins w:id="10397" w:author="Orion" w:date="2011-07-29T16:45:00Z">
              <w:r w:rsidRPr="0002321F">
                <w:rPr>
                  <w:rFonts w:ascii="Calibri" w:eastAsia="Times New Roman" w:hAnsi="Calibri" w:cs="Calibri"/>
                  <w:color w:val="000000"/>
                  <w:kern w:val="0"/>
                  <w:sz w:val="22"/>
                  <w:szCs w:val="22"/>
                  <w:lang w:eastAsia="es-ES" w:bidi="ar-SA"/>
                </w:rPr>
                <w:t>48</w:t>
              </w:r>
            </w:ins>
          </w:p>
        </w:tc>
        <w:tc>
          <w:tcPr>
            <w:tcW w:w="1200" w:type="dxa"/>
            <w:tcBorders>
              <w:top w:val="nil"/>
              <w:left w:val="nil"/>
              <w:bottom w:val="single" w:sz="4" w:space="0" w:color="auto"/>
              <w:right w:val="single" w:sz="4" w:space="0" w:color="auto"/>
            </w:tcBorders>
            <w:shd w:val="clear" w:color="auto" w:fill="auto"/>
            <w:noWrap/>
            <w:vAlign w:val="bottom"/>
            <w:hideMark/>
          </w:tcPr>
          <w:p w14:paraId="3C49C0E5" w14:textId="77777777" w:rsidR="0002321F" w:rsidRPr="0002321F" w:rsidRDefault="0002321F" w:rsidP="0002321F">
            <w:pPr>
              <w:widowControl/>
              <w:suppressAutoHyphens w:val="0"/>
              <w:jc w:val="right"/>
              <w:rPr>
                <w:ins w:id="10398" w:author="Orion" w:date="2011-07-29T16:45:00Z"/>
                <w:rFonts w:ascii="Calibri" w:eastAsia="Times New Roman" w:hAnsi="Calibri" w:cs="Calibri"/>
                <w:color w:val="000000"/>
                <w:kern w:val="0"/>
                <w:sz w:val="22"/>
                <w:szCs w:val="22"/>
                <w:lang w:eastAsia="es-ES" w:bidi="ar-SA"/>
              </w:rPr>
            </w:pPr>
            <w:ins w:id="10399" w:author="Orion" w:date="2011-07-29T16:45:00Z">
              <w:r w:rsidRPr="0002321F">
                <w:rPr>
                  <w:rFonts w:ascii="Calibri" w:eastAsia="Times New Roman" w:hAnsi="Calibri" w:cs="Calibri"/>
                  <w:color w:val="000000"/>
                  <w:kern w:val="0"/>
                  <w:sz w:val="22"/>
                  <w:szCs w:val="22"/>
                  <w:lang w:eastAsia="es-ES" w:bidi="ar-SA"/>
                </w:rPr>
                <w:t>MECKI</w:t>
              </w:r>
            </w:ins>
          </w:p>
        </w:tc>
        <w:tc>
          <w:tcPr>
            <w:tcW w:w="680" w:type="dxa"/>
            <w:tcBorders>
              <w:top w:val="nil"/>
              <w:left w:val="nil"/>
              <w:bottom w:val="nil"/>
              <w:right w:val="single" w:sz="4" w:space="0" w:color="auto"/>
            </w:tcBorders>
            <w:shd w:val="clear" w:color="auto" w:fill="auto"/>
            <w:noWrap/>
            <w:vAlign w:val="bottom"/>
            <w:hideMark/>
          </w:tcPr>
          <w:p w14:paraId="7479F30B" w14:textId="77777777" w:rsidR="0002321F" w:rsidRPr="0002321F" w:rsidRDefault="0002321F" w:rsidP="0002321F">
            <w:pPr>
              <w:widowControl/>
              <w:suppressAutoHyphens w:val="0"/>
              <w:rPr>
                <w:ins w:id="10400" w:author="Orion" w:date="2011-07-29T16:45:00Z"/>
                <w:rFonts w:ascii="Calibri" w:eastAsia="Times New Roman" w:hAnsi="Calibri" w:cs="Calibri"/>
                <w:color w:val="000000"/>
                <w:kern w:val="0"/>
                <w:sz w:val="22"/>
                <w:szCs w:val="22"/>
                <w:lang w:eastAsia="es-ES" w:bidi="ar-SA"/>
              </w:rPr>
            </w:pPr>
            <w:ins w:id="1040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56DF5BE" w14:textId="77777777" w:rsidR="0002321F" w:rsidRPr="0002321F" w:rsidRDefault="0002321F" w:rsidP="0002321F">
            <w:pPr>
              <w:widowControl/>
              <w:suppressAutoHyphens w:val="0"/>
              <w:jc w:val="right"/>
              <w:rPr>
                <w:ins w:id="10402" w:author="Orion" w:date="2011-07-29T16:45:00Z"/>
                <w:rFonts w:ascii="Calibri" w:eastAsia="Times New Roman" w:hAnsi="Calibri" w:cs="Calibri"/>
                <w:color w:val="000000"/>
                <w:kern w:val="0"/>
                <w:sz w:val="22"/>
                <w:szCs w:val="22"/>
                <w:lang w:eastAsia="es-ES" w:bidi="ar-SA"/>
              </w:rPr>
            </w:pPr>
            <w:ins w:id="10403" w:author="Orion" w:date="2011-07-29T16:45:00Z">
              <w:r w:rsidRPr="0002321F">
                <w:rPr>
                  <w:rFonts w:ascii="Calibri" w:eastAsia="Times New Roman" w:hAnsi="Calibri" w:cs="Calibri"/>
                  <w:color w:val="000000"/>
                  <w:kern w:val="0"/>
                  <w:sz w:val="22"/>
                  <w:szCs w:val="22"/>
                  <w:lang w:eastAsia="es-ES" w:bidi="ar-SA"/>
                </w:rPr>
                <w:t>87</w:t>
              </w:r>
            </w:ins>
          </w:p>
        </w:tc>
        <w:tc>
          <w:tcPr>
            <w:tcW w:w="1100" w:type="dxa"/>
            <w:tcBorders>
              <w:top w:val="nil"/>
              <w:left w:val="nil"/>
              <w:bottom w:val="single" w:sz="4" w:space="0" w:color="auto"/>
              <w:right w:val="single" w:sz="8" w:space="0" w:color="auto"/>
            </w:tcBorders>
            <w:shd w:val="clear" w:color="auto" w:fill="auto"/>
            <w:noWrap/>
            <w:vAlign w:val="bottom"/>
            <w:hideMark/>
          </w:tcPr>
          <w:p w14:paraId="66794087" w14:textId="77777777" w:rsidR="0002321F" w:rsidRPr="0002321F" w:rsidRDefault="0002321F" w:rsidP="0002321F">
            <w:pPr>
              <w:widowControl/>
              <w:suppressAutoHyphens w:val="0"/>
              <w:jc w:val="right"/>
              <w:rPr>
                <w:ins w:id="10404" w:author="Orion" w:date="2011-07-29T16:45:00Z"/>
                <w:rFonts w:ascii="Calibri" w:eastAsia="Times New Roman" w:hAnsi="Calibri" w:cs="Calibri"/>
                <w:color w:val="000000"/>
                <w:kern w:val="0"/>
                <w:sz w:val="22"/>
                <w:szCs w:val="22"/>
                <w:lang w:eastAsia="es-ES" w:bidi="ar-SA"/>
              </w:rPr>
            </w:pPr>
            <w:ins w:id="10405" w:author="Orion" w:date="2011-07-29T16:45:00Z">
              <w:r w:rsidRPr="0002321F">
                <w:rPr>
                  <w:rFonts w:ascii="Calibri" w:eastAsia="Times New Roman" w:hAnsi="Calibri" w:cs="Calibri"/>
                  <w:color w:val="000000"/>
                  <w:kern w:val="0"/>
                  <w:sz w:val="22"/>
                  <w:szCs w:val="22"/>
                  <w:lang w:eastAsia="es-ES" w:bidi="ar-SA"/>
                </w:rPr>
                <w:t>SORAS</w:t>
              </w:r>
            </w:ins>
          </w:p>
        </w:tc>
      </w:tr>
      <w:tr w:rsidR="0002321F" w:rsidRPr="0002321F" w14:paraId="56C61419" w14:textId="77777777" w:rsidTr="0002321F">
        <w:trPr>
          <w:trHeight w:val="300"/>
          <w:ins w:id="1040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EDD69B" w14:textId="77777777" w:rsidR="0002321F" w:rsidRPr="0002321F" w:rsidRDefault="0002321F" w:rsidP="0002321F">
            <w:pPr>
              <w:widowControl/>
              <w:suppressAutoHyphens w:val="0"/>
              <w:jc w:val="right"/>
              <w:rPr>
                <w:ins w:id="10407" w:author="Orion" w:date="2011-07-29T16:45:00Z"/>
                <w:rFonts w:ascii="Calibri" w:eastAsia="Times New Roman" w:hAnsi="Calibri" w:cs="Calibri"/>
                <w:color w:val="000000"/>
                <w:kern w:val="0"/>
                <w:sz w:val="22"/>
                <w:szCs w:val="22"/>
                <w:lang w:eastAsia="es-ES" w:bidi="ar-SA"/>
              </w:rPr>
            </w:pPr>
            <w:ins w:id="10408" w:author="Orion" w:date="2011-07-29T16:45:00Z">
              <w:r w:rsidRPr="0002321F">
                <w:rPr>
                  <w:rFonts w:ascii="Calibri" w:eastAsia="Times New Roman" w:hAnsi="Calibri" w:cs="Calibri"/>
                  <w:color w:val="000000"/>
                  <w:kern w:val="0"/>
                  <w:sz w:val="22"/>
                  <w:szCs w:val="22"/>
                  <w:lang w:eastAsia="es-ES" w:bidi="ar-SA"/>
                </w:rPr>
                <w:t>10</w:t>
              </w:r>
            </w:ins>
          </w:p>
        </w:tc>
        <w:tc>
          <w:tcPr>
            <w:tcW w:w="1260" w:type="dxa"/>
            <w:tcBorders>
              <w:top w:val="nil"/>
              <w:left w:val="nil"/>
              <w:bottom w:val="single" w:sz="4" w:space="0" w:color="auto"/>
              <w:right w:val="nil"/>
            </w:tcBorders>
            <w:shd w:val="clear" w:color="auto" w:fill="auto"/>
            <w:noWrap/>
            <w:vAlign w:val="bottom"/>
            <w:hideMark/>
          </w:tcPr>
          <w:p w14:paraId="484EB29A" w14:textId="77777777" w:rsidR="0002321F" w:rsidRPr="0002321F" w:rsidRDefault="0002321F" w:rsidP="0002321F">
            <w:pPr>
              <w:widowControl/>
              <w:suppressAutoHyphens w:val="0"/>
              <w:jc w:val="right"/>
              <w:rPr>
                <w:ins w:id="10409" w:author="Orion" w:date="2011-07-29T16:45:00Z"/>
                <w:rFonts w:ascii="Calibri" w:eastAsia="Times New Roman" w:hAnsi="Calibri" w:cs="Calibri"/>
                <w:color w:val="000000"/>
                <w:kern w:val="0"/>
                <w:sz w:val="22"/>
                <w:szCs w:val="22"/>
                <w:lang w:eastAsia="es-ES" w:bidi="ar-SA"/>
              </w:rPr>
            </w:pPr>
            <w:ins w:id="10410" w:author="Orion" w:date="2011-07-29T16:45:00Z">
              <w:r w:rsidRPr="0002321F">
                <w:rPr>
                  <w:rFonts w:ascii="Calibri" w:eastAsia="Times New Roman" w:hAnsi="Calibri" w:cs="Calibri"/>
                  <w:color w:val="000000"/>
                  <w:kern w:val="0"/>
                  <w:sz w:val="22"/>
                  <w:szCs w:val="22"/>
                  <w:lang w:eastAsia="es-ES" w:bidi="ar-SA"/>
                </w:rPr>
                <w:t>BERUX</w:t>
              </w:r>
            </w:ins>
          </w:p>
        </w:tc>
        <w:tc>
          <w:tcPr>
            <w:tcW w:w="680" w:type="dxa"/>
            <w:tcBorders>
              <w:top w:val="nil"/>
              <w:left w:val="single" w:sz="4" w:space="0" w:color="auto"/>
              <w:bottom w:val="nil"/>
              <w:right w:val="single" w:sz="4" w:space="0" w:color="auto"/>
            </w:tcBorders>
            <w:shd w:val="clear" w:color="auto" w:fill="auto"/>
            <w:noWrap/>
            <w:vAlign w:val="bottom"/>
            <w:hideMark/>
          </w:tcPr>
          <w:p w14:paraId="0E26A3ED" w14:textId="77777777" w:rsidR="0002321F" w:rsidRPr="0002321F" w:rsidRDefault="0002321F" w:rsidP="0002321F">
            <w:pPr>
              <w:widowControl/>
              <w:suppressAutoHyphens w:val="0"/>
              <w:rPr>
                <w:ins w:id="10411" w:author="Orion" w:date="2011-07-29T16:45:00Z"/>
                <w:rFonts w:ascii="Calibri" w:eastAsia="Times New Roman" w:hAnsi="Calibri" w:cs="Calibri"/>
                <w:color w:val="000000"/>
                <w:kern w:val="0"/>
                <w:sz w:val="22"/>
                <w:szCs w:val="22"/>
                <w:lang w:eastAsia="es-ES" w:bidi="ar-SA"/>
              </w:rPr>
            </w:pPr>
            <w:ins w:id="1041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B6B76BD" w14:textId="77777777" w:rsidR="0002321F" w:rsidRPr="0002321F" w:rsidRDefault="0002321F" w:rsidP="0002321F">
            <w:pPr>
              <w:widowControl/>
              <w:suppressAutoHyphens w:val="0"/>
              <w:jc w:val="right"/>
              <w:rPr>
                <w:ins w:id="10413" w:author="Orion" w:date="2011-07-29T16:45:00Z"/>
                <w:rFonts w:ascii="Calibri" w:eastAsia="Times New Roman" w:hAnsi="Calibri" w:cs="Calibri"/>
                <w:color w:val="000000"/>
                <w:kern w:val="0"/>
                <w:sz w:val="22"/>
                <w:szCs w:val="22"/>
                <w:lang w:eastAsia="es-ES" w:bidi="ar-SA"/>
              </w:rPr>
            </w:pPr>
            <w:ins w:id="10414" w:author="Orion" w:date="2011-07-29T16:45:00Z">
              <w:r w:rsidRPr="0002321F">
                <w:rPr>
                  <w:rFonts w:ascii="Calibri" w:eastAsia="Times New Roman" w:hAnsi="Calibri" w:cs="Calibri"/>
                  <w:color w:val="000000"/>
                  <w:kern w:val="0"/>
                  <w:sz w:val="22"/>
                  <w:szCs w:val="22"/>
                  <w:lang w:eastAsia="es-ES" w:bidi="ar-SA"/>
                </w:rPr>
                <w:t>49</w:t>
              </w:r>
            </w:ins>
          </w:p>
        </w:tc>
        <w:tc>
          <w:tcPr>
            <w:tcW w:w="1200" w:type="dxa"/>
            <w:tcBorders>
              <w:top w:val="nil"/>
              <w:left w:val="nil"/>
              <w:bottom w:val="single" w:sz="4" w:space="0" w:color="auto"/>
              <w:right w:val="single" w:sz="4" w:space="0" w:color="auto"/>
            </w:tcBorders>
            <w:shd w:val="clear" w:color="auto" w:fill="auto"/>
            <w:noWrap/>
            <w:vAlign w:val="bottom"/>
            <w:hideMark/>
          </w:tcPr>
          <w:p w14:paraId="64B720FA" w14:textId="77777777" w:rsidR="0002321F" w:rsidRPr="0002321F" w:rsidRDefault="0002321F" w:rsidP="0002321F">
            <w:pPr>
              <w:widowControl/>
              <w:suppressAutoHyphens w:val="0"/>
              <w:jc w:val="right"/>
              <w:rPr>
                <w:ins w:id="10415" w:author="Orion" w:date="2011-07-29T16:45:00Z"/>
                <w:rFonts w:ascii="Calibri" w:eastAsia="Times New Roman" w:hAnsi="Calibri" w:cs="Calibri"/>
                <w:color w:val="000000"/>
                <w:kern w:val="0"/>
                <w:sz w:val="22"/>
                <w:szCs w:val="22"/>
                <w:lang w:eastAsia="es-ES" w:bidi="ar-SA"/>
              </w:rPr>
            </w:pPr>
            <w:ins w:id="10416" w:author="Orion" w:date="2011-07-29T16:45:00Z">
              <w:r w:rsidRPr="0002321F">
                <w:rPr>
                  <w:rFonts w:ascii="Calibri" w:eastAsia="Times New Roman" w:hAnsi="Calibri" w:cs="Calibri"/>
                  <w:color w:val="000000"/>
                  <w:kern w:val="0"/>
                  <w:sz w:val="22"/>
                  <w:szCs w:val="22"/>
                  <w:lang w:eastAsia="es-ES" w:bidi="ar-SA"/>
                </w:rPr>
                <w:t>MELON</w:t>
              </w:r>
            </w:ins>
          </w:p>
        </w:tc>
        <w:tc>
          <w:tcPr>
            <w:tcW w:w="680" w:type="dxa"/>
            <w:tcBorders>
              <w:top w:val="nil"/>
              <w:left w:val="nil"/>
              <w:bottom w:val="nil"/>
              <w:right w:val="single" w:sz="4" w:space="0" w:color="auto"/>
            </w:tcBorders>
            <w:shd w:val="clear" w:color="auto" w:fill="auto"/>
            <w:noWrap/>
            <w:vAlign w:val="bottom"/>
            <w:hideMark/>
          </w:tcPr>
          <w:p w14:paraId="6078FB73" w14:textId="77777777" w:rsidR="0002321F" w:rsidRPr="0002321F" w:rsidRDefault="0002321F" w:rsidP="0002321F">
            <w:pPr>
              <w:widowControl/>
              <w:suppressAutoHyphens w:val="0"/>
              <w:rPr>
                <w:ins w:id="10417" w:author="Orion" w:date="2011-07-29T16:45:00Z"/>
                <w:rFonts w:ascii="Calibri" w:eastAsia="Times New Roman" w:hAnsi="Calibri" w:cs="Calibri"/>
                <w:color w:val="000000"/>
                <w:kern w:val="0"/>
                <w:sz w:val="22"/>
                <w:szCs w:val="22"/>
                <w:lang w:eastAsia="es-ES" w:bidi="ar-SA"/>
              </w:rPr>
            </w:pPr>
            <w:ins w:id="1041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C534272" w14:textId="77777777" w:rsidR="0002321F" w:rsidRPr="0002321F" w:rsidRDefault="0002321F" w:rsidP="0002321F">
            <w:pPr>
              <w:widowControl/>
              <w:suppressAutoHyphens w:val="0"/>
              <w:jc w:val="right"/>
              <w:rPr>
                <w:ins w:id="10419" w:author="Orion" w:date="2011-07-29T16:45:00Z"/>
                <w:rFonts w:ascii="Calibri" w:eastAsia="Times New Roman" w:hAnsi="Calibri" w:cs="Calibri"/>
                <w:color w:val="000000"/>
                <w:kern w:val="0"/>
                <w:sz w:val="22"/>
                <w:szCs w:val="22"/>
                <w:lang w:eastAsia="es-ES" w:bidi="ar-SA"/>
              </w:rPr>
            </w:pPr>
            <w:ins w:id="10420" w:author="Orion" w:date="2011-07-29T16:45:00Z">
              <w:r w:rsidRPr="0002321F">
                <w:rPr>
                  <w:rFonts w:ascii="Calibri" w:eastAsia="Times New Roman" w:hAnsi="Calibri" w:cs="Calibri"/>
                  <w:color w:val="000000"/>
                  <w:kern w:val="0"/>
                  <w:sz w:val="22"/>
                  <w:szCs w:val="22"/>
                  <w:lang w:eastAsia="es-ES" w:bidi="ar-SA"/>
                </w:rPr>
                <w:t>88</w:t>
              </w:r>
            </w:ins>
          </w:p>
        </w:tc>
        <w:tc>
          <w:tcPr>
            <w:tcW w:w="1100" w:type="dxa"/>
            <w:tcBorders>
              <w:top w:val="nil"/>
              <w:left w:val="nil"/>
              <w:bottom w:val="single" w:sz="4" w:space="0" w:color="auto"/>
              <w:right w:val="single" w:sz="8" w:space="0" w:color="auto"/>
            </w:tcBorders>
            <w:shd w:val="clear" w:color="auto" w:fill="auto"/>
            <w:noWrap/>
            <w:vAlign w:val="bottom"/>
            <w:hideMark/>
          </w:tcPr>
          <w:p w14:paraId="4128D6D2" w14:textId="77777777" w:rsidR="0002321F" w:rsidRPr="0002321F" w:rsidRDefault="0002321F" w:rsidP="0002321F">
            <w:pPr>
              <w:widowControl/>
              <w:suppressAutoHyphens w:val="0"/>
              <w:jc w:val="right"/>
              <w:rPr>
                <w:ins w:id="10421" w:author="Orion" w:date="2011-07-29T16:45:00Z"/>
                <w:rFonts w:ascii="Calibri" w:eastAsia="Times New Roman" w:hAnsi="Calibri" w:cs="Calibri"/>
                <w:color w:val="000000"/>
                <w:kern w:val="0"/>
                <w:sz w:val="22"/>
                <w:szCs w:val="22"/>
                <w:lang w:eastAsia="es-ES" w:bidi="ar-SA"/>
              </w:rPr>
            </w:pPr>
            <w:ins w:id="10422" w:author="Orion" w:date="2011-07-29T16:45:00Z">
              <w:r w:rsidRPr="0002321F">
                <w:rPr>
                  <w:rFonts w:ascii="Calibri" w:eastAsia="Times New Roman" w:hAnsi="Calibri" w:cs="Calibri"/>
                  <w:color w:val="000000"/>
                  <w:kern w:val="0"/>
                  <w:sz w:val="22"/>
                  <w:szCs w:val="22"/>
                  <w:lang w:eastAsia="es-ES" w:bidi="ar-SA"/>
                </w:rPr>
                <w:t>SOVAR</w:t>
              </w:r>
            </w:ins>
          </w:p>
        </w:tc>
      </w:tr>
      <w:tr w:rsidR="0002321F" w:rsidRPr="0002321F" w14:paraId="12A0F5EC" w14:textId="77777777" w:rsidTr="0002321F">
        <w:trPr>
          <w:trHeight w:val="300"/>
          <w:ins w:id="1042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FDECCF" w14:textId="77777777" w:rsidR="0002321F" w:rsidRPr="0002321F" w:rsidRDefault="0002321F" w:rsidP="0002321F">
            <w:pPr>
              <w:widowControl/>
              <w:suppressAutoHyphens w:val="0"/>
              <w:jc w:val="right"/>
              <w:rPr>
                <w:ins w:id="10424" w:author="Orion" w:date="2011-07-29T16:45:00Z"/>
                <w:rFonts w:ascii="Calibri" w:eastAsia="Times New Roman" w:hAnsi="Calibri" w:cs="Calibri"/>
                <w:color w:val="000000"/>
                <w:kern w:val="0"/>
                <w:sz w:val="22"/>
                <w:szCs w:val="22"/>
                <w:lang w:eastAsia="es-ES" w:bidi="ar-SA"/>
              </w:rPr>
            </w:pPr>
            <w:ins w:id="10425" w:author="Orion" w:date="2011-07-29T16:45:00Z">
              <w:r w:rsidRPr="0002321F">
                <w:rPr>
                  <w:rFonts w:ascii="Calibri" w:eastAsia="Times New Roman" w:hAnsi="Calibri" w:cs="Calibri"/>
                  <w:color w:val="000000"/>
                  <w:kern w:val="0"/>
                  <w:sz w:val="22"/>
                  <w:szCs w:val="22"/>
                  <w:lang w:eastAsia="es-ES" w:bidi="ar-SA"/>
                </w:rPr>
                <w:t>11</w:t>
              </w:r>
            </w:ins>
          </w:p>
        </w:tc>
        <w:tc>
          <w:tcPr>
            <w:tcW w:w="1260" w:type="dxa"/>
            <w:tcBorders>
              <w:top w:val="nil"/>
              <w:left w:val="nil"/>
              <w:bottom w:val="single" w:sz="4" w:space="0" w:color="auto"/>
              <w:right w:val="nil"/>
            </w:tcBorders>
            <w:shd w:val="clear" w:color="auto" w:fill="auto"/>
            <w:noWrap/>
            <w:vAlign w:val="bottom"/>
            <w:hideMark/>
          </w:tcPr>
          <w:p w14:paraId="33727FFD" w14:textId="77777777" w:rsidR="0002321F" w:rsidRPr="0002321F" w:rsidRDefault="0002321F" w:rsidP="0002321F">
            <w:pPr>
              <w:widowControl/>
              <w:suppressAutoHyphens w:val="0"/>
              <w:jc w:val="right"/>
              <w:rPr>
                <w:ins w:id="10426" w:author="Orion" w:date="2011-07-29T16:45:00Z"/>
                <w:rFonts w:ascii="Calibri" w:eastAsia="Times New Roman" w:hAnsi="Calibri" w:cs="Calibri"/>
                <w:color w:val="000000"/>
                <w:kern w:val="0"/>
                <w:sz w:val="22"/>
                <w:szCs w:val="22"/>
                <w:lang w:eastAsia="es-ES" w:bidi="ar-SA"/>
              </w:rPr>
            </w:pPr>
            <w:ins w:id="10427" w:author="Orion" w:date="2011-07-29T16:45:00Z">
              <w:r w:rsidRPr="0002321F">
                <w:rPr>
                  <w:rFonts w:ascii="Calibri" w:eastAsia="Times New Roman" w:hAnsi="Calibri" w:cs="Calibri"/>
                  <w:color w:val="000000"/>
                  <w:kern w:val="0"/>
                  <w:sz w:val="22"/>
                  <w:szCs w:val="22"/>
                  <w:lang w:eastAsia="es-ES" w:bidi="ar-SA"/>
                </w:rPr>
                <w:t>BIPET</w:t>
              </w:r>
            </w:ins>
          </w:p>
        </w:tc>
        <w:tc>
          <w:tcPr>
            <w:tcW w:w="680" w:type="dxa"/>
            <w:tcBorders>
              <w:top w:val="nil"/>
              <w:left w:val="single" w:sz="4" w:space="0" w:color="auto"/>
              <w:bottom w:val="nil"/>
              <w:right w:val="single" w:sz="4" w:space="0" w:color="auto"/>
            </w:tcBorders>
            <w:shd w:val="clear" w:color="auto" w:fill="auto"/>
            <w:noWrap/>
            <w:vAlign w:val="bottom"/>
            <w:hideMark/>
          </w:tcPr>
          <w:p w14:paraId="4AA4EEFE" w14:textId="77777777" w:rsidR="0002321F" w:rsidRPr="0002321F" w:rsidRDefault="0002321F" w:rsidP="0002321F">
            <w:pPr>
              <w:widowControl/>
              <w:suppressAutoHyphens w:val="0"/>
              <w:rPr>
                <w:ins w:id="10428" w:author="Orion" w:date="2011-07-29T16:45:00Z"/>
                <w:rFonts w:ascii="Calibri" w:eastAsia="Times New Roman" w:hAnsi="Calibri" w:cs="Calibri"/>
                <w:color w:val="000000"/>
                <w:kern w:val="0"/>
                <w:sz w:val="22"/>
                <w:szCs w:val="22"/>
                <w:lang w:eastAsia="es-ES" w:bidi="ar-SA"/>
              </w:rPr>
            </w:pPr>
            <w:ins w:id="1042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4715732" w14:textId="77777777" w:rsidR="0002321F" w:rsidRPr="0002321F" w:rsidRDefault="0002321F" w:rsidP="0002321F">
            <w:pPr>
              <w:widowControl/>
              <w:suppressAutoHyphens w:val="0"/>
              <w:jc w:val="right"/>
              <w:rPr>
                <w:ins w:id="10430" w:author="Orion" w:date="2011-07-29T16:45:00Z"/>
                <w:rFonts w:ascii="Calibri" w:eastAsia="Times New Roman" w:hAnsi="Calibri" w:cs="Calibri"/>
                <w:color w:val="000000"/>
                <w:kern w:val="0"/>
                <w:sz w:val="22"/>
                <w:szCs w:val="22"/>
                <w:lang w:eastAsia="es-ES" w:bidi="ar-SA"/>
              </w:rPr>
            </w:pPr>
            <w:ins w:id="10431" w:author="Orion" w:date="2011-07-29T16:45:00Z">
              <w:r w:rsidRPr="0002321F">
                <w:rPr>
                  <w:rFonts w:ascii="Calibri" w:eastAsia="Times New Roman" w:hAnsi="Calibri" w:cs="Calibri"/>
                  <w:color w:val="000000"/>
                  <w:kern w:val="0"/>
                  <w:sz w:val="22"/>
                  <w:szCs w:val="22"/>
                  <w:lang w:eastAsia="es-ES" w:bidi="ar-SA"/>
                </w:rPr>
                <w:t>50</w:t>
              </w:r>
            </w:ins>
          </w:p>
        </w:tc>
        <w:tc>
          <w:tcPr>
            <w:tcW w:w="1200" w:type="dxa"/>
            <w:tcBorders>
              <w:top w:val="nil"/>
              <w:left w:val="nil"/>
              <w:bottom w:val="single" w:sz="4" w:space="0" w:color="auto"/>
              <w:right w:val="single" w:sz="4" w:space="0" w:color="auto"/>
            </w:tcBorders>
            <w:shd w:val="clear" w:color="auto" w:fill="auto"/>
            <w:noWrap/>
            <w:vAlign w:val="bottom"/>
            <w:hideMark/>
          </w:tcPr>
          <w:p w14:paraId="7B2AF998" w14:textId="77777777" w:rsidR="0002321F" w:rsidRPr="0002321F" w:rsidRDefault="0002321F" w:rsidP="0002321F">
            <w:pPr>
              <w:widowControl/>
              <w:suppressAutoHyphens w:val="0"/>
              <w:jc w:val="right"/>
              <w:rPr>
                <w:ins w:id="10432" w:author="Orion" w:date="2011-07-29T16:45:00Z"/>
                <w:rFonts w:ascii="Calibri" w:eastAsia="Times New Roman" w:hAnsi="Calibri" w:cs="Calibri"/>
                <w:color w:val="000000"/>
                <w:kern w:val="0"/>
                <w:sz w:val="22"/>
                <w:szCs w:val="22"/>
                <w:lang w:eastAsia="es-ES" w:bidi="ar-SA"/>
              </w:rPr>
            </w:pPr>
            <w:ins w:id="10433" w:author="Orion" w:date="2011-07-29T16:45:00Z">
              <w:r w:rsidRPr="0002321F">
                <w:rPr>
                  <w:rFonts w:ascii="Calibri" w:eastAsia="Times New Roman" w:hAnsi="Calibri" w:cs="Calibri"/>
                  <w:color w:val="000000"/>
                  <w:kern w:val="0"/>
                  <w:sz w:val="22"/>
                  <w:szCs w:val="22"/>
                  <w:lang w:eastAsia="es-ES" w:bidi="ar-SA"/>
                </w:rPr>
                <w:t>MINVI</w:t>
              </w:r>
            </w:ins>
          </w:p>
        </w:tc>
        <w:tc>
          <w:tcPr>
            <w:tcW w:w="680" w:type="dxa"/>
            <w:tcBorders>
              <w:top w:val="nil"/>
              <w:left w:val="nil"/>
              <w:bottom w:val="nil"/>
              <w:right w:val="single" w:sz="4" w:space="0" w:color="auto"/>
            </w:tcBorders>
            <w:shd w:val="clear" w:color="auto" w:fill="auto"/>
            <w:noWrap/>
            <w:vAlign w:val="bottom"/>
            <w:hideMark/>
          </w:tcPr>
          <w:p w14:paraId="3AB633A8" w14:textId="77777777" w:rsidR="0002321F" w:rsidRPr="0002321F" w:rsidRDefault="0002321F" w:rsidP="0002321F">
            <w:pPr>
              <w:widowControl/>
              <w:suppressAutoHyphens w:val="0"/>
              <w:rPr>
                <w:ins w:id="10434" w:author="Orion" w:date="2011-07-29T16:45:00Z"/>
                <w:rFonts w:ascii="Calibri" w:eastAsia="Times New Roman" w:hAnsi="Calibri" w:cs="Calibri"/>
                <w:color w:val="000000"/>
                <w:kern w:val="0"/>
                <w:sz w:val="22"/>
                <w:szCs w:val="22"/>
                <w:lang w:eastAsia="es-ES" w:bidi="ar-SA"/>
              </w:rPr>
            </w:pPr>
            <w:ins w:id="1043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E87C2F" w14:textId="77777777" w:rsidR="0002321F" w:rsidRPr="0002321F" w:rsidRDefault="0002321F" w:rsidP="0002321F">
            <w:pPr>
              <w:widowControl/>
              <w:suppressAutoHyphens w:val="0"/>
              <w:jc w:val="right"/>
              <w:rPr>
                <w:ins w:id="10436" w:author="Orion" w:date="2011-07-29T16:45:00Z"/>
                <w:rFonts w:ascii="Calibri" w:eastAsia="Times New Roman" w:hAnsi="Calibri" w:cs="Calibri"/>
                <w:color w:val="000000"/>
                <w:kern w:val="0"/>
                <w:sz w:val="22"/>
                <w:szCs w:val="22"/>
                <w:lang w:eastAsia="es-ES" w:bidi="ar-SA"/>
              </w:rPr>
            </w:pPr>
            <w:ins w:id="10437" w:author="Orion" w:date="2011-07-29T16:45:00Z">
              <w:r w:rsidRPr="0002321F">
                <w:rPr>
                  <w:rFonts w:ascii="Calibri" w:eastAsia="Times New Roman" w:hAnsi="Calibri" w:cs="Calibri"/>
                  <w:color w:val="000000"/>
                  <w:kern w:val="0"/>
                  <w:sz w:val="22"/>
                  <w:szCs w:val="22"/>
                  <w:lang w:eastAsia="es-ES" w:bidi="ar-SA"/>
                </w:rPr>
                <w:t>89</w:t>
              </w:r>
            </w:ins>
          </w:p>
        </w:tc>
        <w:tc>
          <w:tcPr>
            <w:tcW w:w="1100" w:type="dxa"/>
            <w:tcBorders>
              <w:top w:val="nil"/>
              <w:left w:val="nil"/>
              <w:bottom w:val="single" w:sz="4" w:space="0" w:color="auto"/>
              <w:right w:val="single" w:sz="8" w:space="0" w:color="auto"/>
            </w:tcBorders>
            <w:shd w:val="clear" w:color="auto" w:fill="auto"/>
            <w:noWrap/>
            <w:vAlign w:val="bottom"/>
            <w:hideMark/>
          </w:tcPr>
          <w:p w14:paraId="43F11434" w14:textId="77777777" w:rsidR="0002321F" w:rsidRPr="0002321F" w:rsidRDefault="0002321F" w:rsidP="0002321F">
            <w:pPr>
              <w:widowControl/>
              <w:suppressAutoHyphens w:val="0"/>
              <w:jc w:val="right"/>
              <w:rPr>
                <w:ins w:id="10438" w:author="Orion" w:date="2011-07-29T16:45:00Z"/>
                <w:rFonts w:ascii="Calibri" w:eastAsia="Times New Roman" w:hAnsi="Calibri" w:cs="Calibri"/>
                <w:color w:val="000000"/>
                <w:kern w:val="0"/>
                <w:sz w:val="22"/>
                <w:szCs w:val="22"/>
                <w:lang w:eastAsia="es-ES" w:bidi="ar-SA"/>
              </w:rPr>
            </w:pPr>
            <w:ins w:id="10439" w:author="Orion" w:date="2011-07-29T16:45:00Z">
              <w:r w:rsidRPr="0002321F">
                <w:rPr>
                  <w:rFonts w:ascii="Calibri" w:eastAsia="Times New Roman" w:hAnsi="Calibri" w:cs="Calibri"/>
                  <w:color w:val="000000"/>
                  <w:kern w:val="0"/>
                  <w:sz w:val="22"/>
                  <w:szCs w:val="22"/>
                  <w:lang w:eastAsia="es-ES" w:bidi="ar-SA"/>
                </w:rPr>
                <w:t>SULID</w:t>
              </w:r>
            </w:ins>
          </w:p>
        </w:tc>
      </w:tr>
      <w:tr w:rsidR="0002321F" w:rsidRPr="0002321F" w14:paraId="274493BC" w14:textId="77777777" w:rsidTr="0002321F">
        <w:trPr>
          <w:trHeight w:val="300"/>
          <w:ins w:id="1044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0708D8" w14:textId="77777777" w:rsidR="0002321F" w:rsidRPr="0002321F" w:rsidRDefault="0002321F" w:rsidP="0002321F">
            <w:pPr>
              <w:widowControl/>
              <w:suppressAutoHyphens w:val="0"/>
              <w:jc w:val="right"/>
              <w:rPr>
                <w:ins w:id="10441" w:author="Orion" w:date="2011-07-29T16:45:00Z"/>
                <w:rFonts w:ascii="Calibri" w:eastAsia="Times New Roman" w:hAnsi="Calibri" w:cs="Calibri"/>
                <w:color w:val="000000"/>
                <w:kern w:val="0"/>
                <w:sz w:val="22"/>
                <w:szCs w:val="22"/>
                <w:lang w:eastAsia="es-ES" w:bidi="ar-SA"/>
              </w:rPr>
            </w:pPr>
            <w:ins w:id="10442" w:author="Orion" w:date="2011-07-29T16:45:00Z">
              <w:r w:rsidRPr="0002321F">
                <w:rPr>
                  <w:rFonts w:ascii="Calibri" w:eastAsia="Times New Roman" w:hAnsi="Calibri" w:cs="Calibri"/>
                  <w:color w:val="000000"/>
                  <w:kern w:val="0"/>
                  <w:sz w:val="22"/>
                  <w:szCs w:val="22"/>
                  <w:lang w:eastAsia="es-ES" w:bidi="ar-SA"/>
                </w:rPr>
                <w:t>12</w:t>
              </w:r>
            </w:ins>
          </w:p>
        </w:tc>
        <w:tc>
          <w:tcPr>
            <w:tcW w:w="1260" w:type="dxa"/>
            <w:tcBorders>
              <w:top w:val="nil"/>
              <w:left w:val="nil"/>
              <w:bottom w:val="single" w:sz="4" w:space="0" w:color="auto"/>
              <w:right w:val="nil"/>
            </w:tcBorders>
            <w:shd w:val="clear" w:color="auto" w:fill="auto"/>
            <w:noWrap/>
            <w:vAlign w:val="bottom"/>
            <w:hideMark/>
          </w:tcPr>
          <w:p w14:paraId="5CEB2374" w14:textId="77777777" w:rsidR="0002321F" w:rsidRPr="0002321F" w:rsidRDefault="0002321F" w:rsidP="0002321F">
            <w:pPr>
              <w:widowControl/>
              <w:suppressAutoHyphens w:val="0"/>
              <w:jc w:val="right"/>
              <w:rPr>
                <w:ins w:id="10443" w:author="Orion" w:date="2011-07-29T16:45:00Z"/>
                <w:rFonts w:ascii="Calibri" w:eastAsia="Times New Roman" w:hAnsi="Calibri" w:cs="Calibri"/>
                <w:color w:val="000000"/>
                <w:kern w:val="0"/>
                <w:sz w:val="22"/>
                <w:szCs w:val="22"/>
                <w:lang w:eastAsia="es-ES" w:bidi="ar-SA"/>
              </w:rPr>
            </w:pPr>
            <w:ins w:id="10444" w:author="Orion" w:date="2011-07-29T16:45:00Z">
              <w:r w:rsidRPr="0002321F">
                <w:rPr>
                  <w:rFonts w:ascii="Calibri" w:eastAsia="Times New Roman" w:hAnsi="Calibri" w:cs="Calibri"/>
                  <w:color w:val="000000"/>
                  <w:kern w:val="0"/>
                  <w:sz w:val="22"/>
                  <w:szCs w:val="22"/>
                  <w:lang w:eastAsia="es-ES" w:bidi="ar-SA"/>
                </w:rPr>
                <w:t>BISBA</w:t>
              </w:r>
            </w:ins>
          </w:p>
        </w:tc>
        <w:tc>
          <w:tcPr>
            <w:tcW w:w="680" w:type="dxa"/>
            <w:tcBorders>
              <w:top w:val="nil"/>
              <w:left w:val="single" w:sz="4" w:space="0" w:color="auto"/>
              <w:bottom w:val="nil"/>
              <w:right w:val="single" w:sz="4" w:space="0" w:color="auto"/>
            </w:tcBorders>
            <w:shd w:val="clear" w:color="auto" w:fill="auto"/>
            <w:noWrap/>
            <w:vAlign w:val="bottom"/>
            <w:hideMark/>
          </w:tcPr>
          <w:p w14:paraId="43BC02F1" w14:textId="77777777" w:rsidR="0002321F" w:rsidRPr="0002321F" w:rsidRDefault="0002321F" w:rsidP="0002321F">
            <w:pPr>
              <w:widowControl/>
              <w:suppressAutoHyphens w:val="0"/>
              <w:rPr>
                <w:ins w:id="10445" w:author="Orion" w:date="2011-07-29T16:45:00Z"/>
                <w:rFonts w:ascii="Calibri" w:eastAsia="Times New Roman" w:hAnsi="Calibri" w:cs="Calibri"/>
                <w:color w:val="000000"/>
                <w:kern w:val="0"/>
                <w:sz w:val="22"/>
                <w:szCs w:val="22"/>
                <w:lang w:eastAsia="es-ES" w:bidi="ar-SA"/>
              </w:rPr>
            </w:pPr>
            <w:ins w:id="1044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C99D50" w14:textId="77777777" w:rsidR="0002321F" w:rsidRPr="0002321F" w:rsidRDefault="0002321F" w:rsidP="0002321F">
            <w:pPr>
              <w:widowControl/>
              <w:suppressAutoHyphens w:val="0"/>
              <w:jc w:val="right"/>
              <w:rPr>
                <w:ins w:id="10447" w:author="Orion" w:date="2011-07-29T16:45:00Z"/>
                <w:rFonts w:ascii="Calibri" w:eastAsia="Times New Roman" w:hAnsi="Calibri" w:cs="Calibri"/>
                <w:color w:val="000000"/>
                <w:kern w:val="0"/>
                <w:sz w:val="22"/>
                <w:szCs w:val="22"/>
                <w:lang w:eastAsia="es-ES" w:bidi="ar-SA"/>
              </w:rPr>
            </w:pPr>
            <w:ins w:id="10448" w:author="Orion" w:date="2011-07-29T16:45:00Z">
              <w:r w:rsidRPr="0002321F">
                <w:rPr>
                  <w:rFonts w:ascii="Calibri" w:eastAsia="Times New Roman" w:hAnsi="Calibri" w:cs="Calibri"/>
                  <w:color w:val="000000"/>
                  <w:kern w:val="0"/>
                  <w:sz w:val="22"/>
                  <w:szCs w:val="22"/>
                  <w:lang w:eastAsia="es-ES" w:bidi="ar-SA"/>
                </w:rPr>
                <w:t>51</w:t>
              </w:r>
            </w:ins>
          </w:p>
        </w:tc>
        <w:tc>
          <w:tcPr>
            <w:tcW w:w="1200" w:type="dxa"/>
            <w:tcBorders>
              <w:top w:val="nil"/>
              <w:left w:val="nil"/>
              <w:bottom w:val="single" w:sz="4" w:space="0" w:color="auto"/>
              <w:right w:val="single" w:sz="4" w:space="0" w:color="auto"/>
            </w:tcBorders>
            <w:shd w:val="clear" w:color="auto" w:fill="auto"/>
            <w:noWrap/>
            <w:vAlign w:val="bottom"/>
            <w:hideMark/>
          </w:tcPr>
          <w:p w14:paraId="37A4BDA9" w14:textId="77777777" w:rsidR="0002321F" w:rsidRPr="0002321F" w:rsidRDefault="0002321F" w:rsidP="0002321F">
            <w:pPr>
              <w:widowControl/>
              <w:suppressAutoHyphens w:val="0"/>
              <w:jc w:val="right"/>
              <w:rPr>
                <w:ins w:id="10449" w:author="Orion" w:date="2011-07-29T16:45:00Z"/>
                <w:rFonts w:ascii="Calibri" w:eastAsia="Times New Roman" w:hAnsi="Calibri" w:cs="Calibri"/>
                <w:color w:val="000000"/>
                <w:kern w:val="0"/>
                <w:sz w:val="22"/>
                <w:szCs w:val="22"/>
                <w:lang w:eastAsia="es-ES" w:bidi="ar-SA"/>
              </w:rPr>
            </w:pPr>
            <w:ins w:id="10450" w:author="Orion" w:date="2011-07-29T16:45:00Z">
              <w:r w:rsidRPr="0002321F">
                <w:rPr>
                  <w:rFonts w:ascii="Calibri" w:eastAsia="Times New Roman" w:hAnsi="Calibri" w:cs="Calibri"/>
                  <w:color w:val="000000"/>
                  <w:kern w:val="0"/>
                  <w:sz w:val="22"/>
                  <w:szCs w:val="22"/>
                  <w:lang w:eastAsia="es-ES" w:bidi="ar-SA"/>
                </w:rPr>
                <w:t>MITUM</w:t>
              </w:r>
            </w:ins>
          </w:p>
        </w:tc>
        <w:tc>
          <w:tcPr>
            <w:tcW w:w="680" w:type="dxa"/>
            <w:tcBorders>
              <w:top w:val="nil"/>
              <w:left w:val="nil"/>
              <w:bottom w:val="nil"/>
              <w:right w:val="single" w:sz="4" w:space="0" w:color="auto"/>
            </w:tcBorders>
            <w:shd w:val="clear" w:color="auto" w:fill="auto"/>
            <w:noWrap/>
            <w:vAlign w:val="bottom"/>
            <w:hideMark/>
          </w:tcPr>
          <w:p w14:paraId="460CCDB1" w14:textId="77777777" w:rsidR="0002321F" w:rsidRPr="0002321F" w:rsidRDefault="0002321F" w:rsidP="0002321F">
            <w:pPr>
              <w:widowControl/>
              <w:suppressAutoHyphens w:val="0"/>
              <w:rPr>
                <w:ins w:id="10451" w:author="Orion" w:date="2011-07-29T16:45:00Z"/>
                <w:rFonts w:ascii="Calibri" w:eastAsia="Times New Roman" w:hAnsi="Calibri" w:cs="Calibri"/>
                <w:color w:val="000000"/>
                <w:kern w:val="0"/>
                <w:sz w:val="22"/>
                <w:szCs w:val="22"/>
                <w:lang w:eastAsia="es-ES" w:bidi="ar-SA"/>
              </w:rPr>
            </w:pPr>
            <w:ins w:id="1045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43BDC36" w14:textId="77777777" w:rsidR="0002321F" w:rsidRPr="0002321F" w:rsidRDefault="0002321F" w:rsidP="0002321F">
            <w:pPr>
              <w:widowControl/>
              <w:suppressAutoHyphens w:val="0"/>
              <w:jc w:val="right"/>
              <w:rPr>
                <w:ins w:id="10453" w:author="Orion" w:date="2011-07-29T16:45:00Z"/>
                <w:rFonts w:ascii="Calibri" w:eastAsia="Times New Roman" w:hAnsi="Calibri" w:cs="Calibri"/>
                <w:color w:val="000000"/>
                <w:kern w:val="0"/>
                <w:sz w:val="22"/>
                <w:szCs w:val="22"/>
                <w:lang w:eastAsia="es-ES" w:bidi="ar-SA"/>
              </w:rPr>
            </w:pPr>
            <w:ins w:id="10454" w:author="Orion" w:date="2011-07-29T16:45:00Z">
              <w:r w:rsidRPr="0002321F">
                <w:rPr>
                  <w:rFonts w:ascii="Calibri" w:eastAsia="Times New Roman" w:hAnsi="Calibri" w:cs="Calibri"/>
                  <w:color w:val="000000"/>
                  <w:kern w:val="0"/>
                  <w:sz w:val="22"/>
                  <w:szCs w:val="22"/>
                  <w:lang w:eastAsia="es-ES" w:bidi="ar-SA"/>
                </w:rPr>
                <w:t>90</w:t>
              </w:r>
            </w:ins>
          </w:p>
        </w:tc>
        <w:tc>
          <w:tcPr>
            <w:tcW w:w="1100" w:type="dxa"/>
            <w:tcBorders>
              <w:top w:val="nil"/>
              <w:left w:val="nil"/>
              <w:bottom w:val="single" w:sz="4" w:space="0" w:color="auto"/>
              <w:right w:val="single" w:sz="8" w:space="0" w:color="auto"/>
            </w:tcBorders>
            <w:shd w:val="clear" w:color="auto" w:fill="auto"/>
            <w:noWrap/>
            <w:vAlign w:val="bottom"/>
            <w:hideMark/>
          </w:tcPr>
          <w:p w14:paraId="377BE673" w14:textId="77777777" w:rsidR="0002321F" w:rsidRPr="0002321F" w:rsidRDefault="0002321F" w:rsidP="0002321F">
            <w:pPr>
              <w:widowControl/>
              <w:suppressAutoHyphens w:val="0"/>
              <w:jc w:val="right"/>
              <w:rPr>
                <w:ins w:id="10455" w:author="Orion" w:date="2011-07-29T16:45:00Z"/>
                <w:rFonts w:ascii="Calibri" w:eastAsia="Times New Roman" w:hAnsi="Calibri" w:cs="Calibri"/>
                <w:color w:val="000000"/>
                <w:kern w:val="0"/>
                <w:sz w:val="22"/>
                <w:szCs w:val="22"/>
                <w:lang w:eastAsia="es-ES" w:bidi="ar-SA"/>
              </w:rPr>
            </w:pPr>
            <w:ins w:id="10456" w:author="Orion" w:date="2011-07-29T16:45:00Z">
              <w:r w:rsidRPr="0002321F">
                <w:rPr>
                  <w:rFonts w:ascii="Calibri" w:eastAsia="Times New Roman" w:hAnsi="Calibri" w:cs="Calibri"/>
                  <w:color w:val="000000"/>
                  <w:kern w:val="0"/>
                  <w:sz w:val="22"/>
                  <w:szCs w:val="22"/>
                  <w:lang w:eastAsia="es-ES" w:bidi="ar-SA"/>
                </w:rPr>
                <w:t>SUMMO</w:t>
              </w:r>
            </w:ins>
          </w:p>
        </w:tc>
      </w:tr>
      <w:tr w:rsidR="0002321F" w:rsidRPr="0002321F" w14:paraId="44531DEE" w14:textId="77777777" w:rsidTr="0002321F">
        <w:trPr>
          <w:trHeight w:val="300"/>
          <w:ins w:id="1045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E4517E" w14:textId="77777777" w:rsidR="0002321F" w:rsidRPr="0002321F" w:rsidRDefault="0002321F" w:rsidP="0002321F">
            <w:pPr>
              <w:widowControl/>
              <w:suppressAutoHyphens w:val="0"/>
              <w:jc w:val="right"/>
              <w:rPr>
                <w:ins w:id="10458" w:author="Orion" w:date="2011-07-29T16:45:00Z"/>
                <w:rFonts w:ascii="Calibri" w:eastAsia="Times New Roman" w:hAnsi="Calibri" w:cs="Calibri"/>
                <w:color w:val="000000"/>
                <w:kern w:val="0"/>
                <w:sz w:val="22"/>
                <w:szCs w:val="22"/>
                <w:lang w:eastAsia="es-ES" w:bidi="ar-SA"/>
              </w:rPr>
            </w:pPr>
            <w:ins w:id="10459" w:author="Orion" w:date="2011-07-29T16:45:00Z">
              <w:r w:rsidRPr="0002321F">
                <w:rPr>
                  <w:rFonts w:ascii="Calibri" w:eastAsia="Times New Roman" w:hAnsi="Calibri" w:cs="Calibri"/>
                  <w:color w:val="000000"/>
                  <w:kern w:val="0"/>
                  <w:sz w:val="22"/>
                  <w:szCs w:val="22"/>
                  <w:lang w:eastAsia="es-ES" w:bidi="ar-SA"/>
                </w:rPr>
                <w:t>13</w:t>
              </w:r>
            </w:ins>
          </w:p>
        </w:tc>
        <w:tc>
          <w:tcPr>
            <w:tcW w:w="1260" w:type="dxa"/>
            <w:tcBorders>
              <w:top w:val="nil"/>
              <w:left w:val="nil"/>
              <w:bottom w:val="single" w:sz="4" w:space="0" w:color="auto"/>
              <w:right w:val="nil"/>
            </w:tcBorders>
            <w:shd w:val="clear" w:color="auto" w:fill="auto"/>
            <w:noWrap/>
            <w:vAlign w:val="bottom"/>
            <w:hideMark/>
          </w:tcPr>
          <w:p w14:paraId="2E16F91C" w14:textId="77777777" w:rsidR="0002321F" w:rsidRPr="0002321F" w:rsidRDefault="0002321F" w:rsidP="0002321F">
            <w:pPr>
              <w:widowControl/>
              <w:suppressAutoHyphens w:val="0"/>
              <w:jc w:val="right"/>
              <w:rPr>
                <w:ins w:id="10460" w:author="Orion" w:date="2011-07-29T16:45:00Z"/>
                <w:rFonts w:ascii="Calibri" w:eastAsia="Times New Roman" w:hAnsi="Calibri" w:cs="Calibri"/>
                <w:color w:val="000000"/>
                <w:kern w:val="0"/>
                <w:sz w:val="22"/>
                <w:szCs w:val="22"/>
                <w:lang w:eastAsia="es-ES" w:bidi="ar-SA"/>
              </w:rPr>
            </w:pPr>
            <w:ins w:id="10461" w:author="Orion" w:date="2011-07-29T16:45:00Z">
              <w:r w:rsidRPr="0002321F">
                <w:rPr>
                  <w:rFonts w:ascii="Calibri" w:eastAsia="Times New Roman" w:hAnsi="Calibri" w:cs="Calibri"/>
                  <w:color w:val="000000"/>
                  <w:kern w:val="0"/>
                  <w:sz w:val="22"/>
                  <w:szCs w:val="22"/>
                  <w:lang w:eastAsia="es-ES" w:bidi="ar-SA"/>
                </w:rPr>
                <w:t>BLASO</w:t>
              </w:r>
            </w:ins>
          </w:p>
        </w:tc>
        <w:tc>
          <w:tcPr>
            <w:tcW w:w="680" w:type="dxa"/>
            <w:tcBorders>
              <w:top w:val="nil"/>
              <w:left w:val="single" w:sz="4" w:space="0" w:color="auto"/>
              <w:bottom w:val="nil"/>
              <w:right w:val="single" w:sz="4" w:space="0" w:color="auto"/>
            </w:tcBorders>
            <w:shd w:val="clear" w:color="auto" w:fill="auto"/>
            <w:noWrap/>
            <w:vAlign w:val="bottom"/>
            <w:hideMark/>
          </w:tcPr>
          <w:p w14:paraId="425F72B3" w14:textId="77777777" w:rsidR="0002321F" w:rsidRPr="0002321F" w:rsidRDefault="0002321F" w:rsidP="0002321F">
            <w:pPr>
              <w:widowControl/>
              <w:suppressAutoHyphens w:val="0"/>
              <w:rPr>
                <w:ins w:id="10462" w:author="Orion" w:date="2011-07-29T16:45:00Z"/>
                <w:rFonts w:ascii="Calibri" w:eastAsia="Times New Roman" w:hAnsi="Calibri" w:cs="Calibri"/>
                <w:color w:val="000000"/>
                <w:kern w:val="0"/>
                <w:sz w:val="22"/>
                <w:szCs w:val="22"/>
                <w:lang w:eastAsia="es-ES" w:bidi="ar-SA"/>
              </w:rPr>
            </w:pPr>
            <w:ins w:id="1046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C01A76" w14:textId="77777777" w:rsidR="0002321F" w:rsidRPr="0002321F" w:rsidRDefault="0002321F" w:rsidP="0002321F">
            <w:pPr>
              <w:widowControl/>
              <w:suppressAutoHyphens w:val="0"/>
              <w:jc w:val="right"/>
              <w:rPr>
                <w:ins w:id="10464" w:author="Orion" w:date="2011-07-29T16:45:00Z"/>
                <w:rFonts w:ascii="Calibri" w:eastAsia="Times New Roman" w:hAnsi="Calibri" w:cs="Calibri"/>
                <w:color w:val="000000"/>
                <w:kern w:val="0"/>
                <w:sz w:val="22"/>
                <w:szCs w:val="22"/>
                <w:lang w:eastAsia="es-ES" w:bidi="ar-SA"/>
              </w:rPr>
            </w:pPr>
            <w:ins w:id="10465" w:author="Orion" w:date="2011-07-29T16:45:00Z">
              <w:r w:rsidRPr="0002321F">
                <w:rPr>
                  <w:rFonts w:ascii="Calibri" w:eastAsia="Times New Roman" w:hAnsi="Calibri" w:cs="Calibri"/>
                  <w:color w:val="000000"/>
                  <w:kern w:val="0"/>
                  <w:sz w:val="22"/>
                  <w:szCs w:val="22"/>
                  <w:lang w:eastAsia="es-ES" w:bidi="ar-SA"/>
                </w:rPr>
                <w:t>52</w:t>
              </w:r>
            </w:ins>
          </w:p>
        </w:tc>
        <w:tc>
          <w:tcPr>
            <w:tcW w:w="1200" w:type="dxa"/>
            <w:tcBorders>
              <w:top w:val="nil"/>
              <w:left w:val="nil"/>
              <w:bottom w:val="single" w:sz="4" w:space="0" w:color="auto"/>
              <w:right w:val="single" w:sz="4" w:space="0" w:color="auto"/>
            </w:tcBorders>
            <w:shd w:val="clear" w:color="auto" w:fill="auto"/>
            <w:noWrap/>
            <w:vAlign w:val="bottom"/>
            <w:hideMark/>
          </w:tcPr>
          <w:p w14:paraId="7EC40E1C" w14:textId="77777777" w:rsidR="0002321F" w:rsidRPr="0002321F" w:rsidRDefault="0002321F" w:rsidP="0002321F">
            <w:pPr>
              <w:widowControl/>
              <w:suppressAutoHyphens w:val="0"/>
              <w:jc w:val="right"/>
              <w:rPr>
                <w:ins w:id="10466" w:author="Orion" w:date="2011-07-29T16:45:00Z"/>
                <w:rFonts w:ascii="Calibri" w:eastAsia="Times New Roman" w:hAnsi="Calibri" w:cs="Calibri"/>
                <w:color w:val="000000"/>
                <w:kern w:val="0"/>
                <w:sz w:val="22"/>
                <w:szCs w:val="22"/>
                <w:lang w:eastAsia="es-ES" w:bidi="ar-SA"/>
              </w:rPr>
            </w:pPr>
            <w:ins w:id="10467" w:author="Orion" w:date="2011-07-29T16:45:00Z">
              <w:r w:rsidRPr="0002321F">
                <w:rPr>
                  <w:rFonts w:ascii="Calibri" w:eastAsia="Times New Roman" w:hAnsi="Calibri" w:cs="Calibri"/>
                  <w:color w:val="000000"/>
                  <w:kern w:val="0"/>
                  <w:sz w:val="22"/>
                  <w:szCs w:val="22"/>
                  <w:lang w:eastAsia="es-ES" w:bidi="ar-SA"/>
                </w:rPr>
                <w:t>MUDOS</w:t>
              </w:r>
            </w:ins>
          </w:p>
        </w:tc>
        <w:tc>
          <w:tcPr>
            <w:tcW w:w="680" w:type="dxa"/>
            <w:tcBorders>
              <w:top w:val="nil"/>
              <w:left w:val="nil"/>
              <w:bottom w:val="nil"/>
              <w:right w:val="single" w:sz="4" w:space="0" w:color="auto"/>
            </w:tcBorders>
            <w:shd w:val="clear" w:color="auto" w:fill="auto"/>
            <w:noWrap/>
            <w:vAlign w:val="bottom"/>
            <w:hideMark/>
          </w:tcPr>
          <w:p w14:paraId="425E41EE" w14:textId="77777777" w:rsidR="0002321F" w:rsidRPr="0002321F" w:rsidRDefault="0002321F" w:rsidP="0002321F">
            <w:pPr>
              <w:widowControl/>
              <w:suppressAutoHyphens w:val="0"/>
              <w:rPr>
                <w:ins w:id="10468" w:author="Orion" w:date="2011-07-29T16:45:00Z"/>
                <w:rFonts w:ascii="Calibri" w:eastAsia="Times New Roman" w:hAnsi="Calibri" w:cs="Calibri"/>
                <w:color w:val="000000"/>
                <w:kern w:val="0"/>
                <w:sz w:val="22"/>
                <w:szCs w:val="22"/>
                <w:lang w:eastAsia="es-ES" w:bidi="ar-SA"/>
              </w:rPr>
            </w:pPr>
            <w:ins w:id="1046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51427BF" w14:textId="77777777" w:rsidR="0002321F" w:rsidRPr="0002321F" w:rsidRDefault="0002321F" w:rsidP="0002321F">
            <w:pPr>
              <w:widowControl/>
              <w:suppressAutoHyphens w:val="0"/>
              <w:jc w:val="right"/>
              <w:rPr>
                <w:ins w:id="10470" w:author="Orion" w:date="2011-07-29T16:45:00Z"/>
                <w:rFonts w:ascii="Calibri" w:eastAsia="Times New Roman" w:hAnsi="Calibri" w:cs="Calibri"/>
                <w:color w:val="000000"/>
                <w:kern w:val="0"/>
                <w:sz w:val="22"/>
                <w:szCs w:val="22"/>
                <w:lang w:eastAsia="es-ES" w:bidi="ar-SA"/>
              </w:rPr>
            </w:pPr>
            <w:ins w:id="10471" w:author="Orion" w:date="2011-07-29T16:45:00Z">
              <w:r w:rsidRPr="0002321F">
                <w:rPr>
                  <w:rFonts w:ascii="Calibri" w:eastAsia="Times New Roman" w:hAnsi="Calibri" w:cs="Calibri"/>
                  <w:color w:val="000000"/>
                  <w:kern w:val="0"/>
                  <w:sz w:val="22"/>
                  <w:szCs w:val="22"/>
                  <w:lang w:eastAsia="es-ES" w:bidi="ar-SA"/>
                </w:rPr>
                <w:t>91</w:t>
              </w:r>
            </w:ins>
          </w:p>
        </w:tc>
        <w:tc>
          <w:tcPr>
            <w:tcW w:w="1100" w:type="dxa"/>
            <w:tcBorders>
              <w:top w:val="nil"/>
              <w:left w:val="nil"/>
              <w:bottom w:val="single" w:sz="4" w:space="0" w:color="auto"/>
              <w:right w:val="single" w:sz="8" w:space="0" w:color="auto"/>
            </w:tcBorders>
            <w:shd w:val="clear" w:color="auto" w:fill="auto"/>
            <w:noWrap/>
            <w:vAlign w:val="bottom"/>
            <w:hideMark/>
          </w:tcPr>
          <w:p w14:paraId="61458D85" w14:textId="77777777" w:rsidR="0002321F" w:rsidRPr="0002321F" w:rsidRDefault="0002321F" w:rsidP="0002321F">
            <w:pPr>
              <w:widowControl/>
              <w:suppressAutoHyphens w:val="0"/>
              <w:jc w:val="right"/>
              <w:rPr>
                <w:ins w:id="10472" w:author="Orion" w:date="2011-07-29T16:45:00Z"/>
                <w:rFonts w:ascii="Calibri" w:eastAsia="Times New Roman" w:hAnsi="Calibri" w:cs="Calibri"/>
                <w:color w:val="000000"/>
                <w:kern w:val="0"/>
                <w:sz w:val="22"/>
                <w:szCs w:val="22"/>
                <w:lang w:eastAsia="es-ES" w:bidi="ar-SA"/>
              </w:rPr>
            </w:pPr>
            <w:ins w:id="10473" w:author="Orion" w:date="2011-07-29T16:45:00Z">
              <w:r w:rsidRPr="0002321F">
                <w:rPr>
                  <w:rFonts w:ascii="Calibri" w:eastAsia="Times New Roman" w:hAnsi="Calibri" w:cs="Calibri"/>
                  <w:color w:val="000000"/>
                  <w:kern w:val="0"/>
                  <w:sz w:val="22"/>
                  <w:szCs w:val="22"/>
                  <w:lang w:eastAsia="es-ES" w:bidi="ar-SA"/>
                </w:rPr>
                <w:t>SURCO</w:t>
              </w:r>
            </w:ins>
          </w:p>
        </w:tc>
      </w:tr>
      <w:tr w:rsidR="0002321F" w:rsidRPr="0002321F" w14:paraId="6FC05BC3" w14:textId="77777777" w:rsidTr="0002321F">
        <w:trPr>
          <w:trHeight w:val="300"/>
          <w:ins w:id="1047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AFFB8B" w14:textId="77777777" w:rsidR="0002321F" w:rsidRPr="0002321F" w:rsidRDefault="0002321F" w:rsidP="0002321F">
            <w:pPr>
              <w:widowControl/>
              <w:suppressAutoHyphens w:val="0"/>
              <w:jc w:val="right"/>
              <w:rPr>
                <w:ins w:id="10475" w:author="Orion" w:date="2011-07-29T16:45:00Z"/>
                <w:rFonts w:ascii="Calibri" w:eastAsia="Times New Roman" w:hAnsi="Calibri" w:cs="Calibri"/>
                <w:color w:val="000000"/>
                <w:kern w:val="0"/>
                <w:sz w:val="22"/>
                <w:szCs w:val="22"/>
                <w:lang w:eastAsia="es-ES" w:bidi="ar-SA"/>
              </w:rPr>
            </w:pPr>
            <w:ins w:id="10476" w:author="Orion" w:date="2011-07-29T16:45:00Z">
              <w:r w:rsidRPr="0002321F">
                <w:rPr>
                  <w:rFonts w:ascii="Calibri" w:eastAsia="Times New Roman" w:hAnsi="Calibri" w:cs="Calibri"/>
                  <w:color w:val="000000"/>
                  <w:kern w:val="0"/>
                  <w:sz w:val="22"/>
                  <w:szCs w:val="22"/>
                  <w:lang w:eastAsia="es-ES" w:bidi="ar-SA"/>
                </w:rPr>
                <w:t>14</w:t>
              </w:r>
            </w:ins>
          </w:p>
        </w:tc>
        <w:tc>
          <w:tcPr>
            <w:tcW w:w="1260" w:type="dxa"/>
            <w:tcBorders>
              <w:top w:val="nil"/>
              <w:left w:val="nil"/>
              <w:bottom w:val="single" w:sz="4" w:space="0" w:color="auto"/>
              <w:right w:val="nil"/>
            </w:tcBorders>
            <w:shd w:val="clear" w:color="auto" w:fill="auto"/>
            <w:noWrap/>
            <w:vAlign w:val="bottom"/>
            <w:hideMark/>
          </w:tcPr>
          <w:p w14:paraId="5151D34B" w14:textId="77777777" w:rsidR="0002321F" w:rsidRPr="0002321F" w:rsidRDefault="0002321F" w:rsidP="0002321F">
            <w:pPr>
              <w:widowControl/>
              <w:suppressAutoHyphens w:val="0"/>
              <w:jc w:val="right"/>
              <w:rPr>
                <w:ins w:id="10477" w:author="Orion" w:date="2011-07-29T16:45:00Z"/>
                <w:rFonts w:ascii="Calibri" w:eastAsia="Times New Roman" w:hAnsi="Calibri" w:cs="Calibri"/>
                <w:color w:val="000000"/>
                <w:kern w:val="0"/>
                <w:sz w:val="22"/>
                <w:szCs w:val="22"/>
                <w:lang w:eastAsia="es-ES" w:bidi="ar-SA"/>
              </w:rPr>
            </w:pPr>
            <w:ins w:id="10478" w:author="Orion" w:date="2011-07-29T16:45:00Z">
              <w:r w:rsidRPr="0002321F">
                <w:rPr>
                  <w:rFonts w:ascii="Calibri" w:eastAsia="Times New Roman" w:hAnsi="Calibri" w:cs="Calibri"/>
                  <w:color w:val="000000"/>
                  <w:kern w:val="0"/>
                  <w:sz w:val="22"/>
                  <w:szCs w:val="22"/>
                  <w:lang w:eastAsia="es-ES" w:bidi="ar-SA"/>
                </w:rPr>
                <w:t>BOLKA</w:t>
              </w:r>
            </w:ins>
          </w:p>
        </w:tc>
        <w:tc>
          <w:tcPr>
            <w:tcW w:w="680" w:type="dxa"/>
            <w:tcBorders>
              <w:top w:val="nil"/>
              <w:left w:val="single" w:sz="4" w:space="0" w:color="auto"/>
              <w:bottom w:val="nil"/>
              <w:right w:val="single" w:sz="4" w:space="0" w:color="auto"/>
            </w:tcBorders>
            <w:shd w:val="clear" w:color="auto" w:fill="auto"/>
            <w:noWrap/>
            <w:vAlign w:val="bottom"/>
            <w:hideMark/>
          </w:tcPr>
          <w:p w14:paraId="4B23CF3E" w14:textId="77777777" w:rsidR="0002321F" w:rsidRPr="0002321F" w:rsidRDefault="0002321F" w:rsidP="0002321F">
            <w:pPr>
              <w:widowControl/>
              <w:suppressAutoHyphens w:val="0"/>
              <w:rPr>
                <w:ins w:id="10479" w:author="Orion" w:date="2011-07-29T16:45:00Z"/>
                <w:rFonts w:ascii="Calibri" w:eastAsia="Times New Roman" w:hAnsi="Calibri" w:cs="Calibri"/>
                <w:color w:val="000000"/>
                <w:kern w:val="0"/>
                <w:sz w:val="22"/>
                <w:szCs w:val="22"/>
                <w:lang w:eastAsia="es-ES" w:bidi="ar-SA"/>
              </w:rPr>
            </w:pPr>
            <w:ins w:id="1048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D2660D" w14:textId="77777777" w:rsidR="0002321F" w:rsidRPr="0002321F" w:rsidRDefault="0002321F" w:rsidP="0002321F">
            <w:pPr>
              <w:widowControl/>
              <w:suppressAutoHyphens w:val="0"/>
              <w:jc w:val="right"/>
              <w:rPr>
                <w:ins w:id="10481" w:author="Orion" w:date="2011-07-29T16:45:00Z"/>
                <w:rFonts w:ascii="Calibri" w:eastAsia="Times New Roman" w:hAnsi="Calibri" w:cs="Calibri"/>
                <w:color w:val="000000"/>
                <w:kern w:val="0"/>
                <w:sz w:val="22"/>
                <w:szCs w:val="22"/>
                <w:lang w:eastAsia="es-ES" w:bidi="ar-SA"/>
              </w:rPr>
            </w:pPr>
            <w:ins w:id="10482" w:author="Orion" w:date="2011-07-29T16:45:00Z">
              <w:r w:rsidRPr="0002321F">
                <w:rPr>
                  <w:rFonts w:ascii="Calibri" w:eastAsia="Times New Roman" w:hAnsi="Calibri" w:cs="Calibri"/>
                  <w:color w:val="000000"/>
                  <w:kern w:val="0"/>
                  <w:sz w:val="22"/>
                  <w:szCs w:val="22"/>
                  <w:lang w:eastAsia="es-ES" w:bidi="ar-SA"/>
                </w:rPr>
                <w:t>53</w:t>
              </w:r>
            </w:ins>
          </w:p>
        </w:tc>
        <w:tc>
          <w:tcPr>
            <w:tcW w:w="1200" w:type="dxa"/>
            <w:tcBorders>
              <w:top w:val="nil"/>
              <w:left w:val="nil"/>
              <w:bottom w:val="single" w:sz="4" w:space="0" w:color="auto"/>
              <w:right w:val="single" w:sz="4" w:space="0" w:color="auto"/>
            </w:tcBorders>
            <w:shd w:val="clear" w:color="auto" w:fill="auto"/>
            <w:noWrap/>
            <w:vAlign w:val="bottom"/>
            <w:hideMark/>
          </w:tcPr>
          <w:p w14:paraId="1DA1C31D" w14:textId="77777777" w:rsidR="0002321F" w:rsidRPr="0002321F" w:rsidRDefault="0002321F" w:rsidP="0002321F">
            <w:pPr>
              <w:widowControl/>
              <w:suppressAutoHyphens w:val="0"/>
              <w:jc w:val="right"/>
              <w:rPr>
                <w:ins w:id="10483" w:author="Orion" w:date="2011-07-29T16:45:00Z"/>
                <w:rFonts w:ascii="Calibri" w:eastAsia="Times New Roman" w:hAnsi="Calibri" w:cs="Calibri"/>
                <w:color w:val="000000"/>
                <w:kern w:val="0"/>
                <w:sz w:val="22"/>
                <w:szCs w:val="22"/>
                <w:lang w:eastAsia="es-ES" w:bidi="ar-SA"/>
              </w:rPr>
            </w:pPr>
            <w:ins w:id="10484" w:author="Orion" w:date="2011-07-29T16:45:00Z">
              <w:r w:rsidRPr="0002321F">
                <w:rPr>
                  <w:rFonts w:ascii="Calibri" w:eastAsia="Times New Roman" w:hAnsi="Calibri" w:cs="Calibri"/>
                  <w:color w:val="000000"/>
                  <w:kern w:val="0"/>
                  <w:sz w:val="22"/>
                  <w:szCs w:val="22"/>
                  <w:lang w:eastAsia="es-ES" w:bidi="ar-SA"/>
                </w:rPr>
                <w:t>NELAS</w:t>
              </w:r>
            </w:ins>
          </w:p>
        </w:tc>
        <w:tc>
          <w:tcPr>
            <w:tcW w:w="680" w:type="dxa"/>
            <w:tcBorders>
              <w:top w:val="nil"/>
              <w:left w:val="nil"/>
              <w:bottom w:val="nil"/>
              <w:right w:val="single" w:sz="4" w:space="0" w:color="auto"/>
            </w:tcBorders>
            <w:shd w:val="clear" w:color="auto" w:fill="auto"/>
            <w:noWrap/>
            <w:vAlign w:val="bottom"/>
            <w:hideMark/>
          </w:tcPr>
          <w:p w14:paraId="61C6E076" w14:textId="77777777" w:rsidR="0002321F" w:rsidRPr="0002321F" w:rsidRDefault="0002321F" w:rsidP="0002321F">
            <w:pPr>
              <w:widowControl/>
              <w:suppressAutoHyphens w:val="0"/>
              <w:rPr>
                <w:ins w:id="10485" w:author="Orion" w:date="2011-07-29T16:45:00Z"/>
                <w:rFonts w:ascii="Calibri" w:eastAsia="Times New Roman" w:hAnsi="Calibri" w:cs="Calibri"/>
                <w:color w:val="000000"/>
                <w:kern w:val="0"/>
                <w:sz w:val="22"/>
                <w:szCs w:val="22"/>
                <w:lang w:eastAsia="es-ES" w:bidi="ar-SA"/>
              </w:rPr>
            </w:pPr>
            <w:ins w:id="1048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9E0029" w14:textId="77777777" w:rsidR="0002321F" w:rsidRPr="0002321F" w:rsidRDefault="0002321F" w:rsidP="0002321F">
            <w:pPr>
              <w:widowControl/>
              <w:suppressAutoHyphens w:val="0"/>
              <w:jc w:val="right"/>
              <w:rPr>
                <w:ins w:id="10487" w:author="Orion" w:date="2011-07-29T16:45:00Z"/>
                <w:rFonts w:ascii="Calibri" w:eastAsia="Times New Roman" w:hAnsi="Calibri" w:cs="Calibri"/>
                <w:color w:val="000000"/>
                <w:kern w:val="0"/>
                <w:sz w:val="22"/>
                <w:szCs w:val="22"/>
                <w:lang w:eastAsia="es-ES" w:bidi="ar-SA"/>
              </w:rPr>
            </w:pPr>
            <w:ins w:id="10488" w:author="Orion" w:date="2011-07-29T16:45:00Z">
              <w:r w:rsidRPr="0002321F">
                <w:rPr>
                  <w:rFonts w:ascii="Calibri" w:eastAsia="Times New Roman" w:hAnsi="Calibri" w:cs="Calibri"/>
                  <w:color w:val="000000"/>
                  <w:kern w:val="0"/>
                  <w:sz w:val="22"/>
                  <w:szCs w:val="22"/>
                  <w:lang w:eastAsia="es-ES" w:bidi="ar-SA"/>
                </w:rPr>
                <w:t>92</w:t>
              </w:r>
            </w:ins>
          </w:p>
        </w:tc>
        <w:tc>
          <w:tcPr>
            <w:tcW w:w="1100" w:type="dxa"/>
            <w:tcBorders>
              <w:top w:val="nil"/>
              <w:left w:val="nil"/>
              <w:bottom w:val="single" w:sz="4" w:space="0" w:color="auto"/>
              <w:right w:val="single" w:sz="8" w:space="0" w:color="auto"/>
            </w:tcBorders>
            <w:shd w:val="clear" w:color="auto" w:fill="auto"/>
            <w:noWrap/>
            <w:vAlign w:val="bottom"/>
            <w:hideMark/>
          </w:tcPr>
          <w:p w14:paraId="3978F0F3" w14:textId="77777777" w:rsidR="0002321F" w:rsidRPr="0002321F" w:rsidRDefault="0002321F" w:rsidP="0002321F">
            <w:pPr>
              <w:widowControl/>
              <w:suppressAutoHyphens w:val="0"/>
              <w:jc w:val="right"/>
              <w:rPr>
                <w:ins w:id="10489" w:author="Orion" w:date="2011-07-29T16:45:00Z"/>
                <w:rFonts w:ascii="Calibri" w:eastAsia="Times New Roman" w:hAnsi="Calibri" w:cs="Calibri"/>
                <w:color w:val="000000"/>
                <w:kern w:val="0"/>
                <w:sz w:val="22"/>
                <w:szCs w:val="22"/>
                <w:lang w:eastAsia="es-ES" w:bidi="ar-SA"/>
              </w:rPr>
            </w:pPr>
            <w:ins w:id="10490" w:author="Orion" w:date="2011-07-29T16:45:00Z">
              <w:r w:rsidRPr="0002321F">
                <w:rPr>
                  <w:rFonts w:ascii="Calibri" w:eastAsia="Times New Roman" w:hAnsi="Calibri" w:cs="Calibri"/>
                  <w:color w:val="000000"/>
                  <w:kern w:val="0"/>
                  <w:sz w:val="22"/>
                  <w:szCs w:val="22"/>
                  <w:lang w:eastAsia="es-ES" w:bidi="ar-SA"/>
                </w:rPr>
                <w:t>TEDRI</w:t>
              </w:r>
            </w:ins>
          </w:p>
        </w:tc>
      </w:tr>
      <w:tr w:rsidR="0002321F" w:rsidRPr="0002321F" w14:paraId="0AD7EDBE" w14:textId="77777777" w:rsidTr="0002321F">
        <w:trPr>
          <w:trHeight w:val="300"/>
          <w:ins w:id="1049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18D3E9A" w14:textId="77777777" w:rsidR="0002321F" w:rsidRPr="0002321F" w:rsidRDefault="0002321F" w:rsidP="0002321F">
            <w:pPr>
              <w:widowControl/>
              <w:suppressAutoHyphens w:val="0"/>
              <w:jc w:val="right"/>
              <w:rPr>
                <w:ins w:id="10492" w:author="Orion" w:date="2011-07-29T16:45:00Z"/>
                <w:rFonts w:ascii="Calibri" w:eastAsia="Times New Roman" w:hAnsi="Calibri" w:cs="Calibri"/>
                <w:color w:val="000000"/>
                <w:kern w:val="0"/>
                <w:sz w:val="22"/>
                <w:szCs w:val="22"/>
                <w:lang w:eastAsia="es-ES" w:bidi="ar-SA"/>
              </w:rPr>
            </w:pPr>
            <w:ins w:id="10493" w:author="Orion" w:date="2011-07-29T16:45:00Z">
              <w:r w:rsidRPr="0002321F">
                <w:rPr>
                  <w:rFonts w:ascii="Calibri" w:eastAsia="Times New Roman" w:hAnsi="Calibri" w:cs="Calibri"/>
                  <w:color w:val="000000"/>
                  <w:kern w:val="0"/>
                  <w:sz w:val="22"/>
                  <w:szCs w:val="22"/>
                  <w:lang w:eastAsia="es-ES" w:bidi="ar-SA"/>
                </w:rPr>
                <w:t>15</w:t>
              </w:r>
            </w:ins>
          </w:p>
        </w:tc>
        <w:tc>
          <w:tcPr>
            <w:tcW w:w="1260" w:type="dxa"/>
            <w:tcBorders>
              <w:top w:val="nil"/>
              <w:left w:val="nil"/>
              <w:bottom w:val="single" w:sz="4" w:space="0" w:color="auto"/>
              <w:right w:val="nil"/>
            </w:tcBorders>
            <w:shd w:val="clear" w:color="auto" w:fill="auto"/>
            <w:noWrap/>
            <w:vAlign w:val="bottom"/>
            <w:hideMark/>
          </w:tcPr>
          <w:p w14:paraId="62A77009" w14:textId="77777777" w:rsidR="0002321F" w:rsidRPr="0002321F" w:rsidRDefault="0002321F" w:rsidP="0002321F">
            <w:pPr>
              <w:widowControl/>
              <w:suppressAutoHyphens w:val="0"/>
              <w:jc w:val="right"/>
              <w:rPr>
                <w:ins w:id="10494" w:author="Orion" w:date="2011-07-29T16:45:00Z"/>
                <w:rFonts w:ascii="Calibri" w:eastAsia="Times New Roman" w:hAnsi="Calibri" w:cs="Calibri"/>
                <w:color w:val="000000"/>
                <w:kern w:val="0"/>
                <w:sz w:val="22"/>
                <w:szCs w:val="22"/>
                <w:lang w:eastAsia="es-ES" w:bidi="ar-SA"/>
              </w:rPr>
            </w:pPr>
            <w:ins w:id="10495" w:author="Orion" w:date="2011-07-29T16:45:00Z">
              <w:r w:rsidRPr="0002321F">
                <w:rPr>
                  <w:rFonts w:ascii="Calibri" w:eastAsia="Times New Roman" w:hAnsi="Calibri" w:cs="Calibri"/>
                  <w:color w:val="000000"/>
                  <w:kern w:val="0"/>
                  <w:sz w:val="22"/>
                  <w:szCs w:val="22"/>
                  <w:lang w:eastAsia="es-ES" w:bidi="ar-SA"/>
                </w:rPr>
                <w:t>BRA</w:t>
              </w:r>
            </w:ins>
          </w:p>
        </w:tc>
        <w:tc>
          <w:tcPr>
            <w:tcW w:w="680" w:type="dxa"/>
            <w:tcBorders>
              <w:top w:val="nil"/>
              <w:left w:val="single" w:sz="4" w:space="0" w:color="auto"/>
              <w:bottom w:val="nil"/>
              <w:right w:val="single" w:sz="4" w:space="0" w:color="auto"/>
            </w:tcBorders>
            <w:shd w:val="clear" w:color="auto" w:fill="auto"/>
            <w:noWrap/>
            <w:vAlign w:val="bottom"/>
            <w:hideMark/>
          </w:tcPr>
          <w:p w14:paraId="4C81FE28" w14:textId="77777777" w:rsidR="0002321F" w:rsidRPr="0002321F" w:rsidRDefault="0002321F" w:rsidP="0002321F">
            <w:pPr>
              <w:widowControl/>
              <w:suppressAutoHyphens w:val="0"/>
              <w:rPr>
                <w:ins w:id="10496" w:author="Orion" w:date="2011-07-29T16:45:00Z"/>
                <w:rFonts w:ascii="Calibri" w:eastAsia="Times New Roman" w:hAnsi="Calibri" w:cs="Calibri"/>
                <w:color w:val="000000"/>
                <w:kern w:val="0"/>
                <w:sz w:val="22"/>
                <w:szCs w:val="22"/>
                <w:lang w:eastAsia="es-ES" w:bidi="ar-SA"/>
              </w:rPr>
            </w:pPr>
            <w:ins w:id="1049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002C29" w14:textId="77777777" w:rsidR="0002321F" w:rsidRPr="0002321F" w:rsidRDefault="0002321F" w:rsidP="0002321F">
            <w:pPr>
              <w:widowControl/>
              <w:suppressAutoHyphens w:val="0"/>
              <w:jc w:val="right"/>
              <w:rPr>
                <w:ins w:id="10498" w:author="Orion" w:date="2011-07-29T16:45:00Z"/>
                <w:rFonts w:ascii="Calibri" w:eastAsia="Times New Roman" w:hAnsi="Calibri" w:cs="Calibri"/>
                <w:color w:val="000000"/>
                <w:kern w:val="0"/>
                <w:sz w:val="22"/>
                <w:szCs w:val="22"/>
                <w:lang w:eastAsia="es-ES" w:bidi="ar-SA"/>
              </w:rPr>
            </w:pPr>
            <w:ins w:id="10499" w:author="Orion" w:date="2011-07-29T16:45:00Z">
              <w:r w:rsidRPr="0002321F">
                <w:rPr>
                  <w:rFonts w:ascii="Calibri" w:eastAsia="Times New Roman" w:hAnsi="Calibri" w:cs="Calibri"/>
                  <w:color w:val="000000"/>
                  <w:kern w:val="0"/>
                  <w:sz w:val="22"/>
                  <w:szCs w:val="22"/>
                  <w:lang w:eastAsia="es-ES" w:bidi="ar-SA"/>
                </w:rPr>
                <w:t>54</w:t>
              </w:r>
            </w:ins>
          </w:p>
        </w:tc>
        <w:tc>
          <w:tcPr>
            <w:tcW w:w="1200" w:type="dxa"/>
            <w:tcBorders>
              <w:top w:val="nil"/>
              <w:left w:val="nil"/>
              <w:bottom w:val="single" w:sz="4" w:space="0" w:color="auto"/>
              <w:right w:val="single" w:sz="4" w:space="0" w:color="auto"/>
            </w:tcBorders>
            <w:shd w:val="clear" w:color="auto" w:fill="auto"/>
            <w:noWrap/>
            <w:vAlign w:val="bottom"/>
            <w:hideMark/>
          </w:tcPr>
          <w:p w14:paraId="4BAADC63" w14:textId="77777777" w:rsidR="0002321F" w:rsidRPr="0002321F" w:rsidRDefault="0002321F" w:rsidP="0002321F">
            <w:pPr>
              <w:widowControl/>
              <w:suppressAutoHyphens w:val="0"/>
              <w:jc w:val="right"/>
              <w:rPr>
                <w:ins w:id="10500" w:author="Orion" w:date="2011-07-29T16:45:00Z"/>
                <w:rFonts w:ascii="Calibri" w:eastAsia="Times New Roman" w:hAnsi="Calibri" w:cs="Calibri"/>
                <w:color w:val="000000"/>
                <w:kern w:val="0"/>
                <w:sz w:val="22"/>
                <w:szCs w:val="22"/>
                <w:lang w:eastAsia="es-ES" w:bidi="ar-SA"/>
              </w:rPr>
            </w:pPr>
            <w:ins w:id="10501" w:author="Orion" w:date="2011-07-29T16:45:00Z">
              <w:r w:rsidRPr="0002321F">
                <w:rPr>
                  <w:rFonts w:ascii="Calibri" w:eastAsia="Times New Roman" w:hAnsi="Calibri" w:cs="Calibri"/>
                  <w:color w:val="000000"/>
                  <w:kern w:val="0"/>
                  <w:sz w:val="22"/>
                  <w:szCs w:val="22"/>
                  <w:lang w:eastAsia="es-ES" w:bidi="ar-SA"/>
                </w:rPr>
                <w:t>NETOS</w:t>
              </w:r>
            </w:ins>
          </w:p>
        </w:tc>
        <w:tc>
          <w:tcPr>
            <w:tcW w:w="680" w:type="dxa"/>
            <w:tcBorders>
              <w:top w:val="nil"/>
              <w:left w:val="nil"/>
              <w:bottom w:val="nil"/>
              <w:right w:val="single" w:sz="4" w:space="0" w:color="auto"/>
            </w:tcBorders>
            <w:shd w:val="clear" w:color="auto" w:fill="auto"/>
            <w:noWrap/>
            <w:vAlign w:val="bottom"/>
            <w:hideMark/>
          </w:tcPr>
          <w:p w14:paraId="74D5A458" w14:textId="77777777" w:rsidR="0002321F" w:rsidRPr="0002321F" w:rsidRDefault="0002321F" w:rsidP="0002321F">
            <w:pPr>
              <w:widowControl/>
              <w:suppressAutoHyphens w:val="0"/>
              <w:rPr>
                <w:ins w:id="10502" w:author="Orion" w:date="2011-07-29T16:45:00Z"/>
                <w:rFonts w:ascii="Calibri" w:eastAsia="Times New Roman" w:hAnsi="Calibri" w:cs="Calibri"/>
                <w:color w:val="000000"/>
                <w:kern w:val="0"/>
                <w:sz w:val="22"/>
                <w:szCs w:val="22"/>
                <w:lang w:eastAsia="es-ES" w:bidi="ar-SA"/>
              </w:rPr>
            </w:pPr>
            <w:ins w:id="1050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0EB0C4" w14:textId="77777777" w:rsidR="0002321F" w:rsidRPr="0002321F" w:rsidRDefault="0002321F" w:rsidP="0002321F">
            <w:pPr>
              <w:widowControl/>
              <w:suppressAutoHyphens w:val="0"/>
              <w:jc w:val="right"/>
              <w:rPr>
                <w:ins w:id="10504" w:author="Orion" w:date="2011-07-29T16:45:00Z"/>
                <w:rFonts w:ascii="Calibri" w:eastAsia="Times New Roman" w:hAnsi="Calibri" w:cs="Calibri"/>
                <w:color w:val="000000"/>
                <w:kern w:val="0"/>
                <w:sz w:val="22"/>
                <w:szCs w:val="22"/>
                <w:lang w:eastAsia="es-ES" w:bidi="ar-SA"/>
              </w:rPr>
            </w:pPr>
            <w:ins w:id="10505" w:author="Orion" w:date="2011-07-29T16:45:00Z">
              <w:r w:rsidRPr="0002321F">
                <w:rPr>
                  <w:rFonts w:ascii="Calibri" w:eastAsia="Times New Roman" w:hAnsi="Calibri" w:cs="Calibri"/>
                  <w:color w:val="000000"/>
                  <w:kern w:val="0"/>
                  <w:sz w:val="22"/>
                  <w:szCs w:val="22"/>
                  <w:lang w:eastAsia="es-ES" w:bidi="ar-SA"/>
                </w:rPr>
                <w:t>93</w:t>
              </w:r>
            </w:ins>
          </w:p>
        </w:tc>
        <w:tc>
          <w:tcPr>
            <w:tcW w:w="1100" w:type="dxa"/>
            <w:tcBorders>
              <w:top w:val="nil"/>
              <w:left w:val="nil"/>
              <w:bottom w:val="single" w:sz="4" w:space="0" w:color="auto"/>
              <w:right w:val="single" w:sz="8" w:space="0" w:color="auto"/>
            </w:tcBorders>
            <w:shd w:val="clear" w:color="auto" w:fill="auto"/>
            <w:noWrap/>
            <w:vAlign w:val="bottom"/>
            <w:hideMark/>
          </w:tcPr>
          <w:p w14:paraId="25A01F27" w14:textId="77777777" w:rsidR="0002321F" w:rsidRPr="0002321F" w:rsidRDefault="0002321F" w:rsidP="0002321F">
            <w:pPr>
              <w:widowControl/>
              <w:suppressAutoHyphens w:val="0"/>
              <w:jc w:val="right"/>
              <w:rPr>
                <w:ins w:id="10506" w:author="Orion" w:date="2011-07-29T16:45:00Z"/>
                <w:rFonts w:ascii="Calibri" w:eastAsia="Times New Roman" w:hAnsi="Calibri" w:cs="Calibri"/>
                <w:color w:val="000000"/>
                <w:kern w:val="0"/>
                <w:sz w:val="22"/>
                <w:szCs w:val="22"/>
                <w:lang w:eastAsia="es-ES" w:bidi="ar-SA"/>
              </w:rPr>
            </w:pPr>
            <w:ins w:id="10507" w:author="Orion" w:date="2011-07-29T16:45:00Z">
              <w:r w:rsidRPr="0002321F">
                <w:rPr>
                  <w:rFonts w:ascii="Calibri" w:eastAsia="Times New Roman" w:hAnsi="Calibri" w:cs="Calibri"/>
                  <w:color w:val="000000"/>
                  <w:kern w:val="0"/>
                  <w:sz w:val="22"/>
                  <w:szCs w:val="22"/>
                  <w:lang w:eastAsia="es-ES" w:bidi="ar-SA"/>
                </w:rPr>
                <w:t>TENPA</w:t>
              </w:r>
            </w:ins>
          </w:p>
        </w:tc>
      </w:tr>
      <w:tr w:rsidR="0002321F" w:rsidRPr="0002321F" w14:paraId="575A8C68" w14:textId="77777777" w:rsidTr="0002321F">
        <w:trPr>
          <w:trHeight w:val="300"/>
          <w:ins w:id="1050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C84BF2" w14:textId="77777777" w:rsidR="0002321F" w:rsidRPr="0002321F" w:rsidRDefault="0002321F" w:rsidP="0002321F">
            <w:pPr>
              <w:widowControl/>
              <w:suppressAutoHyphens w:val="0"/>
              <w:jc w:val="right"/>
              <w:rPr>
                <w:ins w:id="10509" w:author="Orion" w:date="2011-07-29T16:45:00Z"/>
                <w:rFonts w:ascii="Calibri" w:eastAsia="Times New Roman" w:hAnsi="Calibri" w:cs="Calibri"/>
                <w:color w:val="000000"/>
                <w:kern w:val="0"/>
                <w:sz w:val="22"/>
                <w:szCs w:val="22"/>
                <w:lang w:eastAsia="es-ES" w:bidi="ar-SA"/>
              </w:rPr>
            </w:pPr>
            <w:ins w:id="10510" w:author="Orion" w:date="2011-07-29T16:45:00Z">
              <w:r w:rsidRPr="0002321F">
                <w:rPr>
                  <w:rFonts w:ascii="Calibri" w:eastAsia="Times New Roman" w:hAnsi="Calibri" w:cs="Calibri"/>
                  <w:color w:val="000000"/>
                  <w:kern w:val="0"/>
                  <w:sz w:val="22"/>
                  <w:szCs w:val="22"/>
                  <w:lang w:eastAsia="es-ES" w:bidi="ar-SA"/>
                </w:rPr>
                <w:t>16</w:t>
              </w:r>
            </w:ins>
          </w:p>
        </w:tc>
        <w:tc>
          <w:tcPr>
            <w:tcW w:w="1260" w:type="dxa"/>
            <w:tcBorders>
              <w:top w:val="nil"/>
              <w:left w:val="nil"/>
              <w:bottom w:val="single" w:sz="4" w:space="0" w:color="auto"/>
              <w:right w:val="nil"/>
            </w:tcBorders>
            <w:shd w:val="clear" w:color="auto" w:fill="auto"/>
            <w:noWrap/>
            <w:vAlign w:val="bottom"/>
            <w:hideMark/>
          </w:tcPr>
          <w:p w14:paraId="5716460C" w14:textId="77777777" w:rsidR="0002321F" w:rsidRPr="0002321F" w:rsidRDefault="0002321F" w:rsidP="0002321F">
            <w:pPr>
              <w:widowControl/>
              <w:suppressAutoHyphens w:val="0"/>
              <w:jc w:val="right"/>
              <w:rPr>
                <w:ins w:id="10511" w:author="Orion" w:date="2011-07-29T16:45:00Z"/>
                <w:rFonts w:ascii="Calibri" w:eastAsia="Times New Roman" w:hAnsi="Calibri" w:cs="Calibri"/>
                <w:color w:val="000000"/>
                <w:kern w:val="0"/>
                <w:sz w:val="22"/>
                <w:szCs w:val="22"/>
                <w:lang w:eastAsia="es-ES" w:bidi="ar-SA"/>
              </w:rPr>
            </w:pPr>
            <w:ins w:id="10512" w:author="Orion" w:date="2011-07-29T16:45:00Z">
              <w:r w:rsidRPr="0002321F">
                <w:rPr>
                  <w:rFonts w:ascii="Calibri" w:eastAsia="Times New Roman" w:hAnsi="Calibri" w:cs="Calibri"/>
                  <w:color w:val="000000"/>
                  <w:kern w:val="0"/>
                  <w:sz w:val="22"/>
                  <w:szCs w:val="22"/>
                  <w:lang w:eastAsia="es-ES" w:bidi="ar-SA"/>
                </w:rPr>
                <w:t>BRIKE</w:t>
              </w:r>
            </w:ins>
          </w:p>
        </w:tc>
        <w:tc>
          <w:tcPr>
            <w:tcW w:w="680" w:type="dxa"/>
            <w:tcBorders>
              <w:top w:val="nil"/>
              <w:left w:val="single" w:sz="4" w:space="0" w:color="auto"/>
              <w:bottom w:val="nil"/>
              <w:right w:val="single" w:sz="4" w:space="0" w:color="auto"/>
            </w:tcBorders>
            <w:shd w:val="clear" w:color="auto" w:fill="auto"/>
            <w:noWrap/>
            <w:vAlign w:val="bottom"/>
            <w:hideMark/>
          </w:tcPr>
          <w:p w14:paraId="0C8A30F9" w14:textId="77777777" w:rsidR="0002321F" w:rsidRPr="0002321F" w:rsidRDefault="0002321F" w:rsidP="0002321F">
            <w:pPr>
              <w:widowControl/>
              <w:suppressAutoHyphens w:val="0"/>
              <w:rPr>
                <w:ins w:id="10513" w:author="Orion" w:date="2011-07-29T16:45:00Z"/>
                <w:rFonts w:ascii="Calibri" w:eastAsia="Times New Roman" w:hAnsi="Calibri" w:cs="Calibri"/>
                <w:color w:val="000000"/>
                <w:kern w:val="0"/>
                <w:sz w:val="22"/>
                <w:szCs w:val="22"/>
                <w:lang w:eastAsia="es-ES" w:bidi="ar-SA"/>
              </w:rPr>
            </w:pPr>
            <w:ins w:id="1051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C85888A" w14:textId="77777777" w:rsidR="0002321F" w:rsidRPr="0002321F" w:rsidRDefault="0002321F" w:rsidP="0002321F">
            <w:pPr>
              <w:widowControl/>
              <w:suppressAutoHyphens w:val="0"/>
              <w:jc w:val="right"/>
              <w:rPr>
                <w:ins w:id="10515" w:author="Orion" w:date="2011-07-29T16:45:00Z"/>
                <w:rFonts w:ascii="Calibri" w:eastAsia="Times New Roman" w:hAnsi="Calibri" w:cs="Calibri"/>
                <w:color w:val="000000"/>
                <w:kern w:val="0"/>
                <w:sz w:val="22"/>
                <w:szCs w:val="22"/>
                <w:lang w:eastAsia="es-ES" w:bidi="ar-SA"/>
              </w:rPr>
            </w:pPr>
            <w:ins w:id="10516" w:author="Orion" w:date="2011-07-29T16:45:00Z">
              <w:r w:rsidRPr="0002321F">
                <w:rPr>
                  <w:rFonts w:ascii="Calibri" w:eastAsia="Times New Roman" w:hAnsi="Calibri" w:cs="Calibri"/>
                  <w:color w:val="000000"/>
                  <w:kern w:val="0"/>
                  <w:sz w:val="22"/>
                  <w:szCs w:val="22"/>
                  <w:lang w:eastAsia="es-ES" w:bidi="ar-SA"/>
                </w:rPr>
                <w:t>55</w:t>
              </w:r>
            </w:ins>
          </w:p>
        </w:tc>
        <w:tc>
          <w:tcPr>
            <w:tcW w:w="1200" w:type="dxa"/>
            <w:tcBorders>
              <w:top w:val="nil"/>
              <w:left w:val="nil"/>
              <w:bottom w:val="single" w:sz="4" w:space="0" w:color="auto"/>
              <w:right w:val="single" w:sz="4" w:space="0" w:color="auto"/>
            </w:tcBorders>
            <w:shd w:val="clear" w:color="auto" w:fill="auto"/>
            <w:noWrap/>
            <w:vAlign w:val="bottom"/>
            <w:hideMark/>
          </w:tcPr>
          <w:p w14:paraId="19D3E5EF" w14:textId="77777777" w:rsidR="0002321F" w:rsidRPr="0002321F" w:rsidRDefault="0002321F" w:rsidP="0002321F">
            <w:pPr>
              <w:widowControl/>
              <w:suppressAutoHyphens w:val="0"/>
              <w:jc w:val="right"/>
              <w:rPr>
                <w:ins w:id="10517" w:author="Orion" w:date="2011-07-29T16:45:00Z"/>
                <w:rFonts w:ascii="Calibri" w:eastAsia="Times New Roman" w:hAnsi="Calibri" w:cs="Calibri"/>
                <w:color w:val="000000"/>
                <w:kern w:val="0"/>
                <w:sz w:val="22"/>
                <w:szCs w:val="22"/>
                <w:lang w:eastAsia="es-ES" w:bidi="ar-SA"/>
              </w:rPr>
            </w:pPr>
            <w:ins w:id="10518" w:author="Orion" w:date="2011-07-29T16:45:00Z">
              <w:r w:rsidRPr="0002321F">
                <w:rPr>
                  <w:rFonts w:ascii="Calibri" w:eastAsia="Times New Roman" w:hAnsi="Calibri" w:cs="Calibri"/>
                  <w:color w:val="000000"/>
                  <w:kern w:val="0"/>
                  <w:sz w:val="22"/>
                  <w:szCs w:val="22"/>
                  <w:lang w:eastAsia="es-ES" w:bidi="ar-SA"/>
                </w:rPr>
                <w:t>NINOS</w:t>
              </w:r>
            </w:ins>
          </w:p>
        </w:tc>
        <w:tc>
          <w:tcPr>
            <w:tcW w:w="680" w:type="dxa"/>
            <w:tcBorders>
              <w:top w:val="nil"/>
              <w:left w:val="nil"/>
              <w:bottom w:val="nil"/>
              <w:right w:val="single" w:sz="4" w:space="0" w:color="auto"/>
            </w:tcBorders>
            <w:shd w:val="clear" w:color="auto" w:fill="auto"/>
            <w:noWrap/>
            <w:vAlign w:val="bottom"/>
            <w:hideMark/>
          </w:tcPr>
          <w:p w14:paraId="7128C675" w14:textId="77777777" w:rsidR="0002321F" w:rsidRPr="0002321F" w:rsidRDefault="0002321F" w:rsidP="0002321F">
            <w:pPr>
              <w:widowControl/>
              <w:suppressAutoHyphens w:val="0"/>
              <w:rPr>
                <w:ins w:id="10519" w:author="Orion" w:date="2011-07-29T16:45:00Z"/>
                <w:rFonts w:ascii="Calibri" w:eastAsia="Times New Roman" w:hAnsi="Calibri" w:cs="Calibri"/>
                <w:color w:val="000000"/>
                <w:kern w:val="0"/>
                <w:sz w:val="22"/>
                <w:szCs w:val="22"/>
                <w:lang w:eastAsia="es-ES" w:bidi="ar-SA"/>
              </w:rPr>
            </w:pPr>
            <w:ins w:id="1052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4525F07" w14:textId="77777777" w:rsidR="0002321F" w:rsidRPr="0002321F" w:rsidRDefault="0002321F" w:rsidP="0002321F">
            <w:pPr>
              <w:widowControl/>
              <w:suppressAutoHyphens w:val="0"/>
              <w:jc w:val="right"/>
              <w:rPr>
                <w:ins w:id="10521" w:author="Orion" w:date="2011-07-29T16:45:00Z"/>
                <w:rFonts w:ascii="Calibri" w:eastAsia="Times New Roman" w:hAnsi="Calibri" w:cs="Calibri"/>
                <w:color w:val="000000"/>
                <w:kern w:val="0"/>
                <w:sz w:val="22"/>
                <w:szCs w:val="22"/>
                <w:lang w:eastAsia="es-ES" w:bidi="ar-SA"/>
              </w:rPr>
            </w:pPr>
            <w:ins w:id="10522" w:author="Orion" w:date="2011-07-29T16:45:00Z">
              <w:r w:rsidRPr="0002321F">
                <w:rPr>
                  <w:rFonts w:ascii="Calibri" w:eastAsia="Times New Roman" w:hAnsi="Calibri" w:cs="Calibri"/>
                  <w:color w:val="000000"/>
                  <w:kern w:val="0"/>
                  <w:sz w:val="22"/>
                  <w:szCs w:val="22"/>
                  <w:lang w:eastAsia="es-ES" w:bidi="ar-SA"/>
                </w:rPr>
                <w:t>94</w:t>
              </w:r>
            </w:ins>
          </w:p>
        </w:tc>
        <w:tc>
          <w:tcPr>
            <w:tcW w:w="1100" w:type="dxa"/>
            <w:tcBorders>
              <w:top w:val="nil"/>
              <w:left w:val="nil"/>
              <w:bottom w:val="single" w:sz="4" w:space="0" w:color="auto"/>
              <w:right w:val="single" w:sz="8" w:space="0" w:color="auto"/>
            </w:tcBorders>
            <w:shd w:val="clear" w:color="auto" w:fill="auto"/>
            <w:noWrap/>
            <w:vAlign w:val="bottom"/>
            <w:hideMark/>
          </w:tcPr>
          <w:p w14:paraId="2714785F" w14:textId="77777777" w:rsidR="0002321F" w:rsidRPr="0002321F" w:rsidRDefault="0002321F" w:rsidP="0002321F">
            <w:pPr>
              <w:widowControl/>
              <w:suppressAutoHyphens w:val="0"/>
              <w:jc w:val="right"/>
              <w:rPr>
                <w:ins w:id="10523" w:author="Orion" w:date="2011-07-29T16:45:00Z"/>
                <w:rFonts w:ascii="Calibri" w:eastAsia="Times New Roman" w:hAnsi="Calibri" w:cs="Calibri"/>
                <w:color w:val="000000"/>
                <w:kern w:val="0"/>
                <w:sz w:val="22"/>
                <w:szCs w:val="22"/>
                <w:lang w:eastAsia="es-ES" w:bidi="ar-SA"/>
              </w:rPr>
            </w:pPr>
            <w:ins w:id="10524" w:author="Orion" w:date="2011-07-29T16:45:00Z">
              <w:r w:rsidRPr="0002321F">
                <w:rPr>
                  <w:rFonts w:ascii="Calibri" w:eastAsia="Times New Roman" w:hAnsi="Calibri" w:cs="Calibri"/>
                  <w:color w:val="000000"/>
                  <w:kern w:val="0"/>
                  <w:sz w:val="22"/>
                  <w:szCs w:val="22"/>
                  <w:lang w:eastAsia="es-ES" w:bidi="ar-SA"/>
                </w:rPr>
                <w:t>USOTI</w:t>
              </w:r>
            </w:ins>
          </w:p>
        </w:tc>
      </w:tr>
      <w:tr w:rsidR="0002321F" w:rsidRPr="0002321F" w14:paraId="1199C200" w14:textId="77777777" w:rsidTr="0002321F">
        <w:trPr>
          <w:trHeight w:val="300"/>
          <w:ins w:id="1052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7C95EF4" w14:textId="77777777" w:rsidR="0002321F" w:rsidRPr="0002321F" w:rsidRDefault="0002321F" w:rsidP="0002321F">
            <w:pPr>
              <w:widowControl/>
              <w:suppressAutoHyphens w:val="0"/>
              <w:jc w:val="right"/>
              <w:rPr>
                <w:ins w:id="10526" w:author="Orion" w:date="2011-07-29T16:45:00Z"/>
                <w:rFonts w:ascii="Calibri" w:eastAsia="Times New Roman" w:hAnsi="Calibri" w:cs="Calibri"/>
                <w:color w:val="000000"/>
                <w:kern w:val="0"/>
                <w:sz w:val="22"/>
                <w:szCs w:val="22"/>
                <w:lang w:eastAsia="es-ES" w:bidi="ar-SA"/>
              </w:rPr>
            </w:pPr>
            <w:ins w:id="10527" w:author="Orion" w:date="2011-07-29T16:45:00Z">
              <w:r w:rsidRPr="0002321F">
                <w:rPr>
                  <w:rFonts w:ascii="Calibri" w:eastAsia="Times New Roman" w:hAnsi="Calibri" w:cs="Calibri"/>
                  <w:color w:val="000000"/>
                  <w:kern w:val="0"/>
                  <w:sz w:val="22"/>
                  <w:szCs w:val="22"/>
                  <w:lang w:eastAsia="es-ES" w:bidi="ar-SA"/>
                </w:rPr>
                <w:t>17</w:t>
              </w:r>
            </w:ins>
          </w:p>
        </w:tc>
        <w:tc>
          <w:tcPr>
            <w:tcW w:w="1260" w:type="dxa"/>
            <w:tcBorders>
              <w:top w:val="nil"/>
              <w:left w:val="nil"/>
              <w:bottom w:val="single" w:sz="4" w:space="0" w:color="auto"/>
              <w:right w:val="nil"/>
            </w:tcBorders>
            <w:shd w:val="clear" w:color="auto" w:fill="auto"/>
            <w:noWrap/>
            <w:vAlign w:val="bottom"/>
            <w:hideMark/>
          </w:tcPr>
          <w:p w14:paraId="134C8312" w14:textId="77777777" w:rsidR="0002321F" w:rsidRPr="0002321F" w:rsidRDefault="0002321F" w:rsidP="0002321F">
            <w:pPr>
              <w:widowControl/>
              <w:suppressAutoHyphens w:val="0"/>
              <w:jc w:val="right"/>
              <w:rPr>
                <w:ins w:id="10528" w:author="Orion" w:date="2011-07-29T16:45:00Z"/>
                <w:rFonts w:ascii="Calibri" w:eastAsia="Times New Roman" w:hAnsi="Calibri" w:cs="Calibri"/>
                <w:color w:val="000000"/>
                <w:kern w:val="0"/>
                <w:sz w:val="22"/>
                <w:szCs w:val="22"/>
                <w:lang w:eastAsia="es-ES" w:bidi="ar-SA"/>
              </w:rPr>
            </w:pPr>
            <w:ins w:id="10529" w:author="Orion" w:date="2011-07-29T16:45:00Z">
              <w:r w:rsidRPr="0002321F">
                <w:rPr>
                  <w:rFonts w:ascii="Calibri" w:eastAsia="Times New Roman" w:hAnsi="Calibri" w:cs="Calibri"/>
                  <w:color w:val="000000"/>
                  <w:kern w:val="0"/>
                  <w:sz w:val="22"/>
                  <w:szCs w:val="22"/>
                  <w:lang w:eastAsia="es-ES" w:bidi="ar-SA"/>
                </w:rPr>
                <w:t>BROTO</w:t>
              </w:r>
            </w:ins>
          </w:p>
        </w:tc>
        <w:tc>
          <w:tcPr>
            <w:tcW w:w="680" w:type="dxa"/>
            <w:tcBorders>
              <w:top w:val="nil"/>
              <w:left w:val="single" w:sz="4" w:space="0" w:color="auto"/>
              <w:bottom w:val="nil"/>
              <w:right w:val="single" w:sz="4" w:space="0" w:color="auto"/>
            </w:tcBorders>
            <w:shd w:val="clear" w:color="auto" w:fill="auto"/>
            <w:noWrap/>
            <w:vAlign w:val="bottom"/>
            <w:hideMark/>
          </w:tcPr>
          <w:p w14:paraId="794D0780" w14:textId="77777777" w:rsidR="0002321F" w:rsidRPr="0002321F" w:rsidRDefault="0002321F" w:rsidP="0002321F">
            <w:pPr>
              <w:widowControl/>
              <w:suppressAutoHyphens w:val="0"/>
              <w:rPr>
                <w:ins w:id="10530" w:author="Orion" w:date="2011-07-29T16:45:00Z"/>
                <w:rFonts w:ascii="Calibri" w:eastAsia="Times New Roman" w:hAnsi="Calibri" w:cs="Calibri"/>
                <w:color w:val="000000"/>
                <w:kern w:val="0"/>
                <w:sz w:val="22"/>
                <w:szCs w:val="22"/>
                <w:lang w:eastAsia="es-ES" w:bidi="ar-SA"/>
              </w:rPr>
            </w:pPr>
            <w:ins w:id="1053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B25C206" w14:textId="77777777" w:rsidR="0002321F" w:rsidRPr="0002321F" w:rsidRDefault="0002321F" w:rsidP="0002321F">
            <w:pPr>
              <w:widowControl/>
              <w:suppressAutoHyphens w:val="0"/>
              <w:jc w:val="right"/>
              <w:rPr>
                <w:ins w:id="10532" w:author="Orion" w:date="2011-07-29T16:45:00Z"/>
                <w:rFonts w:ascii="Calibri" w:eastAsia="Times New Roman" w:hAnsi="Calibri" w:cs="Calibri"/>
                <w:color w:val="000000"/>
                <w:kern w:val="0"/>
                <w:sz w:val="22"/>
                <w:szCs w:val="22"/>
                <w:lang w:eastAsia="es-ES" w:bidi="ar-SA"/>
              </w:rPr>
            </w:pPr>
            <w:ins w:id="10533" w:author="Orion" w:date="2011-07-29T16:45:00Z">
              <w:r w:rsidRPr="0002321F">
                <w:rPr>
                  <w:rFonts w:ascii="Calibri" w:eastAsia="Times New Roman" w:hAnsi="Calibri" w:cs="Calibri"/>
                  <w:color w:val="000000"/>
                  <w:kern w:val="0"/>
                  <w:sz w:val="22"/>
                  <w:szCs w:val="22"/>
                  <w:lang w:eastAsia="es-ES" w:bidi="ar-SA"/>
                </w:rPr>
                <w:t>56</w:t>
              </w:r>
            </w:ins>
          </w:p>
        </w:tc>
        <w:tc>
          <w:tcPr>
            <w:tcW w:w="1200" w:type="dxa"/>
            <w:tcBorders>
              <w:top w:val="nil"/>
              <w:left w:val="nil"/>
              <w:bottom w:val="single" w:sz="4" w:space="0" w:color="auto"/>
              <w:right w:val="single" w:sz="4" w:space="0" w:color="auto"/>
            </w:tcBorders>
            <w:shd w:val="clear" w:color="auto" w:fill="auto"/>
            <w:noWrap/>
            <w:vAlign w:val="bottom"/>
            <w:hideMark/>
          </w:tcPr>
          <w:p w14:paraId="129111DC" w14:textId="77777777" w:rsidR="0002321F" w:rsidRPr="0002321F" w:rsidRDefault="0002321F" w:rsidP="0002321F">
            <w:pPr>
              <w:widowControl/>
              <w:suppressAutoHyphens w:val="0"/>
              <w:jc w:val="right"/>
              <w:rPr>
                <w:ins w:id="10534" w:author="Orion" w:date="2011-07-29T16:45:00Z"/>
                <w:rFonts w:ascii="Calibri" w:eastAsia="Times New Roman" w:hAnsi="Calibri" w:cs="Calibri"/>
                <w:color w:val="000000"/>
                <w:kern w:val="0"/>
                <w:sz w:val="22"/>
                <w:szCs w:val="22"/>
                <w:lang w:eastAsia="es-ES" w:bidi="ar-SA"/>
              </w:rPr>
            </w:pPr>
            <w:ins w:id="10535" w:author="Orion" w:date="2011-07-29T16:45:00Z">
              <w:r w:rsidRPr="0002321F">
                <w:rPr>
                  <w:rFonts w:ascii="Calibri" w:eastAsia="Times New Roman" w:hAnsi="Calibri" w:cs="Calibri"/>
                  <w:color w:val="000000"/>
                  <w:kern w:val="0"/>
                  <w:sz w:val="22"/>
                  <w:szCs w:val="22"/>
                  <w:lang w:eastAsia="es-ES" w:bidi="ar-SA"/>
                </w:rPr>
                <w:t>NORED</w:t>
              </w:r>
            </w:ins>
          </w:p>
        </w:tc>
        <w:tc>
          <w:tcPr>
            <w:tcW w:w="680" w:type="dxa"/>
            <w:tcBorders>
              <w:top w:val="nil"/>
              <w:left w:val="nil"/>
              <w:bottom w:val="nil"/>
              <w:right w:val="single" w:sz="4" w:space="0" w:color="auto"/>
            </w:tcBorders>
            <w:shd w:val="clear" w:color="auto" w:fill="auto"/>
            <w:noWrap/>
            <w:vAlign w:val="bottom"/>
            <w:hideMark/>
          </w:tcPr>
          <w:p w14:paraId="6266E8CE" w14:textId="77777777" w:rsidR="0002321F" w:rsidRPr="0002321F" w:rsidRDefault="0002321F" w:rsidP="0002321F">
            <w:pPr>
              <w:widowControl/>
              <w:suppressAutoHyphens w:val="0"/>
              <w:rPr>
                <w:ins w:id="10536" w:author="Orion" w:date="2011-07-29T16:45:00Z"/>
                <w:rFonts w:ascii="Calibri" w:eastAsia="Times New Roman" w:hAnsi="Calibri" w:cs="Calibri"/>
                <w:color w:val="000000"/>
                <w:kern w:val="0"/>
                <w:sz w:val="22"/>
                <w:szCs w:val="22"/>
                <w:lang w:eastAsia="es-ES" w:bidi="ar-SA"/>
              </w:rPr>
            </w:pPr>
            <w:ins w:id="1053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0FE1668" w14:textId="77777777" w:rsidR="0002321F" w:rsidRPr="0002321F" w:rsidRDefault="0002321F" w:rsidP="0002321F">
            <w:pPr>
              <w:widowControl/>
              <w:suppressAutoHyphens w:val="0"/>
              <w:jc w:val="right"/>
              <w:rPr>
                <w:ins w:id="10538" w:author="Orion" w:date="2011-07-29T16:45:00Z"/>
                <w:rFonts w:ascii="Calibri" w:eastAsia="Times New Roman" w:hAnsi="Calibri" w:cs="Calibri"/>
                <w:color w:val="000000"/>
                <w:kern w:val="0"/>
                <w:sz w:val="22"/>
                <w:szCs w:val="22"/>
                <w:lang w:eastAsia="es-ES" w:bidi="ar-SA"/>
              </w:rPr>
            </w:pPr>
            <w:ins w:id="10539" w:author="Orion" w:date="2011-07-29T16:45:00Z">
              <w:r w:rsidRPr="0002321F">
                <w:rPr>
                  <w:rFonts w:ascii="Calibri" w:eastAsia="Times New Roman" w:hAnsi="Calibri" w:cs="Calibri"/>
                  <w:color w:val="000000"/>
                  <w:kern w:val="0"/>
                  <w:sz w:val="22"/>
                  <w:szCs w:val="22"/>
                  <w:lang w:eastAsia="es-ES" w:bidi="ar-SA"/>
                </w:rPr>
                <w:t>95</w:t>
              </w:r>
            </w:ins>
          </w:p>
        </w:tc>
        <w:tc>
          <w:tcPr>
            <w:tcW w:w="1100" w:type="dxa"/>
            <w:tcBorders>
              <w:top w:val="nil"/>
              <w:left w:val="nil"/>
              <w:bottom w:val="single" w:sz="4" w:space="0" w:color="auto"/>
              <w:right w:val="single" w:sz="8" w:space="0" w:color="auto"/>
            </w:tcBorders>
            <w:shd w:val="clear" w:color="auto" w:fill="auto"/>
            <w:noWrap/>
            <w:vAlign w:val="bottom"/>
            <w:hideMark/>
          </w:tcPr>
          <w:p w14:paraId="4EAE5904" w14:textId="77777777" w:rsidR="0002321F" w:rsidRPr="0002321F" w:rsidRDefault="0002321F" w:rsidP="0002321F">
            <w:pPr>
              <w:widowControl/>
              <w:suppressAutoHyphens w:val="0"/>
              <w:jc w:val="right"/>
              <w:rPr>
                <w:ins w:id="10540" w:author="Orion" w:date="2011-07-29T16:45:00Z"/>
                <w:rFonts w:ascii="Calibri" w:eastAsia="Times New Roman" w:hAnsi="Calibri" w:cs="Calibri"/>
                <w:color w:val="000000"/>
                <w:kern w:val="0"/>
                <w:sz w:val="22"/>
                <w:szCs w:val="22"/>
                <w:lang w:eastAsia="es-ES" w:bidi="ar-SA"/>
              </w:rPr>
            </w:pPr>
            <w:ins w:id="10541" w:author="Orion" w:date="2011-07-29T16:45:00Z">
              <w:r w:rsidRPr="0002321F">
                <w:rPr>
                  <w:rFonts w:ascii="Calibri" w:eastAsia="Times New Roman" w:hAnsi="Calibri" w:cs="Calibri"/>
                  <w:color w:val="000000"/>
                  <w:kern w:val="0"/>
                  <w:sz w:val="22"/>
                  <w:szCs w:val="22"/>
                  <w:lang w:eastAsia="es-ES" w:bidi="ar-SA"/>
                </w:rPr>
                <w:t>VASTO</w:t>
              </w:r>
            </w:ins>
          </w:p>
        </w:tc>
      </w:tr>
      <w:tr w:rsidR="0002321F" w:rsidRPr="0002321F" w14:paraId="577B915D" w14:textId="77777777" w:rsidTr="0002321F">
        <w:trPr>
          <w:trHeight w:val="300"/>
          <w:ins w:id="1054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441C8" w14:textId="77777777" w:rsidR="0002321F" w:rsidRPr="0002321F" w:rsidRDefault="0002321F" w:rsidP="0002321F">
            <w:pPr>
              <w:widowControl/>
              <w:suppressAutoHyphens w:val="0"/>
              <w:jc w:val="right"/>
              <w:rPr>
                <w:ins w:id="10543" w:author="Orion" w:date="2011-07-29T16:45:00Z"/>
                <w:rFonts w:ascii="Calibri" w:eastAsia="Times New Roman" w:hAnsi="Calibri" w:cs="Calibri"/>
                <w:color w:val="000000"/>
                <w:kern w:val="0"/>
                <w:sz w:val="22"/>
                <w:szCs w:val="22"/>
                <w:lang w:eastAsia="es-ES" w:bidi="ar-SA"/>
              </w:rPr>
            </w:pPr>
            <w:ins w:id="10544" w:author="Orion" w:date="2011-07-29T16:45:00Z">
              <w:r w:rsidRPr="0002321F">
                <w:rPr>
                  <w:rFonts w:ascii="Calibri" w:eastAsia="Times New Roman" w:hAnsi="Calibri" w:cs="Calibri"/>
                  <w:color w:val="000000"/>
                  <w:kern w:val="0"/>
                  <w:sz w:val="22"/>
                  <w:szCs w:val="22"/>
                  <w:lang w:eastAsia="es-ES" w:bidi="ar-SA"/>
                </w:rPr>
                <w:t>18</w:t>
              </w:r>
            </w:ins>
          </w:p>
        </w:tc>
        <w:tc>
          <w:tcPr>
            <w:tcW w:w="1260" w:type="dxa"/>
            <w:tcBorders>
              <w:top w:val="nil"/>
              <w:left w:val="nil"/>
              <w:bottom w:val="single" w:sz="4" w:space="0" w:color="auto"/>
              <w:right w:val="nil"/>
            </w:tcBorders>
            <w:shd w:val="clear" w:color="auto" w:fill="auto"/>
            <w:noWrap/>
            <w:vAlign w:val="bottom"/>
            <w:hideMark/>
          </w:tcPr>
          <w:p w14:paraId="684C6FF1" w14:textId="77777777" w:rsidR="0002321F" w:rsidRPr="0002321F" w:rsidRDefault="0002321F" w:rsidP="0002321F">
            <w:pPr>
              <w:widowControl/>
              <w:suppressAutoHyphens w:val="0"/>
              <w:jc w:val="right"/>
              <w:rPr>
                <w:ins w:id="10545" w:author="Orion" w:date="2011-07-29T16:45:00Z"/>
                <w:rFonts w:ascii="Calibri" w:eastAsia="Times New Roman" w:hAnsi="Calibri" w:cs="Calibri"/>
                <w:color w:val="000000"/>
                <w:kern w:val="0"/>
                <w:sz w:val="22"/>
                <w:szCs w:val="22"/>
                <w:lang w:eastAsia="es-ES" w:bidi="ar-SA"/>
              </w:rPr>
            </w:pPr>
            <w:ins w:id="10546" w:author="Orion" w:date="2011-07-29T16:45:00Z">
              <w:r w:rsidRPr="0002321F">
                <w:rPr>
                  <w:rFonts w:ascii="Calibri" w:eastAsia="Times New Roman" w:hAnsi="Calibri" w:cs="Calibri"/>
                  <w:color w:val="000000"/>
                  <w:kern w:val="0"/>
                  <w:sz w:val="22"/>
                  <w:szCs w:val="22"/>
                  <w:lang w:eastAsia="es-ES" w:bidi="ar-SA"/>
                </w:rPr>
                <w:t>CASIM</w:t>
              </w:r>
            </w:ins>
          </w:p>
        </w:tc>
        <w:tc>
          <w:tcPr>
            <w:tcW w:w="680" w:type="dxa"/>
            <w:tcBorders>
              <w:top w:val="nil"/>
              <w:left w:val="single" w:sz="4" w:space="0" w:color="auto"/>
              <w:bottom w:val="nil"/>
              <w:right w:val="single" w:sz="4" w:space="0" w:color="auto"/>
            </w:tcBorders>
            <w:shd w:val="clear" w:color="auto" w:fill="auto"/>
            <w:noWrap/>
            <w:vAlign w:val="bottom"/>
            <w:hideMark/>
          </w:tcPr>
          <w:p w14:paraId="576F6C08" w14:textId="77777777" w:rsidR="0002321F" w:rsidRPr="0002321F" w:rsidRDefault="0002321F" w:rsidP="0002321F">
            <w:pPr>
              <w:widowControl/>
              <w:suppressAutoHyphens w:val="0"/>
              <w:rPr>
                <w:ins w:id="10547" w:author="Orion" w:date="2011-07-29T16:45:00Z"/>
                <w:rFonts w:ascii="Calibri" w:eastAsia="Times New Roman" w:hAnsi="Calibri" w:cs="Calibri"/>
                <w:color w:val="000000"/>
                <w:kern w:val="0"/>
                <w:sz w:val="22"/>
                <w:szCs w:val="22"/>
                <w:lang w:eastAsia="es-ES" w:bidi="ar-SA"/>
              </w:rPr>
            </w:pPr>
            <w:ins w:id="1054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89055EE" w14:textId="77777777" w:rsidR="0002321F" w:rsidRPr="0002321F" w:rsidRDefault="0002321F" w:rsidP="0002321F">
            <w:pPr>
              <w:widowControl/>
              <w:suppressAutoHyphens w:val="0"/>
              <w:jc w:val="right"/>
              <w:rPr>
                <w:ins w:id="10549" w:author="Orion" w:date="2011-07-29T16:45:00Z"/>
                <w:rFonts w:ascii="Calibri" w:eastAsia="Times New Roman" w:hAnsi="Calibri" w:cs="Calibri"/>
                <w:color w:val="000000"/>
                <w:kern w:val="0"/>
                <w:sz w:val="22"/>
                <w:szCs w:val="22"/>
                <w:lang w:eastAsia="es-ES" w:bidi="ar-SA"/>
              </w:rPr>
            </w:pPr>
            <w:ins w:id="10550" w:author="Orion" w:date="2011-07-29T16:45:00Z">
              <w:r w:rsidRPr="0002321F">
                <w:rPr>
                  <w:rFonts w:ascii="Calibri" w:eastAsia="Times New Roman" w:hAnsi="Calibri" w:cs="Calibri"/>
                  <w:color w:val="000000"/>
                  <w:kern w:val="0"/>
                  <w:sz w:val="22"/>
                  <w:szCs w:val="22"/>
                  <w:lang w:eastAsia="es-ES" w:bidi="ar-SA"/>
                </w:rPr>
                <w:t>57</w:t>
              </w:r>
            </w:ins>
          </w:p>
        </w:tc>
        <w:tc>
          <w:tcPr>
            <w:tcW w:w="1200" w:type="dxa"/>
            <w:tcBorders>
              <w:top w:val="nil"/>
              <w:left w:val="nil"/>
              <w:bottom w:val="single" w:sz="4" w:space="0" w:color="auto"/>
              <w:right w:val="single" w:sz="4" w:space="0" w:color="auto"/>
            </w:tcBorders>
            <w:shd w:val="clear" w:color="auto" w:fill="auto"/>
            <w:noWrap/>
            <w:vAlign w:val="bottom"/>
            <w:hideMark/>
          </w:tcPr>
          <w:p w14:paraId="043D824D" w14:textId="77777777" w:rsidR="0002321F" w:rsidRPr="0002321F" w:rsidRDefault="0002321F" w:rsidP="0002321F">
            <w:pPr>
              <w:widowControl/>
              <w:suppressAutoHyphens w:val="0"/>
              <w:jc w:val="right"/>
              <w:rPr>
                <w:ins w:id="10551" w:author="Orion" w:date="2011-07-29T16:45:00Z"/>
                <w:rFonts w:ascii="Calibri" w:eastAsia="Times New Roman" w:hAnsi="Calibri" w:cs="Calibri"/>
                <w:color w:val="000000"/>
                <w:kern w:val="0"/>
                <w:sz w:val="22"/>
                <w:szCs w:val="22"/>
                <w:lang w:eastAsia="es-ES" w:bidi="ar-SA"/>
              </w:rPr>
            </w:pPr>
            <w:ins w:id="10552" w:author="Orion" w:date="2011-07-29T16:45:00Z">
              <w:r w:rsidRPr="0002321F">
                <w:rPr>
                  <w:rFonts w:ascii="Calibri" w:eastAsia="Times New Roman" w:hAnsi="Calibri" w:cs="Calibri"/>
                  <w:color w:val="000000"/>
                  <w:kern w:val="0"/>
                  <w:sz w:val="22"/>
                  <w:szCs w:val="22"/>
                  <w:lang w:eastAsia="es-ES" w:bidi="ar-SA"/>
                </w:rPr>
                <w:t>NUBLO</w:t>
              </w:r>
            </w:ins>
          </w:p>
        </w:tc>
        <w:tc>
          <w:tcPr>
            <w:tcW w:w="680" w:type="dxa"/>
            <w:tcBorders>
              <w:top w:val="nil"/>
              <w:left w:val="nil"/>
              <w:bottom w:val="nil"/>
              <w:right w:val="single" w:sz="4" w:space="0" w:color="auto"/>
            </w:tcBorders>
            <w:shd w:val="clear" w:color="auto" w:fill="auto"/>
            <w:noWrap/>
            <w:vAlign w:val="bottom"/>
            <w:hideMark/>
          </w:tcPr>
          <w:p w14:paraId="46BC7A98" w14:textId="77777777" w:rsidR="0002321F" w:rsidRPr="0002321F" w:rsidRDefault="0002321F" w:rsidP="0002321F">
            <w:pPr>
              <w:widowControl/>
              <w:suppressAutoHyphens w:val="0"/>
              <w:rPr>
                <w:ins w:id="10553" w:author="Orion" w:date="2011-07-29T16:45:00Z"/>
                <w:rFonts w:ascii="Calibri" w:eastAsia="Times New Roman" w:hAnsi="Calibri" w:cs="Calibri"/>
                <w:color w:val="000000"/>
                <w:kern w:val="0"/>
                <w:sz w:val="22"/>
                <w:szCs w:val="22"/>
                <w:lang w:eastAsia="es-ES" w:bidi="ar-SA"/>
              </w:rPr>
            </w:pPr>
            <w:ins w:id="105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B80304" w14:textId="77777777" w:rsidR="0002321F" w:rsidRPr="0002321F" w:rsidRDefault="0002321F" w:rsidP="0002321F">
            <w:pPr>
              <w:widowControl/>
              <w:suppressAutoHyphens w:val="0"/>
              <w:jc w:val="right"/>
              <w:rPr>
                <w:ins w:id="10555" w:author="Orion" w:date="2011-07-29T16:45:00Z"/>
                <w:rFonts w:ascii="Calibri" w:eastAsia="Times New Roman" w:hAnsi="Calibri" w:cs="Calibri"/>
                <w:color w:val="000000"/>
                <w:kern w:val="0"/>
                <w:sz w:val="22"/>
                <w:szCs w:val="22"/>
                <w:lang w:eastAsia="es-ES" w:bidi="ar-SA"/>
              </w:rPr>
            </w:pPr>
            <w:ins w:id="10556" w:author="Orion" w:date="2011-07-29T16:45:00Z">
              <w:r w:rsidRPr="0002321F">
                <w:rPr>
                  <w:rFonts w:ascii="Calibri" w:eastAsia="Times New Roman" w:hAnsi="Calibri" w:cs="Calibri"/>
                  <w:color w:val="000000"/>
                  <w:kern w:val="0"/>
                  <w:sz w:val="22"/>
                  <w:szCs w:val="22"/>
                  <w:lang w:eastAsia="es-ES" w:bidi="ar-SA"/>
                </w:rPr>
                <w:t>96</w:t>
              </w:r>
            </w:ins>
          </w:p>
        </w:tc>
        <w:tc>
          <w:tcPr>
            <w:tcW w:w="1100" w:type="dxa"/>
            <w:tcBorders>
              <w:top w:val="nil"/>
              <w:left w:val="nil"/>
              <w:bottom w:val="single" w:sz="4" w:space="0" w:color="auto"/>
              <w:right w:val="single" w:sz="8" w:space="0" w:color="auto"/>
            </w:tcBorders>
            <w:shd w:val="clear" w:color="auto" w:fill="auto"/>
            <w:noWrap/>
            <w:vAlign w:val="bottom"/>
            <w:hideMark/>
          </w:tcPr>
          <w:p w14:paraId="79589C92" w14:textId="77777777" w:rsidR="0002321F" w:rsidRPr="0002321F" w:rsidRDefault="0002321F" w:rsidP="0002321F">
            <w:pPr>
              <w:widowControl/>
              <w:suppressAutoHyphens w:val="0"/>
              <w:jc w:val="right"/>
              <w:rPr>
                <w:ins w:id="10557" w:author="Orion" w:date="2011-07-29T16:45:00Z"/>
                <w:rFonts w:ascii="Calibri" w:eastAsia="Times New Roman" w:hAnsi="Calibri" w:cs="Calibri"/>
                <w:color w:val="000000"/>
                <w:kern w:val="0"/>
                <w:sz w:val="22"/>
                <w:szCs w:val="22"/>
                <w:lang w:eastAsia="es-ES" w:bidi="ar-SA"/>
              </w:rPr>
            </w:pPr>
            <w:ins w:id="10558" w:author="Orion" w:date="2011-07-29T16:45:00Z">
              <w:r w:rsidRPr="0002321F">
                <w:rPr>
                  <w:rFonts w:ascii="Calibri" w:eastAsia="Times New Roman" w:hAnsi="Calibri" w:cs="Calibri"/>
                  <w:color w:val="000000"/>
                  <w:kern w:val="0"/>
                  <w:sz w:val="22"/>
                  <w:szCs w:val="22"/>
                  <w:lang w:eastAsia="es-ES" w:bidi="ar-SA"/>
                </w:rPr>
                <w:t>VASUM</w:t>
              </w:r>
            </w:ins>
          </w:p>
        </w:tc>
      </w:tr>
      <w:tr w:rsidR="0002321F" w:rsidRPr="0002321F" w14:paraId="50F8A979" w14:textId="77777777" w:rsidTr="0002321F">
        <w:trPr>
          <w:trHeight w:val="300"/>
          <w:ins w:id="1055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A846E3C" w14:textId="77777777" w:rsidR="0002321F" w:rsidRPr="0002321F" w:rsidRDefault="0002321F" w:rsidP="0002321F">
            <w:pPr>
              <w:widowControl/>
              <w:suppressAutoHyphens w:val="0"/>
              <w:jc w:val="right"/>
              <w:rPr>
                <w:ins w:id="10560" w:author="Orion" w:date="2011-07-29T16:45:00Z"/>
                <w:rFonts w:ascii="Calibri" w:eastAsia="Times New Roman" w:hAnsi="Calibri" w:cs="Calibri"/>
                <w:color w:val="000000"/>
                <w:kern w:val="0"/>
                <w:sz w:val="22"/>
                <w:szCs w:val="22"/>
                <w:lang w:eastAsia="es-ES" w:bidi="ar-SA"/>
              </w:rPr>
            </w:pPr>
            <w:ins w:id="10561" w:author="Orion" w:date="2011-07-29T16:45:00Z">
              <w:r w:rsidRPr="0002321F">
                <w:rPr>
                  <w:rFonts w:ascii="Calibri" w:eastAsia="Times New Roman" w:hAnsi="Calibri" w:cs="Calibri"/>
                  <w:color w:val="000000"/>
                  <w:kern w:val="0"/>
                  <w:sz w:val="22"/>
                  <w:szCs w:val="22"/>
                  <w:lang w:eastAsia="es-ES" w:bidi="ar-SA"/>
                </w:rPr>
                <w:t>19</w:t>
              </w:r>
            </w:ins>
          </w:p>
        </w:tc>
        <w:tc>
          <w:tcPr>
            <w:tcW w:w="1260" w:type="dxa"/>
            <w:tcBorders>
              <w:top w:val="nil"/>
              <w:left w:val="nil"/>
              <w:bottom w:val="single" w:sz="4" w:space="0" w:color="auto"/>
              <w:right w:val="nil"/>
            </w:tcBorders>
            <w:shd w:val="clear" w:color="auto" w:fill="auto"/>
            <w:noWrap/>
            <w:vAlign w:val="bottom"/>
            <w:hideMark/>
          </w:tcPr>
          <w:p w14:paraId="0585B849" w14:textId="77777777" w:rsidR="0002321F" w:rsidRPr="0002321F" w:rsidRDefault="0002321F" w:rsidP="0002321F">
            <w:pPr>
              <w:widowControl/>
              <w:suppressAutoHyphens w:val="0"/>
              <w:jc w:val="right"/>
              <w:rPr>
                <w:ins w:id="10562" w:author="Orion" w:date="2011-07-29T16:45:00Z"/>
                <w:rFonts w:ascii="Calibri" w:eastAsia="Times New Roman" w:hAnsi="Calibri" w:cs="Calibri"/>
                <w:color w:val="000000"/>
                <w:kern w:val="0"/>
                <w:sz w:val="22"/>
                <w:szCs w:val="22"/>
                <w:lang w:eastAsia="es-ES" w:bidi="ar-SA"/>
              </w:rPr>
            </w:pPr>
            <w:ins w:id="10563" w:author="Orion" w:date="2011-07-29T16:45:00Z">
              <w:r w:rsidRPr="0002321F">
                <w:rPr>
                  <w:rFonts w:ascii="Calibri" w:eastAsia="Times New Roman" w:hAnsi="Calibri" w:cs="Calibri"/>
                  <w:color w:val="000000"/>
                  <w:kern w:val="0"/>
                  <w:sz w:val="22"/>
                  <w:szCs w:val="22"/>
                  <w:lang w:eastAsia="es-ES" w:bidi="ar-SA"/>
                </w:rPr>
                <w:t>CEGAM</w:t>
              </w:r>
            </w:ins>
          </w:p>
        </w:tc>
        <w:tc>
          <w:tcPr>
            <w:tcW w:w="680" w:type="dxa"/>
            <w:tcBorders>
              <w:top w:val="nil"/>
              <w:left w:val="single" w:sz="4" w:space="0" w:color="auto"/>
              <w:bottom w:val="nil"/>
              <w:right w:val="single" w:sz="4" w:space="0" w:color="auto"/>
            </w:tcBorders>
            <w:shd w:val="clear" w:color="auto" w:fill="auto"/>
            <w:noWrap/>
            <w:vAlign w:val="bottom"/>
            <w:hideMark/>
          </w:tcPr>
          <w:p w14:paraId="75FB7CBE" w14:textId="77777777" w:rsidR="0002321F" w:rsidRPr="0002321F" w:rsidRDefault="0002321F" w:rsidP="0002321F">
            <w:pPr>
              <w:widowControl/>
              <w:suppressAutoHyphens w:val="0"/>
              <w:rPr>
                <w:ins w:id="10564" w:author="Orion" w:date="2011-07-29T16:45:00Z"/>
                <w:rFonts w:ascii="Calibri" w:eastAsia="Times New Roman" w:hAnsi="Calibri" w:cs="Calibri"/>
                <w:color w:val="000000"/>
                <w:kern w:val="0"/>
                <w:sz w:val="22"/>
                <w:szCs w:val="22"/>
                <w:lang w:eastAsia="es-ES" w:bidi="ar-SA"/>
              </w:rPr>
            </w:pPr>
            <w:ins w:id="1056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ED7604" w14:textId="77777777" w:rsidR="0002321F" w:rsidRPr="0002321F" w:rsidRDefault="0002321F" w:rsidP="0002321F">
            <w:pPr>
              <w:widowControl/>
              <w:suppressAutoHyphens w:val="0"/>
              <w:jc w:val="right"/>
              <w:rPr>
                <w:ins w:id="10566" w:author="Orion" w:date="2011-07-29T16:45:00Z"/>
                <w:rFonts w:ascii="Calibri" w:eastAsia="Times New Roman" w:hAnsi="Calibri" w:cs="Calibri"/>
                <w:color w:val="000000"/>
                <w:kern w:val="0"/>
                <w:sz w:val="22"/>
                <w:szCs w:val="22"/>
                <w:lang w:eastAsia="es-ES" w:bidi="ar-SA"/>
              </w:rPr>
            </w:pPr>
            <w:ins w:id="10567" w:author="Orion" w:date="2011-07-29T16:45:00Z">
              <w:r w:rsidRPr="0002321F">
                <w:rPr>
                  <w:rFonts w:ascii="Calibri" w:eastAsia="Times New Roman" w:hAnsi="Calibri" w:cs="Calibri"/>
                  <w:color w:val="000000"/>
                  <w:kern w:val="0"/>
                  <w:sz w:val="22"/>
                  <w:szCs w:val="22"/>
                  <w:lang w:eastAsia="es-ES" w:bidi="ar-SA"/>
                </w:rPr>
                <w:t>58</w:t>
              </w:r>
            </w:ins>
          </w:p>
        </w:tc>
        <w:tc>
          <w:tcPr>
            <w:tcW w:w="1200" w:type="dxa"/>
            <w:tcBorders>
              <w:top w:val="nil"/>
              <w:left w:val="nil"/>
              <w:bottom w:val="single" w:sz="4" w:space="0" w:color="auto"/>
              <w:right w:val="single" w:sz="4" w:space="0" w:color="auto"/>
            </w:tcBorders>
            <w:shd w:val="clear" w:color="auto" w:fill="auto"/>
            <w:noWrap/>
            <w:vAlign w:val="bottom"/>
            <w:hideMark/>
          </w:tcPr>
          <w:p w14:paraId="6FD54DFE" w14:textId="77777777" w:rsidR="0002321F" w:rsidRPr="0002321F" w:rsidRDefault="0002321F" w:rsidP="0002321F">
            <w:pPr>
              <w:widowControl/>
              <w:suppressAutoHyphens w:val="0"/>
              <w:jc w:val="right"/>
              <w:rPr>
                <w:ins w:id="10568" w:author="Orion" w:date="2011-07-29T16:45:00Z"/>
                <w:rFonts w:ascii="Calibri" w:eastAsia="Times New Roman" w:hAnsi="Calibri" w:cs="Calibri"/>
                <w:color w:val="000000"/>
                <w:kern w:val="0"/>
                <w:sz w:val="22"/>
                <w:szCs w:val="22"/>
                <w:lang w:eastAsia="es-ES" w:bidi="ar-SA"/>
              </w:rPr>
            </w:pPr>
            <w:ins w:id="10569" w:author="Orion" w:date="2011-07-29T16:45:00Z">
              <w:r w:rsidRPr="0002321F">
                <w:rPr>
                  <w:rFonts w:ascii="Calibri" w:eastAsia="Times New Roman" w:hAnsi="Calibri" w:cs="Calibri"/>
                  <w:color w:val="000000"/>
                  <w:kern w:val="0"/>
                  <w:sz w:val="22"/>
                  <w:szCs w:val="22"/>
                  <w:lang w:eastAsia="es-ES" w:bidi="ar-SA"/>
                </w:rPr>
                <w:t>OSTUR</w:t>
              </w:r>
            </w:ins>
          </w:p>
        </w:tc>
        <w:tc>
          <w:tcPr>
            <w:tcW w:w="680" w:type="dxa"/>
            <w:tcBorders>
              <w:top w:val="nil"/>
              <w:left w:val="nil"/>
              <w:bottom w:val="nil"/>
              <w:right w:val="single" w:sz="4" w:space="0" w:color="auto"/>
            </w:tcBorders>
            <w:shd w:val="clear" w:color="auto" w:fill="auto"/>
            <w:noWrap/>
            <w:vAlign w:val="bottom"/>
            <w:hideMark/>
          </w:tcPr>
          <w:p w14:paraId="651E019B" w14:textId="77777777" w:rsidR="0002321F" w:rsidRPr="0002321F" w:rsidRDefault="0002321F" w:rsidP="0002321F">
            <w:pPr>
              <w:widowControl/>
              <w:suppressAutoHyphens w:val="0"/>
              <w:rPr>
                <w:ins w:id="10570" w:author="Orion" w:date="2011-07-29T16:45:00Z"/>
                <w:rFonts w:ascii="Calibri" w:eastAsia="Times New Roman" w:hAnsi="Calibri" w:cs="Calibri"/>
                <w:color w:val="000000"/>
                <w:kern w:val="0"/>
                <w:sz w:val="22"/>
                <w:szCs w:val="22"/>
                <w:lang w:eastAsia="es-ES" w:bidi="ar-SA"/>
              </w:rPr>
            </w:pPr>
            <w:ins w:id="1057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308CB9" w14:textId="77777777" w:rsidR="0002321F" w:rsidRPr="0002321F" w:rsidRDefault="0002321F" w:rsidP="0002321F">
            <w:pPr>
              <w:widowControl/>
              <w:suppressAutoHyphens w:val="0"/>
              <w:jc w:val="right"/>
              <w:rPr>
                <w:ins w:id="10572" w:author="Orion" w:date="2011-07-29T16:45:00Z"/>
                <w:rFonts w:ascii="Calibri" w:eastAsia="Times New Roman" w:hAnsi="Calibri" w:cs="Calibri"/>
                <w:color w:val="000000"/>
                <w:kern w:val="0"/>
                <w:sz w:val="22"/>
                <w:szCs w:val="22"/>
                <w:lang w:eastAsia="es-ES" w:bidi="ar-SA"/>
              </w:rPr>
            </w:pPr>
            <w:ins w:id="10573" w:author="Orion" w:date="2011-07-29T16:45:00Z">
              <w:r w:rsidRPr="0002321F">
                <w:rPr>
                  <w:rFonts w:ascii="Calibri" w:eastAsia="Times New Roman" w:hAnsi="Calibri" w:cs="Calibri"/>
                  <w:color w:val="000000"/>
                  <w:kern w:val="0"/>
                  <w:sz w:val="22"/>
                  <w:szCs w:val="22"/>
                  <w:lang w:eastAsia="es-ES" w:bidi="ar-SA"/>
                </w:rPr>
                <w:t>97</w:t>
              </w:r>
            </w:ins>
          </w:p>
        </w:tc>
        <w:tc>
          <w:tcPr>
            <w:tcW w:w="1100" w:type="dxa"/>
            <w:tcBorders>
              <w:top w:val="nil"/>
              <w:left w:val="nil"/>
              <w:bottom w:val="single" w:sz="4" w:space="0" w:color="auto"/>
              <w:right w:val="single" w:sz="8" w:space="0" w:color="auto"/>
            </w:tcBorders>
            <w:shd w:val="clear" w:color="auto" w:fill="auto"/>
            <w:noWrap/>
            <w:vAlign w:val="bottom"/>
            <w:hideMark/>
          </w:tcPr>
          <w:p w14:paraId="209360E3" w14:textId="77777777" w:rsidR="0002321F" w:rsidRPr="0002321F" w:rsidRDefault="0002321F" w:rsidP="0002321F">
            <w:pPr>
              <w:widowControl/>
              <w:suppressAutoHyphens w:val="0"/>
              <w:jc w:val="right"/>
              <w:rPr>
                <w:ins w:id="10574" w:author="Orion" w:date="2011-07-29T16:45:00Z"/>
                <w:rFonts w:ascii="Calibri" w:eastAsia="Times New Roman" w:hAnsi="Calibri" w:cs="Calibri"/>
                <w:color w:val="000000"/>
                <w:kern w:val="0"/>
                <w:sz w:val="22"/>
                <w:szCs w:val="22"/>
                <w:lang w:eastAsia="es-ES" w:bidi="ar-SA"/>
              </w:rPr>
            </w:pPr>
            <w:ins w:id="10575" w:author="Orion" w:date="2011-07-29T16:45:00Z">
              <w:r w:rsidRPr="0002321F">
                <w:rPr>
                  <w:rFonts w:ascii="Calibri" w:eastAsia="Times New Roman" w:hAnsi="Calibri" w:cs="Calibri"/>
                  <w:color w:val="000000"/>
                  <w:kern w:val="0"/>
                  <w:sz w:val="22"/>
                  <w:szCs w:val="22"/>
                  <w:lang w:eastAsia="es-ES" w:bidi="ar-SA"/>
                </w:rPr>
                <w:t>VOLTO</w:t>
              </w:r>
            </w:ins>
          </w:p>
        </w:tc>
      </w:tr>
      <w:tr w:rsidR="0002321F" w:rsidRPr="0002321F" w14:paraId="38D044C1" w14:textId="77777777" w:rsidTr="0002321F">
        <w:trPr>
          <w:trHeight w:val="300"/>
          <w:ins w:id="1057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A6BF5" w14:textId="77777777" w:rsidR="0002321F" w:rsidRPr="0002321F" w:rsidRDefault="0002321F" w:rsidP="0002321F">
            <w:pPr>
              <w:widowControl/>
              <w:suppressAutoHyphens w:val="0"/>
              <w:jc w:val="right"/>
              <w:rPr>
                <w:ins w:id="10577" w:author="Orion" w:date="2011-07-29T16:45:00Z"/>
                <w:rFonts w:ascii="Calibri" w:eastAsia="Times New Roman" w:hAnsi="Calibri" w:cs="Calibri"/>
                <w:color w:val="000000"/>
                <w:kern w:val="0"/>
                <w:sz w:val="22"/>
                <w:szCs w:val="22"/>
                <w:lang w:eastAsia="es-ES" w:bidi="ar-SA"/>
              </w:rPr>
            </w:pPr>
            <w:ins w:id="10578" w:author="Orion" w:date="2011-07-29T16:45:00Z">
              <w:r w:rsidRPr="0002321F">
                <w:rPr>
                  <w:rFonts w:ascii="Calibri" w:eastAsia="Times New Roman" w:hAnsi="Calibri" w:cs="Calibri"/>
                  <w:color w:val="000000"/>
                  <w:kern w:val="0"/>
                  <w:sz w:val="22"/>
                  <w:szCs w:val="22"/>
                  <w:lang w:eastAsia="es-ES" w:bidi="ar-SA"/>
                </w:rPr>
                <w:t>20</w:t>
              </w:r>
            </w:ins>
          </w:p>
        </w:tc>
        <w:tc>
          <w:tcPr>
            <w:tcW w:w="1260" w:type="dxa"/>
            <w:tcBorders>
              <w:top w:val="nil"/>
              <w:left w:val="nil"/>
              <w:bottom w:val="single" w:sz="4" w:space="0" w:color="auto"/>
              <w:right w:val="nil"/>
            </w:tcBorders>
            <w:shd w:val="clear" w:color="auto" w:fill="auto"/>
            <w:noWrap/>
            <w:vAlign w:val="bottom"/>
            <w:hideMark/>
          </w:tcPr>
          <w:p w14:paraId="4F5C9083" w14:textId="77777777" w:rsidR="0002321F" w:rsidRPr="0002321F" w:rsidRDefault="0002321F" w:rsidP="0002321F">
            <w:pPr>
              <w:widowControl/>
              <w:suppressAutoHyphens w:val="0"/>
              <w:jc w:val="right"/>
              <w:rPr>
                <w:ins w:id="10579" w:author="Orion" w:date="2011-07-29T16:45:00Z"/>
                <w:rFonts w:ascii="Calibri" w:eastAsia="Times New Roman" w:hAnsi="Calibri" w:cs="Calibri"/>
                <w:color w:val="000000"/>
                <w:kern w:val="0"/>
                <w:sz w:val="22"/>
                <w:szCs w:val="22"/>
                <w:lang w:eastAsia="es-ES" w:bidi="ar-SA"/>
              </w:rPr>
            </w:pPr>
            <w:ins w:id="10580" w:author="Orion" w:date="2011-07-29T16:45:00Z">
              <w:r w:rsidRPr="0002321F">
                <w:rPr>
                  <w:rFonts w:ascii="Calibri" w:eastAsia="Times New Roman" w:hAnsi="Calibri" w:cs="Calibri"/>
                  <w:color w:val="000000"/>
                  <w:kern w:val="0"/>
                  <w:sz w:val="22"/>
                  <w:szCs w:val="22"/>
                  <w:lang w:eastAsia="es-ES" w:bidi="ar-SA"/>
                </w:rPr>
                <w:t>DADIV</w:t>
              </w:r>
            </w:ins>
          </w:p>
        </w:tc>
        <w:tc>
          <w:tcPr>
            <w:tcW w:w="680" w:type="dxa"/>
            <w:tcBorders>
              <w:top w:val="nil"/>
              <w:left w:val="single" w:sz="4" w:space="0" w:color="auto"/>
              <w:bottom w:val="nil"/>
              <w:right w:val="single" w:sz="4" w:space="0" w:color="auto"/>
            </w:tcBorders>
            <w:shd w:val="clear" w:color="auto" w:fill="auto"/>
            <w:noWrap/>
            <w:vAlign w:val="bottom"/>
            <w:hideMark/>
          </w:tcPr>
          <w:p w14:paraId="2D20CAD5" w14:textId="77777777" w:rsidR="0002321F" w:rsidRPr="0002321F" w:rsidRDefault="0002321F" w:rsidP="0002321F">
            <w:pPr>
              <w:widowControl/>
              <w:suppressAutoHyphens w:val="0"/>
              <w:rPr>
                <w:ins w:id="10581" w:author="Orion" w:date="2011-07-29T16:45:00Z"/>
                <w:rFonts w:ascii="Calibri" w:eastAsia="Times New Roman" w:hAnsi="Calibri" w:cs="Calibri"/>
                <w:color w:val="000000"/>
                <w:kern w:val="0"/>
                <w:sz w:val="22"/>
                <w:szCs w:val="22"/>
                <w:lang w:eastAsia="es-ES" w:bidi="ar-SA"/>
              </w:rPr>
            </w:pPr>
            <w:ins w:id="1058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E120DAA" w14:textId="77777777" w:rsidR="0002321F" w:rsidRPr="0002321F" w:rsidRDefault="0002321F" w:rsidP="0002321F">
            <w:pPr>
              <w:widowControl/>
              <w:suppressAutoHyphens w:val="0"/>
              <w:jc w:val="right"/>
              <w:rPr>
                <w:ins w:id="10583" w:author="Orion" w:date="2011-07-29T16:45:00Z"/>
                <w:rFonts w:ascii="Calibri" w:eastAsia="Times New Roman" w:hAnsi="Calibri" w:cs="Calibri"/>
                <w:color w:val="000000"/>
                <w:kern w:val="0"/>
                <w:sz w:val="22"/>
                <w:szCs w:val="22"/>
                <w:lang w:eastAsia="es-ES" w:bidi="ar-SA"/>
              </w:rPr>
            </w:pPr>
            <w:ins w:id="10584" w:author="Orion" w:date="2011-07-29T16:45:00Z">
              <w:r w:rsidRPr="0002321F">
                <w:rPr>
                  <w:rFonts w:ascii="Calibri" w:eastAsia="Times New Roman" w:hAnsi="Calibri" w:cs="Calibri"/>
                  <w:color w:val="000000"/>
                  <w:kern w:val="0"/>
                  <w:sz w:val="22"/>
                  <w:szCs w:val="22"/>
                  <w:lang w:eastAsia="es-ES" w:bidi="ar-SA"/>
                </w:rPr>
                <w:t>59</w:t>
              </w:r>
            </w:ins>
          </w:p>
        </w:tc>
        <w:tc>
          <w:tcPr>
            <w:tcW w:w="1200" w:type="dxa"/>
            <w:tcBorders>
              <w:top w:val="nil"/>
              <w:left w:val="nil"/>
              <w:bottom w:val="single" w:sz="4" w:space="0" w:color="auto"/>
              <w:right w:val="single" w:sz="4" w:space="0" w:color="auto"/>
            </w:tcBorders>
            <w:shd w:val="clear" w:color="auto" w:fill="auto"/>
            <w:noWrap/>
            <w:vAlign w:val="bottom"/>
            <w:hideMark/>
          </w:tcPr>
          <w:p w14:paraId="75A32D1D" w14:textId="77777777" w:rsidR="0002321F" w:rsidRPr="0002321F" w:rsidRDefault="0002321F" w:rsidP="0002321F">
            <w:pPr>
              <w:widowControl/>
              <w:suppressAutoHyphens w:val="0"/>
              <w:jc w:val="right"/>
              <w:rPr>
                <w:ins w:id="10585" w:author="Orion" w:date="2011-07-29T16:45:00Z"/>
                <w:rFonts w:ascii="Calibri" w:eastAsia="Times New Roman" w:hAnsi="Calibri" w:cs="Calibri"/>
                <w:color w:val="000000"/>
                <w:kern w:val="0"/>
                <w:sz w:val="22"/>
                <w:szCs w:val="22"/>
                <w:lang w:eastAsia="es-ES" w:bidi="ar-SA"/>
              </w:rPr>
            </w:pPr>
            <w:ins w:id="10586" w:author="Orion" w:date="2011-07-29T16:45:00Z">
              <w:r w:rsidRPr="0002321F">
                <w:rPr>
                  <w:rFonts w:ascii="Calibri" w:eastAsia="Times New Roman" w:hAnsi="Calibri" w:cs="Calibri"/>
                  <w:color w:val="000000"/>
                  <w:kern w:val="0"/>
                  <w:sz w:val="22"/>
                  <w:szCs w:val="22"/>
                  <w:lang w:eastAsia="es-ES" w:bidi="ar-SA"/>
                </w:rPr>
                <w:t>OXACA</w:t>
              </w:r>
            </w:ins>
          </w:p>
        </w:tc>
        <w:tc>
          <w:tcPr>
            <w:tcW w:w="680" w:type="dxa"/>
            <w:tcBorders>
              <w:top w:val="nil"/>
              <w:left w:val="nil"/>
              <w:bottom w:val="nil"/>
              <w:right w:val="single" w:sz="4" w:space="0" w:color="auto"/>
            </w:tcBorders>
            <w:shd w:val="clear" w:color="auto" w:fill="auto"/>
            <w:noWrap/>
            <w:vAlign w:val="bottom"/>
            <w:hideMark/>
          </w:tcPr>
          <w:p w14:paraId="1006A321" w14:textId="77777777" w:rsidR="0002321F" w:rsidRPr="0002321F" w:rsidRDefault="0002321F" w:rsidP="0002321F">
            <w:pPr>
              <w:widowControl/>
              <w:suppressAutoHyphens w:val="0"/>
              <w:rPr>
                <w:ins w:id="10587" w:author="Orion" w:date="2011-07-29T16:45:00Z"/>
                <w:rFonts w:ascii="Calibri" w:eastAsia="Times New Roman" w:hAnsi="Calibri" w:cs="Calibri"/>
                <w:color w:val="000000"/>
                <w:kern w:val="0"/>
                <w:sz w:val="22"/>
                <w:szCs w:val="22"/>
                <w:lang w:eastAsia="es-ES" w:bidi="ar-SA"/>
              </w:rPr>
            </w:pPr>
            <w:ins w:id="1058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9ACEA8C" w14:textId="77777777" w:rsidR="0002321F" w:rsidRPr="0002321F" w:rsidRDefault="0002321F" w:rsidP="0002321F">
            <w:pPr>
              <w:widowControl/>
              <w:suppressAutoHyphens w:val="0"/>
              <w:jc w:val="right"/>
              <w:rPr>
                <w:ins w:id="10589" w:author="Orion" w:date="2011-07-29T16:45:00Z"/>
                <w:rFonts w:ascii="Calibri" w:eastAsia="Times New Roman" w:hAnsi="Calibri" w:cs="Calibri"/>
                <w:color w:val="000000"/>
                <w:kern w:val="0"/>
                <w:sz w:val="22"/>
                <w:szCs w:val="22"/>
                <w:lang w:eastAsia="es-ES" w:bidi="ar-SA"/>
              </w:rPr>
            </w:pPr>
            <w:ins w:id="10590" w:author="Orion" w:date="2011-07-29T16:45:00Z">
              <w:r w:rsidRPr="0002321F">
                <w:rPr>
                  <w:rFonts w:ascii="Calibri" w:eastAsia="Times New Roman" w:hAnsi="Calibri" w:cs="Calibri"/>
                  <w:color w:val="000000"/>
                  <w:kern w:val="0"/>
                  <w:sz w:val="22"/>
                  <w:szCs w:val="22"/>
                  <w:lang w:eastAsia="es-ES" w:bidi="ar-SA"/>
                </w:rPr>
                <w:t>98</w:t>
              </w:r>
            </w:ins>
          </w:p>
        </w:tc>
        <w:tc>
          <w:tcPr>
            <w:tcW w:w="1100" w:type="dxa"/>
            <w:tcBorders>
              <w:top w:val="nil"/>
              <w:left w:val="nil"/>
              <w:bottom w:val="single" w:sz="4" w:space="0" w:color="auto"/>
              <w:right w:val="single" w:sz="8" w:space="0" w:color="auto"/>
            </w:tcBorders>
            <w:shd w:val="clear" w:color="auto" w:fill="auto"/>
            <w:noWrap/>
            <w:vAlign w:val="bottom"/>
            <w:hideMark/>
          </w:tcPr>
          <w:p w14:paraId="29AEFA97" w14:textId="77777777" w:rsidR="0002321F" w:rsidRPr="0002321F" w:rsidRDefault="0002321F" w:rsidP="0002321F">
            <w:pPr>
              <w:widowControl/>
              <w:suppressAutoHyphens w:val="0"/>
              <w:jc w:val="right"/>
              <w:rPr>
                <w:ins w:id="10591" w:author="Orion" w:date="2011-07-29T16:45:00Z"/>
                <w:rFonts w:ascii="Calibri" w:eastAsia="Times New Roman" w:hAnsi="Calibri" w:cs="Calibri"/>
                <w:color w:val="000000"/>
                <w:kern w:val="0"/>
                <w:sz w:val="22"/>
                <w:szCs w:val="22"/>
                <w:lang w:eastAsia="es-ES" w:bidi="ar-SA"/>
              </w:rPr>
            </w:pPr>
            <w:ins w:id="10592" w:author="Orion" w:date="2011-07-29T16:45:00Z">
              <w:r w:rsidRPr="0002321F">
                <w:rPr>
                  <w:rFonts w:ascii="Calibri" w:eastAsia="Times New Roman" w:hAnsi="Calibri" w:cs="Calibri"/>
                  <w:color w:val="000000"/>
                  <w:kern w:val="0"/>
                  <w:sz w:val="22"/>
                  <w:szCs w:val="22"/>
                  <w:lang w:eastAsia="es-ES" w:bidi="ar-SA"/>
                </w:rPr>
                <w:t>WALLY</w:t>
              </w:r>
            </w:ins>
          </w:p>
        </w:tc>
      </w:tr>
      <w:tr w:rsidR="0002321F" w:rsidRPr="0002321F" w14:paraId="3380CD33" w14:textId="77777777" w:rsidTr="0002321F">
        <w:trPr>
          <w:trHeight w:val="300"/>
          <w:ins w:id="1059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EA680C" w14:textId="77777777" w:rsidR="0002321F" w:rsidRPr="0002321F" w:rsidRDefault="0002321F" w:rsidP="0002321F">
            <w:pPr>
              <w:widowControl/>
              <w:suppressAutoHyphens w:val="0"/>
              <w:jc w:val="right"/>
              <w:rPr>
                <w:ins w:id="10594" w:author="Orion" w:date="2011-07-29T16:45:00Z"/>
                <w:rFonts w:ascii="Calibri" w:eastAsia="Times New Roman" w:hAnsi="Calibri" w:cs="Calibri"/>
                <w:color w:val="000000"/>
                <w:kern w:val="0"/>
                <w:sz w:val="22"/>
                <w:szCs w:val="22"/>
                <w:lang w:eastAsia="es-ES" w:bidi="ar-SA"/>
              </w:rPr>
            </w:pPr>
            <w:ins w:id="10595" w:author="Orion" w:date="2011-07-29T16:45:00Z">
              <w:r w:rsidRPr="0002321F">
                <w:rPr>
                  <w:rFonts w:ascii="Calibri" w:eastAsia="Times New Roman" w:hAnsi="Calibri" w:cs="Calibri"/>
                  <w:color w:val="000000"/>
                  <w:kern w:val="0"/>
                  <w:sz w:val="22"/>
                  <w:szCs w:val="22"/>
                  <w:lang w:eastAsia="es-ES" w:bidi="ar-SA"/>
                </w:rPr>
                <w:t>21</w:t>
              </w:r>
            </w:ins>
          </w:p>
        </w:tc>
        <w:tc>
          <w:tcPr>
            <w:tcW w:w="1260" w:type="dxa"/>
            <w:tcBorders>
              <w:top w:val="nil"/>
              <w:left w:val="nil"/>
              <w:bottom w:val="single" w:sz="4" w:space="0" w:color="auto"/>
              <w:right w:val="nil"/>
            </w:tcBorders>
            <w:shd w:val="clear" w:color="auto" w:fill="auto"/>
            <w:noWrap/>
            <w:vAlign w:val="bottom"/>
            <w:hideMark/>
          </w:tcPr>
          <w:p w14:paraId="43A65639" w14:textId="77777777" w:rsidR="0002321F" w:rsidRPr="0002321F" w:rsidRDefault="0002321F" w:rsidP="0002321F">
            <w:pPr>
              <w:widowControl/>
              <w:suppressAutoHyphens w:val="0"/>
              <w:jc w:val="right"/>
              <w:rPr>
                <w:ins w:id="10596" w:author="Orion" w:date="2011-07-29T16:45:00Z"/>
                <w:rFonts w:ascii="Calibri" w:eastAsia="Times New Roman" w:hAnsi="Calibri" w:cs="Calibri"/>
                <w:color w:val="000000"/>
                <w:kern w:val="0"/>
                <w:sz w:val="22"/>
                <w:szCs w:val="22"/>
                <w:lang w:eastAsia="es-ES" w:bidi="ar-SA"/>
              </w:rPr>
            </w:pPr>
            <w:ins w:id="10597" w:author="Orion" w:date="2011-07-29T16:45:00Z">
              <w:r w:rsidRPr="0002321F">
                <w:rPr>
                  <w:rFonts w:ascii="Calibri" w:eastAsia="Times New Roman" w:hAnsi="Calibri" w:cs="Calibri"/>
                  <w:color w:val="000000"/>
                  <w:kern w:val="0"/>
                  <w:sz w:val="22"/>
                  <w:szCs w:val="22"/>
                  <w:lang w:eastAsia="es-ES" w:bidi="ar-SA"/>
                </w:rPr>
                <w:t>DIPOL</w:t>
              </w:r>
            </w:ins>
          </w:p>
        </w:tc>
        <w:tc>
          <w:tcPr>
            <w:tcW w:w="680" w:type="dxa"/>
            <w:tcBorders>
              <w:top w:val="nil"/>
              <w:left w:val="single" w:sz="4" w:space="0" w:color="auto"/>
              <w:bottom w:val="nil"/>
              <w:right w:val="single" w:sz="4" w:space="0" w:color="auto"/>
            </w:tcBorders>
            <w:shd w:val="clear" w:color="auto" w:fill="auto"/>
            <w:noWrap/>
            <w:vAlign w:val="bottom"/>
            <w:hideMark/>
          </w:tcPr>
          <w:p w14:paraId="5F469595" w14:textId="77777777" w:rsidR="0002321F" w:rsidRPr="0002321F" w:rsidRDefault="0002321F" w:rsidP="0002321F">
            <w:pPr>
              <w:widowControl/>
              <w:suppressAutoHyphens w:val="0"/>
              <w:rPr>
                <w:ins w:id="10598" w:author="Orion" w:date="2011-07-29T16:45:00Z"/>
                <w:rFonts w:ascii="Calibri" w:eastAsia="Times New Roman" w:hAnsi="Calibri" w:cs="Calibri"/>
                <w:color w:val="000000"/>
                <w:kern w:val="0"/>
                <w:sz w:val="22"/>
                <w:szCs w:val="22"/>
                <w:lang w:eastAsia="es-ES" w:bidi="ar-SA"/>
              </w:rPr>
            </w:pPr>
            <w:ins w:id="1059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1E55CE8" w14:textId="77777777" w:rsidR="0002321F" w:rsidRPr="0002321F" w:rsidRDefault="0002321F" w:rsidP="0002321F">
            <w:pPr>
              <w:widowControl/>
              <w:suppressAutoHyphens w:val="0"/>
              <w:jc w:val="right"/>
              <w:rPr>
                <w:ins w:id="10600" w:author="Orion" w:date="2011-07-29T16:45:00Z"/>
                <w:rFonts w:ascii="Calibri" w:eastAsia="Times New Roman" w:hAnsi="Calibri" w:cs="Calibri"/>
                <w:color w:val="000000"/>
                <w:kern w:val="0"/>
                <w:sz w:val="22"/>
                <w:szCs w:val="22"/>
                <w:lang w:eastAsia="es-ES" w:bidi="ar-SA"/>
              </w:rPr>
            </w:pPr>
            <w:ins w:id="10601" w:author="Orion" w:date="2011-07-29T16:45:00Z">
              <w:r w:rsidRPr="0002321F">
                <w:rPr>
                  <w:rFonts w:ascii="Calibri" w:eastAsia="Times New Roman" w:hAnsi="Calibri" w:cs="Calibri"/>
                  <w:color w:val="000000"/>
                  <w:kern w:val="0"/>
                  <w:sz w:val="22"/>
                  <w:szCs w:val="22"/>
                  <w:lang w:eastAsia="es-ES" w:bidi="ar-SA"/>
                </w:rPr>
                <w:t>60</w:t>
              </w:r>
            </w:ins>
          </w:p>
        </w:tc>
        <w:tc>
          <w:tcPr>
            <w:tcW w:w="1200" w:type="dxa"/>
            <w:tcBorders>
              <w:top w:val="nil"/>
              <w:left w:val="nil"/>
              <w:bottom w:val="single" w:sz="4" w:space="0" w:color="auto"/>
              <w:right w:val="single" w:sz="4" w:space="0" w:color="auto"/>
            </w:tcBorders>
            <w:shd w:val="clear" w:color="auto" w:fill="auto"/>
            <w:noWrap/>
            <w:vAlign w:val="bottom"/>
            <w:hideMark/>
          </w:tcPr>
          <w:p w14:paraId="4729F9B6" w14:textId="77777777" w:rsidR="0002321F" w:rsidRPr="0002321F" w:rsidRDefault="0002321F" w:rsidP="0002321F">
            <w:pPr>
              <w:widowControl/>
              <w:suppressAutoHyphens w:val="0"/>
              <w:jc w:val="right"/>
              <w:rPr>
                <w:ins w:id="10602" w:author="Orion" w:date="2011-07-29T16:45:00Z"/>
                <w:rFonts w:ascii="Calibri" w:eastAsia="Times New Roman" w:hAnsi="Calibri" w:cs="Calibri"/>
                <w:color w:val="000000"/>
                <w:kern w:val="0"/>
                <w:sz w:val="22"/>
                <w:szCs w:val="22"/>
                <w:lang w:eastAsia="es-ES" w:bidi="ar-SA"/>
              </w:rPr>
            </w:pPr>
            <w:ins w:id="10603" w:author="Orion" w:date="2011-07-29T16:45:00Z">
              <w:r w:rsidRPr="0002321F">
                <w:rPr>
                  <w:rFonts w:ascii="Calibri" w:eastAsia="Times New Roman" w:hAnsi="Calibri" w:cs="Calibri"/>
                  <w:color w:val="000000"/>
                  <w:kern w:val="0"/>
                  <w:sz w:val="22"/>
                  <w:szCs w:val="22"/>
                  <w:lang w:eastAsia="es-ES" w:bidi="ar-SA"/>
                </w:rPr>
                <w:t>PARKA</w:t>
              </w:r>
            </w:ins>
          </w:p>
        </w:tc>
        <w:tc>
          <w:tcPr>
            <w:tcW w:w="680" w:type="dxa"/>
            <w:tcBorders>
              <w:top w:val="nil"/>
              <w:left w:val="nil"/>
              <w:bottom w:val="nil"/>
              <w:right w:val="single" w:sz="4" w:space="0" w:color="auto"/>
            </w:tcBorders>
            <w:shd w:val="clear" w:color="auto" w:fill="auto"/>
            <w:noWrap/>
            <w:vAlign w:val="bottom"/>
            <w:hideMark/>
          </w:tcPr>
          <w:p w14:paraId="305D9542" w14:textId="77777777" w:rsidR="0002321F" w:rsidRPr="0002321F" w:rsidRDefault="0002321F" w:rsidP="0002321F">
            <w:pPr>
              <w:widowControl/>
              <w:suppressAutoHyphens w:val="0"/>
              <w:rPr>
                <w:ins w:id="10604" w:author="Orion" w:date="2011-07-29T16:45:00Z"/>
                <w:rFonts w:ascii="Calibri" w:eastAsia="Times New Roman" w:hAnsi="Calibri" w:cs="Calibri"/>
                <w:color w:val="000000"/>
                <w:kern w:val="0"/>
                <w:sz w:val="22"/>
                <w:szCs w:val="22"/>
                <w:lang w:eastAsia="es-ES" w:bidi="ar-SA"/>
              </w:rPr>
            </w:pPr>
            <w:ins w:id="106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133CC29" w14:textId="77777777" w:rsidR="0002321F" w:rsidRPr="0002321F" w:rsidRDefault="0002321F" w:rsidP="0002321F">
            <w:pPr>
              <w:widowControl/>
              <w:suppressAutoHyphens w:val="0"/>
              <w:jc w:val="right"/>
              <w:rPr>
                <w:ins w:id="10606" w:author="Orion" w:date="2011-07-29T16:45:00Z"/>
                <w:rFonts w:ascii="Calibri" w:eastAsia="Times New Roman" w:hAnsi="Calibri" w:cs="Calibri"/>
                <w:color w:val="000000"/>
                <w:kern w:val="0"/>
                <w:sz w:val="22"/>
                <w:szCs w:val="22"/>
                <w:lang w:eastAsia="es-ES" w:bidi="ar-SA"/>
              </w:rPr>
            </w:pPr>
            <w:ins w:id="10607" w:author="Orion" w:date="2011-07-29T16:45:00Z">
              <w:r w:rsidRPr="0002321F">
                <w:rPr>
                  <w:rFonts w:ascii="Calibri" w:eastAsia="Times New Roman" w:hAnsi="Calibri" w:cs="Calibri"/>
                  <w:color w:val="000000"/>
                  <w:kern w:val="0"/>
                  <w:sz w:val="22"/>
                  <w:szCs w:val="22"/>
                  <w:lang w:eastAsia="es-ES" w:bidi="ar-SA"/>
                </w:rPr>
                <w:t>99</w:t>
              </w:r>
            </w:ins>
          </w:p>
        </w:tc>
        <w:tc>
          <w:tcPr>
            <w:tcW w:w="1100" w:type="dxa"/>
            <w:tcBorders>
              <w:top w:val="nil"/>
              <w:left w:val="nil"/>
              <w:bottom w:val="single" w:sz="4" w:space="0" w:color="auto"/>
              <w:right w:val="single" w:sz="8" w:space="0" w:color="auto"/>
            </w:tcBorders>
            <w:shd w:val="clear" w:color="auto" w:fill="auto"/>
            <w:noWrap/>
            <w:vAlign w:val="bottom"/>
            <w:hideMark/>
          </w:tcPr>
          <w:p w14:paraId="0B2C09CE" w14:textId="77777777" w:rsidR="0002321F" w:rsidRPr="0002321F" w:rsidRDefault="0002321F" w:rsidP="0002321F">
            <w:pPr>
              <w:widowControl/>
              <w:suppressAutoHyphens w:val="0"/>
              <w:jc w:val="right"/>
              <w:rPr>
                <w:ins w:id="10608" w:author="Orion" w:date="2011-07-29T16:45:00Z"/>
                <w:rFonts w:ascii="Calibri" w:eastAsia="Times New Roman" w:hAnsi="Calibri" w:cs="Calibri"/>
                <w:color w:val="000000"/>
                <w:kern w:val="0"/>
                <w:sz w:val="22"/>
                <w:szCs w:val="22"/>
                <w:lang w:eastAsia="es-ES" w:bidi="ar-SA"/>
              </w:rPr>
            </w:pPr>
            <w:ins w:id="10609" w:author="Orion" w:date="2011-07-29T16:45:00Z">
              <w:r w:rsidRPr="0002321F">
                <w:rPr>
                  <w:rFonts w:ascii="Calibri" w:eastAsia="Times New Roman" w:hAnsi="Calibri" w:cs="Calibri"/>
                  <w:color w:val="000000"/>
                  <w:kern w:val="0"/>
                  <w:sz w:val="22"/>
                  <w:szCs w:val="22"/>
                  <w:lang w:eastAsia="es-ES" w:bidi="ar-SA"/>
                </w:rPr>
                <w:t>XERES</w:t>
              </w:r>
            </w:ins>
          </w:p>
        </w:tc>
      </w:tr>
      <w:tr w:rsidR="0002321F" w:rsidRPr="0002321F" w14:paraId="3E4FF941" w14:textId="77777777" w:rsidTr="0002321F">
        <w:trPr>
          <w:trHeight w:val="300"/>
          <w:ins w:id="1061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4CDB31" w14:textId="77777777" w:rsidR="0002321F" w:rsidRPr="0002321F" w:rsidRDefault="0002321F" w:rsidP="0002321F">
            <w:pPr>
              <w:widowControl/>
              <w:suppressAutoHyphens w:val="0"/>
              <w:jc w:val="right"/>
              <w:rPr>
                <w:ins w:id="10611" w:author="Orion" w:date="2011-07-29T16:45:00Z"/>
                <w:rFonts w:ascii="Calibri" w:eastAsia="Times New Roman" w:hAnsi="Calibri" w:cs="Calibri"/>
                <w:color w:val="000000"/>
                <w:kern w:val="0"/>
                <w:sz w:val="22"/>
                <w:szCs w:val="22"/>
                <w:lang w:eastAsia="es-ES" w:bidi="ar-SA"/>
              </w:rPr>
            </w:pPr>
            <w:ins w:id="10612" w:author="Orion" w:date="2011-07-29T16:45:00Z">
              <w:r w:rsidRPr="0002321F">
                <w:rPr>
                  <w:rFonts w:ascii="Calibri" w:eastAsia="Times New Roman" w:hAnsi="Calibri" w:cs="Calibri"/>
                  <w:color w:val="000000"/>
                  <w:kern w:val="0"/>
                  <w:sz w:val="22"/>
                  <w:szCs w:val="22"/>
                  <w:lang w:eastAsia="es-ES" w:bidi="ar-SA"/>
                </w:rPr>
                <w:t>22</w:t>
              </w:r>
            </w:ins>
          </w:p>
        </w:tc>
        <w:tc>
          <w:tcPr>
            <w:tcW w:w="1260" w:type="dxa"/>
            <w:tcBorders>
              <w:top w:val="nil"/>
              <w:left w:val="nil"/>
              <w:bottom w:val="single" w:sz="4" w:space="0" w:color="auto"/>
              <w:right w:val="nil"/>
            </w:tcBorders>
            <w:shd w:val="clear" w:color="auto" w:fill="auto"/>
            <w:noWrap/>
            <w:vAlign w:val="bottom"/>
            <w:hideMark/>
          </w:tcPr>
          <w:p w14:paraId="7281D372" w14:textId="77777777" w:rsidR="0002321F" w:rsidRPr="0002321F" w:rsidRDefault="0002321F" w:rsidP="0002321F">
            <w:pPr>
              <w:widowControl/>
              <w:suppressAutoHyphens w:val="0"/>
              <w:jc w:val="right"/>
              <w:rPr>
                <w:ins w:id="10613" w:author="Orion" w:date="2011-07-29T16:45:00Z"/>
                <w:rFonts w:ascii="Calibri" w:eastAsia="Times New Roman" w:hAnsi="Calibri" w:cs="Calibri"/>
                <w:color w:val="000000"/>
                <w:kern w:val="0"/>
                <w:sz w:val="22"/>
                <w:szCs w:val="22"/>
                <w:lang w:eastAsia="es-ES" w:bidi="ar-SA"/>
              </w:rPr>
            </w:pPr>
            <w:ins w:id="10614" w:author="Orion" w:date="2011-07-29T16:45:00Z">
              <w:r w:rsidRPr="0002321F">
                <w:rPr>
                  <w:rFonts w:ascii="Calibri" w:eastAsia="Times New Roman" w:hAnsi="Calibri" w:cs="Calibri"/>
                  <w:color w:val="000000"/>
                  <w:kern w:val="0"/>
                  <w:sz w:val="22"/>
                  <w:szCs w:val="22"/>
                  <w:lang w:eastAsia="es-ES" w:bidi="ar-SA"/>
                </w:rPr>
                <w:t>DIRMU</w:t>
              </w:r>
            </w:ins>
          </w:p>
        </w:tc>
        <w:tc>
          <w:tcPr>
            <w:tcW w:w="680" w:type="dxa"/>
            <w:tcBorders>
              <w:top w:val="nil"/>
              <w:left w:val="single" w:sz="4" w:space="0" w:color="auto"/>
              <w:bottom w:val="nil"/>
              <w:right w:val="single" w:sz="4" w:space="0" w:color="auto"/>
            </w:tcBorders>
            <w:shd w:val="clear" w:color="auto" w:fill="auto"/>
            <w:noWrap/>
            <w:vAlign w:val="bottom"/>
            <w:hideMark/>
          </w:tcPr>
          <w:p w14:paraId="7999A4F0" w14:textId="77777777" w:rsidR="0002321F" w:rsidRPr="0002321F" w:rsidRDefault="0002321F" w:rsidP="0002321F">
            <w:pPr>
              <w:widowControl/>
              <w:suppressAutoHyphens w:val="0"/>
              <w:rPr>
                <w:ins w:id="10615" w:author="Orion" w:date="2011-07-29T16:45:00Z"/>
                <w:rFonts w:ascii="Calibri" w:eastAsia="Times New Roman" w:hAnsi="Calibri" w:cs="Calibri"/>
                <w:color w:val="000000"/>
                <w:kern w:val="0"/>
                <w:sz w:val="22"/>
                <w:szCs w:val="22"/>
                <w:lang w:eastAsia="es-ES" w:bidi="ar-SA"/>
              </w:rPr>
            </w:pPr>
            <w:ins w:id="1061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6597404" w14:textId="77777777" w:rsidR="0002321F" w:rsidRPr="0002321F" w:rsidRDefault="0002321F" w:rsidP="0002321F">
            <w:pPr>
              <w:widowControl/>
              <w:suppressAutoHyphens w:val="0"/>
              <w:jc w:val="right"/>
              <w:rPr>
                <w:ins w:id="10617" w:author="Orion" w:date="2011-07-29T16:45:00Z"/>
                <w:rFonts w:ascii="Calibri" w:eastAsia="Times New Roman" w:hAnsi="Calibri" w:cs="Calibri"/>
                <w:color w:val="000000"/>
                <w:kern w:val="0"/>
                <w:sz w:val="22"/>
                <w:szCs w:val="22"/>
                <w:lang w:eastAsia="es-ES" w:bidi="ar-SA"/>
              </w:rPr>
            </w:pPr>
            <w:ins w:id="10618" w:author="Orion" w:date="2011-07-29T16:45:00Z">
              <w:r w:rsidRPr="0002321F">
                <w:rPr>
                  <w:rFonts w:ascii="Calibri" w:eastAsia="Times New Roman" w:hAnsi="Calibri" w:cs="Calibri"/>
                  <w:color w:val="000000"/>
                  <w:kern w:val="0"/>
                  <w:sz w:val="22"/>
                  <w:szCs w:val="22"/>
                  <w:lang w:eastAsia="es-ES" w:bidi="ar-SA"/>
                </w:rPr>
                <w:t>61</w:t>
              </w:r>
            </w:ins>
          </w:p>
        </w:tc>
        <w:tc>
          <w:tcPr>
            <w:tcW w:w="1200" w:type="dxa"/>
            <w:tcBorders>
              <w:top w:val="nil"/>
              <w:left w:val="nil"/>
              <w:bottom w:val="single" w:sz="4" w:space="0" w:color="auto"/>
              <w:right w:val="single" w:sz="4" w:space="0" w:color="auto"/>
            </w:tcBorders>
            <w:shd w:val="clear" w:color="auto" w:fill="auto"/>
            <w:noWrap/>
            <w:vAlign w:val="bottom"/>
            <w:hideMark/>
          </w:tcPr>
          <w:p w14:paraId="00C4756E" w14:textId="77777777" w:rsidR="0002321F" w:rsidRPr="0002321F" w:rsidRDefault="0002321F" w:rsidP="0002321F">
            <w:pPr>
              <w:widowControl/>
              <w:suppressAutoHyphens w:val="0"/>
              <w:jc w:val="right"/>
              <w:rPr>
                <w:ins w:id="10619" w:author="Orion" w:date="2011-07-29T16:45:00Z"/>
                <w:rFonts w:ascii="Calibri" w:eastAsia="Times New Roman" w:hAnsi="Calibri" w:cs="Calibri"/>
                <w:color w:val="000000"/>
                <w:kern w:val="0"/>
                <w:sz w:val="22"/>
                <w:szCs w:val="22"/>
                <w:lang w:eastAsia="es-ES" w:bidi="ar-SA"/>
              </w:rPr>
            </w:pPr>
            <w:ins w:id="10620" w:author="Orion" w:date="2011-07-29T16:45:00Z">
              <w:r w:rsidRPr="0002321F">
                <w:rPr>
                  <w:rFonts w:ascii="Calibri" w:eastAsia="Times New Roman" w:hAnsi="Calibri" w:cs="Calibri"/>
                  <w:color w:val="000000"/>
                  <w:kern w:val="0"/>
                  <w:sz w:val="22"/>
                  <w:szCs w:val="22"/>
                  <w:lang w:eastAsia="es-ES" w:bidi="ar-SA"/>
                </w:rPr>
                <w:t>PASAS</w:t>
              </w:r>
            </w:ins>
          </w:p>
        </w:tc>
        <w:tc>
          <w:tcPr>
            <w:tcW w:w="680" w:type="dxa"/>
            <w:tcBorders>
              <w:top w:val="nil"/>
              <w:left w:val="nil"/>
              <w:bottom w:val="nil"/>
              <w:right w:val="single" w:sz="4" w:space="0" w:color="auto"/>
            </w:tcBorders>
            <w:shd w:val="clear" w:color="auto" w:fill="auto"/>
            <w:noWrap/>
            <w:vAlign w:val="bottom"/>
            <w:hideMark/>
          </w:tcPr>
          <w:p w14:paraId="0BD9A460" w14:textId="77777777" w:rsidR="0002321F" w:rsidRPr="0002321F" w:rsidRDefault="0002321F" w:rsidP="0002321F">
            <w:pPr>
              <w:widowControl/>
              <w:suppressAutoHyphens w:val="0"/>
              <w:rPr>
                <w:ins w:id="10621" w:author="Orion" w:date="2011-07-29T16:45:00Z"/>
                <w:rFonts w:ascii="Calibri" w:eastAsia="Times New Roman" w:hAnsi="Calibri" w:cs="Calibri"/>
                <w:color w:val="000000"/>
                <w:kern w:val="0"/>
                <w:sz w:val="22"/>
                <w:szCs w:val="22"/>
                <w:lang w:eastAsia="es-ES" w:bidi="ar-SA"/>
              </w:rPr>
            </w:pPr>
            <w:ins w:id="106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83BF2F" w14:textId="77777777" w:rsidR="0002321F" w:rsidRPr="0002321F" w:rsidRDefault="0002321F" w:rsidP="0002321F">
            <w:pPr>
              <w:widowControl/>
              <w:suppressAutoHyphens w:val="0"/>
              <w:jc w:val="right"/>
              <w:rPr>
                <w:ins w:id="10623" w:author="Orion" w:date="2011-07-29T16:45:00Z"/>
                <w:rFonts w:ascii="Calibri" w:eastAsia="Times New Roman" w:hAnsi="Calibri" w:cs="Calibri"/>
                <w:color w:val="000000"/>
                <w:kern w:val="0"/>
                <w:sz w:val="22"/>
                <w:szCs w:val="22"/>
                <w:lang w:eastAsia="es-ES" w:bidi="ar-SA"/>
              </w:rPr>
            </w:pPr>
            <w:ins w:id="10624" w:author="Orion" w:date="2011-07-29T16:45:00Z">
              <w:r w:rsidRPr="0002321F">
                <w:rPr>
                  <w:rFonts w:ascii="Calibri" w:eastAsia="Times New Roman" w:hAnsi="Calibri" w:cs="Calibri"/>
                  <w:color w:val="000000"/>
                  <w:kern w:val="0"/>
                  <w:sz w:val="22"/>
                  <w:szCs w:val="22"/>
                  <w:lang w:eastAsia="es-ES" w:bidi="ar-SA"/>
                </w:rPr>
                <w:t>100</w:t>
              </w:r>
            </w:ins>
          </w:p>
        </w:tc>
        <w:tc>
          <w:tcPr>
            <w:tcW w:w="1100" w:type="dxa"/>
            <w:tcBorders>
              <w:top w:val="nil"/>
              <w:left w:val="nil"/>
              <w:bottom w:val="single" w:sz="4" w:space="0" w:color="auto"/>
              <w:right w:val="single" w:sz="8" w:space="0" w:color="auto"/>
            </w:tcBorders>
            <w:shd w:val="clear" w:color="auto" w:fill="auto"/>
            <w:noWrap/>
            <w:vAlign w:val="bottom"/>
            <w:hideMark/>
          </w:tcPr>
          <w:p w14:paraId="544A37EA" w14:textId="77777777" w:rsidR="0002321F" w:rsidRPr="0002321F" w:rsidRDefault="0002321F" w:rsidP="0002321F">
            <w:pPr>
              <w:widowControl/>
              <w:suppressAutoHyphens w:val="0"/>
              <w:jc w:val="right"/>
              <w:rPr>
                <w:ins w:id="10625" w:author="Orion" w:date="2011-07-29T16:45:00Z"/>
                <w:rFonts w:ascii="Calibri" w:eastAsia="Times New Roman" w:hAnsi="Calibri" w:cs="Calibri"/>
                <w:color w:val="000000"/>
                <w:kern w:val="0"/>
                <w:sz w:val="22"/>
                <w:szCs w:val="22"/>
                <w:lang w:eastAsia="es-ES" w:bidi="ar-SA"/>
              </w:rPr>
            </w:pPr>
            <w:ins w:id="10626" w:author="Orion" w:date="2011-07-29T16:45:00Z">
              <w:r w:rsidRPr="0002321F">
                <w:rPr>
                  <w:rFonts w:ascii="Calibri" w:eastAsia="Times New Roman" w:hAnsi="Calibri" w:cs="Calibri"/>
                  <w:color w:val="000000"/>
                  <w:kern w:val="0"/>
                  <w:sz w:val="22"/>
                  <w:szCs w:val="22"/>
                  <w:lang w:eastAsia="es-ES" w:bidi="ar-SA"/>
                </w:rPr>
                <w:t>ZANKO</w:t>
              </w:r>
            </w:ins>
          </w:p>
        </w:tc>
      </w:tr>
      <w:tr w:rsidR="0002321F" w:rsidRPr="0002321F" w14:paraId="744EF580" w14:textId="77777777" w:rsidTr="0002321F">
        <w:trPr>
          <w:trHeight w:val="300"/>
          <w:ins w:id="1062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1A0603" w14:textId="77777777" w:rsidR="0002321F" w:rsidRPr="0002321F" w:rsidRDefault="0002321F" w:rsidP="0002321F">
            <w:pPr>
              <w:widowControl/>
              <w:suppressAutoHyphens w:val="0"/>
              <w:jc w:val="right"/>
              <w:rPr>
                <w:ins w:id="10628" w:author="Orion" w:date="2011-07-29T16:45:00Z"/>
                <w:rFonts w:ascii="Calibri" w:eastAsia="Times New Roman" w:hAnsi="Calibri" w:cs="Calibri"/>
                <w:color w:val="000000"/>
                <w:kern w:val="0"/>
                <w:sz w:val="22"/>
                <w:szCs w:val="22"/>
                <w:lang w:eastAsia="es-ES" w:bidi="ar-SA"/>
              </w:rPr>
            </w:pPr>
            <w:ins w:id="10629" w:author="Orion" w:date="2011-07-29T16:45:00Z">
              <w:r w:rsidRPr="0002321F">
                <w:rPr>
                  <w:rFonts w:ascii="Calibri" w:eastAsia="Times New Roman" w:hAnsi="Calibri" w:cs="Calibri"/>
                  <w:color w:val="000000"/>
                  <w:kern w:val="0"/>
                  <w:sz w:val="22"/>
                  <w:szCs w:val="22"/>
                  <w:lang w:eastAsia="es-ES" w:bidi="ar-SA"/>
                </w:rPr>
                <w:t>23</w:t>
              </w:r>
            </w:ins>
          </w:p>
        </w:tc>
        <w:tc>
          <w:tcPr>
            <w:tcW w:w="1260" w:type="dxa"/>
            <w:tcBorders>
              <w:top w:val="nil"/>
              <w:left w:val="nil"/>
              <w:bottom w:val="single" w:sz="4" w:space="0" w:color="auto"/>
              <w:right w:val="nil"/>
            </w:tcBorders>
            <w:shd w:val="clear" w:color="auto" w:fill="auto"/>
            <w:noWrap/>
            <w:vAlign w:val="bottom"/>
            <w:hideMark/>
          </w:tcPr>
          <w:p w14:paraId="0A655AF0" w14:textId="77777777" w:rsidR="0002321F" w:rsidRPr="0002321F" w:rsidRDefault="0002321F" w:rsidP="0002321F">
            <w:pPr>
              <w:widowControl/>
              <w:suppressAutoHyphens w:val="0"/>
              <w:jc w:val="right"/>
              <w:rPr>
                <w:ins w:id="10630" w:author="Orion" w:date="2011-07-29T16:45:00Z"/>
                <w:rFonts w:ascii="Calibri" w:eastAsia="Times New Roman" w:hAnsi="Calibri" w:cs="Calibri"/>
                <w:color w:val="000000"/>
                <w:kern w:val="0"/>
                <w:sz w:val="22"/>
                <w:szCs w:val="22"/>
                <w:lang w:eastAsia="es-ES" w:bidi="ar-SA"/>
              </w:rPr>
            </w:pPr>
            <w:ins w:id="10631" w:author="Orion" w:date="2011-07-29T16:45:00Z">
              <w:r w:rsidRPr="0002321F">
                <w:rPr>
                  <w:rFonts w:ascii="Calibri" w:eastAsia="Times New Roman" w:hAnsi="Calibri" w:cs="Calibri"/>
                  <w:color w:val="000000"/>
                  <w:kern w:val="0"/>
                  <w:sz w:val="22"/>
                  <w:szCs w:val="22"/>
                  <w:lang w:eastAsia="es-ES" w:bidi="ar-SA"/>
                </w:rPr>
                <w:t>DIXIS</w:t>
              </w:r>
            </w:ins>
          </w:p>
        </w:tc>
        <w:tc>
          <w:tcPr>
            <w:tcW w:w="680" w:type="dxa"/>
            <w:tcBorders>
              <w:top w:val="nil"/>
              <w:left w:val="single" w:sz="4" w:space="0" w:color="auto"/>
              <w:bottom w:val="nil"/>
              <w:right w:val="single" w:sz="4" w:space="0" w:color="auto"/>
            </w:tcBorders>
            <w:shd w:val="clear" w:color="auto" w:fill="auto"/>
            <w:noWrap/>
            <w:vAlign w:val="bottom"/>
            <w:hideMark/>
          </w:tcPr>
          <w:p w14:paraId="6D5E655A" w14:textId="77777777" w:rsidR="0002321F" w:rsidRPr="0002321F" w:rsidRDefault="0002321F" w:rsidP="0002321F">
            <w:pPr>
              <w:widowControl/>
              <w:suppressAutoHyphens w:val="0"/>
              <w:rPr>
                <w:ins w:id="10632" w:author="Orion" w:date="2011-07-29T16:45:00Z"/>
                <w:rFonts w:ascii="Calibri" w:eastAsia="Times New Roman" w:hAnsi="Calibri" w:cs="Calibri"/>
                <w:color w:val="000000"/>
                <w:kern w:val="0"/>
                <w:sz w:val="22"/>
                <w:szCs w:val="22"/>
                <w:lang w:eastAsia="es-ES" w:bidi="ar-SA"/>
              </w:rPr>
            </w:pPr>
            <w:ins w:id="1063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963286D" w14:textId="77777777" w:rsidR="0002321F" w:rsidRPr="0002321F" w:rsidRDefault="0002321F" w:rsidP="0002321F">
            <w:pPr>
              <w:widowControl/>
              <w:suppressAutoHyphens w:val="0"/>
              <w:jc w:val="right"/>
              <w:rPr>
                <w:ins w:id="10634" w:author="Orion" w:date="2011-07-29T16:45:00Z"/>
                <w:rFonts w:ascii="Calibri" w:eastAsia="Times New Roman" w:hAnsi="Calibri" w:cs="Calibri"/>
                <w:color w:val="000000"/>
                <w:kern w:val="0"/>
                <w:sz w:val="22"/>
                <w:szCs w:val="22"/>
                <w:lang w:eastAsia="es-ES" w:bidi="ar-SA"/>
              </w:rPr>
            </w:pPr>
            <w:ins w:id="10635" w:author="Orion" w:date="2011-07-29T16:45:00Z">
              <w:r w:rsidRPr="0002321F">
                <w:rPr>
                  <w:rFonts w:ascii="Calibri" w:eastAsia="Times New Roman" w:hAnsi="Calibri" w:cs="Calibri"/>
                  <w:color w:val="000000"/>
                  <w:kern w:val="0"/>
                  <w:sz w:val="22"/>
                  <w:szCs w:val="22"/>
                  <w:lang w:eastAsia="es-ES" w:bidi="ar-SA"/>
                </w:rPr>
                <w:t>62</w:t>
              </w:r>
            </w:ins>
          </w:p>
        </w:tc>
        <w:tc>
          <w:tcPr>
            <w:tcW w:w="1200" w:type="dxa"/>
            <w:tcBorders>
              <w:top w:val="nil"/>
              <w:left w:val="nil"/>
              <w:bottom w:val="single" w:sz="4" w:space="0" w:color="auto"/>
              <w:right w:val="single" w:sz="4" w:space="0" w:color="auto"/>
            </w:tcBorders>
            <w:shd w:val="clear" w:color="auto" w:fill="auto"/>
            <w:noWrap/>
            <w:vAlign w:val="bottom"/>
            <w:hideMark/>
          </w:tcPr>
          <w:p w14:paraId="4C12CBD1" w14:textId="77777777" w:rsidR="0002321F" w:rsidRPr="0002321F" w:rsidRDefault="0002321F" w:rsidP="0002321F">
            <w:pPr>
              <w:widowControl/>
              <w:suppressAutoHyphens w:val="0"/>
              <w:jc w:val="right"/>
              <w:rPr>
                <w:ins w:id="10636" w:author="Orion" w:date="2011-07-29T16:45:00Z"/>
                <w:rFonts w:ascii="Calibri" w:eastAsia="Times New Roman" w:hAnsi="Calibri" w:cs="Calibri"/>
                <w:color w:val="000000"/>
                <w:kern w:val="0"/>
                <w:sz w:val="22"/>
                <w:szCs w:val="22"/>
                <w:lang w:eastAsia="es-ES" w:bidi="ar-SA"/>
              </w:rPr>
            </w:pPr>
            <w:ins w:id="10637" w:author="Orion" w:date="2011-07-29T16:45:00Z">
              <w:r w:rsidRPr="0002321F">
                <w:rPr>
                  <w:rFonts w:ascii="Calibri" w:eastAsia="Times New Roman" w:hAnsi="Calibri" w:cs="Calibri"/>
                  <w:color w:val="000000"/>
                  <w:kern w:val="0"/>
                  <w:sz w:val="22"/>
                  <w:szCs w:val="22"/>
                  <w:lang w:eastAsia="es-ES" w:bidi="ar-SA"/>
                </w:rPr>
                <w:t>PERDU</w:t>
              </w:r>
            </w:ins>
          </w:p>
        </w:tc>
        <w:tc>
          <w:tcPr>
            <w:tcW w:w="680" w:type="dxa"/>
            <w:tcBorders>
              <w:top w:val="nil"/>
              <w:left w:val="nil"/>
              <w:bottom w:val="nil"/>
              <w:right w:val="single" w:sz="4" w:space="0" w:color="auto"/>
            </w:tcBorders>
            <w:shd w:val="clear" w:color="auto" w:fill="auto"/>
            <w:noWrap/>
            <w:vAlign w:val="bottom"/>
            <w:hideMark/>
          </w:tcPr>
          <w:p w14:paraId="0821F230" w14:textId="77777777" w:rsidR="0002321F" w:rsidRPr="0002321F" w:rsidRDefault="0002321F" w:rsidP="0002321F">
            <w:pPr>
              <w:widowControl/>
              <w:suppressAutoHyphens w:val="0"/>
              <w:rPr>
                <w:ins w:id="10638" w:author="Orion" w:date="2011-07-29T16:45:00Z"/>
                <w:rFonts w:ascii="Calibri" w:eastAsia="Times New Roman" w:hAnsi="Calibri" w:cs="Calibri"/>
                <w:color w:val="000000"/>
                <w:kern w:val="0"/>
                <w:sz w:val="22"/>
                <w:szCs w:val="22"/>
                <w:lang w:eastAsia="es-ES" w:bidi="ar-SA"/>
              </w:rPr>
            </w:pPr>
            <w:ins w:id="106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54C613" w14:textId="77777777" w:rsidR="0002321F" w:rsidRPr="0002321F" w:rsidRDefault="0002321F" w:rsidP="0002321F">
            <w:pPr>
              <w:widowControl/>
              <w:suppressAutoHyphens w:val="0"/>
              <w:jc w:val="right"/>
              <w:rPr>
                <w:ins w:id="10640" w:author="Orion" w:date="2011-07-29T16:45:00Z"/>
                <w:rFonts w:ascii="Calibri" w:eastAsia="Times New Roman" w:hAnsi="Calibri" w:cs="Calibri"/>
                <w:color w:val="000000"/>
                <w:kern w:val="0"/>
                <w:sz w:val="22"/>
                <w:szCs w:val="22"/>
                <w:lang w:eastAsia="es-ES" w:bidi="ar-SA"/>
              </w:rPr>
            </w:pPr>
            <w:ins w:id="10641" w:author="Orion" w:date="2011-07-29T16:45:00Z">
              <w:r w:rsidRPr="0002321F">
                <w:rPr>
                  <w:rFonts w:ascii="Calibri" w:eastAsia="Times New Roman" w:hAnsi="Calibri" w:cs="Calibri"/>
                  <w:color w:val="000000"/>
                  <w:kern w:val="0"/>
                  <w:sz w:val="22"/>
                  <w:szCs w:val="22"/>
                  <w:lang w:eastAsia="es-ES" w:bidi="ar-SA"/>
                </w:rPr>
                <w:t>101</w:t>
              </w:r>
            </w:ins>
          </w:p>
        </w:tc>
        <w:tc>
          <w:tcPr>
            <w:tcW w:w="1100" w:type="dxa"/>
            <w:tcBorders>
              <w:top w:val="nil"/>
              <w:left w:val="nil"/>
              <w:bottom w:val="single" w:sz="4" w:space="0" w:color="auto"/>
              <w:right w:val="single" w:sz="8" w:space="0" w:color="auto"/>
            </w:tcBorders>
            <w:shd w:val="clear" w:color="auto" w:fill="auto"/>
            <w:noWrap/>
            <w:vAlign w:val="bottom"/>
            <w:hideMark/>
          </w:tcPr>
          <w:p w14:paraId="643F87F0" w14:textId="77777777" w:rsidR="0002321F" w:rsidRPr="0002321F" w:rsidRDefault="0002321F" w:rsidP="0002321F">
            <w:pPr>
              <w:widowControl/>
              <w:suppressAutoHyphens w:val="0"/>
              <w:jc w:val="right"/>
              <w:rPr>
                <w:ins w:id="10642" w:author="Orion" w:date="2011-07-29T16:45:00Z"/>
                <w:rFonts w:ascii="Calibri" w:eastAsia="Times New Roman" w:hAnsi="Calibri" w:cs="Calibri"/>
                <w:color w:val="000000"/>
                <w:kern w:val="0"/>
                <w:sz w:val="22"/>
                <w:szCs w:val="22"/>
                <w:lang w:eastAsia="es-ES" w:bidi="ar-SA"/>
              </w:rPr>
            </w:pPr>
            <w:ins w:id="10643" w:author="Orion" w:date="2011-07-29T16:45:00Z">
              <w:r w:rsidRPr="0002321F">
                <w:rPr>
                  <w:rFonts w:ascii="Calibri" w:eastAsia="Times New Roman" w:hAnsi="Calibri" w:cs="Calibri"/>
                  <w:color w:val="000000"/>
                  <w:kern w:val="0"/>
                  <w:sz w:val="22"/>
                  <w:szCs w:val="22"/>
                  <w:lang w:eastAsia="es-ES" w:bidi="ar-SA"/>
                </w:rPr>
                <w:t>ZARKO</w:t>
              </w:r>
            </w:ins>
          </w:p>
        </w:tc>
      </w:tr>
      <w:tr w:rsidR="0002321F" w:rsidRPr="0002321F" w14:paraId="78225878" w14:textId="77777777" w:rsidTr="0002321F">
        <w:trPr>
          <w:trHeight w:val="300"/>
          <w:ins w:id="1064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42D1E3F" w14:textId="77777777" w:rsidR="0002321F" w:rsidRPr="0002321F" w:rsidRDefault="0002321F" w:rsidP="0002321F">
            <w:pPr>
              <w:widowControl/>
              <w:suppressAutoHyphens w:val="0"/>
              <w:jc w:val="right"/>
              <w:rPr>
                <w:ins w:id="10645" w:author="Orion" w:date="2011-07-29T16:45:00Z"/>
                <w:rFonts w:ascii="Calibri" w:eastAsia="Times New Roman" w:hAnsi="Calibri" w:cs="Calibri"/>
                <w:color w:val="000000"/>
                <w:kern w:val="0"/>
                <w:sz w:val="22"/>
                <w:szCs w:val="22"/>
                <w:lang w:eastAsia="es-ES" w:bidi="ar-SA"/>
              </w:rPr>
            </w:pPr>
            <w:ins w:id="10646" w:author="Orion" w:date="2011-07-29T16:45:00Z">
              <w:r w:rsidRPr="0002321F">
                <w:rPr>
                  <w:rFonts w:ascii="Calibri" w:eastAsia="Times New Roman" w:hAnsi="Calibri" w:cs="Calibri"/>
                  <w:color w:val="000000"/>
                  <w:kern w:val="0"/>
                  <w:sz w:val="22"/>
                  <w:szCs w:val="22"/>
                  <w:lang w:eastAsia="es-ES" w:bidi="ar-SA"/>
                </w:rPr>
                <w:t>24</w:t>
              </w:r>
            </w:ins>
          </w:p>
        </w:tc>
        <w:tc>
          <w:tcPr>
            <w:tcW w:w="1260" w:type="dxa"/>
            <w:tcBorders>
              <w:top w:val="nil"/>
              <w:left w:val="nil"/>
              <w:bottom w:val="single" w:sz="4" w:space="0" w:color="auto"/>
              <w:right w:val="nil"/>
            </w:tcBorders>
            <w:shd w:val="clear" w:color="auto" w:fill="auto"/>
            <w:noWrap/>
            <w:vAlign w:val="bottom"/>
            <w:hideMark/>
          </w:tcPr>
          <w:p w14:paraId="21EE1C59" w14:textId="77777777" w:rsidR="0002321F" w:rsidRPr="0002321F" w:rsidRDefault="0002321F" w:rsidP="0002321F">
            <w:pPr>
              <w:widowControl/>
              <w:suppressAutoHyphens w:val="0"/>
              <w:jc w:val="right"/>
              <w:rPr>
                <w:ins w:id="10647" w:author="Orion" w:date="2011-07-29T16:45:00Z"/>
                <w:rFonts w:ascii="Calibri" w:eastAsia="Times New Roman" w:hAnsi="Calibri" w:cs="Calibri"/>
                <w:color w:val="000000"/>
                <w:kern w:val="0"/>
                <w:sz w:val="22"/>
                <w:szCs w:val="22"/>
                <w:lang w:eastAsia="es-ES" w:bidi="ar-SA"/>
              </w:rPr>
            </w:pPr>
            <w:ins w:id="10648" w:author="Orion" w:date="2011-07-29T16:45:00Z">
              <w:r w:rsidRPr="0002321F">
                <w:rPr>
                  <w:rFonts w:ascii="Calibri" w:eastAsia="Times New Roman" w:hAnsi="Calibri" w:cs="Calibri"/>
                  <w:color w:val="000000"/>
                  <w:kern w:val="0"/>
                  <w:sz w:val="22"/>
                  <w:szCs w:val="22"/>
                  <w:lang w:eastAsia="es-ES" w:bidi="ar-SA"/>
                </w:rPr>
                <w:t>DOLES</w:t>
              </w:r>
            </w:ins>
          </w:p>
        </w:tc>
        <w:tc>
          <w:tcPr>
            <w:tcW w:w="680" w:type="dxa"/>
            <w:tcBorders>
              <w:top w:val="nil"/>
              <w:left w:val="single" w:sz="4" w:space="0" w:color="auto"/>
              <w:bottom w:val="nil"/>
              <w:right w:val="single" w:sz="4" w:space="0" w:color="auto"/>
            </w:tcBorders>
            <w:shd w:val="clear" w:color="auto" w:fill="auto"/>
            <w:noWrap/>
            <w:vAlign w:val="bottom"/>
            <w:hideMark/>
          </w:tcPr>
          <w:p w14:paraId="46C2446B" w14:textId="77777777" w:rsidR="0002321F" w:rsidRPr="0002321F" w:rsidRDefault="0002321F" w:rsidP="0002321F">
            <w:pPr>
              <w:widowControl/>
              <w:suppressAutoHyphens w:val="0"/>
              <w:rPr>
                <w:ins w:id="10649" w:author="Orion" w:date="2011-07-29T16:45:00Z"/>
                <w:rFonts w:ascii="Calibri" w:eastAsia="Times New Roman" w:hAnsi="Calibri" w:cs="Calibri"/>
                <w:color w:val="000000"/>
                <w:kern w:val="0"/>
                <w:sz w:val="22"/>
                <w:szCs w:val="22"/>
                <w:lang w:eastAsia="es-ES" w:bidi="ar-SA"/>
              </w:rPr>
            </w:pPr>
            <w:ins w:id="1065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C79EA8" w14:textId="77777777" w:rsidR="0002321F" w:rsidRPr="0002321F" w:rsidRDefault="0002321F" w:rsidP="0002321F">
            <w:pPr>
              <w:widowControl/>
              <w:suppressAutoHyphens w:val="0"/>
              <w:jc w:val="right"/>
              <w:rPr>
                <w:ins w:id="10651" w:author="Orion" w:date="2011-07-29T16:45:00Z"/>
                <w:rFonts w:ascii="Calibri" w:eastAsia="Times New Roman" w:hAnsi="Calibri" w:cs="Calibri"/>
                <w:color w:val="000000"/>
                <w:kern w:val="0"/>
                <w:sz w:val="22"/>
                <w:szCs w:val="22"/>
                <w:lang w:eastAsia="es-ES" w:bidi="ar-SA"/>
              </w:rPr>
            </w:pPr>
            <w:ins w:id="10652" w:author="Orion" w:date="2011-07-29T16:45:00Z">
              <w:r w:rsidRPr="0002321F">
                <w:rPr>
                  <w:rFonts w:ascii="Calibri" w:eastAsia="Times New Roman" w:hAnsi="Calibri" w:cs="Calibri"/>
                  <w:color w:val="000000"/>
                  <w:kern w:val="0"/>
                  <w:sz w:val="22"/>
                  <w:szCs w:val="22"/>
                  <w:lang w:eastAsia="es-ES" w:bidi="ar-SA"/>
                </w:rPr>
                <w:t>63</w:t>
              </w:r>
            </w:ins>
          </w:p>
        </w:tc>
        <w:tc>
          <w:tcPr>
            <w:tcW w:w="1200" w:type="dxa"/>
            <w:tcBorders>
              <w:top w:val="nil"/>
              <w:left w:val="nil"/>
              <w:bottom w:val="single" w:sz="4" w:space="0" w:color="auto"/>
              <w:right w:val="single" w:sz="4" w:space="0" w:color="auto"/>
            </w:tcBorders>
            <w:shd w:val="clear" w:color="auto" w:fill="auto"/>
            <w:noWrap/>
            <w:vAlign w:val="bottom"/>
            <w:hideMark/>
          </w:tcPr>
          <w:p w14:paraId="761E4814" w14:textId="77777777" w:rsidR="0002321F" w:rsidRPr="0002321F" w:rsidRDefault="0002321F" w:rsidP="0002321F">
            <w:pPr>
              <w:widowControl/>
              <w:suppressAutoHyphens w:val="0"/>
              <w:jc w:val="right"/>
              <w:rPr>
                <w:ins w:id="10653" w:author="Orion" w:date="2011-07-29T16:45:00Z"/>
                <w:rFonts w:ascii="Calibri" w:eastAsia="Times New Roman" w:hAnsi="Calibri" w:cs="Calibri"/>
                <w:color w:val="000000"/>
                <w:kern w:val="0"/>
                <w:sz w:val="22"/>
                <w:szCs w:val="22"/>
                <w:lang w:eastAsia="es-ES" w:bidi="ar-SA"/>
              </w:rPr>
            </w:pPr>
            <w:ins w:id="10654" w:author="Orion" w:date="2011-07-29T16:45:00Z">
              <w:r w:rsidRPr="0002321F">
                <w:rPr>
                  <w:rFonts w:ascii="Calibri" w:eastAsia="Times New Roman" w:hAnsi="Calibri" w:cs="Calibri"/>
                  <w:color w:val="000000"/>
                  <w:kern w:val="0"/>
                  <w:sz w:val="22"/>
                  <w:szCs w:val="22"/>
                  <w:lang w:eastAsia="es-ES" w:bidi="ar-SA"/>
                </w:rPr>
                <w:t>PESAS</w:t>
              </w:r>
            </w:ins>
          </w:p>
        </w:tc>
        <w:tc>
          <w:tcPr>
            <w:tcW w:w="680" w:type="dxa"/>
            <w:tcBorders>
              <w:top w:val="nil"/>
              <w:left w:val="nil"/>
              <w:bottom w:val="nil"/>
              <w:right w:val="single" w:sz="4" w:space="0" w:color="auto"/>
            </w:tcBorders>
            <w:shd w:val="clear" w:color="auto" w:fill="auto"/>
            <w:noWrap/>
            <w:vAlign w:val="bottom"/>
            <w:hideMark/>
          </w:tcPr>
          <w:p w14:paraId="02C01830" w14:textId="77777777" w:rsidR="0002321F" w:rsidRPr="0002321F" w:rsidRDefault="0002321F" w:rsidP="0002321F">
            <w:pPr>
              <w:widowControl/>
              <w:suppressAutoHyphens w:val="0"/>
              <w:rPr>
                <w:ins w:id="10655" w:author="Orion" w:date="2011-07-29T16:45:00Z"/>
                <w:rFonts w:ascii="Calibri" w:eastAsia="Times New Roman" w:hAnsi="Calibri" w:cs="Calibri"/>
                <w:color w:val="000000"/>
                <w:kern w:val="0"/>
                <w:sz w:val="22"/>
                <w:szCs w:val="22"/>
                <w:lang w:eastAsia="es-ES" w:bidi="ar-SA"/>
              </w:rPr>
            </w:pPr>
            <w:ins w:id="106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6C92BA" w14:textId="77777777" w:rsidR="0002321F" w:rsidRPr="0002321F" w:rsidRDefault="0002321F" w:rsidP="0002321F">
            <w:pPr>
              <w:widowControl/>
              <w:suppressAutoHyphens w:val="0"/>
              <w:jc w:val="right"/>
              <w:rPr>
                <w:ins w:id="10657" w:author="Orion" w:date="2011-07-29T16:45:00Z"/>
                <w:rFonts w:ascii="Calibri" w:eastAsia="Times New Roman" w:hAnsi="Calibri" w:cs="Calibri"/>
                <w:color w:val="000000"/>
                <w:kern w:val="0"/>
                <w:sz w:val="22"/>
                <w:szCs w:val="22"/>
                <w:lang w:eastAsia="es-ES" w:bidi="ar-SA"/>
              </w:rPr>
            </w:pPr>
            <w:ins w:id="10658" w:author="Orion" w:date="2011-07-29T16:45:00Z">
              <w:r w:rsidRPr="0002321F">
                <w:rPr>
                  <w:rFonts w:ascii="Calibri" w:eastAsia="Times New Roman" w:hAnsi="Calibri" w:cs="Calibri"/>
                  <w:color w:val="000000"/>
                  <w:kern w:val="0"/>
                  <w:sz w:val="22"/>
                  <w:szCs w:val="22"/>
                  <w:lang w:eastAsia="es-ES" w:bidi="ar-SA"/>
                </w:rPr>
                <w:t>102</w:t>
              </w:r>
            </w:ins>
          </w:p>
        </w:tc>
        <w:tc>
          <w:tcPr>
            <w:tcW w:w="1100" w:type="dxa"/>
            <w:tcBorders>
              <w:top w:val="nil"/>
              <w:left w:val="nil"/>
              <w:bottom w:val="single" w:sz="4" w:space="0" w:color="auto"/>
              <w:right w:val="single" w:sz="8" w:space="0" w:color="auto"/>
            </w:tcBorders>
            <w:shd w:val="clear" w:color="auto" w:fill="auto"/>
            <w:noWrap/>
            <w:vAlign w:val="bottom"/>
            <w:hideMark/>
          </w:tcPr>
          <w:p w14:paraId="4645A045" w14:textId="77777777" w:rsidR="0002321F" w:rsidRPr="0002321F" w:rsidRDefault="0002321F" w:rsidP="0002321F">
            <w:pPr>
              <w:widowControl/>
              <w:suppressAutoHyphens w:val="0"/>
              <w:jc w:val="right"/>
              <w:rPr>
                <w:ins w:id="10659" w:author="Orion" w:date="2011-07-29T16:45:00Z"/>
                <w:rFonts w:ascii="Calibri" w:eastAsia="Times New Roman" w:hAnsi="Calibri" w:cs="Calibri"/>
                <w:color w:val="000000"/>
                <w:kern w:val="0"/>
                <w:sz w:val="22"/>
                <w:szCs w:val="22"/>
                <w:lang w:eastAsia="es-ES" w:bidi="ar-SA"/>
              </w:rPr>
            </w:pPr>
            <w:ins w:id="10660" w:author="Orion" w:date="2011-07-29T16:45:00Z">
              <w:r w:rsidRPr="0002321F">
                <w:rPr>
                  <w:rFonts w:ascii="Calibri" w:eastAsia="Times New Roman" w:hAnsi="Calibri" w:cs="Calibri"/>
                  <w:color w:val="000000"/>
                  <w:kern w:val="0"/>
                  <w:sz w:val="22"/>
                  <w:szCs w:val="22"/>
                  <w:lang w:eastAsia="es-ES" w:bidi="ar-SA"/>
                </w:rPr>
                <w:t>ZORBA</w:t>
              </w:r>
            </w:ins>
          </w:p>
        </w:tc>
      </w:tr>
      <w:tr w:rsidR="0002321F" w:rsidRPr="0002321F" w14:paraId="77A8EEE5" w14:textId="77777777" w:rsidTr="0002321F">
        <w:trPr>
          <w:trHeight w:val="300"/>
          <w:ins w:id="1066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8A8F8E4" w14:textId="77777777" w:rsidR="0002321F" w:rsidRPr="0002321F" w:rsidRDefault="0002321F" w:rsidP="0002321F">
            <w:pPr>
              <w:widowControl/>
              <w:suppressAutoHyphens w:val="0"/>
              <w:jc w:val="right"/>
              <w:rPr>
                <w:ins w:id="10662" w:author="Orion" w:date="2011-07-29T16:45:00Z"/>
                <w:rFonts w:ascii="Calibri" w:eastAsia="Times New Roman" w:hAnsi="Calibri" w:cs="Calibri"/>
                <w:color w:val="000000"/>
                <w:kern w:val="0"/>
                <w:sz w:val="22"/>
                <w:szCs w:val="22"/>
                <w:lang w:eastAsia="es-ES" w:bidi="ar-SA"/>
              </w:rPr>
            </w:pPr>
            <w:ins w:id="10663" w:author="Orion" w:date="2011-07-29T16:45:00Z">
              <w:r w:rsidRPr="0002321F">
                <w:rPr>
                  <w:rFonts w:ascii="Calibri" w:eastAsia="Times New Roman" w:hAnsi="Calibri" w:cs="Calibri"/>
                  <w:color w:val="000000"/>
                  <w:kern w:val="0"/>
                  <w:sz w:val="22"/>
                  <w:szCs w:val="22"/>
                  <w:lang w:eastAsia="es-ES" w:bidi="ar-SA"/>
                </w:rPr>
                <w:t>25</w:t>
              </w:r>
            </w:ins>
          </w:p>
        </w:tc>
        <w:tc>
          <w:tcPr>
            <w:tcW w:w="1260" w:type="dxa"/>
            <w:tcBorders>
              <w:top w:val="nil"/>
              <w:left w:val="nil"/>
              <w:bottom w:val="single" w:sz="4" w:space="0" w:color="auto"/>
              <w:right w:val="nil"/>
            </w:tcBorders>
            <w:shd w:val="clear" w:color="auto" w:fill="auto"/>
            <w:noWrap/>
            <w:vAlign w:val="bottom"/>
            <w:hideMark/>
          </w:tcPr>
          <w:p w14:paraId="6561220F" w14:textId="77777777" w:rsidR="0002321F" w:rsidRPr="0002321F" w:rsidRDefault="0002321F" w:rsidP="0002321F">
            <w:pPr>
              <w:widowControl/>
              <w:suppressAutoHyphens w:val="0"/>
              <w:jc w:val="right"/>
              <w:rPr>
                <w:ins w:id="10664" w:author="Orion" w:date="2011-07-29T16:45:00Z"/>
                <w:rFonts w:ascii="Calibri" w:eastAsia="Times New Roman" w:hAnsi="Calibri" w:cs="Calibri"/>
                <w:color w:val="000000"/>
                <w:kern w:val="0"/>
                <w:sz w:val="22"/>
                <w:szCs w:val="22"/>
                <w:lang w:eastAsia="es-ES" w:bidi="ar-SA"/>
              </w:rPr>
            </w:pPr>
            <w:ins w:id="10665" w:author="Orion" w:date="2011-07-29T16:45:00Z">
              <w:r w:rsidRPr="0002321F">
                <w:rPr>
                  <w:rFonts w:ascii="Calibri" w:eastAsia="Times New Roman" w:hAnsi="Calibri" w:cs="Calibri"/>
                  <w:color w:val="000000"/>
                  <w:kern w:val="0"/>
                  <w:sz w:val="22"/>
                  <w:szCs w:val="22"/>
                  <w:lang w:eastAsia="es-ES" w:bidi="ar-SA"/>
                </w:rPr>
                <w:t>EDIGO</w:t>
              </w:r>
            </w:ins>
          </w:p>
        </w:tc>
        <w:tc>
          <w:tcPr>
            <w:tcW w:w="680" w:type="dxa"/>
            <w:tcBorders>
              <w:top w:val="nil"/>
              <w:left w:val="single" w:sz="4" w:space="0" w:color="auto"/>
              <w:bottom w:val="nil"/>
              <w:right w:val="single" w:sz="4" w:space="0" w:color="auto"/>
            </w:tcBorders>
            <w:shd w:val="clear" w:color="auto" w:fill="auto"/>
            <w:noWrap/>
            <w:vAlign w:val="bottom"/>
            <w:hideMark/>
          </w:tcPr>
          <w:p w14:paraId="5A64947B" w14:textId="77777777" w:rsidR="0002321F" w:rsidRPr="0002321F" w:rsidRDefault="0002321F" w:rsidP="0002321F">
            <w:pPr>
              <w:widowControl/>
              <w:suppressAutoHyphens w:val="0"/>
              <w:rPr>
                <w:ins w:id="10666" w:author="Orion" w:date="2011-07-29T16:45:00Z"/>
                <w:rFonts w:ascii="Calibri" w:eastAsia="Times New Roman" w:hAnsi="Calibri" w:cs="Calibri"/>
                <w:color w:val="000000"/>
                <w:kern w:val="0"/>
                <w:sz w:val="22"/>
                <w:szCs w:val="22"/>
                <w:lang w:eastAsia="es-ES" w:bidi="ar-SA"/>
              </w:rPr>
            </w:pPr>
            <w:ins w:id="1066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FA11643" w14:textId="77777777" w:rsidR="0002321F" w:rsidRPr="0002321F" w:rsidRDefault="0002321F" w:rsidP="0002321F">
            <w:pPr>
              <w:widowControl/>
              <w:suppressAutoHyphens w:val="0"/>
              <w:jc w:val="right"/>
              <w:rPr>
                <w:ins w:id="10668" w:author="Orion" w:date="2011-07-29T16:45:00Z"/>
                <w:rFonts w:ascii="Calibri" w:eastAsia="Times New Roman" w:hAnsi="Calibri" w:cs="Calibri"/>
                <w:color w:val="000000"/>
                <w:kern w:val="0"/>
                <w:sz w:val="22"/>
                <w:szCs w:val="22"/>
                <w:lang w:eastAsia="es-ES" w:bidi="ar-SA"/>
              </w:rPr>
            </w:pPr>
            <w:ins w:id="10669" w:author="Orion" w:date="2011-07-29T16:45:00Z">
              <w:r w:rsidRPr="0002321F">
                <w:rPr>
                  <w:rFonts w:ascii="Calibri" w:eastAsia="Times New Roman" w:hAnsi="Calibri" w:cs="Calibri"/>
                  <w:color w:val="000000"/>
                  <w:kern w:val="0"/>
                  <w:sz w:val="22"/>
                  <w:szCs w:val="22"/>
                  <w:lang w:eastAsia="es-ES" w:bidi="ar-SA"/>
                </w:rPr>
                <w:t>64</w:t>
              </w:r>
            </w:ins>
          </w:p>
        </w:tc>
        <w:tc>
          <w:tcPr>
            <w:tcW w:w="1200" w:type="dxa"/>
            <w:tcBorders>
              <w:top w:val="nil"/>
              <w:left w:val="nil"/>
              <w:bottom w:val="single" w:sz="4" w:space="0" w:color="auto"/>
              <w:right w:val="single" w:sz="4" w:space="0" w:color="auto"/>
            </w:tcBorders>
            <w:shd w:val="clear" w:color="auto" w:fill="auto"/>
            <w:noWrap/>
            <w:vAlign w:val="bottom"/>
            <w:hideMark/>
          </w:tcPr>
          <w:p w14:paraId="41DFF18A" w14:textId="77777777" w:rsidR="0002321F" w:rsidRPr="0002321F" w:rsidRDefault="0002321F" w:rsidP="0002321F">
            <w:pPr>
              <w:widowControl/>
              <w:suppressAutoHyphens w:val="0"/>
              <w:jc w:val="right"/>
              <w:rPr>
                <w:ins w:id="10670" w:author="Orion" w:date="2011-07-29T16:45:00Z"/>
                <w:rFonts w:ascii="Calibri" w:eastAsia="Times New Roman" w:hAnsi="Calibri" w:cs="Calibri"/>
                <w:color w:val="000000"/>
                <w:kern w:val="0"/>
                <w:sz w:val="22"/>
                <w:szCs w:val="22"/>
                <w:lang w:eastAsia="es-ES" w:bidi="ar-SA"/>
              </w:rPr>
            </w:pPr>
            <w:ins w:id="10671" w:author="Orion" w:date="2011-07-29T16:45:00Z">
              <w:r w:rsidRPr="0002321F">
                <w:rPr>
                  <w:rFonts w:ascii="Calibri" w:eastAsia="Times New Roman" w:hAnsi="Calibri" w:cs="Calibri"/>
                  <w:color w:val="000000"/>
                  <w:kern w:val="0"/>
                  <w:sz w:val="22"/>
                  <w:szCs w:val="22"/>
                  <w:lang w:eastAsia="es-ES" w:bidi="ar-SA"/>
                </w:rPr>
                <w:t>PETEK</w:t>
              </w:r>
            </w:ins>
          </w:p>
        </w:tc>
        <w:tc>
          <w:tcPr>
            <w:tcW w:w="680" w:type="dxa"/>
            <w:tcBorders>
              <w:top w:val="nil"/>
              <w:left w:val="nil"/>
              <w:bottom w:val="nil"/>
              <w:right w:val="single" w:sz="4" w:space="0" w:color="auto"/>
            </w:tcBorders>
            <w:shd w:val="clear" w:color="auto" w:fill="auto"/>
            <w:noWrap/>
            <w:vAlign w:val="bottom"/>
            <w:hideMark/>
          </w:tcPr>
          <w:p w14:paraId="474215DF" w14:textId="77777777" w:rsidR="0002321F" w:rsidRPr="0002321F" w:rsidRDefault="0002321F" w:rsidP="0002321F">
            <w:pPr>
              <w:widowControl/>
              <w:suppressAutoHyphens w:val="0"/>
              <w:rPr>
                <w:ins w:id="10672" w:author="Orion" w:date="2011-07-29T16:45:00Z"/>
                <w:rFonts w:ascii="Calibri" w:eastAsia="Times New Roman" w:hAnsi="Calibri" w:cs="Calibri"/>
                <w:color w:val="000000"/>
                <w:kern w:val="0"/>
                <w:sz w:val="22"/>
                <w:szCs w:val="22"/>
                <w:lang w:eastAsia="es-ES" w:bidi="ar-SA"/>
              </w:rPr>
            </w:pPr>
            <w:ins w:id="106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4DE494" w14:textId="77777777" w:rsidR="0002321F" w:rsidRPr="0002321F" w:rsidRDefault="0002321F" w:rsidP="0002321F">
            <w:pPr>
              <w:widowControl/>
              <w:suppressAutoHyphens w:val="0"/>
              <w:rPr>
                <w:ins w:id="10674" w:author="Orion" w:date="2011-07-29T16:45:00Z"/>
                <w:rFonts w:ascii="Calibri" w:eastAsia="Times New Roman" w:hAnsi="Calibri" w:cs="Calibri"/>
                <w:color w:val="000000"/>
                <w:kern w:val="0"/>
                <w:sz w:val="22"/>
                <w:szCs w:val="22"/>
                <w:lang w:eastAsia="es-ES" w:bidi="ar-SA"/>
              </w:rPr>
            </w:pPr>
            <w:ins w:id="1067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046D011" w14:textId="77777777" w:rsidR="0002321F" w:rsidRPr="0002321F" w:rsidRDefault="0002321F" w:rsidP="0002321F">
            <w:pPr>
              <w:widowControl/>
              <w:suppressAutoHyphens w:val="0"/>
              <w:jc w:val="right"/>
              <w:rPr>
                <w:ins w:id="10676" w:author="Orion" w:date="2011-07-29T16:45:00Z"/>
                <w:rFonts w:ascii="Calibri" w:eastAsia="Times New Roman" w:hAnsi="Calibri" w:cs="Calibri"/>
                <w:color w:val="000000"/>
                <w:kern w:val="0"/>
                <w:sz w:val="22"/>
                <w:szCs w:val="22"/>
                <w:lang w:eastAsia="es-ES" w:bidi="ar-SA"/>
              </w:rPr>
            </w:pPr>
            <w:ins w:id="1067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616021" w14:textId="77777777" w:rsidTr="0002321F">
        <w:trPr>
          <w:trHeight w:val="300"/>
          <w:ins w:id="1067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6E1B56A" w14:textId="77777777" w:rsidR="0002321F" w:rsidRPr="0002321F" w:rsidRDefault="0002321F" w:rsidP="0002321F">
            <w:pPr>
              <w:widowControl/>
              <w:suppressAutoHyphens w:val="0"/>
              <w:jc w:val="right"/>
              <w:rPr>
                <w:ins w:id="10679" w:author="Orion" w:date="2011-07-29T16:45:00Z"/>
                <w:rFonts w:ascii="Calibri" w:eastAsia="Times New Roman" w:hAnsi="Calibri" w:cs="Calibri"/>
                <w:color w:val="000000"/>
                <w:kern w:val="0"/>
                <w:sz w:val="22"/>
                <w:szCs w:val="22"/>
                <w:lang w:eastAsia="es-ES" w:bidi="ar-SA"/>
              </w:rPr>
            </w:pPr>
            <w:ins w:id="10680" w:author="Orion" w:date="2011-07-29T16:45:00Z">
              <w:r w:rsidRPr="0002321F">
                <w:rPr>
                  <w:rFonts w:ascii="Calibri" w:eastAsia="Times New Roman" w:hAnsi="Calibri" w:cs="Calibri"/>
                  <w:color w:val="000000"/>
                  <w:kern w:val="0"/>
                  <w:sz w:val="22"/>
                  <w:szCs w:val="22"/>
                  <w:lang w:eastAsia="es-ES" w:bidi="ar-SA"/>
                </w:rPr>
                <w:t>26</w:t>
              </w:r>
            </w:ins>
          </w:p>
        </w:tc>
        <w:tc>
          <w:tcPr>
            <w:tcW w:w="1260" w:type="dxa"/>
            <w:tcBorders>
              <w:top w:val="nil"/>
              <w:left w:val="nil"/>
              <w:bottom w:val="single" w:sz="4" w:space="0" w:color="auto"/>
              <w:right w:val="nil"/>
            </w:tcBorders>
            <w:shd w:val="clear" w:color="auto" w:fill="auto"/>
            <w:noWrap/>
            <w:vAlign w:val="bottom"/>
            <w:hideMark/>
          </w:tcPr>
          <w:p w14:paraId="3BF95E7A" w14:textId="77777777" w:rsidR="0002321F" w:rsidRPr="0002321F" w:rsidRDefault="0002321F" w:rsidP="0002321F">
            <w:pPr>
              <w:widowControl/>
              <w:suppressAutoHyphens w:val="0"/>
              <w:jc w:val="right"/>
              <w:rPr>
                <w:ins w:id="10681" w:author="Orion" w:date="2011-07-29T16:45:00Z"/>
                <w:rFonts w:ascii="Calibri" w:eastAsia="Times New Roman" w:hAnsi="Calibri" w:cs="Calibri"/>
                <w:color w:val="000000"/>
                <w:kern w:val="0"/>
                <w:sz w:val="22"/>
                <w:szCs w:val="22"/>
                <w:lang w:eastAsia="es-ES" w:bidi="ar-SA"/>
              </w:rPr>
            </w:pPr>
            <w:ins w:id="10682" w:author="Orion" w:date="2011-07-29T16:45:00Z">
              <w:r w:rsidRPr="0002321F">
                <w:rPr>
                  <w:rFonts w:ascii="Calibri" w:eastAsia="Times New Roman" w:hAnsi="Calibri" w:cs="Calibri"/>
                  <w:color w:val="000000"/>
                  <w:kern w:val="0"/>
                  <w:sz w:val="22"/>
                  <w:szCs w:val="22"/>
                  <w:lang w:eastAsia="es-ES" w:bidi="ar-SA"/>
                </w:rPr>
                <w:t>EDUMO</w:t>
              </w:r>
            </w:ins>
          </w:p>
        </w:tc>
        <w:tc>
          <w:tcPr>
            <w:tcW w:w="680" w:type="dxa"/>
            <w:tcBorders>
              <w:top w:val="nil"/>
              <w:left w:val="single" w:sz="4" w:space="0" w:color="auto"/>
              <w:bottom w:val="nil"/>
              <w:right w:val="single" w:sz="4" w:space="0" w:color="auto"/>
            </w:tcBorders>
            <w:shd w:val="clear" w:color="auto" w:fill="auto"/>
            <w:noWrap/>
            <w:vAlign w:val="bottom"/>
            <w:hideMark/>
          </w:tcPr>
          <w:p w14:paraId="68AA4649" w14:textId="77777777" w:rsidR="0002321F" w:rsidRPr="0002321F" w:rsidRDefault="0002321F" w:rsidP="0002321F">
            <w:pPr>
              <w:widowControl/>
              <w:suppressAutoHyphens w:val="0"/>
              <w:rPr>
                <w:ins w:id="10683" w:author="Orion" w:date="2011-07-29T16:45:00Z"/>
                <w:rFonts w:ascii="Calibri" w:eastAsia="Times New Roman" w:hAnsi="Calibri" w:cs="Calibri"/>
                <w:color w:val="000000"/>
                <w:kern w:val="0"/>
                <w:sz w:val="22"/>
                <w:szCs w:val="22"/>
                <w:lang w:eastAsia="es-ES" w:bidi="ar-SA"/>
              </w:rPr>
            </w:pPr>
            <w:ins w:id="1068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75741CC" w14:textId="77777777" w:rsidR="0002321F" w:rsidRPr="0002321F" w:rsidRDefault="0002321F" w:rsidP="0002321F">
            <w:pPr>
              <w:widowControl/>
              <w:suppressAutoHyphens w:val="0"/>
              <w:jc w:val="right"/>
              <w:rPr>
                <w:ins w:id="10685" w:author="Orion" w:date="2011-07-29T16:45:00Z"/>
                <w:rFonts w:ascii="Calibri" w:eastAsia="Times New Roman" w:hAnsi="Calibri" w:cs="Calibri"/>
                <w:color w:val="000000"/>
                <w:kern w:val="0"/>
                <w:sz w:val="22"/>
                <w:szCs w:val="22"/>
                <w:lang w:eastAsia="es-ES" w:bidi="ar-SA"/>
              </w:rPr>
            </w:pPr>
            <w:ins w:id="10686" w:author="Orion" w:date="2011-07-29T16:45:00Z">
              <w:r w:rsidRPr="0002321F">
                <w:rPr>
                  <w:rFonts w:ascii="Calibri" w:eastAsia="Times New Roman" w:hAnsi="Calibri" w:cs="Calibri"/>
                  <w:color w:val="000000"/>
                  <w:kern w:val="0"/>
                  <w:sz w:val="22"/>
                  <w:szCs w:val="22"/>
                  <w:lang w:eastAsia="es-ES" w:bidi="ar-SA"/>
                </w:rPr>
                <w:t>65</w:t>
              </w:r>
            </w:ins>
          </w:p>
        </w:tc>
        <w:tc>
          <w:tcPr>
            <w:tcW w:w="1200" w:type="dxa"/>
            <w:tcBorders>
              <w:top w:val="nil"/>
              <w:left w:val="nil"/>
              <w:bottom w:val="single" w:sz="4" w:space="0" w:color="auto"/>
              <w:right w:val="single" w:sz="4" w:space="0" w:color="auto"/>
            </w:tcBorders>
            <w:shd w:val="clear" w:color="auto" w:fill="auto"/>
            <w:noWrap/>
            <w:vAlign w:val="bottom"/>
            <w:hideMark/>
          </w:tcPr>
          <w:p w14:paraId="198422CD" w14:textId="77777777" w:rsidR="0002321F" w:rsidRPr="0002321F" w:rsidRDefault="0002321F" w:rsidP="0002321F">
            <w:pPr>
              <w:widowControl/>
              <w:suppressAutoHyphens w:val="0"/>
              <w:jc w:val="right"/>
              <w:rPr>
                <w:ins w:id="10687" w:author="Orion" w:date="2011-07-29T16:45:00Z"/>
                <w:rFonts w:ascii="Calibri" w:eastAsia="Times New Roman" w:hAnsi="Calibri" w:cs="Calibri"/>
                <w:color w:val="000000"/>
                <w:kern w:val="0"/>
                <w:sz w:val="22"/>
                <w:szCs w:val="22"/>
                <w:lang w:eastAsia="es-ES" w:bidi="ar-SA"/>
              </w:rPr>
            </w:pPr>
            <w:ins w:id="10688" w:author="Orion" w:date="2011-07-29T16:45:00Z">
              <w:r w:rsidRPr="0002321F">
                <w:rPr>
                  <w:rFonts w:ascii="Calibri" w:eastAsia="Times New Roman" w:hAnsi="Calibri" w:cs="Calibri"/>
                  <w:color w:val="000000"/>
                  <w:kern w:val="0"/>
                  <w:sz w:val="22"/>
                  <w:szCs w:val="22"/>
                  <w:lang w:eastAsia="es-ES" w:bidi="ar-SA"/>
                </w:rPr>
                <w:t>PIPOR</w:t>
              </w:r>
            </w:ins>
          </w:p>
        </w:tc>
        <w:tc>
          <w:tcPr>
            <w:tcW w:w="680" w:type="dxa"/>
            <w:tcBorders>
              <w:top w:val="nil"/>
              <w:left w:val="nil"/>
              <w:bottom w:val="nil"/>
              <w:right w:val="single" w:sz="4" w:space="0" w:color="auto"/>
            </w:tcBorders>
            <w:shd w:val="clear" w:color="auto" w:fill="auto"/>
            <w:noWrap/>
            <w:vAlign w:val="bottom"/>
            <w:hideMark/>
          </w:tcPr>
          <w:p w14:paraId="7D37D754" w14:textId="77777777" w:rsidR="0002321F" w:rsidRPr="0002321F" w:rsidRDefault="0002321F" w:rsidP="0002321F">
            <w:pPr>
              <w:widowControl/>
              <w:suppressAutoHyphens w:val="0"/>
              <w:rPr>
                <w:ins w:id="10689" w:author="Orion" w:date="2011-07-29T16:45:00Z"/>
                <w:rFonts w:ascii="Calibri" w:eastAsia="Times New Roman" w:hAnsi="Calibri" w:cs="Calibri"/>
                <w:color w:val="000000"/>
                <w:kern w:val="0"/>
                <w:sz w:val="22"/>
                <w:szCs w:val="22"/>
                <w:lang w:eastAsia="es-ES" w:bidi="ar-SA"/>
              </w:rPr>
            </w:pPr>
            <w:ins w:id="106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4CAEF2" w14:textId="77777777" w:rsidR="0002321F" w:rsidRPr="0002321F" w:rsidRDefault="0002321F" w:rsidP="0002321F">
            <w:pPr>
              <w:widowControl/>
              <w:suppressAutoHyphens w:val="0"/>
              <w:rPr>
                <w:ins w:id="10691" w:author="Orion" w:date="2011-07-29T16:45:00Z"/>
                <w:rFonts w:ascii="Calibri" w:eastAsia="Times New Roman" w:hAnsi="Calibri" w:cs="Calibri"/>
                <w:color w:val="000000"/>
                <w:kern w:val="0"/>
                <w:sz w:val="22"/>
                <w:szCs w:val="22"/>
                <w:lang w:eastAsia="es-ES" w:bidi="ar-SA"/>
              </w:rPr>
            </w:pPr>
            <w:ins w:id="1069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E05674" w14:textId="77777777" w:rsidR="0002321F" w:rsidRPr="0002321F" w:rsidRDefault="0002321F" w:rsidP="0002321F">
            <w:pPr>
              <w:widowControl/>
              <w:suppressAutoHyphens w:val="0"/>
              <w:jc w:val="right"/>
              <w:rPr>
                <w:ins w:id="10693" w:author="Orion" w:date="2011-07-29T16:45:00Z"/>
                <w:rFonts w:ascii="Calibri" w:eastAsia="Times New Roman" w:hAnsi="Calibri" w:cs="Calibri"/>
                <w:color w:val="000000"/>
                <w:kern w:val="0"/>
                <w:sz w:val="22"/>
                <w:szCs w:val="22"/>
                <w:lang w:eastAsia="es-ES" w:bidi="ar-SA"/>
              </w:rPr>
            </w:pPr>
            <w:ins w:id="1069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5EF65C37" w14:textId="77777777" w:rsidTr="0002321F">
        <w:trPr>
          <w:trHeight w:val="300"/>
          <w:ins w:id="1069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9B1B079" w14:textId="77777777" w:rsidR="0002321F" w:rsidRPr="0002321F" w:rsidRDefault="0002321F" w:rsidP="0002321F">
            <w:pPr>
              <w:widowControl/>
              <w:suppressAutoHyphens w:val="0"/>
              <w:jc w:val="right"/>
              <w:rPr>
                <w:ins w:id="10696" w:author="Orion" w:date="2011-07-29T16:45:00Z"/>
                <w:rFonts w:ascii="Calibri" w:eastAsia="Times New Roman" w:hAnsi="Calibri" w:cs="Calibri"/>
                <w:color w:val="000000"/>
                <w:kern w:val="0"/>
                <w:sz w:val="22"/>
                <w:szCs w:val="22"/>
                <w:lang w:eastAsia="es-ES" w:bidi="ar-SA"/>
              </w:rPr>
            </w:pPr>
            <w:ins w:id="10697" w:author="Orion" w:date="2011-07-29T16:45:00Z">
              <w:r w:rsidRPr="0002321F">
                <w:rPr>
                  <w:rFonts w:ascii="Calibri" w:eastAsia="Times New Roman" w:hAnsi="Calibri" w:cs="Calibri"/>
                  <w:color w:val="000000"/>
                  <w:kern w:val="0"/>
                  <w:sz w:val="22"/>
                  <w:szCs w:val="22"/>
                  <w:lang w:eastAsia="es-ES" w:bidi="ar-SA"/>
                </w:rPr>
                <w:t>27</w:t>
              </w:r>
            </w:ins>
          </w:p>
        </w:tc>
        <w:tc>
          <w:tcPr>
            <w:tcW w:w="1260" w:type="dxa"/>
            <w:tcBorders>
              <w:top w:val="nil"/>
              <w:left w:val="nil"/>
              <w:bottom w:val="single" w:sz="4" w:space="0" w:color="auto"/>
              <w:right w:val="nil"/>
            </w:tcBorders>
            <w:shd w:val="clear" w:color="auto" w:fill="auto"/>
            <w:noWrap/>
            <w:vAlign w:val="bottom"/>
            <w:hideMark/>
          </w:tcPr>
          <w:p w14:paraId="20CBEDAC" w14:textId="77777777" w:rsidR="0002321F" w:rsidRPr="0002321F" w:rsidRDefault="0002321F" w:rsidP="0002321F">
            <w:pPr>
              <w:widowControl/>
              <w:suppressAutoHyphens w:val="0"/>
              <w:jc w:val="right"/>
              <w:rPr>
                <w:ins w:id="10698" w:author="Orion" w:date="2011-07-29T16:45:00Z"/>
                <w:rFonts w:ascii="Calibri" w:eastAsia="Times New Roman" w:hAnsi="Calibri" w:cs="Calibri"/>
                <w:color w:val="000000"/>
                <w:kern w:val="0"/>
                <w:sz w:val="22"/>
                <w:szCs w:val="22"/>
                <w:lang w:eastAsia="es-ES" w:bidi="ar-SA"/>
              </w:rPr>
            </w:pPr>
            <w:ins w:id="10699" w:author="Orion" w:date="2011-07-29T16:45:00Z">
              <w:r w:rsidRPr="0002321F">
                <w:rPr>
                  <w:rFonts w:ascii="Calibri" w:eastAsia="Times New Roman" w:hAnsi="Calibri" w:cs="Calibri"/>
                  <w:color w:val="000000"/>
                  <w:kern w:val="0"/>
                  <w:sz w:val="22"/>
                  <w:szCs w:val="22"/>
                  <w:lang w:eastAsia="es-ES" w:bidi="ar-SA"/>
                </w:rPr>
                <w:t>ETIBA</w:t>
              </w:r>
            </w:ins>
          </w:p>
        </w:tc>
        <w:tc>
          <w:tcPr>
            <w:tcW w:w="680" w:type="dxa"/>
            <w:tcBorders>
              <w:top w:val="nil"/>
              <w:left w:val="single" w:sz="4" w:space="0" w:color="auto"/>
              <w:bottom w:val="nil"/>
              <w:right w:val="single" w:sz="4" w:space="0" w:color="auto"/>
            </w:tcBorders>
            <w:shd w:val="clear" w:color="auto" w:fill="auto"/>
            <w:noWrap/>
            <w:vAlign w:val="bottom"/>
            <w:hideMark/>
          </w:tcPr>
          <w:p w14:paraId="4A699F8C" w14:textId="77777777" w:rsidR="0002321F" w:rsidRPr="0002321F" w:rsidRDefault="0002321F" w:rsidP="0002321F">
            <w:pPr>
              <w:widowControl/>
              <w:suppressAutoHyphens w:val="0"/>
              <w:rPr>
                <w:ins w:id="10700" w:author="Orion" w:date="2011-07-29T16:45:00Z"/>
                <w:rFonts w:ascii="Calibri" w:eastAsia="Times New Roman" w:hAnsi="Calibri" w:cs="Calibri"/>
                <w:color w:val="000000"/>
                <w:kern w:val="0"/>
                <w:sz w:val="22"/>
                <w:szCs w:val="22"/>
                <w:lang w:eastAsia="es-ES" w:bidi="ar-SA"/>
              </w:rPr>
            </w:pPr>
            <w:ins w:id="1070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11AA350" w14:textId="77777777" w:rsidR="0002321F" w:rsidRPr="0002321F" w:rsidRDefault="0002321F" w:rsidP="0002321F">
            <w:pPr>
              <w:widowControl/>
              <w:suppressAutoHyphens w:val="0"/>
              <w:jc w:val="right"/>
              <w:rPr>
                <w:ins w:id="10702" w:author="Orion" w:date="2011-07-29T16:45:00Z"/>
                <w:rFonts w:ascii="Calibri" w:eastAsia="Times New Roman" w:hAnsi="Calibri" w:cs="Calibri"/>
                <w:color w:val="000000"/>
                <w:kern w:val="0"/>
                <w:sz w:val="22"/>
                <w:szCs w:val="22"/>
                <w:lang w:eastAsia="es-ES" w:bidi="ar-SA"/>
              </w:rPr>
            </w:pPr>
            <w:ins w:id="10703" w:author="Orion" w:date="2011-07-29T16:45:00Z">
              <w:r w:rsidRPr="0002321F">
                <w:rPr>
                  <w:rFonts w:ascii="Calibri" w:eastAsia="Times New Roman" w:hAnsi="Calibri" w:cs="Calibri"/>
                  <w:color w:val="000000"/>
                  <w:kern w:val="0"/>
                  <w:sz w:val="22"/>
                  <w:szCs w:val="22"/>
                  <w:lang w:eastAsia="es-ES" w:bidi="ar-SA"/>
                </w:rPr>
                <w:t>66</w:t>
              </w:r>
            </w:ins>
          </w:p>
        </w:tc>
        <w:tc>
          <w:tcPr>
            <w:tcW w:w="1200" w:type="dxa"/>
            <w:tcBorders>
              <w:top w:val="nil"/>
              <w:left w:val="nil"/>
              <w:bottom w:val="single" w:sz="4" w:space="0" w:color="auto"/>
              <w:right w:val="single" w:sz="4" w:space="0" w:color="auto"/>
            </w:tcBorders>
            <w:shd w:val="clear" w:color="auto" w:fill="auto"/>
            <w:noWrap/>
            <w:vAlign w:val="bottom"/>
            <w:hideMark/>
          </w:tcPr>
          <w:p w14:paraId="05F80BA8" w14:textId="77777777" w:rsidR="0002321F" w:rsidRPr="0002321F" w:rsidRDefault="0002321F" w:rsidP="0002321F">
            <w:pPr>
              <w:widowControl/>
              <w:suppressAutoHyphens w:val="0"/>
              <w:jc w:val="right"/>
              <w:rPr>
                <w:ins w:id="10704" w:author="Orion" w:date="2011-07-29T16:45:00Z"/>
                <w:rFonts w:ascii="Calibri" w:eastAsia="Times New Roman" w:hAnsi="Calibri" w:cs="Calibri"/>
                <w:color w:val="000000"/>
                <w:kern w:val="0"/>
                <w:sz w:val="22"/>
                <w:szCs w:val="22"/>
                <w:lang w:eastAsia="es-ES" w:bidi="ar-SA"/>
              </w:rPr>
            </w:pPr>
            <w:ins w:id="10705" w:author="Orion" w:date="2011-07-29T16:45:00Z">
              <w:r w:rsidRPr="0002321F">
                <w:rPr>
                  <w:rFonts w:ascii="Calibri" w:eastAsia="Times New Roman" w:hAnsi="Calibri" w:cs="Calibri"/>
                  <w:color w:val="000000"/>
                  <w:kern w:val="0"/>
                  <w:sz w:val="22"/>
                  <w:szCs w:val="22"/>
                  <w:lang w:eastAsia="es-ES" w:bidi="ar-SA"/>
                </w:rPr>
                <w:t>PITAX</w:t>
              </w:r>
            </w:ins>
          </w:p>
        </w:tc>
        <w:tc>
          <w:tcPr>
            <w:tcW w:w="680" w:type="dxa"/>
            <w:tcBorders>
              <w:top w:val="nil"/>
              <w:left w:val="nil"/>
              <w:bottom w:val="nil"/>
              <w:right w:val="single" w:sz="4" w:space="0" w:color="auto"/>
            </w:tcBorders>
            <w:shd w:val="clear" w:color="auto" w:fill="auto"/>
            <w:noWrap/>
            <w:vAlign w:val="bottom"/>
            <w:hideMark/>
          </w:tcPr>
          <w:p w14:paraId="17E3EC79" w14:textId="77777777" w:rsidR="0002321F" w:rsidRPr="0002321F" w:rsidRDefault="0002321F" w:rsidP="0002321F">
            <w:pPr>
              <w:widowControl/>
              <w:suppressAutoHyphens w:val="0"/>
              <w:rPr>
                <w:ins w:id="10706" w:author="Orion" w:date="2011-07-29T16:45:00Z"/>
                <w:rFonts w:ascii="Calibri" w:eastAsia="Times New Roman" w:hAnsi="Calibri" w:cs="Calibri"/>
                <w:color w:val="000000"/>
                <w:kern w:val="0"/>
                <w:sz w:val="22"/>
                <w:szCs w:val="22"/>
                <w:lang w:eastAsia="es-ES" w:bidi="ar-SA"/>
              </w:rPr>
            </w:pPr>
            <w:ins w:id="107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F39987" w14:textId="77777777" w:rsidR="0002321F" w:rsidRPr="0002321F" w:rsidRDefault="0002321F" w:rsidP="0002321F">
            <w:pPr>
              <w:widowControl/>
              <w:suppressAutoHyphens w:val="0"/>
              <w:rPr>
                <w:ins w:id="10708" w:author="Orion" w:date="2011-07-29T16:45:00Z"/>
                <w:rFonts w:ascii="Calibri" w:eastAsia="Times New Roman" w:hAnsi="Calibri" w:cs="Calibri"/>
                <w:color w:val="000000"/>
                <w:kern w:val="0"/>
                <w:sz w:val="22"/>
                <w:szCs w:val="22"/>
                <w:lang w:eastAsia="es-ES" w:bidi="ar-SA"/>
              </w:rPr>
            </w:pPr>
            <w:ins w:id="10709"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5559308" w14:textId="77777777" w:rsidR="0002321F" w:rsidRPr="0002321F" w:rsidRDefault="0002321F" w:rsidP="0002321F">
            <w:pPr>
              <w:widowControl/>
              <w:suppressAutoHyphens w:val="0"/>
              <w:jc w:val="right"/>
              <w:rPr>
                <w:ins w:id="10710" w:author="Orion" w:date="2011-07-29T16:45:00Z"/>
                <w:rFonts w:ascii="Calibri" w:eastAsia="Times New Roman" w:hAnsi="Calibri" w:cs="Calibri"/>
                <w:color w:val="000000"/>
                <w:kern w:val="0"/>
                <w:sz w:val="22"/>
                <w:szCs w:val="22"/>
                <w:lang w:eastAsia="es-ES" w:bidi="ar-SA"/>
              </w:rPr>
            </w:pPr>
            <w:ins w:id="10711"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50A73A9" w14:textId="77777777" w:rsidTr="0002321F">
        <w:trPr>
          <w:trHeight w:val="300"/>
          <w:ins w:id="1071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3CA0AB" w14:textId="77777777" w:rsidR="0002321F" w:rsidRPr="0002321F" w:rsidRDefault="0002321F" w:rsidP="0002321F">
            <w:pPr>
              <w:widowControl/>
              <w:suppressAutoHyphens w:val="0"/>
              <w:jc w:val="right"/>
              <w:rPr>
                <w:ins w:id="10713" w:author="Orion" w:date="2011-07-29T16:45:00Z"/>
                <w:rFonts w:ascii="Calibri" w:eastAsia="Times New Roman" w:hAnsi="Calibri" w:cs="Calibri"/>
                <w:color w:val="000000"/>
                <w:kern w:val="0"/>
                <w:sz w:val="22"/>
                <w:szCs w:val="22"/>
                <w:lang w:eastAsia="es-ES" w:bidi="ar-SA"/>
              </w:rPr>
            </w:pPr>
            <w:ins w:id="10714" w:author="Orion" w:date="2011-07-29T16:45:00Z">
              <w:r w:rsidRPr="0002321F">
                <w:rPr>
                  <w:rFonts w:ascii="Calibri" w:eastAsia="Times New Roman" w:hAnsi="Calibri" w:cs="Calibri"/>
                  <w:color w:val="000000"/>
                  <w:kern w:val="0"/>
                  <w:sz w:val="22"/>
                  <w:szCs w:val="22"/>
                  <w:lang w:eastAsia="es-ES" w:bidi="ar-SA"/>
                </w:rPr>
                <w:t>28</w:t>
              </w:r>
            </w:ins>
          </w:p>
        </w:tc>
        <w:tc>
          <w:tcPr>
            <w:tcW w:w="1260" w:type="dxa"/>
            <w:tcBorders>
              <w:top w:val="nil"/>
              <w:left w:val="nil"/>
              <w:bottom w:val="single" w:sz="4" w:space="0" w:color="auto"/>
              <w:right w:val="nil"/>
            </w:tcBorders>
            <w:shd w:val="clear" w:color="auto" w:fill="auto"/>
            <w:noWrap/>
            <w:vAlign w:val="bottom"/>
            <w:hideMark/>
          </w:tcPr>
          <w:p w14:paraId="2CEC8F2C" w14:textId="77777777" w:rsidR="0002321F" w:rsidRPr="0002321F" w:rsidRDefault="0002321F" w:rsidP="0002321F">
            <w:pPr>
              <w:widowControl/>
              <w:suppressAutoHyphens w:val="0"/>
              <w:jc w:val="right"/>
              <w:rPr>
                <w:ins w:id="10715" w:author="Orion" w:date="2011-07-29T16:45:00Z"/>
                <w:rFonts w:ascii="Calibri" w:eastAsia="Times New Roman" w:hAnsi="Calibri" w:cs="Calibri"/>
                <w:color w:val="000000"/>
                <w:kern w:val="0"/>
                <w:sz w:val="22"/>
                <w:szCs w:val="22"/>
                <w:lang w:eastAsia="es-ES" w:bidi="ar-SA"/>
              </w:rPr>
            </w:pPr>
            <w:ins w:id="10716" w:author="Orion" w:date="2011-07-29T16:45:00Z">
              <w:r w:rsidRPr="0002321F">
                <w:rPr>
                  <w:rFonts w:ascii="Calibri" w:eastAsia="Times New Roman" w:hAnsi="Calibri" w:cs="Calibri"/>
                  <w:color w:val="000000"/>
                  <w:kern w:val="0"/>
                  <w:sz w:val="22"/>
                  <w:szCs w:val="22"/>
                  <w:lang w:eastAsia="es-ES" w:bidi="ar-SA"/>
                </w:rPr>
                <w:t>GALAT</w:t>
              </w:r>
            </w:ins>
          </w:p>
        </w:tc>
        <w:tc>
          <w:tcPr>
            <w:tcW w:w="680" w:type="dxa"/>
            <w:tcBorders>
              <w:top w:val="nil"/>
              <w:left w:val="single" w:sz="4" w:space="0" w:color="auto"/>
              <w:bottom w:val="nil"/>
              <w:right w:val="single" w:sz="4" w:space="0" w:color="auto"/>
            </w:tcBorders>
            <w:shd w:val="clear" w:color="auto" w:fill="auto"/>
            <w:noWrap/>
            <w:vAlign w:val="bottom"/>
            <w:hideMark/>
          </w:tcPr>
          <w:p w14:paraId="0A3D56AA" w14:textId="77777777" w:rsidR="0002321F" w:rsidRPr="0002321F" w:rsidRDefault="0002321F" w:rsidP="0002321F">
            <w:pPr>
              <w:widowControl/>
              <w:suppressAutoHyphens w:val="0"/>
              <w:rPr>
                <w:ins w:id="10717" w:author="Orion" w:date="2011-07-29T16:45:00Z"/>
                <w:rFonts w:ascii="Calibri" w:eastAsia="Times New Roman" w:hAnsi="Calibri" w:cs="Calibri"/>
                <w:color w:val="000000"/>
                <w:kern w:val="0"/>
                <w:sz w:val="22"/>
                <w:szCs w:val="22"/>
                <w:lang w:eastAsia="es-ES" w:bidi="ar-SA"/>
              </w:rPr>
            </w:pPr>
            <w:ins w:id="1071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E327CC4" w14:textId="77777777" w:rsidR="0002321F" w:rsidRPr="0002321F" w:rsidRDefault="0002321F" w:rsidP="0002321F">
            <w:pPr>
              <w:widowControl/>
              <w:suppressAutoHyphens w:val="0"/>
              <w:jc w:val="right"/>
              <w:rPr>
                <w:ins w:id="10719" w:author="Orion" w:date="2011-07-29T16:45:00Z"/>
                <w:rFonts w:ascii="Calibri" w:eastAsia="Times New Roman" w:hAnsi="Calibri" w:cs="Calibri"/>
                <w:color w:val="000000"/>
                <w:kern w:val="0"/>
                <w:sz w:val="22"/>
                <w:szCs w:val="22"/>
                <w:lang w:eastAsia="es-ES" w:bidi="ar-SA"/>
              </w:rPr>
            </w:pPr>
            <w:ins w:id="10720" w:author="Orion" w:date="2011-07-29T16:45:00Z">
              <w:r w:rsidRPr="0002321F">
                <w:rPr>
                  <w:rFonts w:ascii="Calibri" w:eastAsia="Times New Roman" w:hAnsi="Calibri" w:cs="Calibri"/>
                  <w:color w:val="000000"/>
                  <w:kern w:val="0"/>
                  <w:sz w:val="22"/>
                  <w:szCs w:val="22"/>
                  <w:lang w:eastAsia="es-ES" w:bidi="ar-SA"/>
                </w:rPr>
                <w:t>67</w:t>
              </w:r>
            </w:ins>
          </w:p>
        </w:tc>
        <w:tc>
          <w:tcPr>
            <w:tcW w:w="1200" w:type="dxa"/>
            <w:tcBorders>
              <w:top w:val="nil"/>
              <w:left w:val="nil"/>
              <w:bottom w:val="single" w:sz="4" w:space="0" w:color="auto"/>
              <w:right w:val="single" w:sz="4" w:space="0" w:color="auto"/>
            </w:tcBorders>
            <w:shd w:val="clear" w:color="auto" w:fill="auto"/>
            <w:noWrap/>
            <w:vAlign w:val="bottom"/>
            <w:hideMark/>
          </w:tcPr>
          <w:p w14:paraId="21E95035" w14:textId="77777777" w:rsidR="0002321F" w:rsidRPr="0002321F" w:rsidRDefault="0002321F" w:rsidP="0002321F">
            <w:pPr>
              <w:widowControl/>
              <w:suppressAutoHyphens w:val="0"/>
              <w:jc w:val="right"/>
              <w:rPr>
                <w:ins w:id="10721" w:author="Orion" w:date="2011-07-29T16:45:00Z"/>
                <w:rFonts w:ascii="Calibri" w:eastAsia="Times New Roman" w:hAnsi="Calibri" w:cs="Calibri"/>
                <w:color w:val="000000"/>
                <w:kern w:val="0"/>
                <w:sz w:val="22"/>
                <w:szCs w:val="22"/>
                <w:lang w:eastAsia="es-ES" w:bidi="ar-SA"/>
              </w:rPr>
            </w:pPr>
            <w:ins w:id="10722" w:author="Orion" w:date="2011-07-29T16:45:00Z">
              <w:r w:rsidRPr="0002321F">
                <w:rPr>
                  <w:rFonts w:ascii="Calibri" w:eastAsia="Times New Roman" w:hAnsi="Calibri" w:cs="Calibri"/>
                  <w:color w:val="000000"/>
                  <w:kern w:val="0"/>
                  <w:sz w:val="22"/>
                  <w:szCs w:val="22"/>
                  <w:lang w:eastAsia="es-ES" w:bidi="ar-SA"/>
                </w:rPr>
                <w:t>PODUX</w:t>
              </w:r>
            </w:ins>
          </w:p>
        </w:tc>
        <w:tc>
          <w:tcPr>
            <w:tcW w:w="680" w:type="dxa"/>
            <w:tcBorders>
              <w:top w:val="nil"/>
              <w:left w:val="nil"/>
              <w:bottom w:val="nil"/>
              <w:right w:val="single" w:sz="4" w:space="0" w:color="auto"/>
            </w:tcBorders>
            <w:shd w:val="clear" w:color="auto" w:fill="auto"/>
            <w:noWrap/>
            <w:vAlign w:val="bottom"/>
            <w:hideMark/>
          </w:tcPr>
          <w:p w14:paraId="0EB6D567" w14:textId="77777777" w:rsidR="0002321F" w:rsidRPr="0002321F" w:rsidRDefault="0002321F" w:rsidP="0002321F">
            <w:pPr>
              <w:widowControl/>
              <w:suppressAutoHyphens w:val="0"/>
              <w:rPr>
                <w:ins w:id="10723" w:author="Orion" w:date="2011-07-29T16:45:00Z"/>
                <w:rFonts w:ascii="Calibri" w:eastAsia="Times New Roman" w:hAnsi="Calibri" w:cs="Calibri"/>
                <w:color w:val="000000"/>
                <w:kern w:val="0"/>
                <w:sz w:val="22"/>
                <w:szCs w:val="22"/>
                <w:lang w:eastAsia="es-ES" w:bidi="ar-SA"/>
              </w:rPr>
            </w:pPr>
            <w:ins w:id="107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258339" w14:textId="77777777" w:rsidR="0002321F" w:rsidRPr="0002321F" w:rsidRDefault="0002321F" w:rsidP="0002321F">
            <w:pPr>
              <w:widowControl/>
              <w:suppressAutoHyphens w:val="0"/>
              <w:rPr>
                <w:ins w:id="10725" w:author="Orion" w:date="2011-07-29T16:45:00Z"/>
                <w:rFonts w:ascii="Calibri" w:eastAsia="Times New Roman" w:hAnsi="Calibri" w:cs="Calibri"/>
                <w:color w:val="000000"/>
                <w:kern w:val="0"/>
                <w:sz w:val="22"/>
                <w:szCs w:val="22"/>
                <w:lang w:eastAsia="es-ES" w:bidi="ar-SA"/>
              </w:rPr>
            </w:pPr>
            <w:ins w:id="10726"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1527DB08" w14:textId="77777777" w:rsidR="0002321F" w:rsidRPr="0002321F" w:rsidRDefault="0002321F" w:rsidP="0002321F">
            <w:pPr>
              <w:widowControl/>
              <w:suppressAutoHyphens w:val="0"/>
              <w:jc w:val="right"/>
              <w:rPr>
                <w:ins w:id="10727" w:author="Orion" w:date="2011-07-29T16:45:00Z"/>
                <w:rFonts w:ascii="Calibri" w:eastAsia="Times New Roman" w:hAnsi="Calibri" w:cs="Calibri"/>
                <w:color w:val="000000"/>
                <w:kern w:val="0"/>
                <w:sz w:val="22"/>
                <w:szCs w:val="22"/>
                <w:lang w:eastAsia="es-ES" w:bidi="ar-SA"/>
              </w:rPr>
            </w:pPr>
            <w:ins w:id="10728"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BF6E6" w14:textId="77777777" w:rsidTr="0002321F">
        <w:trPr>
          <w:trHeight w:val="300"/>
          <w:ins w:id="1072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3E53F" w14:textId="77777777" w:rsidR="0002321F" w:rsidRPr="0002321F" w:rsidRDefault="0002321F" w:rsidP="0002321F">
            <w:pPr>
              <w:widowControl/>
              <w:suppressAutoHyphens w:val="0"/>
              <w:jc w:val="right"/>
              <w:rPr>
                <w:ins w:id="10730" w:author="Orion" w:date="2011-07-29T16:45:00Z"/>
                <w:rFonts w:ascii="Calibri" w:eastAsia="Times New Roman" w:hAnsi="Calibri" w:cs="Calibri"/>
                <w:color w:val="000000"/>
                <w:kern w:val="0"/>
                <w:sz w:val="22"/>
                <w:szCs w:val="22"/>
                <w:lang w:eastAsia="es-ES" w:bidi="ar-SA"/>
              </w:rPr>
            </w:pPr>
            <w:ins w:id="10731" w:author="Orion" w:date="2011-07-29T16:45:00Z">
              <w:r w:rsidRPr="0002321F">
                <w:rPr>
                  <w:rFonts w:ascii="Calibri" w:eastAsia="Times New Roman" w:hAnsi="Calibri" w:cs="Calibri"/>
                  <w:color w:val="000000"/>
                  <w:kern w:val="0"/>
                  <w:sz w:val="22"/>
                  <w:szCs w:val="22"/>
                  <w:lang w:eastAsia="es-ES" w:bidi="ar-SA"/>
                </w:rPr>
                <w:t>29</w:t>
              </w:r>
            </w:ins>
          </w:p>
        </w:tc>
        <w:tc>
          <w:tcPr>
            <w:tcW w:w="1260" w:type="dxa"/>
            <w:tcBorders>
              <w:top w:val="nil"/>
              <w:left w:val="nil"/>
              <w:bottom w:val="single" w:sz="4" w:space="0" w:color="auto"/>
              <w:right w:val="nil"/>
            </w:tcBorders>
            <w:shd w:val="clear" w:color="auto" w:fill="auto"/>
            <w:noWrap/>
            <w:vAlign w:val="bottom"/>
            <w:hideMark/>
          </w:tcPr>
          <w:p w14:paraId="497E8D55" w14:textId="77777777" w:rsidR="0002321F" w:rsidRPr="0002321F" w:rsidRDefault="0002321F" w:rsidP="0002321F">
            <w:pPr>
              <w:widowControl/>
              <w:suppressAutoHyphens w:val="0"/>
              <w:jc w:val="right"/>
              <w:rPr>
                <w:ins w:id="10732" w:author="Orion" w:date="2011-07-29T16:45:00Z"/>
                <w:rFonts w:ascii="Calibri" w:eastAsia="Times New Roman" w:hAnsi="Calibri" w:cs="Calibri"/>
                <w:color w:val="000000"/>
                <w:kern w:val="0"/>
                <w:sz w:val="22"/>
                <w:szCs w:val="22"/>
                <w:lang w:eastAsia="es-ES" w:bidi="ar-SA"/>
              </w:rPr>
            </w:pPr>
            <w:ins w:id="10733" w:author="Orion" w:date="2011-07-29T16:45:00Z">
              <w:r w:rsidRPr="0002321F">
                <w:rPr>
                  <w:rFonts w:ascii="Calibri" w:eastAsia="Times New Roman" w:hAnsi="Calibri" w:cs="Calibri"/>
                  <w:color w:val="000000"/>
                  <w:kern w:val="0"/>
                  <w:sz w:val="22"/>
                  <w:szCs w:val="22"/>
                  <w:lang w:eastAsia="es-ES" w:bidi="ar-SA"/>
                </w:rPr>
                <w:t>GASBA</w:t>
              </w:r>
            </w:ins>
          </w:p>
        </w:tc>
        <w:tc>
          <w:tcPr>
            <w:tcW w:w="680" w:type="dxa"/>
            <w:tcBorders>
              <w:top w:val="nil"/>
              <w:left w:val="single" w:sz="4" w:space="0" w:color="auto"/>
              <w:bottom w:val="nil"/>
              <w:right w:val="single" w:sz="4" w:space="0" w:color="auto"/>
            </w:tcBorders>
            <w:shd w:val="clear" w:color="auto" w:fill="auto"/>
            <w:noWrap/>
            <w:vAlign w:val="bottom"/>
            <w:hideMark/>
          </w:tcPr>
          <w:p w14:paraId="1700E201" w14:textId="77777777" w:rsidR="0002321F" w:rsidRPr="0002321F" w:rsidRDefault="0002321F" w:rsidP="0002321F">
            <w:pPr>
              <w:widowControl/>
              <w:suppressAutoHyphens w:val="0"/>
              <w:rPr>
                <w:ins w:id="10734" w:author="Orion" w:date="2011-07-29T16:45:00Z"/>
                <w:rFonts w:ascii="Calibri" w:eastAsia="Times New Roman" w:hAnsi="Calibri" w:cs="Calibri"/>
                <w:color w:val="000000"/>
                <w:kern w:val="0"/>
                <w:sz w:val="22"/>
                <w:szCs w:val="22"/>
                <w:lang w:eastAsia="es-ES" w:bidi="ar-SA"/>
              </w:rPr>
            </w:pPr>
            <w:ins w:id="1073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EAF7F6" w14:textId="77777777" w:rsidR="0002321F" w:rsidRPr="0002321F" w:rsidRDefault="0002321F" w:rsidP="0002321F">
            <w:pPr>
              <w:widowControl/>
              <w:suppressAutoHyphens w:val="0"/>
              <w:jc w:val="right"/>
              <w:rPr>
                <w:ins w:id="10736" w:author="Orion" w:date="2011-07-29T16:45:00Z"/>
                <w:rFonts w:ascii="Calibri" w:eastAsia="Times New Roman" w:hAnsi="Calibri" w:cs="Calibri"/>
                <w:color w:val="000000"/>
                <w:kern w:val="0"/>
                <w:sz w:val="22"/>
                <w:szCs w:val="22"/>
                <w:lang w:eastAsia="es-ES" w:bidi="ar-SA"/>
              </w:rPr>
            </w:pPr>
            <w:ins w:id="10737" w:author="Orion" w:date="2011-07-29T16:45:00Z">
              <w:r w:rsidRPr="0002321F">
                <w:rPr>
                  <w:rFonts w:ascii="Calibri" w:eastAsia="Times New Roman" w:hAnsi="Calibri" w:cs="Calibri"/>
                  <w:color w:val="000000"/>
                  <w:kern w:val="0"/>
                  <w:sz w:val="22"/>
                  <w:szCs w:val="22"/>
                  <w:lang w:eastAsia="es-ES" w:bidi="ar-SA"/>
                </w:rPr>
                <w:t>68</w:t>
              </w:r>
            </w:ins>
          </w:p>
        </w:tc>
        <w:tc>
          <w:tcPr>
            <w:tcW w:w="1200" w:type="dxa"/>
            <w:tcBorders>
              <w:top w:val="nil"/>
              <w:left w:val="nil"/>
              <w:bottom w:val="single" w:sz="4" w:space="0" w:color="auto"/>
              <w:right w:val="single" w:sz="4" w:space="0" w:color="auto"/>
            </w:tcBorders>
            <w:shd w:val="clear" w:color="auto" w:fill="auto"/>
            <w:noWrap/>
            <w:vAlign w:val="bottom"/>
            <w:hideMark/>
          </w:tcPr>
          <w:p w14:paraId="2C3769AA" w14:textId="77777777" w:rsidR="0002321F" w:rsidRPr="0002321F" w:rsidRDefault="0002321F" w:rsidP="0002321F">
            <w:pPr>
              <w:widowControl/>
              <w:suppressAutoHyphens w:val="0"/>
              <w:jc w:val="right"/>
              <w:rPr>
                <w:ins w:id="10738" w:author="Orion" w:date="2011-07-29T16:45:00Z"/>
                <w:rFonts w:ascii="Calibri" w:eastAsia="Times New Roman" w:hAnsi="Calibri" w:cs="Calibri"/>
                <w:color w:val="000000"/>
                <w:kern w:val="0"/>
                <w:sz w:val="22"/>
                <w:szCs w:val="22"/>
                <w:lang w:eastAsia="es-ES" w:bidi="ar-SA"/>
              </w:rPr>
            </w:pPr>
            <w:ins w:id="10739" w:author="Orion" w:date="2011-07-29T16:45:00Z">
              <w:r w:rsidRPr="0002321F">
                <w:rPr>
                  <w:rFonts w:ascii="Calibri" w:eastAsia="Times New Roman" w:hAnsi="Calibri" w:cs="Calibri"/>
                  <w:color w:val="000000"/>
                  <w:kern w:val="0"/>
                  <w:sz w:val="22"/>
                  <w:szCs w:val="22"/>
                  <w:lang w:eastAsia="es-ES" w:bidi="ar-SA"/>
                </w:rPr>
                <w:t>POPUL</w:t>
              </w:r>
            </w:ins>
          </w:p>
        </w:tc>
        <w:tc>
          <w:tcPr>
            <w:tcW w:w="680" w:type="dxa"/>
            <w:tcBorders>
              <w:top w:val="nil"/>
              <w:left w:val="nil"/>
              <w:bottom w:val="nil"/>
              <w:right w:val="single" w:sz="4" w:space="0" w:color="auto"/>
            </w:tcBorders>
            <w:shd w:val="clear" w:color="auto" w:fill="auto"/>
            <w:noWrap/>
            <w:vAlign w:val="bottom"/>
            <w:hideMark/>
          </w:tcPr>
          <w:p w14:paraId="64DD7BAB" w14:textId="77777777" w:rsidR="0002321F" w:rsidRPr="0002321F" w:rsidRDefault="0002321F" w:rsidP="0002321F">
            <w:pPr>
              <w:widowControl/>
              <w:suppressAutoHyphens w:val="0"/>
              <w:rPr>
                <w:ins w:id="10740" w:author="Orion" w:date="2011-07-29T16:45:00Z"/>
                <w:rFonts w:ascii="Calibri" w:eastAsia="Times New Roman" w:hAnsi="Calibri" w:cs="Calibri"/>
                <w:color w:val="000000"/>
                <w:kern w:val="0"/>
                <w:sz w:val="22"/>
                <w:szCs w:val="22"/>
                <w:lang w:eastAsia="es-ES" w:bidi="ar-SA"/>
              </w:rPr>
            </w:pPr>
            <w:ins w:id="107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DE31F4" w14:textId="77777777" w:rsidR="0002321F" w:rsidRPr="0002321F" w:rsidRDefault="0002321F" w:rsidP="0002321F">
            <w:pPr>
              <w:widowControl/>
              <w:suppressAutoHyphens w:val="0"/>
              <w:rPr>
                <w:ins w:id="10742" w:author="Orion" w:date="2011-07-29T16:45:00Z"/>
                <w:rFonts w:ascii="Calibri" w:eastAsia="Times New Roman" w:hAnsi="Calibri" w:cs="Calibri"/>
                <w:color w:val="000000"/>
                <w:kern w:val="0"/>
                <w:sz w:val="22"/>
                <w:szCs w:val="22"/>
                <w:lang w:eastAsia="es-ES" w:bidi="ar-SA"/>
              </w:rPr>
            </w:pPr>
            <w:ins w:id="10743"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A2F2786" w14:textId="77777777" w:rsidR="0002321F" w:rsidRPr="0002321F" w:rsidRDefault="0002321F" w:rsidP="0002321F">
            <w:pPr>
              <w:widowControl/>
              <w:suppressAutoHyphens w:val="0"/>
              <w:jc w:val="right"/>
              <w:rPr>
                <w:ins w:id="10744" w:author="Orion" w:date="2011-07-29T16:45:00Z"/>
                <w:rFonts w:ascii="Calibri" w:eastAsia="Times New Roman" w:hAnsi="Calibri" w:cs="Calibri"/>
                <w:color w:val="000000"/>
                <w:kern w:val="0"/>
                <w:sz w:val="22"/>
                <w:szCs w:val="22"/>
                <w:lang w:eastAsia="es-ES" w:bidi="ar-SA"/>
              </w:rPr>
            </w:pPr>
            <w:ins w:id="10745"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BF9BEFA" w14:textId="77777777" w:rsidTr="0002321F">
        <w:trPr>
          <w:trHeight w:val="300"/>
          <w:ins w:id="1074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C0BD0BC" w14:textId="77777777" w:rsidR="0002321F" w:rsidRPr="0002321F" w:rsidRDefault="0002321F" w:rsidP="0002321F">
            <w:pPr>
              <w:widowControl/>
              <w:suppressAutoHyphens w:val="0"/>
              <w:jc w:val="right"/>
              <w:rPr>
                <w:ins w:id="10747" w:author="Orion" w:date="2011-07-29T16:45:00Z"/>
                <w:rFonts w:ascii="Calibri" w:eastAsia="Times New Roman" w:hAnsi="Calibri" w:cs="Calibri"/>
                <w:color w:val="000000"/>
                <w:kern w:val="0"/>
                <w:sz w:val="22"/>
                <w:szCs w:val="22"/>
                <w:lang w:eastAsia="es-ES" w:bidi="ar-SA"/>
              </w:rPr>
            </w:pPr>
            <w:ins w:id="10748" w:author="Orion" w:date="2011-07-29T16:45:00Z">
              <w:r w:rsidRPr="0002321F">
                <w:rPr>
                  <w:rFonts w:ascii="Calibri" w:eastAsia="Times New Roman" w:hAnsi="Calibri" w:cs="Calibri"/>
                  <w:color w:val="000000"/>
                  <w:kern w:val="0"/>
                  <w:sz w:val="22"/>
                  <w:szCs w:val="22"/>
                  <w:lang w:eastAsia="es-ES" w:bidi="ar-SA"/>
                </w:rPr>
                <w:t>30</w:t>
              </w:r>
            </w:ins>
          </w:p>
        </w:tc>
        <w:tc>
          <w:tcPr>
            <w:tcW w:w="1260" w:type="dxa"/>
            <w:tcBorders>
              <w:top w:val="nil"/>
              <w:left w:val="nil"/>
              <w:bottom w:val="single" w:sz="4" w:space="0" w:color="auto"/>
              <w:right w:val="nil"/>
            </w:tcBorders>
            <w:shd w:val="clear" w:color="auto" w:fill="auto"/>
            <w:noWrap/>
            <w:vAlign w:val="bottom"/>
            <w:hideMark/>
          </w:tcPr>
          <w:p w14:paraId="4C53ADD0" w14:textId="77777777" w:rsidR="0002321F" w:rsidRPr="0002321F" w:rsidRDefault="0002321F" w:rsidP="0002321F">
            <w:pPr>
              <w:widowControl/>
              <w:suppressAutoHyphens w:val="0"/>
              <w:jc w:val="right"/>
              <w:rPr>
                <w:ins w:id="10749" w:author="Orion" w:date="2011-07-29T16:45:00Z"/>
                <w:rFonts w:ascii="Calibri" w:eastAsia="Times New Roman" w:hAnsi="Calibri" w:cs="Calibri"/>
                <w:color w:val="000000"/>
                <w:kern w:val="0"/>
                <w:sz w:val="22"/>
                <w:szCs w:val="22"/>
                <w:lang w:eastAsia="es-ES" w:bidi="ar-SA"/>
              </w:rPr>
            </w:pPr>
            <w:ins w:id="10750" w:author="Orion" w:date="2011-07-29T16:45:00Z">
              <w:r w:rsidRPr="0002321F">
                <w:rPr>
                  <w:rFonts w:ascii="Calibri" w:eastAsia="Times New Roman" w:hAnsi="Calibri" w:cs="Calibri"/>
                  <w:color w:val="000000"/>
                  <w:kern w:val="0"/>
                  <w:sz w:val="22"/>
                  <w:szCs w:val="22"/>
                  <w:lang w:eastAsia="es-ES" w:bidi="ar-SA"/>
                </w:rPr>
                <w:t>GOMER</w:t>
              </w:r>
            </w:ins>
          </w:p>
        </w:tc>
        <w:tc>
          <w:tcPr>
            <w:tcW w:w="680" w:type="dxa"/>
            <w:tcBorders>
              <w:top w:val="nil"/>
              <w:left w:val="single" w:sz="4" w:space="0" w:color="auto"/>
              <w:bottom w:val="nil"/>
              <w:right w:val="single" w:sz="4" w:space="0" w:color="auto"/>
            </w:tcBorders>
            <w:shd w:val="clear" w:color="auto" w:fill="auto"/>
            <w:noWrap/>
            <w:vAlign w:val="bottom"/>
            <w:hideMark/>
          </w:tcPr>
          <w:p w14:paraId="413FE585" w14:textId="77777777" w:rsidR="0002321F" w:rsidRPr="0002321F" w:rsidRDefault="0002321F" w:rsidP="0002321F">
            <w:pPr>
              <w:widowControl/>
              <w:suppressAutoHyphens w:val="0"/>
              <w:rPr>
                <w:ins w:id="10751" w:author="Orion" w:date="2011-07-29T16:45:00Z"/>
                <w:rFonts w:ascii="Calibri" w:eastAsia="Times New Roman" w:hAnsi="Calibri" w:cs="Calibri"/>
                <w:color w:val="000000"/>
                <w:kern w:val="0"/>
                <w:sz w:val="22"/>
                <w:szCs w:val="22"/>
                <w:lang w:eastAsia="es-ES" w:bidi="ar-SA"/>
              </w:rPr>
            </w:pPr>
            <w:ins w:id="1075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54FACE" w14:textId="77777777" w:rsidR="0002321F" w:rsidRPr="0002321F" w:rsidRDefault="0002321F" w:rsidP="0002321F">
            <w:pPr>
              <w:widowControl/>
              <w:suppressAutoHyphens w:val="0"/>
              <w:jc w:val="right"/>
              <w:rPr>
                <w:ins w:id="10753" w:author="Orion" w:date="2011-07-29T16:45:00Z"/>
                <w:rFonts w:ascii="Calibri" w:eastAsia="Times New Roman" w:hAnsi="Calibri" w:cs="Calibri"/>
                <w:color w:val="000000"/>
                <w:kern w:val="0"/>
                <w:sz w:val="22"/>
                <w:szCs w:val="22"/>
                <w:lang w:eastAsia="es-ES" w:bidi="ar-SA"/>
              </w:rPr>
            </w:pPr>
            <w:ins w:id="10754" w:author="Orion" w:date="2011-07-29T16:45:00Z">
              <w:r w:rsidRPr="0002321F">
                <w:rPr>
                  <w:rFonts w:ascii="Calibri" w:eastAsia="Times New Roman" w:hAnsi="Calibri" w:cs="Calibri"/>
                  <w:color w:val="000000"/>
                  <w:kern w:val="0"/>
                  <w:sz w:val="22"/>
                  <w:szCs w:val="22"/>
                  <w:lang w:eastAsia="es-ES" w:bidi="ar-SA"/>
                </w:rPr>
                <w:t>69</w:t>
              </w:r>
            </w:ins>
          </w:p>
        </w:tc>
        <w:tc>
          <w:tcPr>
            <w:tcW w:w="1200" w:type="dxa"/>
            <w:tcBorders>
              <w:top w:val="nil"/>
              <w:left w:val="nil"/>
              <w:bottom w:val="single" w:sz="4" w:space="0" w:color="auto"/>
              <w:right w:val="single" w:sz="4" w:space="0" w:color="auto"/>
            </w:tcBorders>
            <w:shd w:val="clear" w:color="auto" w:fill="auto"/>
            <w:noWrap/>
            <w:vAlign w:val="bottom"/>
            <w:hideMark/>
          </w:tcPr>
          <w:p w14:paraId="1626825C" w14:textId="77777777" w:rsidR="0002321F" w:rsidRPr="0002321F" w:rsidRDefault="0002321F" w:rsidP="0002321F">
            <w:pPr>
              <w:widowControl/>
              <w:suppressAutoHyphens w:val="0"/>
              <w:jc w:val="right"/>
              <w:rPr>
                <w:ins w:id="10755" w:author="Orion" w:date="2011-07-29T16:45:00Z"/>
                <w:rFonts w:ascii="Calibri" w:eastAsia="Times New Roman" w:hAnsi="Calibri" w:cs="Calibri"/>
                <w:color w:val="000000"/>
                <w:kern w:val="0"/>
                <w:sz w:val="22"/>
                <w:szCs w:val="22"/>
                <w:lang w:eastAsia="es-ES" w:bidi="ar-SA"/>
              </w:rPr>
            </w:pPr>
            <w:ins w:id="10756" w:author="Orion" w:date="2011-07-29T16:45:00Z">
              <w:r w:rsidRPr="0002321F">
                <w:rPr>
                  <w:rFonts w:ascii="Calibri" w:eastAsia="Times New Roman" w:hAnsi="Calibri" w:cs="Calibri"/>
                  <w:color w:val="000000"/>
                  <w:kern w:val="0"/>
                  <w:sz w:val="22"/>
                  <w:szCs w:val="22"/>
                  <w:lang w:eastAsia="es-ES" w:bidi="ar-SA"/>
                </w:rPr>
                <w:t>PORLI</w:t>
              </w:r>
            </w:ins>
          </w:p>
        </w:tc>
        <w:tc>
          <w:tcPr>
            <w:tcW w:w="680" w:type="dxa"/>
            <w:tcBorders>
              <w:top w:val="nil"/>
              <w:left w:val="nil"/>
              <w:bottom w:val="nil"/>
              <w:right w:val="single" w:sz="4" w:space="0" w:color="auto"/>
            </w:tcBorders>
            <w:shd w:val="clear" w:color="auto" w:fill="auto"/>
            <w:noWrap/>
            <w:vAlign w:val="bottom"/>
            <w:hideMark/>
          </w:tcPr>
          <w:p w14:paraId="5E63CEE0" w14:textId="77777777" w:rsidR="0002321F" w:rsidRPr="0002321F" w:rsidRDefault="0002321F" w:rsidP="0002321F">
            <w:pPr>
              <w:widowControl/>
              <w:suppressAutoHyphens w:val="0"/>
              <w:rPr>
                <w:ins w:id="10757" w:author="Orion" w:date="2011-07-29T16:45:00Z"/>
                <w:rFonts w:ascii="Calibri" w:eastAsia="Times New Roman" w:hAnsi="Calibri" w:cs="Calibri"/>
                <w:color w:val="000000"/>
                <w:kern w:val="0"/>
                <w:sz w:val="22"/>
                <w:szCs w:val="22"/>
                <w:lang w:eastAsia="es-ES" w:bidi="ar-SA"/>
              </w:rPr>
            </w:pPr>
            <w:ins w:id="107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6043DD8" w14:textId="77777777" w:rsidR="0002321F" w:rsidRPr="0002321F" w:rsidRDefault="0002321F" w:rsidP="0002321F">
            <w:pPr>
              <w:widowControl/>
              <w:suppressAutoHyphens w:val="0"/>
              <w:rPr>
                <w:ins w:id="10759" w:author="Orion" w:date="2011-07-29T16:45:00Z"/>
                <w:rFonts w:ascii="Calibri" w:eastAsia="Times New Roman" w:hAnsi="Calibri" w:cs="Calibri"/>
                <w:color w:val="000000"/>
                <w:kern w:val="0"/>
                <w:sz w:val="22"/>
                <w:szCs w:val="22"/>
                <w:lang w:eastAsia="es-ES" w:bidi="ar-SA"/>
              </w:rPr>
            </w:pPr>
            <w:ins w:id="1076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BC55278" w14:textId="77777777" w:rsidR="0002321F" w:rsidRPr="0002321F" w:rsidRDefault="0002321F" w:rsidP="0002321F">
            <w:pPr>
              <w:widowControl/>
              <w:suppressAutoHyphens w:val="0"/>
              <w:jc w:val="right"/>
              <w:rPr>
                <w:ins w:id="10761" w:author="Orion" w:date="2011-07-29T16:45:00Z"/>
                <w:rFonts w:ascii="Calibri" w:eastAsia="Times New Roman" w:hAnsi="Calibri" w:cs="Calibri"/>
                <w:color w:val="000000"/>
                <w:kern w:val="0"/>
                <w:sz w:val="22"/>
                <w:szCs w:val="22"/>
                <w:lang w:eastAsia="es-ES" w:bidi="ar-SA"/>
              </w:rPr>
            </w:pPr>
            <w:ins w:id="1076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9D2A89" w14:textId="77777777" w:rsidTr="0002321F">
        <w:trPr>
          <w:trHeight w:val="300"/>
          <w:ins w:id="1076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720608C" w14:textId="77777777" w:rsidR="0002321F" w:rsidRPr="0002321F" w:rsidRDefault="0002321F" w:rsidP="0002321F">
            <w:pPr>
              <w:widowControl/>
              <w:suppressAutoHyphens w:val="0"/>
              <w:jc w:val="right"/>
              <w:rPr>
                <w:ins w:id="10764" w:author="Orion" w:date="2011-07-29T16:45:00Z"/>
                <w:rFonts w:ascii="Calibri" w:eastAsia="Times New Roman" w:hAnsi="Calibri" w:cs="Calibri"/>
                <w:color w:val="000000"/>
                <w:kern w:val="0"/>
                <w:sz w:val="22"/>
                <w:szCs w:val="22"/>
                <w:lang w:eastAsia="es-ES" w:bidi="ar-SA"/>
              </w:rPr>
            </w:pPr>
            <w:ins w:id="10765" w:author="Orion" w:date="2011-07-29T16:45:00Z">
              <w:r w:rsidRPr="0002321F">
                <w:rPr>
                  <w:rFonts w:ascii="Calibri" w:eastAsia="Times New Roman" w:hAnsi="Calibri" w:cs="Calibri"/>
                  <w:color w:val="000000"/>
                  <w:kern w:val="0"/>
                  <w:sz w:val="22"/>
                  <w:szCs w:val="22"/>
                  <w:lang w:eastAsia="es-ES" w:bidi="ar-SA"/>
                </w:rPr>
                <w:t>31</w:t>
              </w:r>
            </w:ins>
          </w:p>
        </w:tc>
        <w:tc>
          <w:tcPr>
            <w:tcW w:w="1260" w:type="dxa"/>
            <w:tcBorders>
              <w:top w:val="nil"/>
              <w:left w:val="nil"/>
              <w:bottom w:val="single" w:sz="4" w:space="0" w:color="auto"/>
              <w:right w:val="nil"/>
            </w:tcBorders>
            <w:shd w:val="clear" w:color="auto" w:fill="auto"/>
            <w:noWrap/>
            <w:vAlign w:val="bottom"/>
            <w:hideMark/>
          </w:tcPr>
          <w:p w14:paraId="3024D1FF" w14:textId="77777777" w:rsidR="0002321F" w:rsidRPr="0002321F" w:rsidRDefault="0002321F" w:rsidP="0002321F">
            <w:pPr>
              <w:widowControl/>
              <w:suppressAutoHyphens w:val="0"/>
              <w:jc w:val="right"/>
              <w:rPr>
                <w:ins w:id="10766" w:author="Orion" w:date="2011-07-29T16:45:00Z"/>
                <w:rFonts w:ascii="Calibri" w:eastAsia="Times New Roman" w:hAnsi="Calibri" w:cs="Calibri"/>
                <w:color w:val="000000"/>
                <w:kern w:val="0"/>
                <w:sz w:val="22"/>
                <w:szCs w:val="22"/>
                <w:lang w:eastAsia="es-ES" w:bidi="ar-SA"/>
              </w:rPr>
            </w:pPr>
            <w:ins w:id="10767" w:author="Orion" w:date="2011-07-29T16:45:00Z">
              <w:r w:rsidRPr="0002321F">
                <w:rPr>
                  <w:rFonts w:ascii="Calibri" w:eastAsia="Times New Roman" w:hAnsi="Calibri" w:cs="Calibri"/>
                  <w:color w:val="000000"/>
                  <w:kern w:val="0"/>
                  <w:sz w:val="22"/>
                  <w:szCs w:val="22"/>
                  <w:lang w:eastAsia="es-ES" w:bidi="ar-SA"/>
                </w:rPr>
                <w:t>GORDO</w:t>
              </w:r>
            </w:ins>
          </w:p>
        </w:tc>
        <w:tc>
          <w:tcPr>
            <w:tcW w:w="680" w:type="dxa"/>
            <w:tcBorders>
              <w:top w:val="nil"/>
              <w:left w:val="single" w:sz="4" w:space="0" w:color="auto"/>
              <w:bottom w:val="nil"/>
              <w:right w:val="single" w:sz="4" w:space="0" w:color="auto"/>
            </w:tcBorders>
            <w:shd w:val="clear" w:color="auto" w:fill="auto"/>
            <w:noWrap/>
            <w:vAlign w:val="bottom"/>
            <w:hideMark/>
          </w:tcPr>
          <w:p w14:paraId="0F98F649" w14:textId="77777777" w:rsidR="0002321F" w:rsidRPr="0002321F" w:rsidRDefault="0002321F" w:rsidP="0002321F">
            <w:pPr>
              <w:widowControl/>
              <w:suppressAutoHyphens w:val="0"/>
              <w:rPr>
                <w:ins w:id="10768" w:author="Orion" w:date="2011-07-29T16:45:00Z"/>
                <w:rFonts w:ascii="Calibri" w:eastAsia="Times New Roman" w:hAnsi="Calibri" w:cs="Calibri"/>
                <w:color w:val="000000"/>
                <w:kern w:val="0"/>
                <w:sz w:val="22"/>
                <w:szCs w:val="22"/>
                <w:lang w:eastAsia="es-ES" w:bidi="ar-SA"/>
              </w:rPr>
            </w:pPr>
            <w:ins w:id="1076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2D0F67" w14:textId="77777777" w:rsidR="0002321F" w:rsidRPr="0002321F" w:rsidRDefault="0002321F" w:rsidP="0002321F">
            <w:pPr>
              <w:widowControl/>
              <w:suppressAutoHyphens w:val="0"/>
              <w:jc w:val="right"/>
              <w:rPr>
                <w:ins w:id="10770" w:author="Orion" w:date="2011-07-29T16:45:00Z"/>
                <w:rFonts w:ascii="Calibri" w:eastAsia="Times New Roman" w:hAnsi="Calibri" w:cs="Calibri"/>
                <w:color w:val="000000"/>
                <w:kern w:val="0"/>
                <w:sz w:val="22"/>
                <w:szCs w:val="22"/>
                <w:lang w:eastAsia="es-ES" w:bidi="ar-SA"/>
              </w:rPr>
            </w:pPr>
            <w:ins w:id="10771" w:author="Orion" w:date="2011-07-29T16:45:00Z">
              <w:r w:rsidRPr="0002321F">
                <w:rPr>
                  <w:rFonts w:ascii="Calibri" w:eastAsia="Times New Roman" w:hAnsi="Calibri" w:cs="Calibri"/>
                  <w:color w:val="000000"/>
                  <w:kern w:val="0"/>
                  <w:sz w:val="22"/>
                  <w:szCs w:val="22"/>
                  <w:lang w:eastAsia="es-ES" w:bidi="ar-SA"/>
                </w:rPr>
                <w:t>70</w:t>
              </w:r>
            </w:ins>
          </w:p>
        </w:tc>
        <w:tc>
          <w:tcPr>
            <w:tcW w:w="1200" w:type="dxa"/>
            <w:tcBorders>
              <w:top w:val="nil"/>
              <w:left w:val="nil"/>
              <w:bottom w:val="single" w:sz="4" w:space="0" w:color="auto"/>
              <w:right w:val="single" w:sz="4" w:space="0" w:color="auto"/>
            </w:tcBorders>
            <w:shd w:val="clear" w:color="auto" w:fill="auto"/>
            <w:noWrap/>
            <w:vAlign w:val="bottom"/>
            <w:hideMark/>
          </w:tcPr>
          <w:p w14:paraId="2DB4EE29" w14:textId="77777777" w:rsidR="0002321F" w:rsidRPr="0002321F" w:rsidRDefault="0002321F" w:rsidP="0002321F">
            <w:pPr>
              <w:widowControl/>
              <w:suppressAutoHyphens w:val="0"/>
              <w:jc w:val="right"/>
              <w:rPr>
                <w:ins w:id="10772" w:author="Orion" w:date="2011-07-29T16:45:00Z"/>
                <w:rFonts w:ascii="Calibri" w:eastAsia="Times New Roman" w:hAnsi="Calibri" w:cs="Calibri"/>
                <w:color w:val="000000"/>
                <w:kern w:val="0"/>
                <w:sz w:val="22"/>
                <w:szCs w:val="22"/>
                <w:lang w:eastAsia="es-ES" w:bidi="ar-SA"/>
              </w:rPr>
            </w:pPr>
            <w:ins w:id="10773" w:author="Orion" w:date="2011-07-29T16:45:00Z">
              <w:r w:rsidRPr="0002321F">
                <w:rPr>
                  <w:rFonts w:ascii="Calibri" w:eastAsia="Times New Roman" w:hAnsi="Calibri" w:cs="Calibri"/>
                  <w:color w:val="000000"/>
                  <w:kern w:val="0"/>
                  <w:sz w:val="22"/>
                  <w:szCs w:val="22"/>
                  <w:lang w:eastAsia="es-ES" w:bidi="ar-SA"/>
                </w:rPr>
                <w:t>RAKOD</w:t>
              </w:r>
            </w:ins>
          </w:p>
        </w:tc>
        <w:tc>
          <w:tcPr>
            <w:tcW w:w="680" w:type="dxa"/>
            <w:tcBorders>
              <w:top w:val="nil"/>
              <w:left w:val="nil"/>
              <w:bottom w:val="nil"/>
              <w:right w:val="single" w:sz="4" w:space="0" w:color="auto"/>
            </w:tcBorders>
            <w:shd w:val="clear" w:color="auto" w:fill="auto"/>
            <w:noWrap/>
            <w:vAlign w:val="bottom"/>
            <w:hideMark/>
          </w:tcPr>
          <w:p w14:paraId="11216B98" w14:textId="77777777" w:rsidR="0002321F" w:rsidRPr="0002321F" w:rsidRDefault="0002321F" w:rsidP="0002321F">
            <w:pPr>
              <w:widowControl/>
              <w:suppressAutoHyphens w:val="0"/>
              <w:rPr>
                <w:ins w:id="10774" w:author="Orion" w:date="2011-07-29T16:45:00Z"/>
                <w:rFonts w:ascii="Calibri" w:eastAsia="Times New Roman" w:hAnsi="Calibri" w:cs="Calibri"/>
                <w:color w:val="000000"/>
                <w:kern w:val="0"/>
                <w:sz w:val="22"/>
                <w:szCs w:val="22"/>
                <w:lang w:eastAsia="es-ES" w:bidi="ar-SA"/>
              </w:rPr>
            </w:pPr>
            <w:ins w:id="107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A2971BF" w14:textId="77777777" w:rsidR="0002321F" w:rsidRPr="0002321F" w:rsidRDefault="0002321F" w:rsidP="0002321F">
            <w:pPr>
              <w:widowControl/>
              <w:suppressAutoHyphens w:val="0"/>
              <w:rPr>
                <w:ins w:id="10776" w:author="Orion" w:date="2011-07-29T16:45:00Z"/>
                <w:rFonts w:ascii="Calibri" w:eastAsia="Times New Roman" w:hAnsi="Calibri" w:cs="Calibri"/>
                <w:color w:val="000000"/>
                <w:kern w:val="0"/>
                <w:sz w:val="22"/>
                <w:szCs w:val="22"/>
                <w:lang w:eastAsia="es-ES" w:bidi="ar-SA"/>
              </w:rPr>
            </w:pPr>
            <w:ins w:id="1077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FD89D3" w14:textId="77777777" w:rsidR="0002321F" w:rsidRPr="0002321F" w:rsidRDefault="0002321F" w:rsidP="0002321F">
            <w:pPr>
              <w:widowControl/>
              <w:suppressAutoHyphens w:val="0"/>
              <w:jc w:val="right"/>
              <w:rPr>
                <w:ins w:id="10778" w:author="Orion" w:date="2011-07-29T16:45:00Z"/>
                <w:rFonts w:ascii="Calibri" w:eastAsia="Times New Roman" w:hAnsi="Calibri" w:cs="Calibri"/>
                <w:color w:val="000000"/>
                <w:kern w:val="0"/>
                <w:sz w:val="22"/>
                <w:szCs w:val="22"/>
                <w:lang w:eastAsia="es-ES" w:bidi="ar-SA"/>
              </w:rPr>
            </w:pPr>
            <w:ins w:id="1077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F1916EB" w14:textId="77777777" w:rsidTr="0002321F">
        <w:trPr>
          <w:trHeight w:val="300"/>
          <w:ins w:id="1078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759D29" w14:textId="77777777" w:rsidR="0002321F" w:rsidRPr="0002321F" w:rsidRDefault="0002321F" w:rsidP="0002321F">
            <w:pPr>
              <w:widowControl/>
              <w:suppressAutoHyphens w:val="0"/>
              <w:jc w:val="right"/>
              <w:rPr>
                <w:ins w:id="10781" w:author="Orion" w:date="2011-07-29T16:45:00Z"/>
                <w:rFonts w:ascii="Calibri" w:eastAsia="Times New Roman" w:hAnsi="Calibri" w:cs="Calibri"/>
                <w:color w:val="000000"/>
                <w:kern w:val="0"/>
                <w:sz w:val="22"/>
                <w:szCs w:val="22"/>
                <w:lang w:eastAsia="es-ES" w:bidi="ar-SA"/>
              </w:rPr>
            </w:pPr>
            <w:ins w:id="10782" w:author="Orion" w:date="2011-07-29T16:45:00Z">
              <w:r w:rsidRPr="0002321F">
                <w:rPr>
                  <w:rFonts w:ascii="Calibri" w:eastAsia="Times New Roman" w:hAnsi="Calibri" w:cs="Calibri"/>
                  <w:color w:val="000000"/>
                  <w:kern w:val="0"/>
                  <w:sz w:val="22"/>
                  <w:szCs w:val="22"/>
                  <w:lang w:eastAsia="es-ES" w:bidi="ar-SA"/>
                </w:rPr>
                <w:t>32</w:t>
              </w:r>
            </w:ins>
          </w:p>
        </w:tc>
        <w:tc>
          <w:tcPr>
            <w:tcW w:w="1260" w:type="dxa"/>
            <w:tcBorders>
              <w:top w:val="nil"/>
              <w:left w:val="nil"/>
              <w:bottom w:val="single" w:sz="4" w:space="0" w:color="auto"/>
              <w:right w:val="nil"/>
            </w:tcBorders>
            <w:shd w:val="clear" w:color="auto" w:fill="auto"/>
            <w:noWrap/>
            <w:vAlign w:val="bottom"/>
            <w:hideMark/>
          </w:tcPr>
          <w:p w14:paraId="5E1B3477" w14:textId="77777777" w:rsidR="0002321F" w:rsidRPr="0002321F" w:rsidRDefault="0002321F" w:rsidP="0002321F">
            <w:pPr>
              <w:widowControl/>
              <w:suppressAutoHyphens w:val="0"/>
              <w:jc w:val="right"/>
              <w:rPr>
                <w:ins w:id="10783" w:author="Orion" w:date="2011-07-29T16:45:00Z"/>
                <w:rFonts w:ascii="Calibri" w:eastAsia="Times New Roman" w:hAnsi="Calibri" w:cs="Calibri"/>
                <w:color w:val="000000"/>
                <w:kern w:val="0"/>
                <w:sz w:val="22"/>
                <w:szCs w:val="22"/>
                <w:lang w:eastAsia="es-ES" w:bidi="ar-SA"/>
              </w:rPr>
            </w:pPr>
            <w:ins w:id="10784" w:author="Orion" w:date="2011-07-29T16:45:00Z">
              <w:r w:rsidRPr="0002321F">
                <w:rPr>
                  <w:rFonts w:ascii="Calibri" w:eastAsia="Times New Roman" w:hAnsi="Calibri" w:cs="Calibri"/>
                  <w:color w:val="000000"/>
                  <w:kern w:val="0"/>
                  <w:sz w:val="22"/>
                  <w:szCs w:val="22"/>
                  <w:lang w:eastAsia="es-ES" w:bidi="ar-SA"/>
                </w:rPr>
                <w:t>GUNET</w:t>
              </w:r>
            </w:ins>
          </w:p>
        </w:tc>
        <w:tc>
          <w:tcPr>
            <w:tcW w:w="680" w:type="dxa"/>
            <w:tcBorders>
              <w:top w:val="nil"/>
              <w:left w:val="single" w:sz="4" w:space="0" w:color="auto"/>
              <w:bottom w:val="nil"/>
              <w:right w:val="single" w:sz="4" w:space="0" w:color="auto"/>
            </w:tcBorders>
            <w:shd w:val="clear" w:color="auto" w:fill="auto"/>
            <w:noWrap/>
            <w:vAlign w:val="bottom"/>
            <w:hideMark/>
          </w:tcPr>
          <w:p w14:paraId="54B89BC3" w14:textId="77777777" w:rsidR="0002321F" w:rsidRPr="0002321F" w:rsidRDefault="0002321F" w:rsidP="0002321F">
            <w:pPr>
              <w:widowControl/>
              <w:suppressAutoHyphens w:val="0"/>
              <w:rPr>
                <w:ins w:id="10785" w:author="Orion" w:date="2011-07-29T16:45:00Z"/>
                <w:rFonts w:ascii="Calibri" w:eastAsia="Times New Roman" w:hAnsi="Calibri" w:cs="Calibri"/>
                <w:color w:val="000000"/>
                <w:kern w:val="0"/>
                <w:sz w:val="22"/>
                <w:szCs w:val="22"/>
                <w:lang w:eastAsia="es-ES" w:bidi="ar-SA"/>
              </w:rPr>
            </w:pPr>
            <w:ins w:id="1078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93C5C35" w14:textId="77777777" w:rsidR="0002321F" w:rsidRPr="0002321F" w:rsidRDefault="0002321F" w:rsidP="0002321F">
            <w:pPr>
              <w:widowControl/>
              <w:suppressAutoHyphens w:val="0"/>
              <w:jc w:val="right"/>
              <w:rPr>
                <w:ins w:id="10787" w:author="Orion" w:date="2011-07-29T16:45:00Z"/>
                <w:rFonts w:ascii="Calibri" w:eastAsia="Times New Roman" w:hAnsi="Calibri" w:cs="Calibri"/>
                <w:color w:val="000000"/>
                <w:kern w:val="0"/>
                <w:sz w:val="22"/>
                <w:szCs w:val="22"/>
                <w:lang w:eastAsia="es-ES" w:bidi="ar-SA"/>
              </w:rPr>
            </w:pPr>
            <w:ins w:id="10788" w:author="Orion" w:date="2011-07-29T16:45:00Z">
              <w:r w:rsidRPr="0002321F">
                <w:rPr>
                  <w:rFonts w:ascii="Calibri" w:eastAsia="Times New Roman" w:hAnsi="Calibri" w:cs="Calibri"/>
                  <w:color w:val="000000"/>
                  <w:kern w:val="0"/>
                  <w:sz w:val="22"/>
                  <w:szCs w:val="22"/>
                  <w:lang w:eastAsia="es-ES" w:bidi="ar-SA"/>
                </w:rPr>
                <w:t>71</w:t>
              </w:r>
            </w:ins>
          </w:p>
        </w:tc>
        <w:tc>
          <w:tcPr>
            <w:tcW w:w="1200" w:type="dxa"/>
            <w:tcBorders>
              <w:top w:val="nil"/>
              <w:left w:val="nil"/>
              <w:bottom w:val="single" w:sz="4" w:space="0" w:color="auto"/>
              <w:right w:val="single" w:sz="4" w:space="0" w:color="auto"/>
            </w:tcBorders>
            <w:shd w:val="clear" w:color="auto" w:fill="auto"/>
            <w:noWrap/>
            <w:vAlign w:val="bottom"/>
            <w:hideMark/>
          </w:tcPr>
          <w:p w14:paraId="2BAA4B53" w14:textId="77777777" w:rsidR="0002321F" w:rsidRPr="0002321F" w:rsidRDefault="0002321F" w:rsidP="0002321F">
            <w:pPr>
              <w:widowControl/>
              <w:suppressAutoHyphens w:val="0"/>
              <w:jc w:val="right"/>
              <w:rPr>
                <w:ins w:id="10789" w:author="Orion" w:date="2011-07-29T16:45:00Z"/>
                <w:rFonts w:ascii="Calibri" w:eastAsia="Times New Roman" w:hAnsi="Calibri" w:cs="Calibri"/>
                <w:color w:val="000000"/>
                <w:kern w:val="0"/>
                <w:sz w:val="22"/>
                <w:szCs w:val="22"/>
                <w:lang w:eastAsia="es-ES" w:bidi="ar-SA"/>
              </w:rPr>
            </w:pPr>
            <w:ins w:id="10790" w:author="Orion" w:date="2011-07-29T16:45:00Z">
              <w:r w:rsidRPr="0002321F">
                <w:rPr>
                  <w:rFonts w:ascii="Calibri" w:eastAsia="Times New Roman" w:hAnsi="Calibri" w:cs="Calibri"/>
                  <w:color w:val="000000"/>
                  <w:kern w:val="0"/>
                  <w:sz w:val="22"/>
                  <w:szCs w:val="22"/>
                  <w:lang w:eastAsia="es-ES" w:bidi="ar-SA"/>
                </w:rPr>
                <w:t>RAMON</w:t>
              </w:r>
            </w:ins>
          </w:p>
        </w:tc>
        <w:tc>
          <w:tcPr>
            <w:tcW w:w="680" w:type="dxa"/>
            <w:tcBorders>
              <w:top w:val="nil"/>
              <w:left w:val="nil"/>
              <w:bottom w:val="nil"/>
              <w:right w:val="single" w:sz="4" w:space="0" w:color="auto"/>
            </w:tcBorders>
            <w:shd w:val="clear" w:color="auto" w:fill="auto"/>
            <w:noWrap/>
            <w:vAlign w:val="bottom"/>
            <w:hideMark/>
          </w:tcPr>
          <w:p w14:paraId="3F188279" w14:textId="77777777" w:rsidR="0002321F" w:rsidRPr="0002321F" w:rsidRDefault="0002321F" w:rsidP="0002321F">
            <w:pPr>
              <w:widowControl/>
              <w:suppressAutoHyphens w:val="0"/>
              <w:rPr>
                <w:ins w:id="10791" w:author="Orion" w:date="2011-07-29T16:45:00Z"/>
                <w:rFonts w:ascii="Calibri" w:eastAsia="Times New Roman" w:hAnsi="Calibri" w:cs="Calibri"/>
                <w:color w:val="000000"/>
                <w:kern w:val="0"/>
                <w:sz w:val="22"/>
                <w:szCs w:val="22"/>
                <w:lang w:eastAsia="es-ES" w:bidi="ar-SA"/>
              </w:rPr>
            </w:pPr>
            <w:ins w:id="107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A523533" w14:textId="77777777" w:rsidR="0002321F" w:rsidRPr="0002321F" w:rsidRDefault="0002321F" w:rsidP="0002321F">
            <w:pPr>
              <w:widowControl/>
              <w:suppressAutoHyphens w:val="0"/>
              <w:rPr>
                <w:ins w:id="10793" w:author="Orion" w:date="2011-07-29T16:45:00Z"/>
                <w:rFonts w:ascii="Calibri" w:eastAsia="Times New Roman" w:hAnsi="Calibri" w:cs="Calibri"/>
                <w:color w:val="000000"/>
                <w:kern w:val="0"/>
                <w:sz w:val="22"/>
                <w:szCs w:val="22"/>
                <w:lang w:eastAsia="es-ES" w:bidi="ar-SA"/>
              </w:rPr>
            </w:pPr>
            <w:ins w:id="1079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ECFA5D1" w14:textId="77777777" w:rsidR="0002321F" w:rsidRPr="0002321F" w:rsidRDefault="0002321F" w:rsidP="0002321F">
            <w:pPr>
              <w:widowControl/>
              <w:suppressAutoHyphens w:val="0"/>
              <w:jc w:val="right"/>
              <w:rPr>
                <w:ins w:id="10795" w:author="Orion" w:date="2011-07-29T16:45:00Z"/>
                <w:rFonts w:ascii="Calibri" w:eastAsia="Times New Roman" w:hAnsi="Calibri" w:cs="Calibri"/>
                <w:color w:val="000000"/>
                <w:kern w:val="0"/>
                <w:sz w:val="22"/>
                <w:szCs w:val="22"/>
                <w:lang w:eastAsia="es-ES" w:bidi="ar-SA"/>
              </w:rPr>
            </w:pPr>
            <w:ins w:id="1079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B2FDD30" w14:textId="77777777" w:rsidTr="0002321F">
        <w:trPr>
          <w:trHeight w:val="300"/>
          <w:ins w:id="1079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09126F7" w14:textId="77777777" w:rsidR="0002321F" w:rsidRPr="0002321F" w:rsidRDefault="0002321F" w:rsidP="0002321F">
            <w:pPr>
              <w:widowControl/>
              <w:suppressAutoHyphens w:val="0"/>
              <w:jc w:val="right"/>
              <w:rPr>
                <w:ins w:id="10798" w:author="Orion" w:date="2011-07-29T16:45:00Z"/>
                <w:rFonts w:ascii="Calibri" w:eastAsia="Times New Roman" w:hAnsi="Calibri" w:cs="Calibri"/>
                <w:color w:val="000000"/>
                <w:kern w:val="0"/>
                <w:sz w:val="22"/>
                <w:szCs w:val="22"/>
                <w:lang w:eastAsia="es-ES" w:bidi="ar-SA"/>
              </w:rPr>
            </w:pPr>
            <w:ins w:id="10799" w:author="Orion" w:date="2011-07-29T16:45:00Z">
              <w:r w:rsidRPr="0002321F">
                <w:rPr>
                  <w:rFonts w:ascii="Calibri" w:eastAsia="Times New Roman" w:hAnsi="Calibri" w:cs="Calibri"/>
                  <w:color w:val="000000"/>
                  <w:kern w:val="0"/>
                  <w:sz w:val="22"/>
                  <w:szCs w:val="22"/>
                  <w:lang w:eastAsia="es-ES" w:bidi="ar-SA"/>
                </w:rPr>
                <w:t>33</w:t>
              </w:r>
            </w:ins>
          </w:p>
        </w:tc>
        <w:tc>
          <w:tcPr>
            <w:tcW w:w="1260" w:type="dxa"/>
            <w:tcBorders>
              <w:top w:val="nil"/>
              <w:left w:val="nil"/>
              <w:bottom w:val="single" w:sz="4" w:space="0" w:color="auto"/>
              <w:right w:val="nil"/>
            </w:tcBorders>
            <w:shd w:val="clear" w:color="auto" w:fill="auto"/>
            <w:noWrap/>
            <w:vAlign w:val="bottom"/>
            <w:hideMark/>
          </w:tcPr>
          <w:p w14:paraId="4B90934B" w14:textId="77777777" w:rsidR="0002321F" w:rsidRPr="0002321F" w:rsidRDefault="0002321F" w:rsidP="0002321F">
            <w:pPr>
              <w:widowControl/>
              <w:suppressAutoHyphens w:val="0"/>
              <w:jc w:val="right"/>
              <w:rPr>
                <w:ins w:id="10800" w:author="Orion" w:date="2011-07-29T16:45:00Z"/>
                <w:rFonts w:ascii="Calibri" w:eastAsia="Times New Roman" w:hAnsi="Calibri" w:cs="Calibri"/>
                <w:color w:val="000000"/>
                <w:kern w:val="0"/>
                <w:sz w:val="22"/>
                <w:szCs w:val="22"/>
                <w:lang w:eastAsia="es-ES" w:bidi="ar-SA"/>
              </w:rPr>
            </w:pPr>
            <w:ins w:id="10801" w:author="Orion" w:date="2011-07-29T16:45:00Z">
              <w:r w:rsidRPr="0002321F">
                <w:rPr>
                  <w:rFonts w:ascii="Calibri" w:eastAsia="Times New Roman" w:hAnsi="Calibri" w:cs="Calibri"/>
                  <w:color w:val="000000"/>
                  <w:kern w:val="0"/>
                  <w:sz w:val="22"/>
                  <w:szCs w:val="22"/>
                  <w:lang w:eastAsia="es-ES" w:bidi="ar-SA"/>
                </w:rPr>
                <w:t>HIDRA</w:t>
              </w:r>
            </w:ins>
          </w:p>
        </w:tc>
        <w:tc>
          <w:tcPr>
            <w:tcW w:w="680" w:type="dxa"/>
            <w:tcBorders>
              <w:top w:val="nil"/>
              <w:left w:val="single" w:sz="4" w:space="0" w:color="auto"/>
              <w:bottom w:val="nil"/>
              <w:right w:val="single" w:sz="4" w:space="0" w:color="auto"/>
            </w:tcBorders>
            <w:shd w:val="clear" w:color="auto" w:fill="auto"/>
            <w:noWrap/>
            <w:vAlign w:val="bottom"/>
            <w:hideMark/>
          </w:tcPr>
          <w:p w14:paraId="046F7B9E" w14:textId="77777777" w:rsidR="0002321F" w:rsidRPr="0002321F" w:rsidRDefault="0002321F" w:rsidP="0002321F">
            <w:pPr>
              <w:widowControl/>
              <w:suppressAutoHyphens w:val="0"/>
              <w:rPr>
                <w:ins w:id="10802" w:author="Orion" w:date="2011-07-29T16:45:00Z"/>
                <w:rFonts w:ascii="Calibri" w:eastAsia="Times New Roman" w:hAnsi="Calibri" w:cs="Calibri"/>
                <w:color w:val="000000"/>
                <w:kern w:val="0"/>
                <w:sz w:val="22"/>
                <w:szCs w:val="22"/>
                <w:lang w:eastAsia="es-ES" w:bidi="ar-SA"/>
              </w:rPr>
            </w:pPr>
            <w:ins w:id="1080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E607EF" w14:textId="77777777" w:rsidR="0002321F" w:rsidRPr="0002321F" w:rsidRDefault="0002321F" w:rsidP="0002321F">
            <w:pPr>
              <w:widowControl/>
              <w:suppressAutoHyphens w:val="0"/>
              <w:jc w:val="right"/>
              <w:rPr>
                <w:ins w:id="10804" w:author="Orion" w:date="2011-07-29T16:45:00Z"/>
                <w:rFonts w:ascii="Calibri" w:eastAsia="Times New Roman" w:hAnsi="Calibri" w:cs="Calibri"/>
                <w:color w:val="000000"/>
                <w:kern w:val="0"/>
                <w:sz w:val="22"/>
                <w:szCs w:val="22"/>
                <w:lang w:eastAsia="es-ES" w:bidi="ar-SA"/>
              </w:rPr>
            </w:pPr>
            <w:ins w:id="10805" w:author="Orion" w:date="2011-07-29T16:45:00Z">
              <w:r w:rsidRPr="0002321F">
                <w:rPr>
                  <w:rFonts w:ascii="Calibri" w:eastAsia="Times New Roman" w:hAnsi="Calibri" w:cs="Calibri"/>
                  <w:color w:val="000000"/>
                  <w:kern w:val="0"/>
                  <w:sz w:val="22"/>
                  <w:szCs w:val="22"/>
                  <w:lang w:eastAsia="es-ES" w:bidi="ar-SA"/>
                </w:rPr>
                <w:t>72</w:t>
              </w:r>
            </w:ins>
          </w:p>
        </w:tc>
        <w:tc>
          <w:tcPr>
            <w:tcW w:w="1200" w:type="dxa"/>
            <w:tcBorders>
              <w:top w:val="nil"/>
              <w:left w:val="nil"/>
              <w:bottom w:val="single" w:sz="4" w:space="0" w:color="auto"/>
              <w:right w:val="single" w:sz="4" w:space="0" w:color="auto"/>
            </w:tcBorders>
            <w:shd w:val="clear" w:color="auto" w:fill="auto"/>
            <w:noWrap/>
            <w:vAlign w:val="bottom"/>
            <w:hideMark/>
          </w:tcPr>
          <w:p w14:paraId="6ACB23C1" w14:textId="77777777" w:rsidR="0002321F" w:rsidRPr="0002321F" w:rsidRDefault="0002321F" w:rsidP="0002321F">
            <w:pPr>
              <w:widowControl/>
              <w:suppressAutoHyphens w:val="0"/>
              <w:jc w:val="right"/>
              <w:rPr>
                <w:ins w:id="10806" w:author="Orion" w:date="2011-07-29T16:45:00Z"/>
                <w:rFonts w:ascii="Calibri" w:eastAsia="Times New Roman" w:hAnsi="Calibri" w:cs="Calibri"/>
                <w:color w:val="000000"/>
                <w:kern w:val="0"/>
                <w:sz w:val="22"/>
                <w:szCs w:val="22"/>
                <w:lang w:eastAsia="es-ES" w:bidi="ar-SA"/>
              </w:rPr>
            </w:pPr>
            <w:ins w:id="10807" w:author="Orion" w:date="2011-07-29T16:45:00Z">
              <w:r w:rsidRPr="0002321F">
                <w:rPr>
                  <w:rFonts w:ascii="Calibri" w:eastAsia="Times New Roman" w:hAnsi="Calibri" w:cs="Calibri"/>
                  <w:color w:val="000000"/>
                  <w:kern w:val="0"/>
                  <w:sz w:val="22"/>
                  <w:szCs w:val="22"/>
                  <w:lang w:eastAsia="es-ES" w:bidi="ar-SA"/>
                </w:rPr>
                <w:t>REMGI</w:t>
              </w:r>
            </w:ins>
          </w:p>
        </w:tc>
        <w:tc>
          <w:tcPr>
            <w:tcW w:w="680" w:type="dxa"/>
            <w:tcBorders>
              <w:top w:val="nil"/>
              <w:left w:val="nil"/>
              <w:bottom w:val="nil"/>
              <w:right w:val="single" w:sz="4" w:space="0" w:color="auto"/>
            </w:tcBorders>
            <w:shd w:val="clear" w:color="auto" w:fill="auto"/>
            <w:noWrap/>
            <w:vAlign w:val="bottom"/>
            <w:hideMark/>
          </w:tcPr>
          <w:p w14:paraId="0E278B58" w14:textId="77777777" w:rsidR="0002321F" w:rsidRPr="0002321F" w:rsidRDefault="0002321F" w:rsidP="0002321F">
            <w:pPr>
              <w:widowControl/>
              <w:suppressAutoHyphens w:val="0"/>
              <w:rPr>
                <w:ins w:id="10808" w:author="Orion" w:date="2011-07-29T16:45:00Z"/>
                <w:rFonts w:ascii="Calibri" w:eastAsia="Times New Roman" w:hAnsi="Calibri" w:cs="Calibri"/>
                <w:color w:val="000000"/>
                <w:kern w:val="0"/>
                <w:sz w:val="22"/>
                <w:szCs w:val="22"/>
                <w:lang w:eastAsia="es-ES" w:bidi="ar-SA"/>
              </w:rPr>
            </w:pPr>
            <w:ins w:id="108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19558F" w14:textId="77777777" w:rsidR="0002321F" w:rsidRPr="0002321F" w:rsidRDefault="0002321F" w:rsidP="0002321F">
            <w:pPr>
              <w:widowControl/>
              <w:suppressAutoHyphens w:val="0"/>
              <w:rPr>
                <w:ins w:id="10810" w:author="Orion" w:date="2011-07-29T16:45:00Z"/>
                <w:rFonts w:ascii="Calibri" w:eastAsia="Times New Roman" w:hAnsi="Calibri" w:cs="Calibri"/>
                <w:color w:val="000000"/>
                <w:kern w:val="0"/>
                <w:sz w:val="22"/>
                <w:szCs w:val="22"/>
                <w:lang w:eastAsia="es-ES" w:bidi="ar-SA"/>
              </w:rPr>
            </w:pPr>
            <w:ins w:id="1081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CF41754" w14:textId="77777777" w:rsidR="0002321F" w:rsidRPr="0002321F" w:rsidRDefault="0002321F" w:rsidP="0002321F">
            <w:pPr>
              <w:widowControl/>
              <w:suppressAutoHyphens w:val="0"/>
              <w:jc w:val="right"/>
              <w:rPr>
                <w:ins w:id="10812" w:author="Orion" w:date="2011-07-29T16:45:00Z"/>
                <w:rFonts w:ascii="Calibri" w:eastAsia="Times New Roman" w:hAnsi="Calibri" w:cs="Calibri"/>
                <w:color w:val="000000"/>
                <w:kern w:val="0"/>
                <w:sz w:val="22"/>
                <w:szCs w:val="22"/>
                <w:lang w:eastAsia="es-ES" w:bidi="ar-SA"/>
              </w:rPr>
            </w:pPr>
            <w:ins w:id="1081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1FB98100" w14:textId="77777777" w:rsidTr="0002321F">
        <w:trPr>
          <w:trHeight w:val="300"/>
          <w:ins w:id="1081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64554F4" w14:textId="77777777" w:rsidR="0002321F" w:rsidRPr="0002321F" w:rsidRDefault="0002321F" w:rsidP="0002321F">
            <w:pPr>
              <w:widowControl/>
              <w:suppressAutoHyphens w:val="0"/>
              <w:jc w:val="right"/>
              <w:rPr>
                <w:ins w:id="10815" w:author="Orion" w:date="2011-07-29T16:45:00Z"/>
                <w:rFonts w:ascii="Calibri" w:eastAsia="Times New Roman" w:hAnsi="Calibri" w:cs="Calibri"/>
                <w:color w:val="000000"/>
                <w:kern w:val="0"/>
                <w:sz w:val="22"/>
                <w:szCs w:val="22"/>
                <w:lang w:eastAsia="es-ES" w:bidi="ar-SA"/>
              </w:rPr>
            </w:pPr>
            <w:ins w:id="10816" w:author="Orion" w:date="2011-07-29T16:45:00Z">
              <w:r w:rsidRPr="0002321F">
                <w:rPr>
                  <w:rFonts w:ascii="Calibri" w:eastAsia="Times New Roman" w:hAnsi="Calibri" w:cs="Calibri"/>
                  <w:color w:val="000000"/>
                  <w:kern w:val="0"/>
                  <w:sz w:val="22"/>
                  <w:szCs w:val="22"/>
                  <w:lang w:eastAsia="es-ES" w:bidi="ar-SA"/>
                </w:rPr>
                <w:t>34</w:t>
              </w:r>
            </w:ins>
          </w:p>
        </w:tc>
        <w:tc>
          <w:tcPr>
            <w:tcW w:w="1260" w:type="dxa"/>
            <w:tcBorders>
              <w:top w:val="nil"/>
              <w:left w:val="nil"/>
              <w:bottom w:val="single" w:sz="4" w:space="0" w:color="auto"/>
              <w:right w:val="nil"/>
            </w:tcBorders>
            <w:shd w:val="clear" w:color="auto" w:fill="auto"/>
            <w:noWrap/>
            <w:vAlign w:val="bottom"/>
            <w:hideMark/>
          </w:tcPr>
          <w:p w14:paraId="2CD8D84D" w14:textId="77777777" w:rsidR="0002321F" w:rsidRPr="0002321F" w:rsidRDefault="0002321F" w:rsidP="0002321F">
            <w:pPr>
              <w:widowControl/>
              <w:suppressAutoHyphens w:val="0"/>
              <w:jc w:val="right"/>
              <w:rPr>
                <w:ins w:id="10817" w:author="Orion" w:date="2011-07-29T16:45:00Z"/>
                <w:rFonts w:ascii="Calibri" w:eastAsia="Times New Roman" w:hAnsi="Calibri" w:cs="Calibri"/>
                <w:color w:val="000000"/>
                <w:kern w:val="0"/>
                <w:sz w:val="22"/>
                <w:szCs w:val="22"/>
                <w:lang w:eastAsia="es-ES" w:bidi="ar-SA"/>
              </w:rPr>
            </w:pPr>
            <w:ins w:id="10818" w:author="Orion" w:date="2011-07-29T16:45:00Z">
              <w:r w:rsidRPr="0002321F">
                <w:rPr>
                  <w:rFonts w:ascii="Calibri" w:eastAsia="Times New Roman" w:hAnsi="Calibri" w:cs="Calibri"/>
                  <w:color w:val="000000"/>
                  <w:kern w:val="0"/>
                  <w:sz w:val="22"/>
                  <w:szCs w:val="22"/>
                  <w:lang w:eastAsia="es-ES" w:bidi="ar-SA"/>
                </w:rPr>
                <w:t>KALMA</w:t>
              </w:r>
            </w:ins>
          </w:p>
        </w:tc>
        <w:tc>
          <w:tcPr>
            <w:tcW w:w="680" w:type="dxa"/>
            <w:tcBorders>
              <w:top w:val="nil"/>
              <w:left w:val="single" w:sz="4" w:space="0" w:color="auto"/>
              <w:bottom w:val="nil"/>
              <w:right w:val="single" w:sz="4" w:space="0" w:color="auto"/>
            </w:tcBorders>
            <w:shd w:val="clear" w:color="auto" w:fill="auto"/>
            <w:noWrap/>
            <w:vAlign w:val="bottom"/>
            <w:hideMark/>
          </w:tcPr>
          <w:p w14:paraId="15EEDCA4" w14:textId="77777777" w:rsidR="0002321F" w:rsidRPr="0002321F" w:rsidRDefault="0002321F" w:rsidP="0002321F">
            <w:pPr>
              <w:widowControl/>
              <w:suppressAutoHyphens w:val="0"/>
              <w:rPr>
                <w:ins w:id="10819" w:author="Orion" w:date="2011-07-29T16:45:00Z"/>
                <w:rFonts w:ascii="Calibri" w:eastAsia="Times New Roman" w:hAnsi="Calibri" w:cs="Calibri"/>
                <w:color w:val="000000"/>
                <w:kern w:val="0"/>
                <w:sz w:val="22"/>
                <w:szCs w:val="22"/>
                <w:lang w:eastAsia="es-ES" w:bidi="ar-SA"/>
              </w:rPr>
            </w:pPr>
            <w:ins w:id="1082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32AD1" w14:textId="77777777" w:rsidR="0002321F" w:rsidRPr="0002321F" w:rsidRDefault="0002321F" w:rsidP="0002321F">
            <w:pPr>
              <w:widowControl/>
              <w:suppressAutoHyphens w:val="0"/>
              <w:jc w:val="right"/>
              <w:rPr>
                <w:ins w:id="10821" w:author="Orion" w:date="2011-07-29T16:45:00Z"/>
                <w:rFonts w:ascii="Calibri" w:eastAsia="Times New Roman" w:hAnsi="Calibri" w:cs="Calibri"/>
                <w:color w:val="000000"/>
                <w:kern w:val="0"/>
                <w:sz w:val="22"/>
                <w:szCs w:val="22"/>
                <w:lang w:eastAsia="es-ES" w:bidi="ar-SA"/>
              </w:rPr>
            </w:pPr>
            <w:ins w:id="10822" w:author="Orion" w:date="2011-07-29T16:45:00Z">
              <w:r w:rsidRPr="0002321F">
                <w:rPr>
                  <w:rFonts w:ascii="Calibri" w:eastAsia="Times New Roman" w:hAnsi="Calibri" w:cs="Calibri"/>
                  <w:color w:val="000000"/>
                  <w:kern w:val="0"/>
                  <w:sz w:val="22"/>
                  <w:szCs w:val="22"/>
                  <w:lang w:eastAsia="es-ES" w:bidi="ar-SA"/>
                </w:rPr>
                <w:t>73</w:t>
              </w:r>
            </w:ins>
          </w:p>
        </w:tc>
        <w:tc>
          <w:tcPr>
            <w:tcW w:w="1200" w:type="dxa"/>
            <w:tcBorders>
              <w:top w:val="nil"/>
              <w:left w:val="nil"/>
              <w:bottom w:val="single" w:sz="4" w:space="0" w:color="auto"/>
              <w:right w:val="single" w:sz="4" w:space="0" w:color="auto"/>
            </w:tcBorders>
            <w:shd w:val="clear" w:color="auto" w:fill="auto"/>
            <w:noWrap/>
            <w:vAlign w:val="bottom"/>
            <w:hideMark/>
          </w:tcPr>
          <w:p w14:paraId="33DE3FFC" w14:textId="77777777" w:rsidR="0002321F" w:rsidRPr="0002321F" w:rsidRDefault="0002321F" w:rsidP="0002321F">
            <w:pPr>
              <w:widowControl/>
              <w:suppressAutoHyphens w:val="0"/>
              <w:jc w:val="right"/>
              <w:rPr>
                <w:ins w:id="10823" w:author="Orion" w:date="2011-07-29T16:45:00Z"/>
                <w:rFonts w:ascii="Calibri" w:eastAsia="Times New Roman" w:hAnsi="Calibri" w:cs="Calibri"/>
                <w:color w:val="000000"/>
                <w:kern w:val="0"/>
                <w:sz w:val="22"/>
                <w:szCs w:val="22"/>
                <w:lang w:eastAsia="es-ES" w:bidi="ar-SA"/>
              </w:rPr>
            </w:pPr>
            <w:ins w:id="10824" w:author="Orion" w:date="2011-07-29T16:45:00Z">
              <w:r w:rsidRPr="0002321F">
                <w:rPr>
                  <w:rFonts w:ascii="Calibri" w:eastAsia="Times New Roman" w:hAnsi="Calibri" w:cs="Calibri"/>
                  <w:color w:val="000000"/>
                  <w:kern w:val="0"/>
                  <w:sz w:val="22"/>
                  <w:szCs w:val="22"/>
                  <w:lang w:eastAsia="es-ES" w:bidi="ar-SA"/>
                </w:rPr>
                <w:t>RETEN</w:t>
              </w:r>
            </w:ins>
          </w:p>
        </w:tc>
        <w:tc>
          <w:tcPr>
            <w:tcW w:w="680" w:type="dxa"/>
            <w:tcBorders>
              <w:top w:val="nil"/>
              <w:left w:val="nil"/>
              <w:bottom w:val="nil"/>
              <w:right w:val="single" w:sz="4" w:space="0" w:color="auto"/>
            </w:tcBorders>
            <w:shd w:val="clear" w:color="auto" w:fill="auto"/>
            <w:noWrap/>
            <w:vAlign w:val="bottom"/>
            <w:hideMark/>
          </w:tcPr>
          <w:p w14:paraId="704978E4" w14:textId="77777777" w:rsidR="0002321F" w:rsidRPr="0002321F" w:rsidRDefault="0002321F" w:rsidP="0002321F">
            <w:pPr>
              <w:widowControl/>
              <w:suppressAutoHyphens w:val="0"/>
              <w:rPr>
                <w:ins w:id="10825" w:author="Orion" w:date="2011-07-29T16:45:00Z"/>
                <w:rFonts w:ascii="Calibri" w:eastAsia="Times New Roman" w:hAnsi="Calibri" w:cs="Calibri"/>
                <w:color w:val="000000"/>
                <w:kern w:val="0"/>
                <w:sz w:val="22"/>
                <w:szCs w:val="22"/>
                <w:lang w:eastAsia="es-ES" w:bidi="ar-SA"/>
              </w:rPr>
            </w:pPr>
            <w:ins w:id="108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AFB492" w14:textId="77777777" w:rsidR="0002321F" w:rsidRPr="0002321F" w:rsidRDefault="0002321F" w:rsidP="0002321F">
            <w:pPr>
              <w:widowControl/>
              <w:suppressAutoHyphens w:val="0"/>
              <w:rPr>
                <w:ins w:id="10827" w:author="Orion" w:date="2011-07-29T16:45:00Z"/>
                <w:rFonts w:ascii="Calibri" w:eastAsia="Times New Roman" w:hAnsi="Calibri" w:cs="Calibri"/>
                <w:color w:val="000000"/>
                <w:kern w:val="0"/>
                <w:sz w:val="22"/>
                <w:szCs w:val="22"/>
                <w:lang w:eastAsia="es-ES" w:bidi="ar-SA"/>
              </w:rPr>
            </w:pPr>
            <w:ins w:id="1082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68AF14B0" w14:textId="77777777" w:rsidR="0002321F" w:rsidRPr="0002321F" w:rsidRDefault="0002321F" w:rsidP="0002321F">
            <w:pPr>
              <w:widowControl/>
              <w:suppressAutoHyphens w:val="0"/>
              <w:jc w:val="right"/>
              <w:rPr>
                <w:ins w:id="10829" w:author="Orion" w:date="2011-07-29T16:45:00Z"/>
                <w:rFonts w:ascii="Calibri" w:eastAsia="Times New Roman" w:hAnsi="Calibri" w:cs="Calibri"/>
                <w:color w:val="000000"/>
                <w:kern w:val="0"/>
                <w:sz w:val="22"/>
                <w:szCs w:val="22"/>
                <w:lang w:eastAsia="es-ES" w:bidi="ar-SA"/>
              </w:rPr>
            </w:pPr>
            <w:ins w:id="1083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F1E7090" w14:textId="77777777" w:rsidTr="0002321F">
        <w:trPr>
          <w:trHeight w:val="300"/>
          <w:ins w:id="1083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6A768" w14:textId="77777777" w:rsidR="0002321F" w:rsidRPr="0002321F" w:rsidRDefault="0002321F" w:rsidP="0002321F">
            <w:pPr>
              <w:widowControl/>
              <w:suppressAutoHyphens w:val="0"/>
              <w:jc w:val="right"/>
              <w:rPr>
                <w:ins w:id="10832" w:author="Orion" w:date="2011-07-29T16:45:00Z"/>
                <w:rFonts w:ascii="Calibri" w:eastAsia="Times New Roman" w:hAnsi="Calibri" w:cs="Calibri"/>
                <w:color w:val="000000"/>
                <w:kern w:val="0"/>
                <w:sz w:val="22"/>
                <w:szCs w:val="22"/>
                <w:lang w:eastAsia="es-ES" w:bidi="ar-SA"/>
              </w:rPr>
            </w:pPr>
            <w:ins w:id="10833" w:author="Orion" w:date="2011-07-29T16:45:00Z">
              <w:r w:rsidRPr="0002321F">
                <w:rPr>
                  <w:rFonts w:ascii="Calibri" w:eastAsia="Times New Roman" w:hAnsi="Calibri" w:cs="Calibri"/>
                  <w:color w:val="000000"/>
                  <w:kern w:val="0"/>
                  <w:sz w:val="22"/>
                  <w:szCs w:val="22"/>
                  <w:lang w:eastAsia="es-ES" w:bidi="ar-SA"/>
                </w:rPr>
                <w:t>35</w:t>
              </w:r>
            </w:ins>
          </w:p>
        </w:tc>
        <w:tc>
          <w:tcPr>
            <w:tcW w:w="1260" w:type="dxa"/>
            <w:tcBorders>
              <w:top w:val="nil"/>
              <w:left w:val="nil"/>
              <w:bottom w:val="single" w:sz="4" w:space="0" w:color="auto"/>
              <w:right w:val="nil"/>
            </w:tcBorders>
            <w:shd w:val="clear" w:color="auto" w:fill="auto"/>
            <w:noWrap/>
            <w:vAlign w:val="bottom"/>
            <w:hideMark/>
          </w:tcPr>
          <w:p w14:paraId="70A1026A" w14:textId="77777777" w:rsidR="0002321F" w:rsidRPr="0002321F" w:rsidRDefault="0002321F" w:rsidP="0002321F">
            <w:pPr>
              <w:widowControl/>
              <w:suppressAutoHyphens w:val="0"/>
              <w:jc w:val="right"/>
              <w:rPr>
                <w:ins w:id="10834" w:author="Orion" w:date="2011-07-29T16:45:00Z"/>
                <w:rFonts w:ascii="Calibri" w:eastAsia="Times New Roman" w:hAnsi="Calibri" w:cs="Calibri"/>
                <w:color w:val="000000"/>
                <w:kern w:val="0"/>
                <w:sz w:val="22"/>
                <w:szCs w:val="22"/>
                <w:lang w:eastAsia="es-ES" w:bidi="ar-SA"/>
              </w:rPr>
            </w:pPr>
            <w:ins w:id="10835" w:author="Orion" w:date="2011-07-29T16:45:00Z">
              <w:r w:rsidRPr="0002321F">
                <w:rPr>
                  <w:rFonts w:ascii="Calibri" w:eastAsia="Times New Roman" w:hAnsi="Calibri" w:cs="Calibri"/>
                  <w:color w:val="000000"/>
                  <w:kern w:val="0"/>
                  <w:sz w:val="22"/>
                  <w:szCs w:val="22"/>
                  <w:lang w:eastAsia="es-ES" w:bidi="ar-SA"/>
                </w:rPr>
                <w:t>KAROL</w:t>
              </w:r>
            </w:ins>
          </w:p>
        </w:tc>
        <w:tc>
          <w:tcPr>
            <w:tcW w:w="680" w:type="dxa"/>
            <w:tcBorders>
              <w:top w:val="nil"/>
              <w:left w:val="single" w:sz="4" w:space="0" w:color="auto"/>
              <w:bottom w:val="nil"/>
              <w:right w:val="single" w:sz="4" w:space="0" w:color="auto"/>
            </w:tcBorders>
            <w:shd w:val="clear" w:color="auto" w:fill="auto"/>
            <w:noWrap/>
            <w:vAlign w:val="bottom"/>
            <w:hideMark/>
          </w:tcPr>
          <w:p w14:paraId="6BE6A134" w14:textId="77777777" w:rsidR="0002321F" w:rsidRPr="0002321F" w:rsidRDefault="0002321F" w:rsidP="0002321F">
            <w:pPr>
              <w:widowControl/>
              <w:suppressAutoHyphens w:val="0"/>
              <w:rPr>
                <w:ins w:id="10836" w:author="Orion" w:date="2011-07-29T16:45:00Z"/>
                <w:rFonts w:ascii="Calibri" w:eastAsia="Times New Roman" w:hAnsi="Calibri" w:cs="Calibri"/>
                <w:color w:val="000000"/>
                <w:kern w:val="0"/>
                <w:sz w:val="22"/>
                <w:szCs w:val="22"/>
                <w:lang w:eastAsia="es-ES" w:bidi="ar-SA"/>
              </w:rPr>
            </w:pPr>
            <w:ins w:id="1083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9C33C1C" w14:textId="77777777" w:rsidR="0002321F" w:rsidRPr="0002321F" w:rsidRDefault="0002321F" w:rsidP="0002321F">
            <w:pPr>
              <w:widowControl/>
              <w:suppressAutoHyphens w:val="0"/>
              <w:jc w:val="right"/>
              <w:rPr>
                <w:ins w:id="10838" w:author="Orion" w:date="2011-07-29T16:45:00Z"/>
                <w:rFonts w:ascii="Calibri" w:eastAsia="Times New Roman" w:hAnsi="Calibri" w:cs="Calibri"/>
                <w:color w:val="000000"/>
                <w:kern w:val="0"/>
                <w:sz w:val="22"/>
                <w:szCs w:val="22"/>
                <w:lang w:eastAsia="es-ES" w:bidi="ar-SA"/>
              </w:rPr>
            </w:pPr>
            <w:ins w:id="10839" w:author="Orion" w:date="2011-07-29T16:45:00Z">
              <w:r w:rsidRPr="0002321F">
                <w:rPr>
                  <w:rFonts w:ascii="Calibri" w:eastAsia="Times New Roman" w:hAnsi="Calibri" w:cs="Calibri"/>
                  <w:color w:val="000000"/>
                  <w:kern w:val="0"/>
                  <w:sz w:val="22"/>
                  <w:szCs w:val="22"/>
                  <w:lang w:eastAsia="es-ES" w:bidi="ar-SA"/>
                </w:rPr>
                <w:t>74</w:t>
              </w:r>
            </w:ins>
          </w:p>
        </w:tc>
        <w:tc>
          <w:tcPr>
            <w:tcW w:w="1200" w:type="dxa"/>
            <w:tcBorders>
              <w:top w:val="nil"/>
              <w:left w:val="nil"/>
              <w:bottom w:val="single" w:sz="4" w:space="0" w:color="auto"/>
              <w:right w:val="single" w:sz="4" w:space="0" w:color="auto"/>
            </w:tcBorders>
            <w:shd w:val="clear" w:color="auto" w:fill="auto"/>
            <w:noWrap/>
            <w:vAlign w:val="bottom"/>
            <w:hideMark/>
          </w:tcPr>
          <w:p w14:paraId="21E5A729" w14:textId="77777777" w:rsidR="0002321F" w:rsidRPr="0002321F" w:rsidRDefault="0002321F" w:rsidP="0002321F">
            <w:pPr>
              <w:widowControl/>
              <w:suppressAutoHyphens w:val="0"/>
              <w:jc w:val="right"/>
              <w:rPr>
                <w:ins w:id="10840" w:author="Orion" w:date="2011-07-29T16:45:00Z"/>
                <w:rFonts w:ascii="Calibri" w:eastAsia="Times New Roman" w:hAnsi="Calibri" w:cs="Calibri"/>
                <w:color w:val="000000"/>
                <w:kern w:val="0"/>
                <w:sz w:val="22"/>
                <w:szCs w:val="22"/>
                <w:lang w:eastAsia="es-ES" w:bidi="ar-SA"/>
              </w:rPr>
            </w:pPr>
            <w:ins w:id="10841" w:author="Orion" w:date="2011-07-29T16:45:00Z">
              <w:r w:rsidRPr="0002321F">
                <w:rPr>
                  <w:rFonts w:ascii="Calibri" w:eastAsia="Times New Roman" w:hAnsi="Calibri" w:cs="Calibri"/>
                  <w:color w:val="000000"/>
                  <w:kern w:val="0"/>
                  <w:sz w:val="22"/>
                  <w:szCs w:val="22"/>
                  <w:lang w:eastAsia="es-ES" w:bidi="ar-SA"/>
                </w:rPr>
                <w:t>REVAT</w:t>
              </w:r>
            </w:ins>
          </w:p>
        </w:tc>
        <w:tc>
          <w:tcPr>
            <w:tcW w:w="680" w:type="dxa"/>
            <w:tcBorders>
              <w:top w:val="nil"/>
              <w:left w:val="nil"/>
              <w:bottom w:val="nil"/>
              <w:right w:val="single" w:sz="4" w:space="0" w:color="auto"/>
            </w:tcBorders>
            <w:shd w:val="clear" w:color="auto" w:fill="auto"/>
            <w:noWrap/>
            <w:vAlign w:val="bottom"/>
            <w:hideMark/>
          </w:tcPr>
          <w:p w14:paraId="024A9116" w14:textId="77777777" w:rsidR="0002321F" w:rsidRPr="0002321F" w:rsidRDefault="0002321F" w:rsidP="0002321F">
            <w:pPr>
              <w:widowControl/>
              <w:suppressAutoHyphens w:val="0"/>
              <w:rPr>
                <w:ins w:id="10842" w:author="Orion" w:date="2011-07-29T16:45:00Z"/>
                <w:rFonts w:ascii="Calibri" w:eastAsia="Times New Roman" w:hAnsi="Calibri" w:cs="Calibri"/>
                <w:color w:val="000000"/>
                <w:kern w:val="0"/>
                <w:sz w:val="22"/>
                <w:szCs w:val="22"/>
                <w:lang w:eastAsia="es-ES" w:bidi="ar-SA"/>
              </w:rPr>
            </w:pPr>
            <w:ins w:id="108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1ACAD85" w14:textId="77777777" w:rsidR="0002321F" w:rsidRPr="0002321F" w:rsidRDefault="0002321F" w:rsidP="0002321F">
            <w:pPr>
              <w:widowControl/>
              <w:suppressAutoHyphens w:val="0"/>
              <w:rPr>
                <w:ins w:id="10844" w:author="Orion" w:date="2011-07-29T16:45:00Z"/>
                <w:rFonts w:ascii="Calibri" w:eastAsia="Times New Roman" w:hAnsi="Calibri" w:cs="Calibri"/>
                <w:color w:val="000000"/>
                <w:kern w:val="0"/>
                <w:sz w:val="22"/>
                <w:szCs w:val="22"/>
                <w:lang w:eastAsia="es-ES" w:bidi="ar-SA"/>
              </w:rPr>
            </w:pPr>
            <w:ins w:id="1084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8898775" w14:textId="77777777" w:rsidR="0002321F" w:rsidRPr="0002321F" w:rsidRDefault="0002321F" w:rsidP="0002321F">
            <w:pPr>
              <w:widowControl/>
              <w:suppressAutoHyphens w:val="0"/>
              <w:jc w:val="right"/>
              <w:rPr>
                <w:ins w:id="10846" w:author="Orion" w:date="2011-07-29T16:45:00Z"/>
                <w:rFonts w:ascii="Calibri" w:eastAsia="Times New Roman" w:hAnsi="Calibri" w:cs="Calibri"/>
                <w:color w:val="000000"/>
                <w:kern w:val="0"/>
                <w:sz w:val="22"/>
                <w:szCs w:val="22"/>
                <w:lang w:eastAsia="es-ES" w:bidi="ar-SA"/>
              </w:rPr>
            </w:pPr>
            <w:ins w:id="1084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4CD0918" w14:textId="77777777" w:rsidTr="0002321F">
        <w:trPr>
          <w:trHeight w:val="300"/>
          <w:ins w:id="1084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D10713" w14:textId="77777777" w:rsidR="0002321F" w:rsidRPr="0002321F" w:rsidRDefault="0002321F" w:rsidP="0002321F">
            <w:pPr>
              <w:widowControl/>
              <w:suppressAutoHyphens w:val="0"/>
              <w:jc w:val="right"/>
              <w:rPr>
                <w:ins w:id="10849" w:author="Orion" w:date="2011-07-29T16:45:00Z"/>
                <w:rFonts w:ascii="Calibri" w:eastAsia="Times New Roman" w:hAnsi="Calibri" w:cs="Calibri"/>
                <w:color w:val="000000"/>
                <w:kern w:val="0"/>
                <w:sz w:val="22"/>
                <w:szCs w:val="22"/>
                <w:lang w:eastAsia="es-ES" w:bidi="ar-SA"/>
              </w:rPr>
            </w:pPr>
            <w:ins w:id="10850" w:author="Orion" w:date="2011-07-29T16:45:00Z">
              <w:r w:rsidRPr="0002321F">
                <w:rPr>
                  <w:rFonts w:ascii="Calibri" w:eastAsia="Times New Roman" w:hAnsi="Calibri" w:cs="Calibri"/>
                  <w:color w:val="000000"/>
                  <w:kern w:val="0"/>
                  <w:sz w:val="22"/>
                  <w:szCs w:val="22"/>
                  <w:lang w:eastAsia="es-ES" w:bidi="ar-SA"/>
                </w:rPr>
                <w:t>36</w:t>
              </w:r>
            </w:ins>
          </w:p>
        </w:tc>
        <w:tc>
          <w:tcPr>
            <w:tcW w:w="1260" w:type="dxa"/>
            <w:tcBorders>
              <w:top w:val="nil"/>
              <w:left w:val="nil"/>
              <w:bottom w:val="single" w:sz="4" w:space="0" w:color="auto"/>
              <w:right w:val="nil"/>
            </w:tcBorders>
            <w:shd w:val="clear" w:color="auto" w:fill="auto"/>
            <w:noWrap/>
            <w:vAlign w:val="bottom"/>
            <w:hideMark/>
          </w:tcPr>
          <w:p w14:paraId="170937AD" w14:textId="77777777" w:rsidR="0002321F" w:rsidRPr="0002321F" w:rsidRDefault="0002321F" w:rsidP="0002321F">
            <w:pPr>
              <w:widowControl/>
              <w:suppressAutoHyphens w:val="0"/>
              <w:jc w:val="right"/>
              <w:rPr>
                <w:ins w:id="10851" w:author="Orion" w:date="2011-07-29T16:45:00Z"/>
                <w:rFonts w:ascii="Calibri" w:eastAsia="Times New Roman" w:hAnsi="Calibri" w:cs="Calibri"/>
                <w:color w:val="000000"/>
                <w:kern w:val="0"/>
                <w:sz w:val="22"/>
                <w:szCs w:val="22"/>
                <w:lang w:eastAsia="es-ES" w:bidi="ar-SA"/>
              </w:rPr>
            </w:pPr>
            <w:ins w:id="10852" w:author="Orion" w:date="2011-07-29T16:45:00Z">
              <w:r w:rsidRPr="0002321F">
                <w:rPr>
                  <w:rFonts w:ascii="Calibri" w:eastAsia="Times New Roman" w:hAnsi="Calibri" w:cs="Calibri"/>
                  <w:color w:val="000000"/>
                  <w:kern w:val="0"/>
                  <w:sz w:val="22"/>
                  <w:szCs w:val="22"/>
                  <w:lang w:eastAsia="es-ES" w:bidi="ar-SA"/>
                </w:rPr>
                <w:t>KOPAS</w:t>
              </w:r>
            </w:ins>
          </w:p>
        </w:tc>
        <w:tc>
          <w:tcPr>
            <w:tcW w:w="680" w:type="dxa"/>
            <w:tcBorders>
              <w:top w:val="nil"/>
              <w:left w:val="single" w:sz="4" w:space="0" w:color="auto"/>
              <w:bottom w:val="nil"/>
              <w:right w:val="single" w:sz="4" w:space="0" w:color="auto"/>
            </w:tcBorders>
            <w:shd w:val="clear" w:color="auto" w:fill="auto"/>
            <w:noWrap/>
            <w:vAlign w:val="bottom"/>
            <w:hideMark/>
          </w:tcPr>
          <w:p w14:paraId="57A99E2B" w14:textId="77777777" w:rsidR="0002321F" w:rsidRPr="0002321F" w:rsidRDefault="0002321F" w:rsidP="0002321F">
            <w:pPr>
              <w:widowControl/>
              <w:suppressAutoHyphens w:val="0"/>
              <w:rPr>
                <w:ins w:id="10853" w:author="Orion" w:date="2011-07-29T16:45:00Z"/>
                <w:rFonts w:ascii="Calibri" w:eastAsia="Times New Roman" w:hAnsi="Calibri" w:cs="Calibri"/>
                <w:color w:val="000000"/>
                <w:kern w:val="0"/>
                <w:sz w:val="22"/>
                <w:szCs w:val="22"/>
                <w:lang w:eastAsia="es-ES" w:bidi="ar-SA"/>
              </w:rPr>
            </w:pPr>
            <w:ins w:id="108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125CBE9" w14:textId="77777777" w:rsidR="0002321F" w:rsidRPr="0002321F" w:rsidRDefault="0002321F" w:rsidP="0002321F">
            <w:pPr>
              <w:widowControl/>
              <w:suppressAutoHyphens w:val="0"/>
              <w:jc w:val="right"/>
              <w:rPr>
                <w:ins w:id="10855" w:author="Orion" w:date="2011-07-29T16:45:00Z"/>
                <w:rFonts w:ascii="Calibri" w:eastAsia="Times New Roman" w:hAnsi="Calibri" w:cs="Calibri"/>
                <w:color w:val="000000"/>
                <w:kern w:val="0"/>
                <w:sz w:val="22"/>
                <w:szCs w:val="22"/>
                <w:lang w:eastAsia="es-ES" w:bidi="ar-SA"/>
              </w:rPr>
            </w:pPr>
            <w:ins w:id="10856" w:author="Orion" w:date="2011-07-29T16:45:00Z">
              <w:r w:rsidRPr="0002321F">
                <w:rPr>
                  <w:rFonts w:ascii="Calibri" w:eastAsia="Times New Roman" w:hAnsi="Calibri" w:cs="Calibri"/>
                  <w:color w:val="000000"/>
                  <w:kern w:val="0"/>
                  <w:sz w:val="22"/>
                  <w:szCs w:val="22"/>
                  <w:lang w:eastAsia="es-ES" w:bidi="ar-SA"/>
                </w:rPr>
                <w:t>75</w:t>
              </w:r>
            </w:ins>
          </w:p>
        </w:tc>
        <w:tc>
          <w:tcPr>
            <w:tcW w:w="1200" w:type="dxa"/>
            <w:tcBorders>
              <w:top w:val="nil"/>
              <w:left w:val="nil"/>
              <w:bottom w:val="single" w:sz="4" w:space="0" w:color="auto"/>
              <w:right w:val="single" w:sz="4" w:space="0" w:color="auto"/>
            </w:tcBorders>
            <w:shd w:val="clear" w:color="auto" w:fill="auto"/>
            <w:noWrap/>
            <w:vAlign w:val="bottom"/>
            <w:hideMark/>
          </w:tcPr>
          <w:p w14:paraId="420C7FE3" w14:textId="77777777" w:rsidR="0002321F" w:rsidRPr="0002321F" w:rsidRDefault="0002321F" w:rsidP="0002321F">
            <w:pPr>
              <w:widowControl/>
              <w:suppressAutoHyphens w:val="0"/>
              <w:jc w:val="right"/>
              <w:rPr>
                <w:ins w:id="10857" w:author="Orion" w:date="2011-07-29T16:45:00Z"/>
                <w:rFonts w:ascii="Calibri" w:eastAsia="Times New Roman" w:hAnsi="Calibri" w:cs="Calibri"/>
                <w:color w:val="000000"/>
                <w:kern w:val="0"/>
                <w:sz w:val="22"/>
                <w:szCs w:val="22"/>
                <w:lang w:eastAsia="es-ES" w:bidi="ar-SA"/>
              </w:rPr>
            </w:pPr>
            <w:ins w:id="10858" w:author="Orion" w:date="2011-07-29T16:45:00Z">
              <w:r w:rsidRPr="0002321F">
                <w:rPr>
                  <w:rFonts w:ascii="Calibri" w:eastAsia="Times New Roman" w:hAnsi="Calibri" w:cs="Calibri"/>
                  <w:color w:val="000000"/>
                  <w:kern w:val="0"/>
                  <w:sz w:val="22"/>
                  <w:szCs w:val="22"/>
                  <w:lang w:eastAsia="es-ES" w:bidi="ar-SA"/>
                </w:rPr>
                <w:t>RIDAV</w:t>
              </w:r>
            </w:ins>
          </w:p>
        </w:tc>
        <w:tc>
          <w:tcPr>
            <w:tcW w:w="680" w:type="dxa"/>
            <w:tcBorders>
              <w:top w:val="nil"/>
              <w:left w:val="nil"/>
              <w:bottom w:val="nil"/>
              <w:right w:val="single" w:sz="4" w:space="0" w:color="auto"/>
            </w:tcBorders>
            <w:shd w:val="clear" w:color="auto" w:fill="auto"/>
            <w:noWrap/>
            <w:vAlign w:val="bottom"/>
            <w:hideMark/>
          </w:tcPr>
          <w:p w14:paraId="749303EC" w14:textId="77777777" w:rsidR="0002321F" w:rsidRPr="0002321F" w:rsidRDefault="0002321F" w:rsidP="0002321F">
            <w:pPr>
              <w:widowControl/>
              <w:suppressAutoHyphens w:val="0"/>
              <w:rPr>
                <w:ins w:id="10859" w:author="Orion" w:date="2011-07-29T16:45:00Z"/>
                <w:rFonts w:ascii="Calibri" w:eastAsia="Times New Roman" w:hAnsi="Calibri" w:cs="Calibri"/>
                <w:color w:val="000000"/>
                <w:kern w:val="0"/>
                <w:sz w:val="22"/>
                <w:szCs w:val="22"/>
                <w:lang w:eastAsia="es-ES" w:bidi="ar-SA"/>
              </w:rPr>
            </w:pPr>
            <w:ins w:id="108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0A7A7B" w14:textId="77777777" w:rsidR="0002321F" w:rsidRPr="0002321F" w:rsidRDefault="0002321F" w:rsidP="0002321F">
            <w:pPr>
              <w:widowControl/>
              <w:suppressAutoHyphens w:val="0"/>
              <w:rPr>
                <w:ins w:id="10861" w:author="Orion" w:date="2011-07-29T16:45:00Z"/>
                <w:rFonts w:ascii="Calibri" w:eastAsia="Times New Roman" w:hAnsi="Calibri" w:cs="Calibri"/>
                <w:color w:val="000000"/>
                <w:kern w:val="0"/>
                <w:sz w:val="22"/>
                <w:szCs w:val="22"/>
                <w:lang w:eastAsia="es-ES" w:bidi="ar-SA"/>
              </w:rPr>
            </w:pPr>
            <w:ins w:id="1086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7809A35C" w14:textId="77777777" w:rsidR="0002321F" w:rsidRPr="0002321F" w:rsidRDefault="0002321F" w:rsidP="0002321F">
            <w:pPr>
              <w:widowControl/>
              <w:suppressAutoHyphens w:val="0"/>
              <w:jc w:val="right"/>
              <w:rPr>
                <w:ins w:id="10863" w:author="Orion" w:date="2011-07-29T16:45:00Z"/>
                <w:rFonts w:ascii="Calibri" w:eastAsia="Times New Roman" w:hAnsi="Calibri" w:cs="Calibri"/>
                <w:color w:val="000000"/>
                <w:kern w:val="0"/>
                <w:sz w:val="22"/>
                <w:szCs w:val="22"/>
                <w:lang w:eastAsia="es-ES" w:bidi="ar-SA"/>
              </w:rPr>
            </w:pPr>
            <w:ins w:id="1086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117E7D" w14:textId="77777777" w:rsidTr="0002321F">
        <w:trPr>
          <w:trHeight w:val="300"/>
          <w:ins w:id="1086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8E29D2E" w14:textId="77777777" w:rsidR="0002321F" w:rsidRPr="0002321F" w:rsidRDefault="0002321F" w:rsidP="0002321F">
            <w:pPr>
              <w:widowControl/>
              <w:suppressAutoHyphens w:val="0"/>
              <w:jc w:val="right"/>
              <w:rPr>
                <w:ins w:id="10866" w:author="Orion" w:date="2011-07-29T16:45:00Z"/>
                <w:rFonts w:ascii="Calibri" w:eastAsia="Times New Roman" w:hAnsi="Calibri" w:cs="Calibri"/>
                <w:color w:val="000000"/>
                <w:kern w:val="0"/>
                <w:sz w:val="22"/>
                <w:szCs w:val="22"/>
                <w:lang w:eastAsia="es-ES" w:bidi="ar-SA"/>
              </w:rPr>
            </w:pPr>
            <w:ins w:id="10867" w:author="Orion" w:date="2011-07-29T16:45:00Z">
              <w:r w:rsidRPr="0002321F">
                <w:rPr>
                  <w:rFonts w:ascii="Calibri" w:eastAsia="Times New Roman" w:hAnsi="Calibri" w:cs="Calibri"/>
                  <w:color w:val="000000"/>
                  <w:kern w:val="0"/>
                  <w:sz w:val="22"/>
                  <w:szCs w:val="22"/>
                  <w:lang w:eastAsia="es-ES" w:bidi="ar-SA"/>
                </w:rPr>
                <w:t>37</w:t>
              </w:r>
            </w:ins>
          </w:p>
        </w:tc>
        <w:tc>
          <w:tcPr>
            <w:tcW w:w="1260" w:type="dxa"/>
            <w:tcBorders>
              <w:top w:val="nil"/>
              <w:left w:val="nil"/>
              <w:bottom w:val="single" w:sz="4" w:space="0" w:color="auto"/>
              <w:right w:val="nil"/>
            </w:tcBorders>
            <w:shd w:val="clear" w:color="auto" w:fill="auto"/>
            <w:noWrap/>
            <w:vAlign w:val="bottom"/>
            <w:hideMark/>
          </w:tcPr>
          <w:p w14:paraId="58B4E825" w14:textId="77777777" w:rsidR="0002321F" w:rsidRPr="0002321F" w:rsidRDefault="0002321F" w:rsidP="0002321F">
            <w:pPr>
              <w:widowControl/>
              <w:suppressAutoHyphens w:val="0"/>
              <w:jc w:val="right"/>
              <w:rPr>
                <w:ins w:id="10868" w:author="Orion" w:date="2011-07-29T16:45:00Z"/>
                <w:rFonts w:ascii="Calibri" w:eastAsia="Times New Roman" w:hAnsi="Calibri" w:cs="Calibri"/>
                <w:color w:val="000000"/>
                <w:kern w:val="0"/>
                <w:sz w:val="22"/>
                <w:szCs w:val="22"/>
                <w:lang w:eastAsia="es-ES" w:bidi="ar-SA"/>
              </w:rPr>
            </w:pPr>
            <w:ins w:id="10869" w:author="Orion" w:date="2011-07-29T16:45:00Z">
              <w:r w:rsidRPr="0002321F">
                <w:rPr>
                  <w:rFonts w:ascii="Calibri" w:eastAsia="Times New Roman" w:hAnsi="Calibri" w:cs="Calibri"/>
                  <w:color w:val="000000"/>
                  <w:kern w:val="0"/>
                  <w:sz w:val="22"/>
                  <w:szCs w:val="22"/>
                  <w:lang w:eastAsia="es-ES" w:bidi="ar-SA"/>
                </w:rPr>
                <w:t>KUMAN</w:t>
              </w:r>
            </w:ins>
          </w:p>
        </w:tc>
        <w:tc>
          <w:tcPr>
            <w:tcW w:w="680" w:type="dxa"/>
            <w:tcBorders>
              <w:top w:val="nil"/>
              <w:left w:val="single" w:sz="4" w:space="0" w:color="auto"/>
              <w:bottom w:val="nil"/>
              <w:right w:val="single" w:sz="4" w:space="0" w:color="auto"/>
            </w:tcBorders>
            <w:shd w:val="clear" w:color="auto" w:fill="auto"/>
            <w:noWrap/>
            <w:vAlign w:val="bottom"/>
            <w:hideMark/>
          </w:tcPr>
          <w:p w14:paraId="2F3AA5A4" w14:textId="77777777" w:rsidR="0002321F" w:rsidRPr="0002321F" w:rsidRDefault="0002321F" w:rsidP="0002321F">
            <w:pPr>
              <w:widowControl/>
              <w:suppressAutoHyphens w:val="0"/>
              <w:rPr>
                <w:ins w:id="10870" w:author="Orion" w:date="2011-07-29T16:45:00Z"/>
                <w:rFonts w:ascii="Calibri" w:eastAsia="Times New Roman" w:hAnsi="Calibri" w:cs="Calibri"/>
                <w:color w:val="000000"/>
                <w:kern w:val="0"/>
                <w:sz w:val="22"/>
                <w:szCs w:val="22"/>
                <w:lang w:eastAsia="es-ES" w:bidi="ar-SA"/>
              </w:rPr>
            </w:pPr>
            <w:ins w:id="1087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7F14204" w14:textId="77777777" w:rsidR="0002321F" w:rsidRPr="0002321F" w:rsidRDefault="0002321F" w:rsidP="0002321F">
            <w:pPr>
              <w:widowControl/>
              <w:suppressAutoHyphens w:val="0"/>
              <w:jc w:val="right"/>
              <w:rPr>
                <w:ins w:id="10872" w:author="Orion" w:date="2011-07-29T16:45:00Z"/>
                <w:rFonts w:ascii="Calibri" w:eastAsia="Times New Roman" w:hAnsi="Calibri" w:cs="Calibri"/>
                <w:color w:val="000000"/>
                <w:kern w:val="0"/>
                <w:sz w:val="22"/>
                <w:szCs w:val="22"/>
                <w:lang w:eastAsia="es-ES" w:bidi="ar-SA"/>
              </w:rPr>
            </w:pPr>
            <w:ins w:id="10873" w:author="Orion" w:date="2011-07-29T16:45:00Z">
              <w:r w:rsidRPr="0002321F">
                <w:rPr>
                  <w:rFonts w:ascii="Calibri" w:eastAsia="Times New Roman" w:hAnsi="Calibri" w:cs="Calibri"/>
                  <w:color w:val="000000"/>
                  <w:kern w:val="0"/>
                  <w:sz w:val="22"/>
                  <w:szCs w:val="22"/>
                  <w:lang w:eastAsia="es-ES" w:bidi="ar-SA"/>
                </w:rPr>
                <w:t>76</w:t>
              </w:r>
            </w:ins>
          </w:p>
        </w:tc>
        <w:tc>
          <w:tcPr>
            <w:tcW w:w="1200" w:type="dxa"/>
            <w:tcBorders>
              <w:top w:val="nil"/>
              <w:left w:val="nil"/>
              <w:bottom w:val="single" w:sz="4" w:space="0" w:color="auto"/>
              <w:right w:val="single" w:sz="4" w:space="0" w:color="auto"/>
            </w:tcBorders>
            <w:shd w:val="clear" w:color="auto" w:fill="auto"/>
            <w:noWrap/>
            <w:vAlign w:val="bottom"/>
            <w:hideMark/>
          </w:tcPr>
          <w:p w14:paraId="7D7E918E" w14:textId="77777777" w:rsidR="0002321F" w:rsidRPr="0002321F" w:rsidRDefault="0002321F" w:rsidP="0002321F">
            <w:pPr>
              <w:widowControl/>
              <w:suppressAutoHyphens w:val="0"/>
              <w:jc w:val="right"/>
              <w:rPr>
                <w:ins w:id="10874" w:author="Orion" w:date="2011-07-29T16:45:00Z"/>
                <w:rFonts w:ascii="Calibri" w:eastAsia="Times New Roman" w:hAnsi="Calibri" w:cs="Calibri"/>
                <w:color w:val="000000"/>
                <w:kern w:val="0"/>
                <w:sz w:val="22"/>
                <w:szCs w:val="22"/>
                <w:lang w:eastAsia="es-ES" w:bidi="ar-SA"/>
              </w:rPr>
            </w:pPr>
            <w:ins w:id="10875" w:author="Orion" w:date="2011-07-29T16:45:00Z">
              <w:r w:rsidRPr="0002321F">
                <w:rPr>
                  <w:rFonts w:ascii="Calibri" w:eastAsia="Times New Roman" w:hAnsi="Calibri" w:cs="Calibri"/>
                  <w:color w:val="000000"/>
                  <w:kern w:val="0"/>
                  <w:sz w:val="22"/>
                  <w:szCs w:val="22"/>
                  <w:lang w:eastAsia="es-ES" w:bidi="ar-SA"/>
                </w:rPr>
                <w:t>RIPEL</w:t>
              </w:r>
            </w:ins>
          </w:p>
        </w:tc>
        <w:tc>
          <w:tcPr>
            <w:tcW w:w="680" w:type="dxa"/>
            <w:tcBorders>
              <w:top w:val="nil"/>
              <w:left w:val="nil"/>
              <w:bottom w:val="nil"/>
              <w:right w:val="single" w:sz="4" w:space="0" w:color="auto"/>
            </w:tcBorders>
            <w:shd w:val="clear" w:color="auto" w:fill="auto"/>
            <w:noWrap/>
            <w:vAlign w:val="bottom"/>
            <w:hideMark/>
          </w:tcPr>
          <w:p w14:paraId="7BA2E965" w14:textId="77777777" w:rsidR="0002321F" w:rsidRPr="0002321F" w:rsidRDefault="0002321F" w:rsidP="0002321F">
            <w:pPr>
              <w:widowControl/>
              <w:suppressAutoHyphens w:val="0"/>
              <w:rPr>
                <w:ins w:id="10876" w:author="Orion" w:date="2011-07-29T16:45:00Z"/>
                <w:rFonts w:ascii="Calibri" w:eastAsia="Times New Roman" w:hAnsi="Calibri" w:cs="Calibri"/>
                <w:color w:val="000000"/>
                <w:kern w:val="0"/>
                <w:sz w:val="22"/>
                <w:szCs w:val="22"/>
                <w:lang w:eastAsia="es-ES" w:bidi="ar-SA"/>
              </w:rPr>
            </w:pPr>
            <w:ins w:id="108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3E0CECA" w14:textId="77777777" w:rsidR="0002321F" w:rsidRPr="0002321F" w:rsidRDefault="0002321F" w:rsidP="0002321F">
            <w:pPr>
              <w:widowControl/>
              <w:suppressAutoHyphens w:val="0"/>
              <w:rPr>
                <w:ins w:id="10878" w:author="Orion" w:date="2011-07-29T16:45:00Z"/>
                <w:rFonts w:ascii="Calibri" w:eastAsia="Times New Roman" w:hAnsi="Calibri" w:cs="Calibri"/>
                <w:color w:val="000000"/>
                <w:kern w:val="0"/>
                <w:sz w:val="22"/>
                <w:szCs w:val="22"/>
                <w:lang w:eastAsia="es-ES" w:bidi="ar-SA"/>
              </w:rPr>
            </w:pPr>
            <w:ins w:id="10879"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269E20A" w14:textId="77777777" w:rsidR="0002321F" w:rsidRPr="0002321F" w:rsidRDefault="0002321F" w:rsidP="0002321F">
            <w:pPr>
              <w:widowControl/>
              <w:suppressAutoHyphens w:val="0"/>
              <w:jc w:val="right"/>
              <w:rPr>
                <w:ins w:id="10880" w:author="Orion" w:date="2011-07-29T16:45:00Z"/>
                <w:rFonts w:ascii="Calibri" w:eastAsia="Times New Roman" w:hAnsi="Calibri" w:cs="Calibri"/>
                <w:color w:val="000000"/>
                <w:kern w:val="0"/>
                <w:sz w:val="22"/>
                <w:szCs w:val="22"/>
                <w:lang w:eastAsia="es-ES" w:bidi="ar-SA"/>
              </w:rPr>
            </w:pPr>
            <w:ins w:id="10881"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5FD896" w14:textId="77777777" w:rsidTr="0002321F">
        <w:trPr>
          <w:trHeight w:val="315"/>
          <w:ins w:id="10882" w:author="Orion" w:date="2011-07-29T16:45:00Z"/>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112E479F" w14:textId="77777777" w:rsidR="0002321F" w:rsidRPr="0002321F" w:rsidRDefault="0002321F" w:rsidP="0002321F">
            <w:pPr>
              <w:widowControl/>
              <w:suppressAutoHyphens w:val="0"/>
              <w:jc w:val="right"/>
              <w:rPr>
                <w:ins w:id="10883" w:author="Orion" w:date="2011-07-29T16:45:00Z"/>
                <w:rFonts w:ascii="Calibri" w:eastAsia="Times New Roman" w:hAnsi="Calibri" w:cs="Calibri"/>
                <w:color w:val="000000"/>
                <w:kern w:val="0"/>
                <w:sz w:val="22"/>
                <w:szCs w:val="22"/>
                <w:lang w:eastAsia="es-ES" w:bidi="ar-SA"/>
              </w:rPr>
            </w:pPr>
            <w:ins w:id="10884" w:author="Orion" w:date="2011-07-29T16:45:00Z">
              <w:r w:rsidRPr="0002321F">
                <w:rPr>
                  <w:rFonts w:ascii="Calibri" w:eastAsia="Times New Roman" w:hAnsi="Calibri" w:cs="Calibri"/>
                  <w:color w:val="000000"/>
                  <w:kern w:val="0"/>
                  <w:sz w:val="22"/>
                  <w:szCs w:val="22"/>
                  <w:lang w:eastAsia="es-ES" w:bidi="ar-SA"/>
                </w:rPr>
                <w:t>38</w:t>
              </w:r>
            </w:ins>
          </w:p>
        </w:tc>
        <w:tc>
          <w:tcPr>
            <w:tcW w:w="1260" w:type="dxa"/>
            <w:tcBorders>
              <w:top w:val="nil"/>
              <w:left w:val="nil"/>
              <w:bottom w:val="single" w:sz="8" w:space="0" w:color="auto"/>
              <w:right w:val="nil"/>
            </w:tcBorders>
            <w:shd w:val="clear" w:color="auto" w:fill="auto"/>
            <w:noWrap/>
            <w:vAlign w:val="bottom"/>
            <w:hideMark/>
          </w:tcPr>
          <w:p w14:paraId="377E59CE" w14:textId="77777777" w:rsidR="0002321F" w:rsidRPr="0002321F" w:rsidRDefault="0002321F" w:rsidP="0002321F">
            <w:pPr>
              <w:widowControl/>
              <w:suppressAutoHyphens w:val="0"/>
              <w:jc w:val="right"/>
              <w:rPr>
                <w:ins w:id="10885" w:author="Orion" w:date="2011-07-29T16:45:00Z"/>
                <w:rFonts w:ascii="Calibri" w:eastAsia="Times New Roman" w:hAnsi="Calibri" w:cs="Calibri"/>
                <w:color w:val="000000"/>
                <w:kern w:val="0"/>
                <w:sz w:val="22"/>
                <w:szCs w:val="22"/>
                <w:lang w:eastAsia="es-ES" w:bidi="ar-SA"/>
              </w:rPr>
            </w:pPr>
            <w:ins w:id="10886" w:author="Orion" w:date="2011-07-29T16:45:00Z">
              <w:r w:rsidRPr="0002321F">
                <w:rPr>
                  <w:rFonts w:ascii="Calibri" w:eastAsia="Times New Roman" w:hAnsi="Calibri" w:cs="Calibri"/>
                  <w:color w:val="000000"/>
                  <w:kern w:val="0"/>
                  <w:sz w:val="22"/>
                  <w:szCs w:val="22"/>
                  <w:lang w:eastAsia="es-ES" w:bidi="ar-SA"/>
                </w:rPr>
                <w:t>KUREG</w:t>
              </w:r>
            </w:ins>
          </w:p>
        </w:tc>
        <w:tc>
          <w:tcPr>
            <w:tcW w:w="680" w:type="dxa"/>
            <w:tcBorders>
              <w:top w:val="nil"/>
              <w:left w:val="single" w:sz="4" w:space="0" w:color="auto"/>
              <w:bottom w:val="single" w:sz="8" w:space="0" w:color="auto"/>
              <w:right w:val="single" w:sz="4" w:space="0" w:color="auto"/>
            </w:tcBorders>
            <w:shd w:val="clear" w:color="auto" w:fill="auto"/>
            <w:noWrap/>
            <w:vAlign w:val="bottom"/>
            <w:hideMark/>
          </w:tcPr>
          <w:p w14:paraId="054812C6" w14:textId="77777777" w:rsidR="0002321F" w:rsidRPr="0002321F" w:rsidRDefault="0002321F" w:rsidP="0002321F">
            <w:pPr>
              <w:widowControl/>
              <w:suppressAutoHyphens w:val="0"/>
              <w:rPr>
                <w:ins w:id="10887" w:author="Orion" w:date="2011-07-29T16:45:00Z"/>
                <w:rFonts w:ascii="Calibri" w:eastAsia="Times New Roman" w:hAnsi="Calibri" w:cs="Calibri"/>
                <w:color w:val="000000"/>
                <w:kern w:val="0"/>
                <w:sz w:val="22"/>
                <w:szCs w:val="22"/>
                <w:lang w:eastAsia="es-ES" w:bidi="ar-SA"/>
              </w:rPr>
            </w:pPr>
            <w:ins w:id="1088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3904EEBA" w14:textId="77777777" w:rsidR="0002321F" w:rsidRPr="0002321F" w:rsidRDefault="0002321F" w:rsidP="0002321F">
            <w:pPr>
              <w:widowControl/>
              <w:suppressAutoHyphens w:val="0"/>
              <w:jc w:val="right"/>
              <w:rPr>
                <w:ins w:id="10889" w:author="Orion" w:date="2011-07-29T16:45:00Z"/>
                <w:rFonts w:ascii="Calibri" w:eastAsia="Times New Roman" w:hAnsi="Calibri" w:cs="Calibri"/>
                <w:color w:val="000000"/>
                <w:kern w:val="0"/>
                <w:sz w:val="22"/>
                <w:szCs w:val="22"/>
                <w:lang w:eastAsia="es-ES" w:bidi="ar-SA"/>
              </w:rPr>
            </w:pPr>
            <w:ins w:id="10890" w:author="Orion" w:date="2011-07-29T16:45:00Z">
              <w:r w:rsidRPr="0002321F">
                <w:rPr>
                  <w:rFonts w:ascii="Calibri" w:eastAsia="Times New Roman" w:hAnsi="Calibri" w:cs="Calibri"/>
                  <w:color w:val="000000"/>
                  <w:kern w:val="0"/>
                  <w:sz w:val="22"/>
                  <w:szCs w:val="22"/>
                  <w:lang w:eastAsia="es-ES" w:bidi="ar-SA"/>
                </w:rPr>
                <w:t>77</w:t>
              </w:r>
            </w:ins>
          </w:p>
        </w:tc>
        <w:tc>
          <w:tcPr>
            <w:tcW w:w="1200" w:type="dxa"/>
            <w:tcBorders>
              <w:top w:val="nil"/>
              <w:left w:val="nil"/>
              <w:bottom w:val="single" w:sz="8" w:space="0" w:color="auto"/>
              <w:right w:val="single" w:sz="4" w:space="0" w:color="auto"/>
            </w:tcBorders>
            <w:shd w:val="clear" w:color="auto" w:fill="auto"/>
            <w:noWrap/>
            <w:vAlign w:val="bottom"/>
            <w:hideMark/>
          </w:tcPr>
          <w:p w14:paraId="0D472346" w14:textId="77777777" w:rsidR="0002321F" w:rsidRPr="0002321F" w:rsidRDefault="0002321F" w:rsidP="0002321F">
            <w:pPr>
              <w:widowControl/>
              <w:suppressAutoHyphens w:val="0"/>
              <w:jc w:val="right"/>
              <w:rPr>
                <w:ins w:id="10891" w:author="Orion" w:date="2011-07-29T16:45:00Z"/>
                <w:rFonts w:ascii="Calibri" w:eastAsia="Times New Roman" w:hAnsi="Calibri" w:cs="Calibri"/>
                <w:color w:val="000000"/>
                <w:kern w:val="0"/>
                <w:sz w:val="22"/>
                <w:szCs w:val="22"/>
                <w:lang w:eastAsia="es-ES" w:bidi="ar-SA"/>
              </w:rPr>
            </w:pPr>
            <w:ins w:id="10892" w:author="Orion" w:date="2011-07-29T16:45:00Z">
              <w:r w:rsidRPr="0002321F">
                <w:rPr>
                  <w:rFonts w:ascii="Calibri" w:eastAsia="Times New Roman" w:hAnsi="Calibri" w:cs="Calibri"/>
                  <w:color w:val="000000"/>
                  <w:kern w:val="0"/>
                  <w:sz w:val="22"/>
                  <w:szCs w:val="22"/>
                  <w:lang w:eastAsia="es-ES" w:bidi="ar-SA"/>
                </w:rPr>
                <w:t>RODAP</w:t>
              </w:r>
            </w:ins>
          </w:p>
        </w:tc>
        <w:tc>
          <w:tcPr>
            <w:tcW w:w="680" w:type="dxa"/>
            <w:tcBorders>
              <w:top w:val="nil"/>
              <w:left w:val="nil"/>
              <w:bottom w:val="single" w:sz="8" w:space="0" w:color="auto"/>
              <w:right w:val="single" w:sz="4" w:space="0" w:color="auto"/>
            </w:tcBorders>
            <w:shd w:val="clear" w:color="auto" w:fill="auto"/>
            <w:noWrap/>
            <w:vAlign w:val="bottom"/>
            <w:hideMark/>
          </w:tcPr>
          <w:p w14:paraId="7D20F5C4" w14:textId="77777777" w:rsidR="0002321F" w:rsidRPr="0002321F" w:rsidRDefault="0002321F" w:rsidP="0002321F">
            <w:pPr>
              <w:widowControl/>
              <w:suppressAutoHyphens w:val="0"/>
              <w:rPr>
                <w:ins w:id="10893" w:author="Orion" w:date="2011-07-29T16:45:00Z"/>
                <w:rFonts w:ascii="Calibri" w:eastAsia="Times New Roman" w:hAnsi="Calibri" w:cs="Calibri"/>
                <w:color w:val="000000"/>
                <w:kern w:val="0"/>
                <w:sz w:val="22"/>
                <w:szCs w:val="22"/>
                <w:lang w:eastAsia="es-ES" w:bidi="ar-SA"/>
              </w:rPr>
            </w:pPr>
            <w:ins w:id="1089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74814906" w14:textId="77777777" w:rsidR="0002321F" w:rsidRPr="0002321F" w:rsidRDefault="0002321F" w:rsidP="0002321F">
            <w:pPr>
              <w:widowControl/>
              <w:suppressAutoHyphens w:val="0"/>
              <w:rPr>
                <w:ins w:id="10895" w:author="Orion" w:date="2011-07-29T16:45:00Z"/>
                <w:rFonts w:ascii="Calibri" w:eastAsia="Times New Roman" w:hAnsi="Calibri" w:cs="Calibri"/>
                <w:color w:val="000000"/>
                <w:kern w:val="0"/>
                <w:sz w:val="22"/>
                <w:szCs w:val="22"/>
                <w:lang w:eastAsia="es-ES" w:bidi="ar-SA"/>
              </w:rPr>
            </w:pPr>
            <w:ins w:id="10896"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8" w:space="0" w:color="auto"/>
              <w:right w:val="single" w:sz="8" w:space="0" w:color="auto"/>
            </w:tcBorders>
            <w:shd w:val="clear" w:color="auto" w:fill="auto"/>
            <w:noWrap/>
            <w:vAlign w:val="bottom"/>
            <w:hideMark/>
          </w:tcPr>
          <w:p w14:paraId="1EDB6FE1" w14:textId="77777777" w:rsidR="0002321F" w:rsidRPr="0002321F" w:rsidRDefault="0002321F" w:rsidP="0002321F">
            <w:pPr>
              <w:widowControl/>
              <w:suppressAutoHyphens w:val="0"/>
              <w:jc w:val="right"/>
              <w:rPr>
                <w:ins w:id="10897" w:author="Orion" w:date="2011-07-29T16:45:00Z"/>
                <w:rFonts w:ascii="Calibri" w:eastAsia="Times New Roman" w:hAnsi="Calibri" w:cs="Calibri"/>
                <w:color w:val="000000"/>
                <w:kern w:val="0"/>
                <w:sz w:val="22"/>
                <w:szCs w:val="22"/>
                <w:lang w:eastAsia="es-ES" w:bidi="ar-SA"/>
              </w:rPr>
            </w:pPr>
            <w:ins w:id="10898"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6153B" w14:textId="77777777" w:rsidTr="0002321F">
        <w:trPr>
          <w:trHeight w:val="300"/>
          <w:ins w:id="10899" w:author="Orion" w:date="2011-07-29T16:45:00Z"/>
        </w:trPr>
        <w:tc>
          <w:tcPr>
            <w:tcW w:w="960" w:type="dxa"/>
            <w:tcBorders>
              <w:top w:val="nil"/>
              <w:left w:val="nil"/>
              <w:bottom w:val="nil"/>
              <w:right w:val="nil"/>
            </w:tcBorders>
            <w:shd w:val="clear" w:color="auto" w:fill="auto"/>
            <w:noWrap/>
            <w:vAlign w:val="bottom"/>
            <w:hideMark/>
          </w:tcPr>
          <w:p w14:paraId="6F04E821" w14:textId="77777777" w:rsidR="0002321F" w:rsidRPr="0002321F" w:rsidRDefault="0002321F" w:rsidP="0002321F">
            <w:pPr>
              <w:widowControl/>
              <w:suppressAutoHyphens w:val="0"/>
              <w:rPr>
                <w:ins w:id="10900" w:author="Orion" w:date="2011-07-29T16:45:00Z"/>
                <w:rFonts w:ascii="Calibri" w:eastAsia="Times New Roman" w:hAnsi="Calibri" w:cs="Calibri"/>
                <w:color w:val="000000"/>
                <w:kern w:val="0"/>
                <w:sz w:val="22"/>
                <w:szCs w:val="22"/>
                <w:lang w:eastAsia="es-ES" w:bidi="ar-SA"/>
              </w:rPr>
            </w:pPr>
          </w:p>
        </w:tc>
        <w:tc>
          <w:tcPr>
            <w:tcW w:w="1260" w:type="dxa"/>
            <w:tcBorders>
              <w:top w:val="nil"/>
              <w:left w:val="nil"/>
              <w:bottom w:val="nil"/>
              <w:right w:val="nil"/>
            </w:tcBorders>
            <w:shd w:val="clear" w:color="auto" w:fill="auto"/>
            <w:noWrap/>
            <w:vAlign w:val="bottom"/>
            <w:hideMark/>
          </w:tcPr>
          <w:p w14:paraId="2A4A1A93" w14:textId="77777777" w:rsidR="0002321F" w:rsidRPr="0002321F" w:rsidRDefault="0002321F" w:rsidP="0002321F">
            <w:pPr>
              <w:widowControl/>
              <w:suppressAutoHyphens w:val="0"/>
              <w:jc w:val="right"/>
              <w:rPr>
                <w:ins w:id="10901"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77EA321F" w14:textId="77777777" w:rsidR="0002321F" w:rsidRPr="0002321F" w:rsidRDefault="0002321F" w:rsidP="0002321F">
            <w:pPr>
              <w:widowControl/>
              <w:suppressAutoHyphens w:val="0"/>
              <w:rPr>
                <w:ins w:id="10902"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7A696AD9" w14:textId="77777777" w:rsidR="0002321F" w:rsidRDefault="0002321F" w:rsidP="0002321F">
            <w:pPr>
              <w:widowControl/>
              <w:suppressAutoHyphens w:val="0"/>
              <w:rPr>
                <w:ins w:id="10903" w:author="Orion" w:date="2011-07-29T16:46:00Z"/>
                <w:rFonts w:ascii="Calibri" w:eastAsia="Times New Roman" w:hAnsi="Calibri" w:cs="Calibri"/>
                <w:color w:val="000000"/>
                <w:kern w:val="0"/>
                <w:sz w:val="22"/>
                <w:szCs w:val="22"/>
                <w:lang w:eastAsia="es-ES" w:bidi="ar-SA"/>
              </w:rPr>
            </w:pPr>
          </w:p>
          <w:p w14:paraId="6E91BC5B" w14:textId="77777777" w:rsidR="0002321F" w:rsidRPr="0002321F" w:rsidRDefault="0002321F" w:rsidP="0002321F">
            <w:pPr>
              <w:widowControl/>
              <w:suppressAutoHyphens w:val="0"/>
              <w:rPr>
                <w:ins w:id="10904" w:author="Orion" w:date="2011-07-29T16:45:00Z"/>
                <w:rFonts w:ascii="Calibri" w:eastAsia="Times New Roman" w:hAnsi="Calibri" w:cs="Calibri"/>
                <w:color w:val="000000"/>
                <w:kern w:val="0"/>
                <w:sz w:val="22"/>
                <w:szCs w:val="22"/>
                <w:lang w:eastAsia="es-ES" w:bidi="ar-SA"/>
              </w:rPr>
            </w:pPr>
          </w:p>
        </w:tc>
        <w:tc>
          <w:tcPr>
            <w:tcW w:w="1200" w:type="dxa"/>
            <w:tcBorders>
              <w:top w:val="nil"/>
              <w:left w:val="nil"/>
              <w:bottom w:val="nil"/>
              <w:right w:val="nil"/>
            </w:tcBorders>
            <w:shd w:val="clear" w:color="auto" w:fill="auto"/>
            <w:noWrap/>
            <w:vAlign w:val="bottom"/>
            <w:hideMark/>
          </w:tcPr>
          <w:p w14:paraId="67F3DAE1" w14:textId="77777777" w:rsidR="0002321F" w:rsidRPr="0002321F" w:rsidRDefault="0002321F" w:rsidP="0002321F">
            <w:pPr>
              <w:widowControl/>
              <w:suppressAutoHyphens w:val="0"/>
              <w:jc w:val="right"/>
              <w:rPr>
                <w:ins w:id="10905"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1120D244" w14:textId="77777777" w:rsidR="0002321F" w:rsidRPr="0002321F" w:rsidRDefault="0002321F" w:rsidP="0002321F">
            <w:pPr>
              <w:widowControl/>
              <w:suppressAutoHyphens w:val="0"/>
              <w:rPr>
                <w:ins w:id="10906"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332F3D17" w14:textId="77777777" w:rsidR="0002321F" w:rsidRPr="0002321F" w:rsidRDefault="0002321F" w:rsidP="0002321F">
            <w:pPr>
              <w:widowControl/>
              <w:suppressAutoHyphens w:val="0"/>
              <w:rPr>
                <w:ins w:id="10907" w:author="Orion" w:date="2011-07-29T16:45:00Z"/>
                <w:rFonts w:ascii="Calibri" w:eastAsia="Times New Roman" w:hAnsi="Calibri" w:cs="Calibri"/>
                <w:color w:val="000000"/>
                <w:kern w:val="0"/>
                <w:sz w:val="22"/>
                <w:szCs w:val="22"/>
                <w:lang w:eastAsia="es-ES" w:bidi="ar-SA"/>
              </w:rPr>
            </w:pPr>
          </w:p>
        </w:tc>
        <w:tc>
          <w:tcPr>
            <w:tcW w:w="1100" w:type="dxa"/>
            <w:tcBorders>
              <w:top w:val="nil"/>
              <w:left w:val="nil"/>
              <w:bottom w:val="nil"/>
              <w:right w:val="nil"/>
            </w:tcBorders>
            <w:shd w:val="clear" w:color="auto" w:fill="auto"/>
            <w:noWrap/>
            <w:vAlign w:val="bottom"/>
            <w:hideMark/>
          </w:tcPr>
          <w:p w14:paraId="364772A6" w14:textId="77777777" w:rsidR="0002321F" w:rsidRPr="0002321F" w:rsidRDefault="0002321F" w:rsidP="0002321F">
            <w:pPr>
              <w:widowControl/>
              <w:suppressAutoHyphens w:val="0"/>
              <w:jc w:val="right"/>
              <w:rPr>
                <w:ins w:id="10908" w:author="Orion" w:date="2011-07-29T16:45:00Z"/>
                <w:rFonts w:ascii="Calibri" w:eastAsia="Times New Roman" w:hAnsi="Calibri" w:cs="Calibri"/>
                <w:color w:val="000000"/>
                <w:kern w:val="0"/>
                <w:sz w:val="22"/>
                <w:szCs w:val="22"/>
                <w:lang w:eastAsia="es-ES" w:bidi="ar-SA"/>
              </w:rPr>
            </w:pPr>
          </w:p>
        </w:tc>
      </w:tr>
    </w:tbl>
    <w:p w14:paraId="4BA578B0" w14:textId="77777777" w:rsidR="00B51FD8" w:rsidRPr="00996DA0" w:rsidRDefault="00B51FD8">
      <w:pPr>
        <w:widowControl/>
        <w:suppressAutoHyphens w:val="0"/>
        <w:rPr>
          <w:rFonts w:ascii="Courier New" w:hAnsi="Courier New" w:cs="Courier New"/>
          <w:lang w:val="en-US"/>
          <w:rPrChange w:id="10909" w:author="Orion" w:date="2011-06-26T18:17:00Z">
            <w:rPr>
              <w:rFonts w:cs="Times New Roman"/>
              <w:color w:val="000000"/>
              <w:lang w:val="en-US"/>
            </w:rPr>
          </w:rPrChange>
        </w:rPr>
        <w:pPrChange w:id="10910"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9" w:author="IO" w:date="2011-07-22T16:52:00Z" w:initials="IO">
    <w:p w14:paraId="4FBDCBF9" w14:textId="77777777" w:rsidR="00C424D4" w:rsidRDefault="00C424D4">
      <w:pPr>
        <w:pStyle w:val="CommentText"/>
      </w:pPr>
      <w:r>
        <w:rPr>
          <w:rStyle w:val="CommentReference"/>
        </w:rPr>
        <w:annotationRef/>
      </w:r>
      <w:r>
        <w:t>La introducción sigue carente de una estructura razonable. Creo que sería mejor ponerles los siguientes bloques:</w:t>
      </w:r>
    </w:p>
    <w:p w14:paraId="3F46EADF" w14:textId="77777777" w:rsidR="00C424D4" w:rsidRDefault="00C424D4">
      <w:pPr>
        <w:pStyle w:val="CommentText"/>
      </w:pPr>
      <w:r>
        <w:t>1. El tráfico aéreo es muy importante.</w:t>
      </w:r>
    </w:p>
    <w:p w14:paraId="1EAD3791" w14:textId="77777777" w:rsidR="00C424D4" w:rsidRDefault="00C424D4">
      <w:pPr>
        <w:pStyle w:val="CommentText"/>
      </w:pPr>
      <w:r>
        <w:t>2. Entre lo que se puede hacer para estudiar el fenómeno está la simulación, con sus correspondientes ventajas y desventajas con respecto a estudio reales o métodos analíticos.</w:t>
      </w:r>
    </w:p>
    <w:p w14:paraId="7639853F" w14:textId="77777777" w:rsidR="00C424D4" w:rsidRDefault="00C424D4">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C424D4" w:rsidRDefault="00C424D4">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C424D4" w:rsidRDefault="00C424D4">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C424D4" w:rsidRDefault="00C424D4">
      <w:pPr>
        <w:pStyle w:val="CommentText"/>
      </w:pPr>
      <w:r>
        <w:t>6. El resto de la memoria se organiza como sigue... Por cierto, recuerda que esto es una "memoria" o "trabajo fin de máster", pero no un "artículo".</w:t>
      </w:r>
    </w:p>
  </w:comment>
  <w:comment w:id="869" w:author="IO" w:date="2011-07-22T16:52:00Z" w:initials="IO">
    <w:p w14:paraId="0A68B32A" w14:textId="7358E6B9" w:rsidR="00C424D4" w:rsidRDefault="00C424D4">
      <w:pPr>
        <w:pStyle w:val="CommentText"/>
      </w:pPr>
      <w:r>
        <w:rPr>
          <w:rStyle w:val="CommentReference"/>
        </w:rPr>
        <w:annotationRef/>
      </w:r>
      <w:r>
        <w:t xml:space="preserve">Añadir al menos otra referencia de trabajo orientado a la normativa para incorporar </w:t>
      </w:r>
      <w:proofErr w:type="spellStart"/>
      <w:r>
        <w:t>UAVs</w:t>
      </w:r>
      <w:proofErr w:type="spellEnd"/>
      <w:r>
        <w:t>.</w:t>
      </w:r>
    </w:p>
  </w:comment>
  <w:comment w:id="960" w:author="IO" w:date="2011-07-22T16:52:00Z" w:initials="IO">
    <w:p w14:paraId="0E7EA885" w14:textId="5E9DE7F8" w:rsidR="00C424D4" w:rsidRDefault="00C424D4">
      <w:pPr>
        <w:pStyle w:val="CommentText"/>
      </w:pPr>
      <w:r>
        <w:rPr>
          <w:rStyle w:val="CommentReference"/>
        </w:rPr>
        <w:annotationRef/>
      </w:r>
      <w:r>
        <w:t xml:space="preserve">Incluir otra referencia sobre control de </w:t>
      </w:r>
      <w:proofErr w:type="spellStart"/>
      <w:r>
        <w:t>UAVs</w:t>
      </w:r>
      <w:proofErr w:type="spellEnd"/>
      <w:r>
        <w:t>.</w:t>
      </w:r>
    </w:p>
  </w:comment>
  <w:comment w:id="985" w:author="IO" w:date="2011-07-22T16:52:00Z" w:initials="IO">
    <w:p w14:paraId="39738971" w14:textId="792BA36B" w:rsidR="00C424D4" w:rsidRDefault="00C424D4">
      <w:pPr>
        <w:pStyle w:val="CommentText"/>
      </w:pPr>
      <w:r>
        <w:rPr>
          <w:rStyle w:val="CommentReference"/>
        </w:rPr>
        <w:annotationRef/>
      </w:r>
      <w:r>
        <w:t>¿De los instrumentos de navegación? ¿O se trata de las aeronaves completas?</w:t>
      </w:r>
    </w:p>
  </w:comment>
  <w:comment w:id="986" w:author="IO" w:date="2011-07-22T16:52:00Z" w:initials="IO">
    <w:p w14:paraId="22A9B7C3" w14:textId="4CFF786E" w:rsidR="00C424D4" w:rsidRDefault="00C424D4">
      <w:pPr>
        <w:pStyle w:val="CommentText"/>
      </w:pPr>
      <w:r>
        <w:rPr>
          <w:rStyle w:val="CommentReference"/>
        </w:rPr>
        <w:annotationRef/>
      </w:r>
      <w:r>
        <w:t>¿Tiene editores gráficos o algo parecido?</w:t>
      </w:r>
    </w:p>
  </w:comment>
  <w:comment w:id="1006" w:author="IO" w:date="2011-07-28T16:59:00Z" w:initials="IO">
    <w:p w14:paraId="5627F2CB" w14:textId="77777777" w:rsidR="00C424D4" w:rsidRDefault="00C424D4" w:rsidP="00A911AA">
      <w:pPr>
        <w:pStyle w:val="CommentText"/>
      </w:pPr>
      <w:r>
        <w:rPr>
          <w:rStyle w:val="CommentReference"/>
        </w:rPr>
        <w:annotationRef/>
      </w:r>
      <w:r>
        <w:t xml:space="preserve">¿Hablan de una herramienta de simulación o un procedimiento? Si no es un </w:t>
      </w:r>
      <w:proofErr w:type="spellStart"/>
      <w:r>
        <w:t>simuladormir</w:t>
      </w:r>
      <w:proofErr w:type="spellEnd"/>
      <w:r>
        <w:t xml:space="preserve"> la frase marcada con el comentario.</w:t>
      </w:r>
    </w:p>
  </w:comment>
  <w:comment w:id="1007" w:author="IO" w:date="2011-07-28T16:59:00Z" w:initials="IO">
    <w:p w14:paraId="559A42C4" w14:textId="77777777" w:rsidR="00C424D4" w:rsidRDefault="00C424D4" w:rsidP="00A911AA">
      <w:pPr>
        <w:pStyle w:val="CommentText"/>
      </w:pPr>
      <w:r>
        <w:rPr>
          <w:rStyle w:val="CommentReference"/>
        </w:rPr>
        <w:annotationRef/>
      </w:r>
      <w:r>
        <w:t>El NAS (</w:t>
      </w:r>
      <w:proofErr w:type="spellStart"/>
      <w:r>
        <w:t>National</w:t>
      </w:r>
      <w:proofErr w:type="spellEnd"/>
      <w:r>
        <w:t xml:space="preserve"> </w:t>
      </w:r>
      <w:proofErr w:type="spellStart"/>
      <w:r>
        <w:t>Airspace</w:t>
      </w:r>
      <w:proofErr w:type="spellEnd"/>
      <w:r>
        <w:t xml:space="preserve"> </w:t>
      </w:r>
      <w:proofErr w:type="spellStart"/>
      <w:r>
        <w:t>System</w:t>
      </w:r>
      <w:proofErr w:type="spellEnd"/>
      <w:r>
        <w:t xml:space="preserve">) es un concepto de </w:t>
      </w:r>
      <w:proofErr w:type="spellStart"/>
      <w:r>
        <w:t>organziación</w:t>
      </w:r>
      <w:proofErr w:type="spellEnd"/>
      <w:r>
        <w:t xml:space="preserve"> del espacio aérea, no una organización o administración relacionada con el tráfico aéreo.</w:t>
      </w:r>
    </w:p>
  </w:comment>
  <w:comment w:id="1047" w:author="IO" w:date="2011-07-22T16:52:00Z" w:initials="IO">
    <w:p w14:paraId="72879803" w14:textId="0B0B76FC" w:rsidR="00C424D4" w:rsidRDefault="00C424D4">
      <w:pPr>
        <w:pStyle w:val="CommentText"/>
      </w:pPr>
      <w:r>
        <w:rPr>
          <w:rStyle w:val="CommentReference"/>
        </w:rPr>
        <w:annotationRef/>
      </w:r>
      <w:r>
        <w:t>Referencias para estos dos grupos</w:t>
      </w:r>
    </w:p>
  </w:comment>
  <w:comment w:id="1287" w:author="IO" w:date="2011-07-22T16:52:00Z" w:initials="IO">
    <w:p w14:paraId="51DFDA36" w14:textId="77777777" w:rsidR="00C424D4" w:rsidRDefault="00C424D4">
      <w:pPr>
        <w:pStyle w:val="CommentText"/>
      </w:pPr>
      <w:r>
        <w:rPr>
          <w:rStyle w:val="CommentReference"/>
        </w:rPr>
        <w:annotationRef/>
      </w:r>
      <w:r>
        <w:t>Los requisitos que pongas aquí deben salir del estado del arte. Si hablas de controladores, deben aparecer allí.</w:t>
      </w:r>
    </w:p>
  </w:comment>
  <w:comment w:id="1630" w:author="IO" w:date="2011-07-22T16:52:00Z" w:initials="IO">
    <w:p w14:paraId="64A77A03" w14:textId="011884CC" w:rsidR="00C424D4" w:rsidRDefault="00C424D4">
      <w:pPr>
        <w:pStyle w:val="CommentText"/>
      </w:pPr>
      <w:r>
        <w:rPr>
          <w:rStyle w:val="CommentReference"/>
        </w:rPr>
        <w:annotationRef/>
      </w:r>
      <w:r>
        <w:t>Ponla como referencia cuando aceptes los cambios. Ahora no la coge.</w:t>
      </w:r>
    </w:p>
  </w:comment>
  <w:comment w:id="1664" w:author="IO" w:date="2011-07-22T16:52:00Z" w:initials="IO">
    <w:p w14:paraId="19FD7073" w14:textId="6990CCD8" w:rsidR="00C424D4" w:rsidRDefault="00C424D4">
      <w:pPr>
        <w:pStyle w:val="CommentText"/>
      </w:pPr>
      <w:r>
        <w:rPr>
          <w:rStyle w:val="CommentReference"/>
        </w:rPr>
        <w:annotationRef/>
      </w:r>
      <w:r>
        <w:t xml:space="preserve">Poner los </w:t>
      </w:r>
      <w:proofErr w:type="spellStart"/>
      <w:r>
        <w:t>concetos</w:t>
      </w:r>
      <w:proofErr w:type="spellEnd"/>
      <w:r>
        <w:t xml:space="preserve"> usados en los modelos. Añadir los párrafos de explicación necesarios para que se entienda que representan los diagramas posteriores.</w:t>
      </w:r>
    </w:p>
  </w:comment>
  <w:comment w:id="1872" w:author="IO" w:date="2011-07-22T16:52:00Z" w:initials="IO">
    <w:p w14:paraId="2B4E7141" w14:textId="77777777" w:rsidR="00C424D4" w:rsidRDefault="00C424D4">
      <w:pPr>
        <w:pStyle w:val="CommentText"/>
      </w:pPr>
      <w:r>
        <w:rPr>
          <w:rStyle w:val="CommentReference"/>
        </w:rPr>
        <w:annotationRef/>
      </w:r>
      <w:r>
        <w:t>Esto es justificación del ABM.</w:t>
      </w:r>
    </w:p>
  </w:comment>
  <w:comment w:id="1423" w:author="IO" w:date="2011-07-22T16:52:00Z" w:initials="IO">
    <w:p w14:paraId="05F4857D" w14:textId="77777777" w:rsidR="00C424D4" w:rsidRDefault="00C424D4">
      <w:pPr>
        <w:pStyle w:val="CommentText"/>
      </w:pPr>
      <w:r>
        <w:rPr>
          <w:rStyle w:val="CommentReference"/>
        </w:rPr>
        <w:annotationRef/>
      </w:r>
      <w:r>
        <w:t>Esto realmente forma parte de una sección dedicada a ABM, dentro de la cual se plantea el uso de INGENIAS.</w:t>
      </w:r>
    </w:p>
  </w:comment>
  <w:comment w:id="2046" w:author="IO" w:date="2011-07-22T16:52:00Z" w:initials="IO">
    <w:p w14:paraId="05DD0F56" w14:textId="4AB30FB5" w:rsidR="00C424D4" w:rsidRDefault="00C424D4">
      <w:pPr>
        <w:pStyle w:val="CommentText"/>
      </w:pPr>
      <w:r>
        <w:rPr>
          <w:rStyle w:val="CommentReference"/>
        </w:rPr>
        <w:annotationRef/>
      </w:r>
      <w:r>
        <w:t>Tu capa de modelo es la que depende de la plataforma de simulación de destino.</w:t>
      </w:r>
    </w:p>
  </w:comment>
  <w:comment w:id="2151" w:author="IO" w:date="2011-07-22T16:52:00Z" w:initials="IO">
    <w:p w14:paraId="54170CA2" w14:textId="3B34DFC8" w:rsidR="00C424D4" w:rsidRDefault="00C424D4">
      <w:pPr>
        <w:pStyle w:val="CommentText"/>
      </w:pPr>
      <w:r>
        <w:rPr>
          <w:rStyle w:val="CommentReference"/>
        </w:rPr>
        <w:annotationRef/>
      </w:r>
      <w:r>
        <w:t>Redacta en presente.</w:t>
      </w:r>
    </w:p>
  </w:comment>
  <w:comment w:id="2162" w:author="IO" w:date="2011-07-22T16:52:00Z" w:initials="IO">
    <w:p w14:paraId="354D3551" w14:textId="3BB4F6F6" w:rsidR="00C424D4" w:rsidRDefault="00C424D4">
      <w:pPr>
        <w:pStyle w:val="CommentText"/>
      </w:pPr>
      <w:r>
        <w:rPr>
          <w:rStyle w:val="CommentReference"/>
        </w:rPr>
        <w:annotationRef/>
      </w:r>
      <w:r>
        <w:t xml:space="preserve">Quita “And </w:t>
      </w:r>
      <w:proofErr w:type="spellStart"/>
      <w:r>
        <w:t>Sound</w:t>
      </w:r>
      <w:proofErr w:type="spellEnd"/>
      <w:r>
        <w:t>”. Implica que has llegado sano y salvo, pero después de pasar por una situación peligrosa.</w:t>
      </w:r>
    </w:p>
  </w:comment>
  <w:comment w:id="2178" w:author="IO" w:date="2011-07-22T16:52:00Z" w:initials="IO">
    <w:p w14:paraId="10B0F9AE" w14:textId="33648686" w:rsidR="00C424D4" w:rsidRDefault="00C424D4">
      <w:pPr>
        <w:pStyle w:val="CommentText"/>
      </w:pPr>
      <w:r>
        <w:rPr>
          <w:rStyle w:val="CommentReference"/>
        </w:rPr>
        <w:annotationRef/>
      </w:r>
      <w:r>
        <w:t>El “por ejemplo” sobra, ¿no? Quiero decir que sólo se aborda el suministro del plan de vuelo, ¿no?</w:t>
      </w:r>
    </w:p>
  </w:comment>
  <w:comment w:id="2488" w:author="IO" w:date="2011-07-22T16:52:00Z" w:initials="IO">
    <w:p w14:paraId="23CA8E2E" w14:textId="165F669A" w:rsidR="00C424D4" w:rsidRDefault="00C424D4">
      <w:pPr>
        <w:pStyle w:val="CommentText"/>
      </w:pPr>
      <w:r>
        <w:rPr>
          <w:rStyle w:val="CommentReference"/>
        </w:rPr>
        <w:annotationRef/>
      </w:r>
      <w:r>
        <w:t xml:space="preserve">Realmente esta </w:t>
      </w:r>
      <w:proofErr w:type="spellStart"/>
      <w:r>
        <w:t>nopuede</w:t>
      </w:r>
      <w:proofErr w:type="spellEnd"/>
      <w:r>
        <w:t xml:space="preserve"> ser la explicación, por el plan de vuelo ya tiene información sobre el piloto. </w:t>
      </w:r>
      <w:proofErr w:type="spellStart"/>
      <w:r>
        <w:t>Cambialo</w:t>
      </w:r>
      <w:proofErr w:type="spellEnd"/>
      <w:r>
        <w:t xml:space="preserve"> por la explicación correcta.</w:t>
      </w:r>
    </w:p>
  </w:comment>
  <w:comment w:id="2492" w:author="IO" w:date="2011-07-22T16:52:00Z" w:initials="IO">
    <w:p w14:paraId="57F53A40" w14:textId="412989FB" w:rsidR="00C424D4" w:rsidRDefault="00C424D4">
      <w:pPr>
        <w:pStyle w:val="CommentText"/>
      </w:pPr>
      <w:r>
        <w:rPr>
          <w:rStyle w:val="CommentReference"/>
        </w:rPr>
        <w:annotationRef/>
      </w:r>
      <w:r>
        <w:t xml:space="preserve">Este es el tipo de cosas que tienen que quedar explicadas en la Sección </w:t>
      </w:r>
      <w:r>
        <w:fldChar w:fldCharType="begin"/>
      </w:r>
      <w:r>
        <w:instrText xml:space="preserve"> REF _Ref299011114 \r \h </w:instrText>
      </w:r>
      <w:r>
        <w:fldChar w:fldCharType="separate"/>
      </w:r>
      <w:r>
        <w:t>4.2</w:t>
      </w:r>
      <w:r>
        <w:fldChar w:fldCharType="end"/>
      </w:r>
      <w:r>
        <w:t xml:space="preserve">. No te metas es disquisiciones sobre el IAF. Esto puedes explicarlos como que el agente procesa la información d </w:t>
      </w:r>
      <w:proofErr w:type="spellStart"/>
      <w:r>
        <w:t>ela</w:t>
      </w:r>
      <w:proofErr w:type="spellEnd"/>
      <w:r>
        <w:t xml:space="preserve"> interacción (conversación) y la incluye como parte de su estado mental. No hace falta que hables de destrucción de </w:t>
      </w:r>
      <w:proofErr w:type="spellStart"/>
      <w:r>
        <w:t>ghechos</w:t>
      </w:r>
      <w:proofErr w:type="spellEnd"/>
      <w:r>
        <w:t>.</w:t>
      </w:r>
    </w:p>
  </w:comment>
  <w:comment w:id="2569" w:author="IO" w:date="2011-07-22T16:52:00Z" w:initials="IO">
    <w:p w14:paraId="233F49F1" w14:textId="4131B9F8" w:rsidR="00C424D4" w:rsidRDefault="00C424D4">
      <w:pPr>
        <w:pStyle w:val="CommentText"/>
      </w:pPr>
      <w:r>
        <w:rPr>
          <w:rStyle w:val="CommentReference"/>
        </w:rPr>
        <w:annotationRef/>
      </w:r>
      <w:r>
        <w:t>En estas figuras grandes trata de aprovechar al máximo el ancho de la página para que se vean bien.</w:t>
      </w:r>
    </w:p>
  </w:comment>
  <w:comment w:id="2723" w:author="IO" w:date="2011-07-22T16:52:00Z" w:initials="IO">
    <w:p w14:paraId="6BD3E2E3" w14:textId="6811F738" w:rsidR="00C424D4" w:rsidRDefault="00C424D4">
      <w:pPr>
        <w:pStyle w:val="CommentText"/>
      </w:pPr>
      <w:r>
        <w:rPr>
          <w:rStyle w:val="CommentReference"/>
        </w:rPr>
        <w:annotationRef/>
      </w:r>
      <w:r>
        <w:t xml:space="preserve">Completar </w:t>
      </w:r>
      <w:proofErr w:type="spellStart"/>
      <w:r>
        <w:t>segun</w:t>
      </w:r>
      <w:proofErr w:type="spellEnd"/>
      <w:r>
        <w:t xml:space="preserve"> las sub-secciones.</w:t>
      </w:r>
    </w:p>
  </w:comment>
  <w:comment w:id="3069" w:author="IO" w:date="2011-07-22T16:52:00Z" w:initials="IO">
    <w:p w14:paraId="20C3E703" w14:textId="74E3ACDC" w:rsidR="00C424D4" w:rsidRDefault="00C424D4">
      <w:pPr>
        <w:pStyle w:val="CommentText"/>
      </w:pPr>
      <w:r>
        <w:rPr>
          <w:rStyle w:val="CommentReference"/>
        </w:rPr>
        <w:annotationRef/>
      </w:r>
      <w:r>
        <w:t>Esto puede ser una pregunta del tribunal. ¿Por qué se usa aquí una aplicación y no el agente?</w:t>
      </w:r>
    </w:p>
  </w:comment>
  <w:comment w:id="3197" w:author="IO" w:date="2011-07-22T16:52:00Z" w:initials="IO">
    <w:p w14:paraId="016E967C" w14:textId="1AA9AA75" w:rsidR="00C424D4" w:rsidRDefault="00C424D4">
      <w:pPr>
        <w:pStyle w:val="CommentText"/>
      </w:pPr>
      <w:r>
        <w:rPr>
          <w:rStyle w:val="CommentReference"/>
        </w:rPr>
        <w:annotationRef/>
      </w:r>
      <w:r>
        <w:t xml:space="preserve">¿Y no s </w:t>
      </w:r>
      <w:proofErr w:type="spellStart"/>
      <w:r>
        <w:t>epueden</w:t>
      </w:r>
      <w:proofErr w:type="spellEnd"/>
      <w:r>
        <w:t xml:space="preserve"> abortar algunas de las planificadas?</w:t>
      </w:r>
    </w:p>
  </w:comment>
  <w:comment w:id="3480" w:author="IO" w:date="2011-07-22T16:52:00Z" w:initials="IO">
    <w:p w14:paraId="69C7881C" w14:textId="7BDAB72C" w:rsidR="00C424D4" w:rsidRDefault="00C424D4">
      <w:pPr>
        <w:pStyle w:val="CommentText"/>
      </w:pPr>
      <w:r>
        <w:rPr>
          <w:rStyle w:val="CommentReference"/>
        </w:rPr>
        <w:annotationRef/>
      </w:r>
      <w:r>
        <w:t>¿No debería iniciarse al iniciar el tramo? Explicarlo.</w:t>
      </w:r>
    </w:p>
  </w:comment>
  <w:comment w:id="4042" w:author="IO" w:date="2011-07-22T16:52:00Z" w:initials="IO">
    <w:p w14:paraId="060D9475" w14:textId="77777777" w:rsidR="00C424D4" w:rsidRDefault="00C424D4" w:rsidP="000753FB">
      <w:pPr>
        <w:pStyle w:val="CommentText"/>
      </w:pPr>
      <w:r>
        <w:rPr>
          <w:rStyle w:val="CommentReference"/>
        </w:rPr>
        <w:annotationRef/>
      </w:r>
      <w:r>
        <w:t>Debería ser “</w:t>
      </w:r>
      <w:proofErr w:type="spellStart"/>
      <w:r>
        <w:t>StartMonitoringFlights</w:t>
      </w:r>
      <w:proofErr w:type="spellEnd"/>
      <w:r>
        <w:t>”.</w:t>
      </w:r>
    </w:p>
  </w:comment>
  <w:comment w:id="4150" w:author="IO" w:date="2011-07-22T16:52:00Z" w:initials="IO">
    <w:p w14:paraId="28E5453B" w14:textId="77777777" w:rsidR="00C424D4" w:rsidRDefault="00C424D4" w:rsidP="00D0624F">
      <w:pPr>
        <w:pStyle w:val="CommentText"/>
      </w:pPr>
      <w:r>
        <w:rPr>
          <w:rStyle w:val="CommentReference"/>
        </w:rPr>
        <w:annotationRef/>
      </w:r>
      <w:r>
        <w:t>Debería ser “</w:t>
      </w:r>
      <w:proofErr w:type="spellStart"/>
      <w:r>
        <w:t>StartMonitoringFlights</w:t>
      </w:r>
      <w:proofErr w:type="spellEnd"/>
      <w:r>
        <w:t>”.</w:t>
      </w:r>
    </w:p>
  </w:comment>
  <w:comment w:id="4157" w:author="IO" w:date="2011-07-22T16:52:00Z" w:initials="IO">
    <w:p w14:paraId="6A5739F4" w14:textId="40AF51B2" w:rsidR="00C424D4" w:rsidRDefault="00C424D4">
      <w:pPr>
        <w:pStyle w:val="CommentText"/>
      </w:pPr>
      <w:r>
        <w:rPr>
          <w:rStyle w:val="CommentReference"/>
        </w:rPr>
        <w:annotationRef/>
      </w:r>
      <w:r>
        <w:t>Completar</w:t>
      </w:r>
    </w:p>
  </w:comment>
  <w:comment w:id="4165" w:author="IO" w:date="2011-07-22T16:52:00Z" w:initials="IO">
    <w:p w14:paraId="731A744B" w14:textId="77777777" w:rsidR="00C424D4" w:rsidRDefault="00C424D4" w:rsidP="00D0624F">
      <w:pPr>
        <w:pStyle w:val="CommentText"/>
      </w:pPr>
      <w:r>
        <w:rPr>
          <w:rStyle w:val="CommentReference"/>
        </w:rPr>
        <w:annotationRef/>
      </w:r>
      <w:r>
        <w:t>Debería ser “</w:t>
      </w:r>
      <w:proofErr w:type="spellStart"/>
      <w:r>
        <w:t>StartMonitoringFlights</w:t>
      </w:r>
      <w:proofErr w:type="spellEnd"/>
      <w:r>
        <w:t>”.</w:t>
      </w:r>
    </w:p>
  </w:comment>
  <w:comment w:id="5055" w:author="IO" w:date="2011-07-22T16:52:00Z" w:initials="IO">
    <w:p w14:paraId="6FD6076C" w14:textId="0C227881" w:rsidR="00C424D4" w:rsidRDefault="00C424D4">
      <w:pPr>
        <w:pStyle w:val="CommentText"/>
      </w:pPr>
      <w:r>
        <w:rPr>
          <w:rStyle w:val="CommentReference"/>
        </w:rPr>
        <w:annotationRef/>
      </w:r>
      <w:r>
        <w:t>La verdad es que no resulta muy natural, porque el controlador puede ordenar también un cambio de rumbo.</w:t>
      </w:r>
    </w:p>
  </w:comment>
  <w:comment w:id="5305" w:author="IO" w:date="2011-07-22T16:52:00Z" w:initials="IO">
    <w:p w14:paraId="5CDB5481" w14:textId="3D9AB86D" w:rsidR="00C424D4" w:rsidRDefault="00C424D4">
      <w:pPr>
        <w:pStyle w:val="CommentText"/>
      </w:pPr>
      <w:r>
        <w:rPr>
          <w:rStyle w:val="CommentReference"/>
        </w:rPr>
        <w:annotationRef/>
      </w:r>
      <w:r>
        <w:t>Referencia</w:t>
      </w:r>
    </w:p>
  </w:comment>
  <w:comment w:id="5338" w:author="IO" w:date="2011-07-22T16:52:00Z" w:initials="IO">
    <w:p w14:paraId="71C63B78" w14:textId="1A6692A7" w:rsidR="00C424D4" w:rsidRDefault="00C424D4">
      <w:pPr>
        <w:pStyle w:val="CommentText"/>
      </w:pPr>
      <w:r>
        <w:rPr>
          <w:rStyle w:val="CommentReference"/>
        </w:rPr>
        <w:annotationRef/>
      </w:r>
      <w:r>
        <w:t>No entiendo que pinta esto aquí. ¿Lo añades porque es código modificado a mano? Conéctalo con lo anterior.</w:t>
      </w:r>
    </w:p>
  </w:comment>
  <w:comment w:id="5473" w:author="IO" w:date="2011-07-22T16:52:00Z" w:initials="IO">
    <w:p w14:paraId="36E7B745" w14:textId="492161FE" w:rsidR="00C424D4" w:rsidRDefault="00C424D4">
      <w:pPr>
        <w:pStyle w:val="CommentText"/>
      </w:pPr>
      <w:r>
        <w:rPr>
          <w:rStyle w:val="CommentReference"/>
        </w:rPr>
        <w:annotationRef/>
      </w:r>
      <w:r>
        <w:t>Sí, estaría bien una captura.</w:t>
      </w:r>
    </w:p>
  </w:comment>
  <w:comment w:id="6249" w:author="IO" w:date="2011-07-22T16:52:00Z" w:initials="IO">
    <w:p w14:paraId="063791F9" w14:textId="194953E3" w:rsidR="00C424D4" w:rsidRDefault="00C424D4">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6369" w:author="IO" w:date="2011-07-22T16:52:00Z" w:initials="IO">
    <w:p w14:paraId="3C96023F" w14:textId="77777777" w:rsidR="00C424D4" w:rsidRDefault="00C424D4" w:rsidP="00FD4C74">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6352" w:author="IO" w:date="2011-07-22T16:52:00Z" w:initials="IO">
    <w:p w14:paraId="6BFCDE5A" w14:textId="3CCB8E9F" w:rsidR="00C424D4" w:rsidRDefault="00C424D4">
      <w:pPr>
        <w:pStyle w:val="CommentText"/>
      </w:pPr>
      <w:r>
        <w:rPr>
          <w:rStyle w:val="CommentReference"/>
        </w:rPr>
        <w:annotationRef/>
      </w:r>
      <w:r>
        <w:t>Estaba al final de la visualización.</w:t>
      </w:r>
    </w:p>
  </w:comment>
  <w:comment w:id="6533" w:author="IO" w:date="2011-07-22T16:52:00Z" w:initials="IO">
    <w:p w14:paraId="7116E344" w14:textId="5283931C" w:rsidR="00C424D4" w:rsidRDefault="00C424D4">
      <w:pPr>
        <w:pStyle w:val="CommentText"/>
      </w:pPr>
      <w:r>
        <w:rPr>
          <w:rStyle w:val="CommentReference"/>
        </w:rPr>
        <w:annotationRef/>
      </w:r>
      <w:r>
        <w:t xml:space="preserve">Esto no parece muy lógico. Si se incrementa la velocidad en 10 entiendo que se habla del reloj de la simulación. Sólo si te refieres a la velocidad de las aeronaves esto </w:t>
      </w:r>
      <w:proofErr w:type="spellStart"/>
      <w:r>
        <w:t>tien</w:t>
      </w:r>
      <w:proofErr w:type="spellEnd"/>
      <w:r>
        <w:t xml:space="preserve"> sentido.</w:t>
      </w:r>
    </w:p>
  </w:comment>
  <w:comment w:id="6833" w:author="IO" w:date="2011-07-22T16:52:00Z" w:initials="IO">
    <w:p w14:paraId="623A2A8C" w14:textId="77777777" w:rsidR="00C424D4" w:rsidRDefault="00C424D4">
      <w:pPr>
        <w:pStyle w:val="CommentText"/>
      </w:pPr>
      <w:r>
        <w:rPr>
          <w:rStyle w:val="CommentReference"/>
        </w:rPr>
        <w:annotationRef/>
      </w:r>
      <w:r>
        <w:t>Para toda esta sección:</w:t>
      </w:r>
    </w:p>
    <w:p w14:paraId="3DD67874" w14:textId="77777777" w:rsidR="00C424D4" w:rsidRDefault="00C424D4" w:rsidP="001E6DD5">
      <w:pPr>
        <w:pStyle w:val="CommentText"/>
        <w:numPr>
          <w:ilvl w:val="0"/>
          <w:numId w:val="55"/>
        </w:numPr>
      </w:pPr>
      <w:r>
        <w:t>Agrupa las imágenes por pares. Los párrafos quedan tan pequeños y aislados que queda feo.</w:t>
      </w:r>
    </w:p>
    <w:p w14:paraId="0470F3A6" w14:textId="59587A47" w:rsidR="00C424D4" w:rsidRDefault="00C424D4" w:rsidP="001E6DD5">
      <w:pPr>
        <w:pStyle w:val="CommentText"/>
        <w:numPr>
          <w:ilvl w:val="0"/>
          <w:numId w:val="55"/>
        </w:numPr>
      </w:pPr>
      <w:r>
        <w:t>Todas las imágenes han de tener un texto como pie de foto. No se puede poner sólo “Figura Z”.</w:t>
      </w:r>
    </w:p>
    <w:p w14:paraId="673029ED" w14:textId="77777777" w:rsidR="00C424D4" w:rsidRDefault="00C424D4" w:rsidP="001E6DD5">
      <w:pPr>
        <w:pStyle w:val="CommentText"/>
        <w:numPr>
          <w:ilvl w:val="0"/>
          <w:numId w:val="55"/>
        </w:numPr>
      </w:pPr>
      <w:r>
        <w:t xml:space="preserve">Relaciona las observaciones con tus </w:t>
      </w:r>
      <w:proofErr w:type="spellStart"/>
      <w:r>
        <w:t>especificaicones</w:t>
      </w:r>
      <w:proofErr w:type="spellEnd"/>
      <w:r>
        <w:t>. Los pilotos con estrés tardan más en responder, porque es lo que ocurre en la realidad y así lo has incluido en tus modelos con la tarea X discutida en la Sección Y.</w:t>
      </w:r>
    </w:p>
    <w:p w14:paraId="269E15C1" w14:textId="7A2D33A5" w:rsidR="00C424D4" w:rsidRDefault="00C424D4" w:rsidP="001E6DD5">
      <w:pPr>
        <w:pStyle w:val="CommentText"/>
        <w:numPr>
          <w:ilvl w:val="0"/>
          <w:numId w:val="55"/>
        </w:numPr>
      </w:pPr>
      <w:r>
        <w:t>4) Utiliza los estilos marcados en el resto del artículo.</w:t>
      </w:r>
    </w:p>
  </w:comment>
  <w:comment w:id="7661" w:author="IO" w:date="2011-07-22T16:52:00Z" w:initials="IO">
    <w:p w14:paraId="071CD8F8" w14:textId="4AE90F78" w:rsidR="00C424D4" w:rsidRDefault="00C424D4">
      <w:pPr>
        <w:pStyle w:val="CommentText"/>
      </w:pPr>
      <w:r>
        <w:rPr>
          <w:rStyle w:val="CommentReference"/>
        </w:rPr>
        <w:annotationRef/>
      </w:r>
      <w:r>
        <w:t>Este es el tipo de indicaciones que pueden enlazar con tu especificación. Acompáñalas de referencias a las correspondientes secciones o figuras.</w:t>
      </w:r>
    </w:p>
  </w:comment>
  <w:comment w:id="8268" w:author="IO" w:date="2011-07-22T16:52:00Z" w:initials="IO">
    <w:p w14:paraId="5DBA0D44" w14:textId="074153CA" w:rsidR="00C424D4" w:rsidRDefault="00C424D4">
      <w:pPr>
        <w:pStyle w:val="CommentText"/>
      </w:pPr>
      <w:r>
        <w:rPr>
          <w:rStyle w:val="CommentReference"/>
        </w:rPr>
        <w:annotationRef/>
      </w:r>
      <w:r>
        <w:t>Poner nombre</w:t>
      </w:r>
    </w:p>
  </w:comment>
  <w:comment w:id="8485" w:author="IO" w:date="2011-07-22T16:52:00Z" w:initials="IO">
    <w:p w14:paraId="7C3FEFC0" w14:textId="1E56BF1C" w:rsidR="00C424D4" w:rsidRDefault="00C424D4">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5EE61F" w14:textId="77777777" w:rsidR="00AD79DB" w:rsidRDefault="00AD79DB" w:rsidP="00FE689F">
      <w:r>
        <w:separator/>
      </w:r>
    </w:p>
  </w:endnote>
  <w:endnote w:type="continuationSeparator" w:id="0">
    <w:p w14:paraId="4D113115" w14:textId="77777777" w:rsidR="00AD79DB" w:rsidRDefault="00AD79DB" w:rsidP="00FE689F">
      <w:r>
        <w:continuationSeparator/>
      </w:r>
    </w:p>
  </w:endnote>
  <w:endnote w:type="continuationNotice" w:id="1">
    <w:p w14:paraId="110219F4" w14:textId="77777777" w:rsidR="00AD79DB" w:rsidRDefault="00AD79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ItMS">
    <w:charset w:val="00"/>
    <w:family w:val="swiss"/>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2" w:author="Orion" w:date="2011-04-24T20:28:00Z"/>
  <w:sdt>
    <w:sdtPr>
      <w:id w:val="-948228162"/>
      <w:docPartObj>
        <w:docPartGallery w:val="Page Numbers (Bottom of Page)"/>
        <w:docPartUnique/>
      </w:docPartObj>
    </w:sdtPr>
    <w:sdtEndPr>
      <w:rPr>
        <w:noProof/>
      </w:rPr>
    </w:sdtEndPr>
    <w:sdtContent>
      <w:customXmlInsRangeEnd w:id="322"/>
      <w:p w14:paraId="0E6BB585" w14:textId="77777777" w:rsidR="00C424D4" w:rsidRDefault="00C424D4">
        <w:pPr>
          <w:pStyle w:val="Footer"/>
          <w:jc w:val="center"/>
          <w:rPr>
            <w:ins w:id="323" w:author="Orion" w:date="2011-04-24T20:28:00Z"/>
          </w:rPr>
        </w:pPr>
        <w:ins w:id="324" w:author="Orion" w:date="2011-04-24T20:29:00Z">
          <w:r>
            <w:fldChar w:fldCharType="begin"/>
          </w:r>
          <w:r>
            <w:instrText xml:space="preserve"> PAGE   \* MERGEFORMAT </w:instrText>
          </w:r>
          <w:r>
            <w:fldChar w:fldCharType="separate"/>
          </w:r>
        </w:ins>
        <w:r w:rsidR="0058108F">
          <w:rPr>
            <w:noProof/>
          </w:rPr>
          <w:t>33</w:t>
        </w:r>
        <w:ins w:id="325" w:author="Orion" w:date="2011-04-24T20:29:00Z">
          <w:r>
            <w:rPr>
              <w:noProof/>
            </w:rPr>
            <w:fldChar w:fldCharType="end"/>
          </w:r>
        </w:ins>
      </w:p>
      <w:customXmlInsRangeStart w:id="326" w:author="Orion" w:date="2011-04-24T20:28:00Z"/>
    </w:sdtContent>
  </w:sdt>
  <w:customXmlInsRangeEnd w:id="326"/>
  <w:p w14:paraId="551F620B" w14:textId="77777777" w:rsidR="00C424D4" w:rsidRDefault="00C424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A34FE8" w14:textId="77777777" w:rsidR="00AD79DB" w:rsidRDefault="00AD79DB" w:rsidP="00FE689F">
      <w:r>
        <w:separator/>
      </w:r>
    </w:p>
  </w:footnote>
  <w:footnote w:type="continuationSeparator" w:id="0">
    <w:p w14:paraId="060903E6" w14:textId="77777777" w:rsidR="00AD79DB" w:rsidRDefault="00AD79DB" w:rsidP="00FE689F">
      <w:r>
        <w:continuationSeparator/>
      </w:r>
    </w:p>
  </w:footnote>
  <w:footnote w:type="continuationNotice" w:id="1">
    <w:p w14:paraId="1B1C92C1" w14:textId="77777777" w:rsidR="00AD79DB" w:rsidRDefault="00AD79DB"/>
  </w:footnote>
  <w:footnote w:id="2">
    <w:p w14:paraId="4E79B475" w14:textId="68610240" w:rsidR="00C424D4" w:rsidRPr="00CF2C24" w:rsidRDefault="00C424D4" w:rsidP="00545B0D">
      <w:pPr>
        <w:pStyle w:val="FootnoteText"/>
        <w:rPr>
          <w:ins w:id="510" w:author="IO" w:date="2011-07-12T12:36:00Z"/>
          <w:lang w:val="es-ES"/>
        </w:rPr>
      </w:pPr>
      <w:r>
        <w:rPr>
          <w:rStyle w:val="FootnoteReference"/>
        </w:rPr>
        <w:footnoteRef/>
      </w:r>
      <w:r w:rsidRPr="00CF2C24">
        <w:rPr>
          <w:lang w:val="en-US"/>
        </w:rPr>
        <w:t xml:space="preserve"> </w:t>
      </w:r>
      <w:proofErr w:type="gramStart"/>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r w:rsidRPr="00CE37D7">
        <w:rPr>
          <w:lang w:val="en-US"/>
        </w:rPr>
        <w:t>.</w:t>
      </w:r>
      <w:proofErr w:type="gramEnd"/>
      <w:r w:rsidRPr="00CE37D7">
        <w:rPr>
          <w:lang w:val="en-US"/>
        </w:rPr>
        <w:t xml:space="preserve"> </w:t>
      </w:r>
      <w:proofErr w:type="spellStart"/>
      <w:r>
        <w:rPr>
          <w:lang w:val="es-ES"/>
        </w:rPr>
        <w:t>Eurocontrol</w:t>
      </w:r>
      <w:proofErr w:type="spellEnd"/>
      <w:r>
        <w:rPr>
          <w:lang w:val="es-ES"/>
        </w:rPr>
        <w:t xml:space="preserve"> es</w:t>
      </w:r>
      <w:r w:rsidRPr="003219FD">
        <w:t xml:space="preserve"> </w:t>
      </w:r>
      <w:r>
        <w:t xml:space="preserve">la organización internacional civil que planifica y controla </w:t>
      </w:r>
      <w:r w:rsidRPr="003219FD">
        <w:t xml:space="preserve">el tráfico aéreo en </w:t>
      </w:r>
      <w:proofErr w:type="spellStart"/>
      <w:r w:rsidRPr="003219FD">
        <w:t>Europa,co</w:t>
      </w:r>
      <w:proofErr w:type="spellEnd"/>
      <w:r w:rsidRPr="003219FD">
        <w:t xml:space="preserve"> aéreo en Europa,</w:t>
      </w:r>
    </w:p>
  </w:footnote>
  <w:footnote w:id="3">
    <w:p w14:paraId="2E0CC05A" w14:textId="77777777" w:rsidR="00C424D4" w:rsidRPr="00CF2C24" w:rsidRDefault="00C424D4"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C424D4" w:rsidRPr="00CF2C24" w:rsidRDefault="00C424D4"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C424D4" w:rsidRPr="006210B0" w:rsidRDefault="00C424D4">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C424D4" w:rsidRPr="00467946" w:rsidRDefault="00C424D4"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C424D4" w:rsidRPr="00493C58" w:rsidRDefault="00C424D4">
      <w:pPr>
        <w:pStyle w:val="FootnoteText"/>
        <w:rPr>
          <w:lang w:val="en-US"/>
        </w:rPr>
      </w:pPr>
      <w:r>
        <w:rPr>
          <w:rStyle w:val="FootnoteReference"/>
        </w:rPr>
        <w:footnoteRef/>
      </w:r>
      <w:r w:rsidRPr="00493C58">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C424D4" w:rsidRDefault="00C424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03A6410A"/>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6">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1"/>
  </w:num>
  <w:num w:numId="8">
    <w:abstractNumId w:val="21"/>
  </w:num>
  <w:num w:numId="9">
    <w:abstractNumId w:val="5"/>
  </w:num>
  <w:num w:numId="10">
    <w:abstractNumId w:val="42"/>
  </w:num>
  <w:num w:numId="11">
    <w:abstractNumId w:val="50"/>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num>
  <w:num w:numId="15">
    <w:abstractNumId w:val="52"/>
  </w:num>
  <w:num w:numId="16">
    <w:abstractNumId w:val="48"/>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39"/>
  </w:num>
  <w:num w:numId="25">
    <w:abstractNumId w:val="8"/>
  </w:num>
  <w:num w:numId="26">
    <w:abstractNumId w:val="13"/>
  </w:num>
  <w:num w:numId="27">
    <w:abstractNumId w:val="11"/>
  </w:num>
  <w:num w:numId="28">
    <w:abstractNumId w:val="54"/>
  </w:num>
  <w:num w:numId="29">
    <w:abstractNumId w:val="14"/>
  </w:num>
  <w:num w:numId="30">
    <w:abstractNumId w:val="29"/>
  </w:num>
  <w:num w:numId="31">
    <w:abstractNumId w:val="44"/>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1"/>
  </w:num>
  <w:num w:numId="41">
    <w:abstractNumId w:val="15"/>
  </w:num>
  <w:num w:numId="42">
    <w:abstractNumId w:val="49"/>
  </w:num>
  <w:num w:numId="43">
    <w:abstractNumId w:val="53"/>
  </w:num>
  <w:num w:numId="44">
    <w:abstractNumId w:val="47"/>
  </w:num>
  <w:num w:numId="45">
    <w:abstractNumId w:val="55"/>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6"/>
  </w:num>
  <w:num w:numId="55">
    <w:abstractNumId w:val="40"/>
  </w:num>
  <w:num w:numId="56">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10B0A"/>
    <w:rsid w:val="00011CB0"/>
    <w:rsid w:val="00012EF0"/>
    <w:rsid w:val="000137F4"/>
    <w:rsid w:val="000146FD"/>
    <w:rsid w:val="00016662"/>
    <w:rsid w:val="000175DE"/>
    <w:rsid w:val="00017F0C"/>
    <w:rsid w:val="00020020"/>
    <w:rsid w:val="00020E73"/>
    <w:rsid w:val="000227E4"/>
    <w:rsid w:val="00022B9B"/>
    <w:rsid w:val="000230BE"/>
    <w:rsid w:val="0002321F"/>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3D31"/>
    <w:rsid w:val="00033E0C"/>
    <w:rsid w:val="00034022"/>
    <w:rsid w:val="0003426F"/>
    <w:rsid w:val="00034B85"/>
    <w:rsid w:val="00035C87"/>
    <w:rsid w:val="00036186"/>
    <w:rsid w:val="000375FF"/>
    <w:rsid w:val="000409BF"/>
    <w:rsid w:val="00040C3D"/>
    <w:rsid w:val="0004193A"/>
    <w:rsid w:val="0004290C"/>
    <w:rsid w:val="00043008"/>
    <w:rsid w:val="000440C8"/>
    <w:rsid w:val="00044826"/>
    <w:rsid w:val="000448F8"/>
    <w:rsid w:val="00044CE9"/>
    <w:rsid w:val="00045599"/>
    <w:rsid w:val="00045C9C"/>
    <w:rsid w:val="000478A3"/>
    <w:rsid w:val="00047F45"/>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3FB"/>
    <w:rsid w:val="00075C61"/>
    <w:rsid w:val="00076129"/>
    <w:rsid w:val="00080145"/>
    <w:rsid w:val="000811B4"/>
    <w:rsid w:val="000816A6"/>
    <w:rsid w:val="00082449"/>
    <w:rsid w:val="00084737"/>
    <w:rsid w:val="00085086"/>
    <w:rsid w:val="00085242"/>
    <w:rsid w:val="000852AC"/>
    <w:rsid w:val="00085493"/>
    <w:rsid w:val="0008602D"/>
    <w:rsid w:val="0009077D"/>
    <w:rsid w:val="00090943"/>
    <w:rsid w:val="00092835"/>
    <w:rsid w:val="00093552"/>
    <w:rsid w:val="00093789"/>
    <w:rsid w:val="0009447C"/>
    <w:rsid w:val="0009461E"/>
    <w:rsid w:val="000947F2"/>
    <w:rsid w:val="000972B3"/>
    <w:rsid w:val="000977BC"/>
    <w:rsid w:val="000A07B8"/>
    <w:rsid w:val="000A0B76"/>
    <w:rsid w:val="000A0BA7"/>
    <w:rsid w:val="000A1AF1"/>
    <w:rsid w:val="000A2247"/>
    <w:rsid w:val="000A26F6"/>
    <w:rsid w:val="000A3369"/>
    <w:rsid w:val="000A3419"/>
    <w:rsid w:val="000A34F4"/>
    <w:rsid w:val="000A353D"/>
    <w:rsid w:val="000A487B"/>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76B"/>
    <w:rsid w:val="000C3948"/>
    <w:rsid w:val="000C4995"/>
    <w:rsid w:val="000C66C0"/>
    <w:rsid w:val="000D0A3D"/>
    <w:rsid w:val="000D0D24"/>
    <w:rsid w:val="000D0FE7"/>
    <w:rsid w:val="000D2F74"/>
    <w:rsid w:val="000D5529"/>
    <w:rsid w:val="000D5C43"/>
    <w:rsid w:val="000D70D3"/>
    <w:rsid w:val="000E1B42"/>
    <w:rsid w:val="000E1E15"/>
    <w:rsid w:val="000E2AA8"/>
    <w:rsid w:val="000E3773"/>
    <w:rsid w:val="000E47D2"/>
    <w:rsid w:val="000E668C"/>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0F25"/>
    <w:rsid w:val="001113F9"/>
    <w:rsid w:val="001120A7"/>
    <w:rsid w:val="00112FDE"/>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E33"/>
    <w:rsid w:val="00125E39"/>
    <w:rsid w:val="00126217"/>
    <w:rsid w:val="001262AB"/>
    <w:rsid w:val="00127157"/>
    <w:rsid w:val="00130DC7"/>
    <w:rsid w:val="00130F25"/>
    <w:rsid w:val="001322B9"/>
    <w:rsid w:val="001325BE"/>
    <w:rsid w:val="0013471B"/>
    <w:rsid w:val="001351D2"/>
    <w:rsid w:val="00135BE9"/>
    <w:rsid w:val="0013747B"/>
    <w:rsid w:val="00137657"/>
    <w:rsid w:val="00137DCB"/>
    <w:rsid w:val="00140686"/>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60B23"/>
    <w:rsid w:val="00160B52"/>
    <w:rsid w:val="00160DA1"/>
    <w:rsid w:val="00160E6E"/>
    <w:rsid w:val="00160F45"/>
    <w:rsid w:val="00160F80"/>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750F"/>
    <w:rsid w:val="00191E5D"/>
    <w:rsid w:val="001924DD"/>
    <w:rsid w:val="0019268C"/>
    <w:rsid w:val="00192B27"/>
    <w:rsid w:val="001932EA"/>
    <w:rsid w:val="00193F87"/>
    <w:rsid w:val="0019550B"/>
    <w:rsid w:val="0019649F"/>
    <w:rsid w:val="001973B6"/>
    <w:rsid w:val="0019781F"/>
    <w:rsid w:val="001A072A"/>
    <w:rsid w:val="001A1782"/>
    <w:rsid w:val="001A2EC8"/>
    <w:rsid w:val="001A3263"/>
    <w:rsid w:val="001A4B14"/>
    <w:rsid w:val="001A6151"/>
    <w:rsid w:val="001A6225"/>
    <w:rsid w:val="001A630E"/>
    <w:rsid w:val="001A6949"/>
    <w:rsid w:val="001A69E9"/>
    <w:rsid w:val="001B06FC"/>
    <w:rsid w:val="001B1802"/>
    <w:rsid w:val="001B21E2"/>
    <w:rsid w:val="001B2BBD"/>
    <w:rsid w:val="001B5CA8"/>
    <w:rsid w:val="001B61AA"/>
    <w:rsid w:val="001B6ECB"/>
    <w:rsid w:val="001B7D70"/>
    <w:rsid w:val="001C001A"/>
    <w:rsid w:val="001C0240"/>
    <w:rsid w:val="001C035E"/>
    <w:rsid w:val="001C06B4"/>
    <w:rsid w:val="001C0AA0"/>
    <w:rsid w:val="001C197E"/>
    <w:rsid w:val="001C220E"/>
    <w:rsid w:val="001C251A"/>
    <w:rsid w:val="001C2C09"/>
    <w:rsid w:val="001C313E"/>
    <w:rsid w:val="001C371D"/>
    <w:rsid w:val="001C37B5"/>
    <w:rsid w:val="001C3CF5"/>
    <w:rsid w:val="001C636D"/>
    <w:rsid w:val="001D0B36"/>
    <w:rsid w:val="001D111C"/>
    <w:rsid w:val="001D1141"/>
    <w:rsid w:val="001D1D11"/>
    <w:rsid w:val="001D2364"/>
    <w:rsid w:val="001D27C3"/>
    <w:rsid w:val="001D28BC"/>
    <w:rsid w:val="001D2C2B"/>
    <w:rsid w:val="001D38CF"/>
    <w:rsid w:val="001D4309"/>
    <w:rsid w:val="001D4363"/>
    <w:rsid w:val="001D5A64"/>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6BBC"/>
    <w:rsid w:val="001F6EAC"/>
    <w:rsid w:val="001F7EAC"/>
    <w:rsid w:val="001F7F0D"/>
    <w:rsid w:val="0020494C"/>
    <w:rsid w:val="00205B24"/>
    <w:rsid w:val="00205C50"/>
    <w:rsid w:val="002078B7"/>
    <w:rsid w:val="002100B5"/>
    <w:rsid w:val="00212437"/>
    <w:rsid w:val="00212C75"/>
    <w:rsid w:val="00214356"/>
    <w:rsid w:val="00216C93"/>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31460"/>
    <w:rsid w:val="00231845"/>
    <w:rsid w:val="00232CC8"/>
    <w:rsid w:val="00233DD2"/>
    <w:rsid w:val="00234823"/>
    <w:rsid w:val="00234DDA"/>
    <w:rsid w:val="00235C6B"/>
    <w:rsid w:val="00235E3F"/>
    <w:rsid w:val="00235EE7"/>
    <w:rsid w:val="00237F99"/>
    <w:rsid w:val="0024030D"/>
    <w:rsid w:val="0024129B"/>
    <w:rsid w:val="002415A2"/>
    <w:rsid w:val="00241E95"/>
    <w:rsid w:val="00242395"/>
    <w:rsid w:val="0024346B"/>
    <w:rsid w:val="0024411C"/>
    <w:rsid w:val="0024432B"/>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5A62"/>
    <w:rsid w:val="0027717A"/>
    <w:rsid w:val="00277823"/>
    <w:rsid w:val="0027784A"/>
    <w:rsid w:val="002800BB"/>
    <w:rsid w:val="002809A4"/>
    <w:rsid w:val="00280DF8"/>
    <w:rsid w:val="002810B1"/>
    <w:rsid w:val="00282451"/>
    <w:rsid w:val="0028425B"/>
    <w:rsid w:val="002849FC"/>
    <w:rsid w:val="00286F25"/>
    <w:rsid w:val="00287931"/>
    <w:rsid w:val="002909F2"/>
    <w:rsid w:val="00292B44"/>
    <w:rsid w:val="00292B7D"/>
    <w:rsid w:val="002930B4"/>
    <w:rsid w:val="00293C08"/>
    <w:rsid w:val="00293D27"/>
    <w:rsid w:val="00293FE0"/>
    <w:rsid w:val="002944E7"/>
    <w:rsid w:val="00295116"/>
    <w:rsid w:val="00295655"/>
    <w:rsid w:val="0029593A"/>
    <w:rsid w:val="00295A33"/>
    <w:rsid w:val="002966A1"/>
    <w:rsid w:val="002A2465"/>
    <w:rsid w:val="002A309E"/>
    <w:rsid w:val="002A3258"/>
    <w:rsid w:val="002A3510"/>
    <w:rsid w:val="002A384D"/>
    <w:rsid w:val="002A3F34"/>
    <w:rsid w:val="002A4FEC"/>
    <w:rsid w:val="002A64E7"/>
    <w:rsid w:val="002A730E"/>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6A"/>
    <w:rsid w:val="002C624F"/>
    <w:rsid w:val="002C6460"/>
    <w:rsid w:val="002C72A1"/>
    <w:rsid w:val="002C736C"/>
    <w:rsid w:val="002D058E"/>
    <w:rsid w:val="002D13A6"/>
    <w:rsid w:val="002D1A53"/>
    <w:rsid w:val="002D1D66"/>
    <w:rsid w:val="002D1E5C"/>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41B0"/>
    <w:rsid w:val="002E5073"/>
    <w:rsid w:val="002E64BB"/>
    <w:rsid w:val="002E6A70"/>
    <w:rsid w:val="002E7681"/>
    <w:rsid w:val="002E790F"/>
    <w:rsid w:val="002E7A74"/>
    <w:rsid w:val="002E7BDA"/>
    <w:rsid w:val="002E7F99"/>
    <w:rsid w:val="002F134A"/>
    <w:rsid w:val="002F2707"/>
    <w:rsid w:val="002F29C3"/>
    <w:rsid w:val="002F2CBC"/>
    <w:rsid w:val="002F3025"/>
    <w:rsid w:val="002F3D6F"/>
    <w:rsid w:val="002F41ED"/>
    <w:rsid w:val="002F5FB4"/>
    <w:rsid w:val="002F6CE4"/>
    <w:rsid w:val="002F7639"/>
    <w:rsid w:val="002F7A91"/>
    <w:rsid w:val="00301D83"/>
    <w:rsid w:val="00302296"/>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3874"/>
    <w:rsid w:val="003155A5"/>
    <w:rsid w:val="00316790"/>
    <w:rsid w:val="00317249"/>
    <w:rsid w:val="003176EB"/>
    <w:rsid w:val="00317CAD"/>
    <w:rsid w:val="00317F3A"/>
    <w:rsid w:val="00317FD4"/>
    <w:rsid w:val="003219FD"/>
    <w:rsid w:val="00322A05"/>
    <w:rsid w:val="00322EC8"/>
    <w:rsid w:val="00323F6E"/>
    <w:rsid w:val="0032576E"/>
    <w:rsid w:val="00326FD6"/>
    <w:rsid w:val="003270DC"/>
    <w:rsid w:val="00330738"/>
    <w:rsid w:val="0033227D"/>
    <w:rsid w:val="00334EDA"/>
    <w:rsid w:val="003357FA"/>
    <w:rsid w:val="00336BE3"/>
    <w:rsid w:val="003422A3"/>
    <w:rsid w:val="00342684"/>
    <w:rsid w:val="00343B72"/>
    <w:rsid w:val="00343CEF"/>
    <w:rsid w:val="003448BF"/>
    <w:rsid w:val="003457F6"/>
    <w:rsid w:val="003461F7"/>
    <w:rsid w:val="00346226"/>
    <w:rsid w:val="00346BD0"/>
    <w:rsid w:val="00347196"/>
    <w:rsid w:val="003471B9"/>
    <w:rsid w:val="00350660"/>
    <w:rsid w:val="00351174"/>
    <w:rsid w:val="003514AD"/>
    <w:rsid w:val="00351799"/>
    <w:rsid w:val="00351806"/>
    <w:rsid w:val="00352D6A"/>
    <w:rsid w:val="00352D7E"/>
    <w:rsid w:val="003530EE"/>
    <w:rsid w:val="0035314F"/>
    <w:rsid w:val="0035485D"/>
    <w:rsid w:val="00354EFA"/>
    <w:rsid w:val="003574A0"/>
    <w:rsid w:val="0036007B"/>
    <w:rsid w:val="00360FD2"/>
    <w:rsid w:val="00361DDA"/>
    <w:rsid w:val="00361F1B"/>
    <w:rsid w:val="00362024"/>
    <w:rsid w:val="00363095"/>
    <w:rsid w:val="00363517"/>
    <w:rsid w:val="00364573"/>
    <w:rsid w:val="00364ED4"/>
    <w:rsid w:val="00366188"/>
    <w:rsid w:val="00366B82"/>
    <w:rsid w:val="00367A45"/>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38FA"/>
    <w:rsid w:val="00383C70"/>
    <w:rsid w:val="00385748"/>
    <w:rsid w:val="00385BC1"/>
    <w:rsid w:val="00386CD6"/>
    <w:rsid w:val="0039176B"/>
    <w:rsid w:val="00392358"/>
    <w:rsid w:val="00392488"/>
    <w:rsid w:val="003926F0"/>
    <w:rsid w:val="00394A51"/>
    <w:rsid w:val="00394FFF"/>
    <w:rsid w:val="00395D09"/>
    <w:rsid w:val="00396BA8"/>
    <w:rsid w:val="00396E52"/>
    <w:rsid w:val="003A1EB2"/>
    <w:rsid w:val="003A342D"/>
    <w:rsid w:val="003A7D1F"/>
    <w:rsid w:val="003B0805"/>
    <w:rsid w:val="003B0A0A"/>
    <w:rsid w:val="003B2E3B"/>
    <w:rsid w:val="003B35CC"/>
    <w:rsid w:val="003B5356"/>
    <w:rsid w:val="003B5896"/>
    <w:rsid w:val="003B5EF7"/>
    <w:rsid w:val="003B77C2"/>
    <w:rsid w:val="003C05EA"/>
    <w:rsid w:val="003C15F1"/>
    <w:rsid w:val="003C22FC"/>
    <w:rsid w:val="003C27E3"/>
    <w:rsid w:val="003C3626"/>
    <w:rsid w:val="003C4F7E"/>
    <w:rsid w:val="003C556D"/>
    <w:rsid w:val="003C61DD"/>
    <w:rsid w:val="003C6203"/>
    <w:rsid w:val="003C6C91"/>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E04E6"/>
    <w:rsid w:val="003E084F"/>
    <w:rsid w:val="003E2115"/>
    <w:rsid w:val="003E25F4"/>
    <w:rsid w:val="003E2ECA"/>
    <w:rsid w:val="003E5207"/>
    <w:rsid w:val="003E525B"/>
    <w:rsid w:val="003E54EB"/>
    <w:rsid w:val="003E54EC"/>
    <w:rsid w:val="003E656B"/>
    <w:rsid w:val="003E72B9"/>
    <w:rsid w:val="003E78D2"/>
    <w:rsid w:val="003E7AA6"/>
    <w:rsid w:val="003F0B04"/>
    <w:rsid w:val="003F0E39"/>
    <w:rsid w:val="003F0E57"/>
    <w:rsid w:val="003F1EB8"/>
    <w:rsid w:val="003F4E3A"/>
    <w:rsid w:val="003F7628"/>
    <w:rsid w:val="003F7DFA"/>
    <w:rsid w:val="00400128"/>
    <w:rsid w:val="004007AD"/>
    <w:rsid w:val="004019A3"/>
    <w:rsid w:val="00402927"/>
    <w:rsid w:val="00403105"/>
    <w:rsid w:val="004031CD"/>
    <w:rsid w:val="004036ED"/>
    <w:rsid w:val="004040D0"/>
    <w:rsid w:val="00404C16"/>
    <w:rsid w:val="00405F7F"/>
    <w:rsid w:val="00405FC5"/>
    <w:rsid w:val="0041005A"/>
    <w:rsid w:val="00410B44"/>
    <w:rsid w:val="004117D6"/>
    <w:rsid w:val="00412A64"/>
    <w:rsid w:val="00414312"/>
    <w:rsid w:val="00414340"/>
    <w:rsid w:val="00414AE1"/>
    <w:rsid w:val="00415F96"/>
    <w:rsid w:val="004161FE"/>
    <w:rsid w:val="00416FF6"/>
    <w:rsid w:val="004172EF"/>
    <w:rsid w:val="0041786B"/>
    <w:rsid w:val="00417ACD"/>
    <w:rsid w:val="00417DB1"/>
    <w:rsid w:val="00417E14"/>
    <w:rsid w:val="00417FC8"/>
    <w:rsid w:val="004208A5"/>
    <w:rsid w:val="00421237"/>
    <w:rsid w:val="00426907"/>
    <w:rsid w:val="0042699C"/>
    <w:rsid w:val="0042795A"/>
    <w:rsid w:val="00430BD0"/>
    <w:rsid w:val="00430DFD"/>
    <w:rsid w:val="004310E2"/>
    <w:rsid w:val="00431346"/>
    <w:rsid w:val="0043167B"/>
    <w:rsid w:val="00431889"/>
    <w:rsid w:val="00431DBD"/>
    <w:rsid w:val="00431F18"/>
    <w:rsid w:val="00432D4C"/>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836"/>
    <w:rsid w:val="00452943"/>
    <w:rsid w:val="00454BEB"/>
    <w:rsid w:val="00455EC5"/>
    <w:rsid w:val="004567F9"/>
    <w:rsid w:val="004570B0"/>
    <w:rsid w:val="00457647"/>
    <w:rsid w:val="0046189B"/>
    <w:rsid w:val="004654A3"/>
    <w:rsid w:val="004668E7"/>
    <w:rsid w:val="00466BB7"/>
    <w:rsid w:val="00467946"/>
    <w:rsid w:val="004706C3"/>
    <w:rsid w:val="004721CC"/>
    <w:rsid w:val="00472327"/>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EE2"/>
    <w:rsid w:val="004902DC"/>
    <w:rsid w:val="0049076F"/>
    <w:rsid w:val="004913D5"/>
    <w:rsid w:val="00491715"/>
    <w:rsid w:val="00491A1B"/>
    <w:rsid w:val="00493C58"/>
    <w:rsid w:val="00496DC9"/>
    <w:rsid w:val="004971A7"/>
    <w:rsid w:val="00497A8C"/>
    <w:rsid w:val="004A0040"/>
    <w:rsid w:val="004A03F0"/>
    <w:rsid w:val="004A07AB"/>
    <w:rsid w:val="004A1DE4"/>
    <w:rsid w:val="004A2D2A"/>
    <w:rsid w:val="004A3736"/>
    <w:rsid w:val="004A637F"/>
    <w:rsid w:val="004A63FA"/>
    <w:rsid w:val="004A6F72"/>
    <w:rsid w:val="004A731D"/>
    <w:rsid w:val="004A750C"/>
    <w:rsid w:val="004A758F"/>
    <w:rsid w:val="004A7BDF"/>
    <w:rsid w:val="004B01EE"/>
    <w:rsid w:val="004B1C04"/>
    <w:rsid w:val="004B1DC4"/>
    <w:rsid w:val="004B2787"/>
    <w:rsid w:val="004B2C8B"/>
    <w:rsid w:val="004B5B9D"/>
    <w:rsid w:val="004B5D0F"/>
    <w:rsid w:val="004B6482"/>
    <w:rsid w:val="004B730B"/>
    <w:rsid w:val="004B7808"/>
    <w:rsid w:val="004C00D3"/>
    <w:rsid w:val="004C05E6"/>
    <w:rsid w:val="004C1D9D"/>
    <w:rsid w:val="004C3908"/>
    <w:rsid w:val="004C3FFA"/>
    <w:rsid w:val="004C4232"/>
    <w:rsid w:val="004C436E"/>
    <w:rsid w:val="004C462F"/>
    <w:rsid w:val="004C468C"/>
    <w:rsid w:val="004C625E"/>
    <w:rsid w:val="004C6681"/>
    <w:rsid w:val="004C67D2"/>
    <w:rsid w:val="004C7452"/>
    <w:rsid w:val="004C7C11"/>
    <w:rsid w:val="004D02F4"/>
    <w:rsid w:val="004D1B77"/>
    <w:rsid w:val="004D2204"/>
    <w:rsid w:val="004D2807"/>
    <w:rsid w:val="004D34F6"/>
    <w:rsid w:val="004D4758"/>
    <w:rsid w:val="004D480B"/>
    <w:rsid w:val="004D486D"/>
    <w:rsid w:val="004D5116"/>
    <w:rsid w:val="004D6059"/>
    <w:rsid w:val="004D60AE"/>
    <w:rsid w:val="004D650B"/>
    <w:rsid w:val="004D6716"/>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30F8"/>
    <w:rsid w:val="00503590"/>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F19"/>
    <w:rsid w:val="00524029"/>
    <w:rsid w:val="00524346"/>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309E"/>
    <w:rsid w:val="0055401D"/>
    <w:rsid w:val="00554717"/>
    <w:rsid w:val="005548E2"/>
    <w:rsid w:val="00554EC2"/>
    <w:rsid w:val="005561C1"/>
    <w:rsid w:val="00557A40"/>
    <w:rsid w:val="00562B75"/>
    <w:rsid w:val="005634A8"/>
    <w:rsid w:val="005639E1"/>
    <w:rsid w:val="00564716"/>
    <w:rsid w:val="00564738"/>
    <w:rsid w:val="0056483E"/>
    <w:rsid w:val="00564CEF"/>
    <w:rsid w:val="00565B01"/>
    <w:rsid w:val="005675F0"/>
    <w:rsid w:val="005700A8"/>
    <w:rsid w:val="0057098F"/>
    <w:rsid w:val="00570B50"/>
    <w:rsid w:val="00572076"/>
    <w:rsid w:val="00572D5D"/>
    <w:rsid w:val="005730EA"/>
    <w:rsid w:val="00573189"/>
    <w:rsid w:val="00575005"/>
    <w:rsid w:val="005750CD"/>
    <w:rsid w:val="00576265"/>
    <w:rsid w:val="00577C77"/>
    <w:rsid w:val="005809E4"/>
    <w:rsid w:val="00580B32"/>
    <w:rsid w:val="0058108F"/>
    <w:rsid w:val="00581DB9"/>
    <w:rsid w:val="00582A13"/>
    <w:rsid w:val="00582A7E"/>
    <w:rsid w:val="005838FD"/>
    <w:rsid w:val="00583AD1"/>
    <w:rsid w:val="005854A3"/>
    <w:rsid w:val="00586820"/>
    <w:rsid w:val="00586911"/>
    <w:rsid w:val="00587D28"/>
    <w:rsid w:val="00590A62"/>
    <w:rsid w:val="0059263D"/>
    <w:rsid w:val="0059419F"/>
    <w:rsid w:val="00595646"/>
    <w:rsid w:val="00596924"/>
    <w:rsid w:val="00596D3E"/>
    <w:rsid w:val="00597829"/>
    <w:rsid w:val="005979B7"/>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34AB"/>
    <w:rsid w:val="005F3D3E"/>
    <w:rsid w:val="005F406E"/>
    <w:rsid w:val="005F4AA9"/>
    <w:rsid w:val="005F6338"/>
    <w:rsid w:val="005F6A07"/>
    <w:rsid w:val="005F6D1B"/>
    <w:rsid w:val="005F6EEE"/>
    <w:rsid w:val="005F7014"/>
    <w:rsid w:val="005F70D1"/>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12B"/>
    <w:rsid w:val="00612633"/>
    <w:rsid w:val="00613E8A"/>
    <w:rsid w:val="0061463C"/>
    <w:rsid w:val="00614B59"/>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D1D"/>
    <w:rsid w:val="00627194"/>
    <w:rsid w:val="00630ABD"/>
    <w:rsid w:val="00631244"/>
    <w:rsid w:val="00631887"/>
    <w:rsid w:val="00631C72"/>
    <w:rsid w:val="00634C4D"/>
    <w:rsid w:val="00634CE4"/>
    <w:rsid w:val="00635CE1"/>
    <w:rsid w:val="00636576"/>
    <w:rsid w:val="006372C1"/>
    <w:rsid w:val="00637D0F"/>
    <w:rsid w:val="006403BD"/>
    <w:rsid w:val="00640527"/>
    <w:rsid w:val="0064385E"/>
    <w:rsid w:val="00645719"/>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164E"/>
    <w:rsid w:val="00662E18"/>
    <w:rsid w:val="00662F13"/>
    <w:rsid w:val="006635C9"/>
    <w:rsid w:val="006642ED"/>
    <w:rsid w:val="00665038"/>
    <w:rsid w:val="00665473"/>
    <w:rsid w:val="00667194"/>
    <w:rsid w:val="006675D3"/>
    <w:rsid w:val="00667749"/>
    <w:rsid w:val="00670FB8"/>
    <w:rsid w:val="0067203E"/>
    <w:rsid w:val="006720A8"/>
    <w:rsid w:val="00672DF8"/>
    <w:rsid w:val="0067605C"/>
    <w:rsid w:val="00676169"/>
    <w:rsid w:val="00677317"/>
    <w:rsid w:val="00680080"/>
    <w:rsid w:val="00680158"/>
    <w:rsid w:val="006806F8"/>
    <w:rsid w:val="00680DCF"/>
    <w:rsid w:val="006812B5"/>
    <w:rsid w:val="00682800"/>
    <w:rsid w:val="00683D22"/>
    <w:rsid w:val="0068438C"/>
    <w:rsid w:val="00684A17"/>
    <w:rsid w:val="00684FCD"/>
    <w:rsid w:val="00686F69"/>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C1A"/>
    <w:rsid w:val="006C100C"/>
    <w:rsid w:val="006C19FD"/>
    <w:rsid w:val="006C1FAC"/>
    <w:rsid w:val="006C23CB"/>
    <w:rsid w:val="006C274D"/>
    <w:rsid w:val="006C2BEF"/>
    <w:rsid w:val="006C3553"/>
    <w:rsid w:val="006C3985"/>
    <w:rsid w:val="006C77A1"/>
    <w:rsid w:val="006D1043"/>
    <w:rsid w:val="006D1793"/>
    <w:rsid w:val="006D2BA4"/>
    <w:rsid w:val="006D4D9D"/>
    <w:rsid w:val="006D55F6"/>
    <w:rsid w:val="006D58D7"/>
    <w:rsid w:val="006D7266"/>
    <w:rsid w:val="006D7F6D"/>
    <w:rsid w:val="006E06E2"/>
    <w:rsid w:val="006E10FB"/>
    <w:rsid w:val="006E27FE"/>
    <w:rsid w:val="006E3841"/>
    <w:rsid w:val="006E40E8"/>
    <w:rsid w:val="006E47BF"/>
    <w:rsid w:val="006E4CCD"/>
    <w:rsid w:val="006E60EE"/>
    <w:rsid w:val="006E6798"/>
    <w:rsid w:val="006F013B"/>
    <w:rsid w:val="006F05A1"/>
    <w:rsid w:val="006F0630"/>
    <w:rsid w:val="006F1AB6"/>
    <w:rsid w:val="006F1AED"/>
    <w:rsid w:val="006F1C76"/>
    <w:rsid w:val="006F5A50"/>
    <w:rsid w:val="006F5FC4"/>
    <w:rsid w:val="006F7A2E"/>
    <w:rsid w:val="006F7C92"/>
    <w:rsid w:val="00700445"/>
    <w:rsid w:val="00701EAF"/>
    <w:rsid w:val="00701F0A"/>
    <w:rsid w:val="007027C6"/>
    <w:rsid w:val="007047B7"/>
    <w:rsid w:val="00704C25"/>
    <w:rsid w:val="0070664C"/>
    <w:rsid w:val="0070702D"/>
    <w:rsid w:val="00707AC4"/>
    <w:rsid w:val="00707DF0"/>
    <w:rsid w:val="00707F44"/>
    <w:rsid w:val="00707FD7"/>
    <w:rsid w:val="007102F1"/>
    <w:rsid w:val="00710470"/>
    <w:rsid w:val="0071072E"/>
    <w:rsid w:val="00711AB0"/>
    <w:rsid w:val="00711D6D"/>
    <w:rsid w:val="00714146"/>
    <w:rsid w:val="00714387"/>
    <w:rsid w:val="0071557E"/>
    <w:rsid w:val="007176BD"/>
    <w:rsid w:val="00717CAE"/>
    <w:rsid w:val="0072018D"/>
    <w:rsid w:val="00720906"/>
    <w:rsid w:val="00720AD8"/>
    <w:rsid w:val="00721F6B"/>
    <w:rsid w:val="0072223B"/>
    <w:rsid w:val="00722565"/>
    <w:rsid w:val="00722FBD"/>
    <w:rsid w:val="00723844"/>
    <w:rsid w:val="00723DA9"/>
    <w:rsid w:val="00724A09"/>
    <w:rsid w:val="00725F6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1207"/>
    <w:rsid w:val="00742A60"/>
    <w:rsid w:val="0074398B"/>
    <w:rsid w:val="00743A34"/>
    <w:rsid w:val="007443D9"/>
    <w:rsid w:val="00744445"/>
    <w:rsid w:val="0074570F"/>
    <w:rsid w:val="00745C22"/>
    <w:rsid w:val="007467D6"/>
    <w:rsid w:val="00747FD0"/>
    <w:rsid w:val="007508B1"/>
    <w:rsid w:val="00750D72"/>
    <w:rsid w:val="0075199D"/>
    <w:rsid w:val="00752094"/>
    <w:rsid w:val="00752369"/>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056"/>
    <w:rsid w:val="0077135C"/>
    <w:rsid w:val="00771467"/>
    <w:rsid w:val="007727B8"/>
    <w:rsid w:val="00780786"/>
    <w:rsid w:val="00780A10"/>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746A"/>
    <w:rsid w:val="00797AC4"/>
    <w:rsid w:val="007A314F"/>
    <w:rsid w:val="007A3596"/>
    <w:rsid w:val="007A3C49"/>
    <w:rsid w:val="007A50A6"/>
    <w:rsid w:val="007A6126"/>
    <w:rsid w:val="007A61F8"/>
    <w:rsid w:val="007A6E14"/>
    <w:rsid w:val="007A7012"/>
    <w:rsid w:val="007A77E9"/>
    <w:rsid w:val="007B0282"/>
    <w:rsid w:val="007B05E6"/>
    <w:rsid w:val="007B102A"/>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61C"/>
    <w:rsid w:val="007C6E99"/>
    <w:rsid w:val="007C74FC"/>
    <w:rsid w:val="007C77CF"/>
    <w:rsid w:val="007D039A"/>
    <w:rsid w:val="007D03A0"/>
    <w:rsid w:val="007D0567"/>
    <w:rsid w:val="007D0738"/>
    <w:rsid w:val="007D1457"/>
    <w:rsid w:val="007D29F5"/>
    <w:rsid w:val="007D3930"/>
    <w:rsid w:val="007D4BE4"/>
    <w:rsid w:val="007D6413"/>
    <w:rsid w:val="007D7A84"/>
    <w:rsid w:val="007E0F20"/>
    <w:rsid w:val="007E13FE"/>
    <w:rsid w:val="007E2201"/>
    <w:rsid w:val="007E223D"/>
    <w:rsid w:val="007E25BC"/>
    <w:rsid w:val="007E2B1E"/>
    <w:rsid w:val="007E2F0B"/>
    <w:rsid w:val="007E34BD"/>
    <w:rsid w:val="007E370E"/>
    <w:rsid w:val="007E4A73"/>
    <w:rsid w:val="007E4A77"/>
    <w:rsid w:val="007E500F"/>
    <w:rsid w:val="007E68F3"/>
    <w:rsid w:val="007E7D46"/>
    <w:rsid w:val="007F0601"/>
    <w:rsid w:val="007F121F"/>
    <w:rsid w:val="007F1F70"/>
    <w:rsid w:val="007F1FB0"/>
    <w:rsid w:val="007F1FD0"/>
    <w:rsid w:val="007F2210"/>
    <w:rsid w:val="007F26F5"/>
    <w:rsid w:val="007F2D09"/>
    <w:rsid w:val="007F2D16"/>
    <w:rsid w:val="007F5B75"/>
    <w:rsid w:val="007F6D94"/>
    <w:rsid w:val="00801B46"/>
    <w:rsid w:val="0080393A"/>
    <w:rsid w:val="00803C40"/>
    <w:rsid w:val="00803D46"/>
    <w:rsid w:val="00804268"/>
    <w:rsid w:val="00804B07"/>
    <w:rsid w:val="0080539F"/>
    <w:rsid w:val="00810DE4"/>
    <w:rsid w:val="00811D35"/>
    <w:rsid w:val="0081251E"/>
    <w:rsid w:val="008146AB"/>
    <w:rsid w:val="008167B0"/>
    <w:rsid w:val="00816AA0"/>
    <w:rsid w:val="00816D50"/>
    <w:rsid w:val="00817978"/>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518D"/>
    <w:rsid w:val="00836ADF"/>
    <w:rsid w:val="00837887"/>
    <w:rsid w:val="00841674"/>
    <w:rsid w:val="008419B7"/>
    <w:rsid w:val="00842B5D"/>
    <w:rsid w:val="00845610"/>
    <w:rsid w:val="00845EFF"/>
    <w:rsid w:val="00846237"/>
    <w:rsid w:val="00847052"/>
    <w:rsid w:val="00850085"/>
    <w:rsid w:val="00850191"/>
    <w:rsid w:val="00851C56"/>
    <w:rsid w:val="00852400"/>
    <w:rsid w:val="008534DF"/>
    <w:rsid w:val="008537A0"/>
    <w:rsid w:val="0085399E"/>
    <w:rsid w:val="00853A51"/>
    <w:rsid w:val="00856212"/>
    <w:rsid w:val="008607A3"/>
    <w:rsid w:val="00860B81"/>
    <w:rsid w:val="008620BA"/>
    <w:rsid w:val="0086389D"/>
    <w:rsid w:val="00863EFF"/>
    <w:rsid w:val="0086481D"/>
    <w:rsid w:val="00867C53"/>
    <w:rsid w:val="00867F92"/>
    <w:rsid w:val="008707D8"/>
    <w:rsid w:val="00871CB9"/>
    <w:rsid w:val="0087447B"/>
    <w:rsid w:val="0087487E"/>
    <w:rsid w:val="00875355"/>
    <w:rsid w:val="008759A0"/>
    <w:rsid w:val="00875F46"/>
    <w:rsid w:val="00877091"/>
    <w:rsid w:val="008804A5"/>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D35"/>
    <w:rsid w:val="008A1F38"/>
    <w:rsid w:val="008A31BB"/>
    <w:rsid w:val="008A45E5"/>
    <w:rsid w:val="008A468B"/>
    <w:rsid w:val="008A476D"/>
    <w:rsid w:val="008A4BB4"/>
    <w:rsid w:val="008A5773"/>
    <w:rsid w:val="008A5A10"/>
    <w:rsid w:val="008A5EFB"/>
    <w:rsid w:val="008A6359"/>
    <w:rsid w:val="008B37A3"/>
    <w:rsid w:val="008B381C"/>
    <w:rsid w:val="008B4420"/>
    <w:rsid w:val="008B5337"/>
    <w:rsid w:val="008B573E"/>
    <w:rsid w:val="008B5B3B"/>
    <w:rsid w:val="008B712C"/>
    <w:rsid w:val="008B718D"/>
    <w:rsid w:val="008B7324"/>
    <w:rsid w:val="008C063E"/>
    <w:rsid w:val="008C17BE"/>
    <w:rsid w:val="008C1B17"/>
    <w:rsid w:val="008C1C4B"/>
    <w:rsid w:val="008C1E27"/>
    <w:rsid w:val="008C387F"/>
    <w:rsid w:val="008C3AC6"/>
    <w:rsid w:val="008C3B19"/>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101E6"/>
    <w:rsid w:val="0091035F"/>
    <w:rsid w:val="009105D2"/>
    <w:rsid w:val="00912510"/>
    <w:rsid w:val="009137BD"/>
    <w:rsid w:val="00914129"/>
    <w:rsid w:val="0091427E"/>
    <w:rsid w:val="009143CB"/>
    <w:rsid w:val="00915465"/>
    <w:rsid w:val="00916CAF"/>
    <w:rsid w:val="00917890"/>
    <w:rsid w:val="00917996"/>
    <w:rsid w:val="00920191"/>
    <w:rsid w:val="009214D0"/>
    <w:rsid w:val="0092169C"/>
    <w:rsid w:val="00921CD8"/>
    <w:rsid w:val="00922620"/>
    <w:rsid w:val="00923C11"/>
    <w:rsid w:val="00924354"/>
    <w:rsid w:val="0092440F"/>
    <w:rsid w:val="009258BC"/>
    <w:rsid w:val="00925C0E"/>
    <w:rsid w:val="00927826"/>
    <w:rsid w:val="00927B11"/>
    <w:rsid w:val="00930B66"/>
    <w:rsid w:val="0093115C"/>
    <w:rsid w:val="00932394"/>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612"/>
    <w:rsid w:val="009447DD"/>
    <w:rsid w:val="00944C75"/>
    <w:rsid w:val="009476C4"/>
    <w:rsid w:val="00947D81"/>
    <w:rsid w:val="00950349"/>
    <w:rsid w:val="00950A84"/>
    <w:rsid w:val="00950B67"/>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3F4A"/>
    <w:rsid w:val="0097421B"/>
    <w:rsid w:val="009744F0"/>
    <w:rsid w:val="00974AB5"/>
    <w:rsid w:val="00974D20"/>
    <w:rsid w:val="00976350"/>
    <w:rsid w:val="00976B61"/>
    <w:rsid w:val="009806A5"/>
    <w:rsid w:val="00981208"/>
    <w:rsid w:val="00981AD2"/>
    <w:rsid w:val="00982289"/>
    <w:rsid w:val="009823A4"/>
    <w:rsid w:val="00983828"/>
    <w:rsid w:val="00985670"/>
    <w:rsid w:val="009864B4"/>
    <w:rsid w:val="0099015C"/>
    <w:rsid w:val="009910BB"/>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0C6F"/>
    <w:rsid w:val="009B2C6D"/>
    <w:rsid w:val="009B38D2"/>
    <w:rsid w:val="009B4835"/>
    <w:rsid w:val="009B4916"/>
    <w:rsid w:val="009B4A08"/>
    <w:rsid w:val="009B4AE3"/>
    <w:rsid w:val="009B5707"/>
    <w:rsid w:val="009B599B"/>
    <w:rsid w:val="009B648C"/>
    <w:rsid w:val="009B6936"/>
    <w:rsid w:val="009B7250"/>
    <w:rsid w:val="009B75DF"/>
    <w:rsid w:val="009C055D"/>
    <w:rsid w:val="009C2300"/>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D6C96"/>
    <w:rsid w:val="009E02FC"/>
    <w:rsid w:val="009E0357"/>
    <w:rsid w:val="009E2258"/>
    <w:rsid w:val="009E42B3"/>
    <w:rsid w:val="009E51CA"/>
    <w:rsid w:val="009E5D38"/>
    <w:rsid w:val="009E6838"/>
    <w:rsid w:val="009E69E7"/>
    <w:rsid w:val="009E69E8"/>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F0A"/>
    <w:rsid w:val="00A41695"/>
    <w:rsid w:val="00A42AE3"/>
    <w:rsid w:val="00A433DF"/>
    <w:rsid w:val="00A460F7"/>
    <w:rsid w:val="00A47B5B"/>
    <w:rsid w:val="00A50F6D"/>
    <w:rsid w:val="00A52A01"/>
    <w:rsid w:val="00A5362C"/>
    <w:rsid w:val="00A539AE"/>
    <w:rsid w:val="00A53E6B"/>
    <w:rsid w:val="00A54766"/>
    <w:rsid w:val="00A56841"/>
    <w:rsid w:val="00A570A7"/>
    <w:rsid w:val="00A57397"/>
    <w:rsid w:val="00A605C4"/>
    <w:rsid w:val="00A613A1"/>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875D1"/>
    <w:rsid w:val="00A90417"/>
    <w:rsid w:val="00A911AA"/>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1FF1"/>
    <w:rsid w:val="00AC253C"/>
    <w:rsid w:val="00AC26B7"/>
    <w:rsid w:val="00AC33B1"/>
    <w:rsid w:val="00AC375C"/>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D79DB"/>
    <w:rsid w:val="00AE09AC"/>
    <w:rsid w:val="00AE0B62"/>
    <w:rsid w:val="00AE10E4"/>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C54"/>
    <w:rsid w:val="00B0652D"/>
    <w:rsid w:val="00B06AD8"/>
    <w:rsid w:val="00B075B1"/>
    <w:rsid w:val="00B10BE2"/>
    <w:rsid w:val="00B12222"/>
    <w:rsid w:val="00B12599"/>
    <w:rsid w:val="00B13F9D"/>
    <w:rsid w:val="00B14154"/>
    <w:rsid w:val="00B16A68"/>
    <w:rsid w:val="00B170A4"/>
    <w:rsid w:val="00B17D54"/>
    <w:rsid w:val="00B212CC"/>
    <w:rsid w:val="00B21924"/>
    <w:rsid w:val="00B22403"/>
    <w:rsid w:val="00B22AA3"/>
    <w:rsid w:val="00B238D2"/>
    <w:rsid w:val="00B25AB5"/>
    <w:rsid w:val="00B26321"/>
    <w:rsid w:val="00B26A41"/>
    <w:rsid w:val="00B26D0E"/>
    <w:rsid w:val="00B34D72"/>
    <w:rsid w:val="00B351E6"/>
    <w:rsid w:val="00B35340"/>
    <w:rsid w:val="00B35374"/>
    <w:rsid w:val="00B3572B"/>
    <w:rsid w:val="00B366E8"/>
    <w:rsid w:val="00B376F0"/>
    <w:rsid w:val="00B37CFC"/>
    <w:rsid w:val="00B409CB"/>
    <w:rsid w:val="00B409CD"/>
    <w:rsid w:val="00B426FD"/>
    <w:rsid w:val="00B428E6"/>
    <w:rsid w:val="00B42FC5"/>
    <w:rsid w:val="00B430A2"/>
    <w:rsid w:val="00B44765"/>
    <w:rsid w:val="00B45F7C"/>
    <w:rsid w:val="00B46344"/>
    <w:rsid w:val="00B465AD"/>
    <w:rsid w:val="00B46823"/>
    <w:rsid w:val="00B46A9D"/>
    <w:rsid w:val="00B47B07"/>
    <w:rsid w:val="00B50C73"/>
    <w:rsid w:val="00B5193F"/>
    <w:rsid w:val="00B51E8E"/>
    <w:rsid w:val="00B51FD8"/>
    <w:rsid w:val="00B525F1"/>
    <w:rsid w:val="00B537AD"/>
    <w:rsid w:val="00B54EA2"/>
    <w:rsid w:val="00B557AB"/>
    <w:rsid w:val="00B56A1D"/>
    <w:rsid w:val="00B57D58"/>
    <w:rsid w:val="00B57D77"/>
    <w:rsid w:val="00B60C6C"/>
    <w:rsid w:val="00B61166"/>
    <w:rsid w:val="00B612F3"/>
    <w:rsid w:val="00B61CD5"/>
    <w:rsid w:val="00B63D63"/>
    <w:rsid w:val="00B65148"/>
    <w:rsid w:val="00B65CCA"/>
    <w:rsid w:val="00B65F96"/>
    <w:rsid w:val="00B700BE"/>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C7A"/>
    <w:rsid w:val="00B90F57"/>
    <w:rsid w:val="00B92530"/>
    <w:rsid w:val="00B927F0"/>
    <w:rsid w:val="00B937FD"/>
    <w:rsid w:val="00B946E5"/>
    <w:rsid w:val="00B956B1"/>
    <w:rsid w:val="00B9577A"/>
    <w:rsid w:val="00B95DA9"/>
    <w:rsid w:val="00BA0B6A"/>
    <w:rsid w:val="00BA1157"/>
    <w:rsid w:val="00BA1340"/>
    <w:rsid w:val="00BA2C59"/>
    <w:rsid w:val="00BA2DEE"/>
    <w:rsid w:val="00BA4B94"/>
    <w:rsid w:val="00BA6A36"/>
    <w:rsid w:val="00BA6AF5"/>
    <w:rsid w:val="00BA7887"/>
    <w:rsid w:val="00BB0E33"/>
    <w:rsid w:val="00BB1765"/>
    <w:rsid w:val="00BB383D"/>
    <w:rsid w:val="00BB443A"/>
    <w:rsid w:val="00BB78C3"/>
    <w:rsid w:val="00BC29DB"/>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86E"/>
    <w:rsid w:val="00BF7E23"/>
    <w:rsid w:val="00C00C15"/>
    <w:rsid w:val="00C00E54"/>
    <w:rsid w:val="00C038CA"/>
    <w:rsid w:val="00C04F41"/>
    <w:rsid w:val="00C0579F"/>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6229"/>
    <w:rsid w:val="00C265B1"/>
    <w:rsid w:val="00C26EB8"/>
    <w:rsid w:val="00C27AE0"/>
    <w:rsid w:val="00C3081D"/>
    <w:rsid w:val="00C3088F"/>
    <w:rsid w:val="00C312EE"/>
    <w:rsid w:val="00C31654"/>
    <w:rsid w:val="00C3208D"/>
    <w:rsid w:val="00C333A5"/>
    <w:rsid w:val="00C337A2"/>
    <w:rsid w:val="00C345B3"/>
    <w:rsid w:val="00C34755"/>
    <w:rsid w:val="00C34D93"/>
    <w:rsid w:val="00C35C0A"/>
    <w:rsid w:val="00C36118"/>
    <w:rsid w:val="00C37A16"/>
    <w:rsid w:val="00C41DC9"/>
    <w:rsid w:val="00C424D4"/>
    <w:rsid w:val="00C42916"/>
    <w:rsid w:val="00C44607"/>
    <w:rsid w:val="00C45828"/>
    <w:rsid w:val="00C45A20"/>
    <w:rsid w:val="00C46FE5"/>
    <w:rsid w:val="00C47160"/>
    <w:rsid w:val="00C474C1"/>
    <w:rsid w:val="00C47547"/>
    <w:rsid w:val="00C47587"/>
    <w:rsid w:val="00C50AAA"/>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7EE"/>
    <w:rsid w:val="00C85B1A"/>
    <w:rsid w:val="00C86240"/>
    <w:rsid w:val="00C901F9"/>
    <w:rsid w:val="00C9069F"/>
    <w:rsid w:val="00C910CE"/>
    <w:rsid w:val="00C91DD8"/>
    <w:rsid w:val="00C9245E"/>
    <w:rsid w:val="00C9246C"/>
    <w:rsid w:val="00C92613"/>
    <w:rsid w:val="00C934AE"/>
    <w:rsid w:val="00C94545"/>
    <w:rsid w:val="00C947C8"/>
    <w:rsid w:val="00C95C87"/>
    <w:rsid w:val="00C96C94"/>
    <w:rsid w:val="00C97C9B"/>
    <w:rsid w:val="00CA14F6"/>
    <w:rsid w:val="00CA1F3A"/>
    <w:rsid w:val="00CA4456"/>
    <w:rsid w:val="00CA4800"/>
    <w:rsid w:val="00CA65E4"/>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413"/>
    <w:rsid w:val="00CC7583"/>
    <w:rsid w:val="00CD15E8"/>
    <w:rsid w:val="00CD17FE"/>
    <w:rsid w:val="00CD2614"/>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330D"/>
    <w:rsid w:val="00D246C8"/>
    <w:rsid w:val="00D2584F"/>
    <w:rsid w:val="00D261CF"/>
    <w:rsid w:val="00D27941"/>
    <w:rsid w:val="00D310AA"/>
    <w:rsid w:val="00D313E7"/>
    <w:rsid w:val="00D32675"/>
    <w:rsid w:val="00D326A2"/>
    <w:rsid w:val="00D32A18"/>
    <w:rsid w:val="00D33F86"/>
    <w:rsid w:val="00D34328"/>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2B4"/>
    <w:rsid w:val="00D75609"/>
    <w:rsid w:val="00D76017"/>
    <w:rsid w:val="00D7658E"/>
    <w:rsid w:val="00D77207"/>
    <w:rsid w:val="00D777A5"/>
    <w:rsid w:val="00D77B45"/>
    <w:rsid w:val="00D77EA3"/>
    <w:rsid w:val="00D809B5"/>
    <w:rsid w:val="00D83123"/>
    <w:rsid w:val="00D83A8B"/>
    <w:rsid w:val="00D84E0F"/>
    <w:rsid w:val="00D85C11"/>
    <w:rsid w:val="00D873A4"/>
    <w:rsid w:val="00D9030C"/>
    <w:rsid w:val="00D90BA4"/>
    <w:rsid w:val="00D92301"/>
    <w:rsid w:val="00D92DB1"/>
    <w:rsid w:val="00D93821"/>
    <w:rsid w:val="00D95065"/>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42A"/>
    <w:rsid w:val="00DB0719"/>
    <w:rsid w:val="00DB0C5E"/>
    <w:rsid w:val="00DB1818"/>
    <w:rsid w:val="00DB19F4"/>
    <w:rsid w:val="00DB235F"/>
    <w:rsid w:val="00DB4D1B"/>
    <w:rsid w:val="00DB602A"/>
    <w:rsid w:val="00DB78C3"/>
    <w:rsid w:val="00DB7DEA"/>
    <w:rsid w:val="00DC021D"/>
    <w:rsid w:val="00DC26C8"/>
    <w:rsid w:val="00DC36FC"/>
    <w:rsid w:val="00DC4615"/>
    <w:rsid w:val="00DC5C66"/>
    <w:rsid w:val="00DC6F39"/>
    <w:rsid w:val="00DD02EE"/>
    <w:rsid w:val="00DD0451"/>
    <w:rsid w:val="00DD0E79"/>
    <w:rsid w:val="00DD3950"/>
    <w:rsid w:val="00DD4556"/>
    <w:rsid w:val="00DD50C9"/>
    <w:rsid w:val="00DD5452"/>
    <w:rsid w:val="00DD56C9"/>
    <w:rsid w:val="00DD5C41"/>
    <w:rsid w:val="00DD77B4"/>
    <w:rsid w:val="00DD79DB"/>
    <w:rsid w:val="00DE0993"/>
    <w:rsid w:val="00DE10A1"/>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790"/>
    <w:rsid w:val="00DF7851"/>
    <w:rsid w:val="00E011F0"/>
    <w:rsid w:val="00E026E0"/>
    <w:rsid w:val="00E028B5"/>
    <w:rsid w:val="00E04976"/>
    <w:rsid w:val="00E04C65"/>
    <w:rsid w:val="00E056FD"/>
    <w:rsid w:val="00E07A3E"/>
    <w:rsid w:val="00E10B6C"/>
    <w:rsid w:val="00E11899"/>
    <w:rsid w:val="00E11A05"/>
    <w:rsid w:val="00E11ABF"/>
    <w:rsid w:val="00E11C83"/>
    <w:rsid w:val="00E11F89"/>
    <w:rsid w:val="00E20B71"/>
    <w:rsid w:val="00E21338"/>
    <w:rsid w:val="00E2191C"/>
    <w:rsid w:val="00E22278"/>
    <w:rsid w:val="00E22EE6"/>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4F9E"/>
    <w:rsid w:val="00E36312"/>
    <w:rsid w:val="00E36986"/>
    <w:rsid w:val="00E36BE5"/>
    <w:rsid w:val="00E372C4"/>
    <w:rsid w:val="00E37516"/>
    <w:rsid w:val="00E4125F"/>
    <w:rsid w:val="00E41C4D"/>
    <w:rsid w:val="00E42A79"/>
    <w:rsid w:val="00E4313C"/>
    <w:rsid w:val="00E43333"/>
    <w:rsid w:val="00E434CF"/>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CFB"/>
    <w:rsid w:val="00E55EED"/>
    <w:rsid w:val="00E604A1"/>
    <w:rsid w:val="00E617DB"/>
    <w:rsid w:val="00E61851"/>
    <w:rsid w:val="00E622AF"/>
    <w:rsid w:val="00E639D6"/>
    <w:rsid w:val="00E640F6"/>
    <w:rsid w:val="00E645A2"/>
    <w:rsid w:val="00E6470D"/>
    <w:rsid w:val="00E64CCB"/>
    <w:rsid w:val="00E668D6"/>
    <w:rsid w:val="00E669EC"/>
    <w:rsid w:val="00E6712A"/>
    <w:rsid w:val="00E70231"/>
    <w:rsid w:val="00E702E1"/>
    <w:rsid w:val="00E70BCF"/>
    <w:rsid w:val="00E71969"/>
    <w:rsid w:val="00E7239A"/>
    <w:rsid w:val="00E7267F"/>
    <w:rsid w:val="00E73A8E"/>
    <w:rsid w:val="00E75935"/>
    <w:rsid w:val="00E75AD4"/>
    <w:rsid w:val="00E7650F"/>
    <w:rsid w:val="00E77925"/>
    <w:rsid w:val="00E8071A"/>
    <w:rsid w:val="00E81743"/>
    <w:rsid w:val="00E84CCE"/>
    <w:rsid w:val="00E86135"/>
    <w:rsid w:val="00E87CD1"/>
    <w:rsid w:val="00E87D16"/>
    <w:rsid w:val="00E903B4"/>
    <w:rsid w:val="00E9075B"/>
    <w:rsid w:val="00E9193E"/>
    <w:rsid w:val="00E92261"/>
    <w:rsid w:val="00E922DE"/>
    <w:rsid w:val="00E92660"/>
    <w:rsid w:val="00E92E5A"/>
    <w:rsid w:val="00E93E99"/>
    <w:rsid w:val="00E944D0"/>
    <w:rsid w:val="00E95B32"/>
    <w:rsid w:val="00E9657F"/>
    <w:rsid w:val="00E975C2"/>
    <w:rsid w:val="00EA072B"/>
    <w:rsid w:val="00EA072C"/>
    <w:rsid w:val="00EA225F"/>
    <w:rsid w:val="00EA2DF8"/>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80"/>
    <w:rsid w:val="00EB451E"/>
    <w:rsid w:val="00EB499E"/>
    <w:rsid w:val="00EB4B4C"/>
    <w:rsid w:val="00EB5B8E"/>
    <w:rsid w:val="00EB5BE1"/>
    <w:rsid w:val="00EB751C"/>
    <w:rsid w:val="00EC0641"/>
    <w:rsid w:val="00EC17D1"/>
    <w:rsid w:val="00EC1A4F"/>
    <w:rsid w:val="00EC2D90"/>
    <w:rsid w:val="00EC4B15"/>
    <w:rsid w:val="00EC4E53"/>
    <w:rsid w:val="00EC52DF"/>
    <w:rsid w:val="00EC544F"/>
    <w:rsid w:val="00EC5D9F"/>
    <w:rsid w:val="00EC6306"/>
    <w:rsid w:val="00EC733D"/>
    <w:rsid w:val="00ED0467"/>
    <w:rsid w:val="00ED0A17"/>
    <w:rsid w:val="00ED12B2"/>
    <w:rsid w:val="00ED143B"/>
    <w:rsid w:val="00ED3604"/>
    <w:rsid w:val="00ED5457"/>
    <w:rsid w:val="00ED5781"/>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481D"/>
    <w:rsid w:val="00F05682"/>
    <w:rsid w:val="00F05B28"/>
    <w:rsid w:val="00F06242"/>
    <w:rsid w:val="00F06E2A"/>
    <w:rsid w:val="00F109C5"/>
    <w:rsid w:val="00F10AF0"/>
    <w:rsid w:val="00F10B14"/>
    <w:rsid w:val="00F1265A"/>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50C7"/>
    <w:rsid w:val="00F6571F"/>
    <w:rsid w:val="00F66BBE"/>
    <w:rsid w:val="00F679C7"/>
    <w:rsid w:val="00F67E15"/>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85681"/>
    <w:rsid w:val="00F915FD"/>
    <w:rsid w:val="00F92397"/>
    <w:rsid w:val="00F92E86"/>
    <w:rsid w:val="00F9311E"/>
    <w:rsid w:val="00F95A63"/>
    <w:rsid w:val="00FA0F77"/>
    <w:rsid w:val="00FA3098"/>
    <w:rsid w:val="00FA31C7"/>
    <w:rsid w:val="00FA3A60"/>
    <w:rsid w:val="00FA47E2"/>
    <w:rsid w:val="00FA57E6"/>
    <w:rsid w:val="00FA5BAF"/>
    <w:rsid w:val="00FA69F7"/>
    <w:rsid w:val="00FB090F"/>
    <w:rsid w:val="00FB1BB1"/>
    <w:rsid w:val="00FB211C"/>
    <w:rsid w:val="00FB245E"/>
    <w:rsid w:val="00FB2618"/>
    <w:rsid w:val="00FB37CC"/>
    <w:rsid w:val="00FB3F03"/>
    <w:rsid w:val="00FB4322"/>
    <w:rsid w:val="00FB4B05"/>
    <w:rsid w:val="00FB60F3"/>
    <w:rsid w:val="00FB68E0"/>
    <w:rsid w:val="00FC0413"/>
    <w:rsid w:val="00FC0552"/>
    <w:rsid w:val="00FC2154"/>
    <w:rsid w:val="00FC217F"/>
    <w:rsid w:val="00FC2A51"/>
    <w:rsid w:val="00FC2D0A"/>
    <w:rsid w:val="00FC3DDD"/>
    <w:rsid w:val="00FC41AF"/>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64</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59</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58</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68</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60</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63</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66</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69</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73</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64</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59</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58</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68</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60</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63</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66</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69</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73</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s>
</file>

<file path=customXml/itemProps1.xml><?xml version="1.0" encoding="utf-8"?>
<ds:datastoreItem xmlns:ds="http://schemas.openxmlformats.org/officeDocument/2006/customXml" ds:itemID="{1D7409B0-60DD-4608-BD52-5B503FC62915}">
  <ds:schemaRefs>
    <ds:schemaRef ds:uri="http://schemas.openxmlformats.org/officeDocument/2006/bibliography"/>
  </ds:schemaRefs>
</ds:datastoreItem>
</file>

<file path=customXml/itemProps2.xml><?xml version="1.0" encoding="utf-8"?>
<ds:datastoreItem xmlns:ds="http://schemas.openxmlformats.org/officeDocument/2006/customXml" ds:itemID="{86310E64-6E8C-4A6C-B7AF-EDA7EBF2B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17936</TotalTime>
  <Pages>99</Pages>
  <Words>32524</Words>
  <Characters>178886</Characters>
  <Application>Microsoft Office Word</Application>
  <DocSecurity>0</DocSecurity>
  <Lines>1490</Lines>
  <Paragraphs>421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210989</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316</cp:revision>
  <cp:lastPrinted>2011-04-02T11:53:00Z</cp:lastPrinted>
  <dcterms:created xsi:type="dcterms:W3CDTF">2011-05-03T09:49:00Z</dcterms:created>
  <dcterms:modified xsi:type="dcterms:W3CDTF">2011-07-29T15:18:00Z</dcterms:modified>
</cp:coreProperties>
</file>